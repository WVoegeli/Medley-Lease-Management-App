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43943" w14:textId="77777777" w:rsidR="00A475B4" w:rsidRPr="00814CC7" w:rsidRDefault="00A475B4">
      <w:pPr>
        <w:widowControl/>
        <w:rPr>
          <w:b/>
          <w:sz w:val="21"/>
          <w:szCs w:val="21"/>
        </w:rPr>
      </w:pPr>
      <w:bookmarkStart w:id="0" w:name="_Hlk126299901"/>
      <w:bookmarkEnd w:id="0"/>
    </w:p>
    <w:p w14:paraId="79D5BA99" w14:textId="77777777" w:rsidR="00A475B4" w:rsidRPr="00814CC7" w:rsidRDefault="00A475B4">
      <w:pPr>
        <w:widowControl/>
        <w:rPr>
          <w:b/>
          <w:sz w:val="21"/>
          <w:szCs w:val="21"/>
        </w:rPr>
      </w:pPr>
    </w:p>
    <w:p w14:paraId="176468B6" w14:textId="77777777" w:rsidR="00A475B4" w:rsidRPr="00814CC7" w:rsidRDefault="00A475B4">
      <w:pPr>
        <w:widowControl/>
        <w:rPr>
          <w:b/>
          <w:sz w:val="21"/>
          <w:szCs w:val="21"/>
        </w:rPr>
      </w:pPr>
    </w:p>
    <w:p w14:paraId="0211BB9A" w14:textId="77777777" w:rsidR="00A475B4" w:rsidRPr="00814CC7" w:rsidRDefault="00A475B4">
      <w:pPr>
        <w:widowControl/>
        <w:rPr>
          <w:b/>
          <w:sz w:val="21"/>
          <w:szCs w:val="21"/>
        </w:rPr>
      </w:pPr>
    </w:p>
    <w:p w14:paraId="7D56C03C" w14:textId="77777777" w:rsidR="00A475B4" w:rsidRPr="00814CC7" w:rsidRDefault="00B67253">
      <w:pPr>
        <w:widowControl/>
        <w:rPr>
          <w:b/>
          <w:sz w:val="21"/>
          <w:szCs w:val="21"/>
        </w:rPr>
      </w:pPr>
      <w:r>
        <w:rPr>
          <w:b/>
          <w:sz w:val="21"/>
          <w:szCs w:val="21"/>
        </w:rPr>
        <w:t xml:space="preserve"> </w:t>
      </w:r>
    </w:p>
    <w:p w14:paraId="0419ADF9" w14:textId="77777777" w:rsidR="00A475B4" w:rsidRPr="00814CC7" w:rsidRDefault="00A475B4">
      <w:pPr>
        <w:widowControl/>
        <w:rPr>
          <w:b/>
          <w:sz w:val="21"/>
          <w:szCs w:val="21"/>
        </w:rPr>
      </w:pPr>
    </w:p>
    <w:p w14:paraId="6833CA59" w14:textId="77777777" w:rsidR="00A475B4" w:rsidRPr="00814CC7" w:rsidRDefault="00A475B4">
      <w:pPr>
        <w:widowControl/>
        <w:rPr>
          <w:b/>
          <w:sz w:val="21"/>
          <w:szCs w:val="21"/>
        </w:rPr>
      </w:pPr>
    </w:p>
    <w:p w14:paraId="25E6AE92" w14:textId="77777777" w:rsidR="00A475B4" w:rsidRPr="00814CC7" w:rsidRDefault="00A475B4">
      <w:pPr>
        <w:widowControl/>
        <w:rPr>
          <w:b/>
          <w:sz w:val="21"/>
          <w:szCs w:val="21"/>
        </w:rPr>
      </w:pPr>
    </w:p>
    <w:p w14:paraId="1DC3E2A5" w14:textId="77777777" w:rsidR="00A475B4" w:rsidRPr="00814CC7" w:rsidRDefault="00A475B4">
      <w:pPr>
        <w:widowControl/>
        <w:rPr>
          <w:b/>
          <w:sz w:val="21"/>
          <w:szCs w:val="21"/>
        </w:rPr>
      </w:pPr>
    </w:p>
    <w:p w14:paraId="7EDA91FB" w14:textId="77777777" w:rsidR="00A475B4" w:rsidRPr="00814CC7" w:rsidRDefault="00A475B4">
      <w:pPr>
        <w:widowControl/>
        <w:rPr>
          <w:b/>
          <w:sz w:val="21"/>
          <w:szCs w:val="21"/>
        </w:rPr>
      </w:pPr>
    </w:p>
    <w:p w14:paraId="221F334F" w14:textId="77777777" w:rsidR="00A475B4" w:rsidRPr="00814CC7" w:rsidRDefault="00A475B4">
      <w:pPr>
        <w:widowControl/>
        <w:rPr>
          <w:b/>
          <w:sz w:val="21"/>
          <w:szCs w:val="21"/>
        </w:rPr>
      </w:pPr>
    </w:p>
    <w:p w14:paraId="2200318C" w14:textId="77777777" w:rsidR="00A475B4" w:rsidRPr="00814CC7" w:rsidRDefault="00A475B4">
      <w:pPr>
        <w:widowControl/>
        <w:rPr>
          <w:b/>
          <w:sz w:val="21"/>
          <w:szCs w:val="21"/>
        </w:rPr>
      </w:pPr>
    </w:p>
    <w:p w14:paraId="7C798526" w14:textId="77777777" w:rsidR="00A475B4" w:rsidRPr="00814CC7" w:rsidRDefault="00A475B4">
      <w:pPr>
        <w:widowControl/>
        <w:rPr>
          <w:b/>
          <w:sz w:val="21"/>
          <w:szCs w:val="21"/>
        </w:rPr>
      </w:pPr>
    </w:p>
    <w:p w14:paraId="5CF5F2F9" w14:textId="77777777" w:rsidR="00A475B4" w:rsidRPr="00814CC7" w:rsidRDefault="00A475B4">
      <w:pPr>
        <w:widowControl/>
        <w:jc w:val="center"/>
        <w:rPr>
          <w:b/>
          <w:sz w:val="21"/>
          <w:szCs w:val="21"/>
        </w:rPr>
      </w:pPr>
    </w:p>
    <w:p w14:paraId="62771126" w14:textId="77777777" w:rsidR="00A475B4" w:rsidRPr="00814CC7" w:rsidRDefault="00A475B4">
      <w:pPr>
        <w:widowControl/>
        <w:jc w:val="center"/>
        <w:rPr>
          <w:b/>
          <w:sz w:val="21"/>
          <w:szCs w:val="21"/>
        </w:rPr>
      </w:pPr>
      <w:r w:rsidRPr="00814CC7">
        <w:rPr>
          <w:b/>
          <w:sz w:val="21"/>
          <w:szCs w:val="21"/>
        </w:rPr>
        <w:t>SHOPPING CENTER LEASE</w:t>
      </w:r>
    </w:p>
    <w:p w14:paraId="0CD9BEB7" w14:textId="77777777" w:rsidR="00A475B4" w:rsidRPr="00814CC7" w:rsidRDefault="00A475B4">
      <w:pPr>
        <w:widowControl/>
        <w:jc w:val="center"/>
        <w:rPr>
          <w:b/>
          <w:sz w:val="21"/>
          <w:szCs w:val="21"/>
        </w:rPr>
      </w:pPr>
    </w:p>
    <w:p w14:paraId="18763924" w14:textId="77777777" w:rsidR="00A475B4" w:rsidRPr="00814CC7" w:rsidRDefault="00A475B4">
      <w:pPr>
        <w:widowControl/>
        <w:jc w:val="center"/>
        <w:rPr>
          <w:sz w:val="21"/>
          <w:szCs w:val="21"/>
        </w:rPr>
      </w:pPr>
      <w:r w:rsidRPr="00814CC7">
        <w:rPr>
          <w:sz w:val="21"/>
          <w:szCs w:val="21"/>
        </w:rPr>
        <w:t>BETWEEN</w:t>
      </w:r>
    </w:p>
    <w:p w14:paraId="0A7AD892" w14:textId="77777777" w:rsidR="00A475B4" w:rsidRPr="00814CC7" w:rsidRDefault="00A475B4">
      <w:pPr>
        <w:widowControl/>
        <w:jc w:val="center"/>
        <w:rPr>
          <w:sz w:val="21"/>
          <w:szCs w:val="21"/>
        </w:rPr>
      </w:pPr>
    </w:p>
    <w:p w14:paraId="25D31F40" w14:textId="77777777" w:rsidR="00A475B4" w:rsidRPr="00814CC7" w:rsidRDefault="00A475B4">
      <w:pPr>
        <w:widowControl/>
        <w:jc w:val="center"/>
        <w:rPr>
          <w:sz w:val="21"/>
          <w:szCs w:val="21"/>
        </w:rPr>
      </w:pPr>
    </w:p>
    <w:p w14:paraId="2F62954B" w14:textId="77777777" w:rsidR="00A475B4" w:rsidRPr="00814CC7" w:rsidRDefault="00976F1A">
      <w:pPr>
        <w:widowControl/>
        <w:jc w:val="center"/>
        <w:rPr>
          <w:b/>
          <w:sz w:val="21"/>
          <w:szCs w:val="21"/>
        </w:rPr>
      </w:pPr>
      <w:r>
        <w:rPr>
          <w:b/>
          <w:sz w:val="21"/>
          <w:szCs w:val="21"/>
        </w:rPr>
        <w:t>TORO DEVELOPMENT COMPANY</w:t>
      </w:r>
      <w:r w:rsidR="006A456A" w:rsidRPr="00814CC7">
        <w:rPr>
          <w:b/>
          <w:sz w:val="21"/>
          <w:szCs w:val="21"/>
        </w:rPr>
        <w:t xml:space="preserve"> LLC</w:t>
      </w:r>
      <w:r w:rsidR="009676F7" w:rsidRPr="00814CC7">
        <w:rPr>
          <w:b/>
          <w:sz w:val="21"/>
          <w:szCs w:val="21"/>
        </w:rPr>
        <w:t>,</w:t>
      </w:r>
    </w:p>
    <w:p w14:paraId="74063D2D" w14:textId="77777777" w:rsidR="009676F7" w:rsidRPr="00814CC7" w:rsidRDefault="002D64F1">
      <w:pPr>
        <w:widowControl/>
        <w:jc w:val="center"/>
        <w:rPr>
          <w:b/>
          <w:sz w:val="21"/>
          <w:szCs w:val="21"/>
        </w:rPr>
      </w:pPr>
      <w:r>
        <w:rPr>
          <w:b/>
          <w:sz w:val="21"/>
          <w:szCs w:val="21"/>
        </w:rPr>
        <w:t>a</w:t>
      </w:r>
      <w:r w:rsidR="009676F7" w:rsidRPr="00814CC7">
        <w:rPr>
          <w:b/>
          <w:sz w:val="21"/>
          <w:szCs w:val="21"/>
        </w:rPr>
        <w:t xml:space="preserve"> </w:t>
      </w:r>
      <w:r w:rsidR="004856D2">
        <w:rPr>
          <w:b/>
          <w:sz w:val="21"/>
          <w:szCs w:val="21"/>
        </w:rPr>
        <w:t>Georgia</w:t>
      </w:r>
      <w:r w:rsidR="0079539A">
        <w:rPr>
          <w:b/>
          <w:sz w:val="21"/>
          <w:szCs w:val="21"/>
        </w:rPr>
        <w:t xml:space="preserve"> </w:t>
      </w:r>
      <w:r w:rsidR="00035CBB">
        <w:rPr>
          <w:b/>
          <w:sz w:val="21"/>
          <w:szCs w:val="21"/>
        </w:rPr>
        <w:t>l</w:t>
      </w:r>
      <w:r w:rsidR="009676F7" w:rsidRPr="00814CC7">
        <w:rPr>
          <w:b/>
          <w:sz w:val="21"/>
          <w:szCs w:val="21"/>
        </w:rPr>
        <w:t xml:space="preserve">imited </w:t>
      </w:r>
      <w:r w:rsidR="00035CBB">
        <w:rPr>
          <w:b/>
          <w:sz w:val="21"/>
          <w:szCs w:val="21"/>
        </w:rPr>
        <w:t>l</w:t>
      </w:r>
      <w:r w:rsidR="009676F7" w:rsidRPr="00814CC7">
        <w:rPr>
          <w:b/>
          <w:sz w:val="21"/>
          <w:szCs w:val="21"/>
        </w:rPr>
        <w:t xml:space="preserve">iability </w:t>
      </w:r>
      <w:r w:rsidR="00035CBB">
        <w:rPr>
          <w:b/>
          <w:sz w:val="21"/>
          <w:szCs w:val="21"/>
        </w:rPr>
        <w:t>c</w:t>
      </w:r>
      <w:r w:rsidR="009676F7" w:rsidRPr="00814CC7">
        <w:rPr>
          <w:b/>
          <w:sz w:val="21"/>
          <w:szCs w:val="21"/>
        </w:rPr>
        <w:t>ompany,</w:t>
      </w:r>
    </w:p>
    <w:p w14:paraId="2E65ECDF" w14:textId="77777777" w:rsidR="00A475B4" w:rsidRPr="00814CC7" w:rsidRDefault="00A475B4">
      <w:pPr>
        <w:widowControl/>
        <w:jc w:val="center"/>
        <w:rPr>
          <w:b/>
          <w:sz w:val="21"/>
          <w:szCs w:val="21"/>
        </w:rPr>
      </w:pPr>
      <w:r w:rsidRPr="00814CC7">
        <w:rPr>
          <w:b/>
          <w:sz w:val="21"/>
          <w:szCs w:val="21"/>
        </w:rPr>
        <w:t>Landlord</w:t>
      </w:r>
    </w:p>
    <w:p w14:paraId="173CF4DD" w14:textId="77777777" w:rsidR="00A475B4" w:rsidRPr="00814CC7" w:rsidRDefault="00A475B4">
      <w:pPr>
        <w:widowControl/>
        <w:jc w:val="center"/>
        <w:rPr>
          <w:b/>
          <w:sz w:val="21"/>
          <w:szCs w:val="21"/>
        </w:rPr>
      </w:pPr>
    </w:p>
    <w:p w14:paraId="188A9190" w14:textId="77777777" w:rsidR="00A475B4" w:rsidRPr="00814CC7" w:rsidRDefault="00A475B4">
      <w:pPr>
        <w:widowControl/>
        <w:jc w:val="center"/>
        <w:rPr>
          <w:b/>
          <w:sz w:val="21"/>
          <w:szCs w:val="21"/>
        </w:rPr>
      </w:pPr>
    </w:p>
    <w:p w14:paraId="16FEFB89" w14:textId="77777777" w:rsidR="00A475B4" w:rsidRPr="00814CC7" w:rsidRDefault="00A475B4">
      <w:pPr>
        <w:widowControl/>
        <w:jc w:val="center"/>
        <w:rPr>
          <w:sz w:val="21"/>
          <w:szCs w:val="21"/>
        </w:rPr>
      </w:pPr>
      <w:r w:rsidRPr="00814CC7">
        <w:rPr>
          <w:sz w:val="21"/>
          <w:szCs w:val="21"/>
        </w:rPr>
        <w:t>AND</w:t>
      </w:r>
    </w:p>
    <w:p w14:paraId="4F046F6A" w14:textId="77777777" w:rsidR="00A475B4" w:rsidRPr="00814CC7" w:rsidRDefault="00A475B4">
      <w:pPr>
        <w:widowControl/>
        <w:jc w:val="center"/>
        <w:rPr>
          <w:sz w:val="21"/>
          <w:szCs w:val="21"/>
        </w:rPr>
      </w:pPr>
    </w:p>
    <w:p w14:paraId="78331BA2" w14:textId="77777777" w:rsidR="00A475B4" w:rsidRPr="00814CC7" w:rsidRDefault="00A475B4">
      <w:pPr>
        <w:widowControl/>
        <w:jc w:val="center"/>
        <w:rPr>
          <w:sz w:val="21"/>
          <w:szCs w:val="21"/>
        </w:rPr>
      </w:pPr>
    </w:p>
    <w:p w14:paraId="5BB805CB" w14:textId="0D559B10" w:rsidR="00A475B4" w:rsidRDefault="006D24C6">
      <w:pPr>
        <w:widowControl/>
        <w:jc w:val="center"/>
        <w:rPr>
          <w:b/>
          <w:sz w:val="21"/>
          <w:szCs w:val="21"/>
        </w:rPr>
      </w:pPr>
      <w:r>
        <w:rPr>
          <w:b/>
          <w:sz w:val="21"/>
          <w:szCs w:val="21"/>
        </w:rPr>
        <w:t xml:space="preserve"> SUGARCOAT MEDLEY VENTURES LLC</w:t>
      </w:r>
    </w:p>
    <w:p w14:paraId="3DC324F9" w14:textId="4D6AFE47" w:rsidR="002D64F1" w:rsidRPr="00814CC7" w:rsidRDefault="002D64F1">
      <w:pPr>
        <w:widowControl/>
        <w:jc w:val="center"/>
        <w:rPr>
          <w:b/>
          <w:sz w:val="21"/>
          <w:szCs w:val="21"/>
        </w:rPr>
      </w:pPr>
      <w:r>
        <w:rPr>
          <w:b/>
          <w:sz w:val="21"/>
          <w:szCs w:val="21"/>
        </w:rPr>
        <w:t xml:space="preserve">a </w:t>
      </w:r>
      <w:r w:rsidR="006D24C6">
        <w:rPr>
          <w:b/>
          <w:sz w:val="21"/>
          <w:szCs w:val="21"/>
        </w:rPr>
        <w:t>Georgia limited liability company</w:t>
      </w:r>
      <w:r>
        <w:rPr>
          <w:b/>
          <w:sz w:val="21"/>
          <w:szCs w:val="21"/>
        </w:rPr>
        <w:t>,</w:t>
      </w:r>
    </w:p>
    <w:p w14:paraId="026E3156" w14:textId="77777777" w:rsidR="00A475B4" w:rsidRPr="00814CC7" w:rsidRDefault="00A475B4">
      <w:pPr>
        <w:widowControl/>
        <w:jc w:val="center"/>
        <w:rPr>
          <w:b/>
          <w:sz w:val="21"/>
          <w:szCs w:val="21"/>
        </w:rPr>
      </w:pPr>
      <w:r w:rsidRPr="00814CC7">
        <w:rPr>
          <w:b/>
          <w:sz w:val="21"/>
          <w:szCs w:val="21"/>
        </w:rPr>
        <w:t>Tenant</w:t>
      </w:r>
    </w:p>
    <w:p w14:paraId="586771A7" w14:textId="77777777" w:rsidR="00A475B4" w:rsidRPr="00814CC7" w:rsidRDefault="00A475B4">
      <w:pPr>
        <w:widowControl/>
        <w:jc w:val="center"/>
        <w:rPr>
          <w:b/>
          <w:sz w:val="21"/>
          <w:szCs w:val="21"/>
        </w:rPr>
      </w:pPr>
    </w:p>
    <w:p w14:paraId="13800377" w14:textId="77777777" w:rsidR="00A475B4" w:rsidRPr="00814CC7" w:rsidRDefault="00A475B4">
      <w:pPr>
        <w:widowControl/>
        <w:jc w:val="center"/>
        <w:rPr>
          <w:b/>
          <w:sz w:val="21"/>
          <w:szCs w:val="21"/>
        </w:rPr>
      </w:pPr>
    </w:p>
    <w:p w14:paraId="3111B703" w14:textId="77777777" w:rsidR="00A475B4" w:rsidRPr="00814CC7" w:rsidRDefault="00A475B4">
      <w:pPr>
        <w:widowControl/>
        <w:jc w:val="center"/>
        <w:rPr>
          <w:sz w:val="21"/>
          <w:szCs w:val="21"/>
        </w:rPr>
      </w:pPr>
      <w:r w:rsidRPr="00814CC7">
        <w:rPr>
          <w:sz w:val="21"/>
          <w:szCs w:val="21"/>
        </w:rPr>
        <w:t>FOR</w:t>
      </w:r>
    </w:p>
    <w:p w14:paraId="0FA6AC35" w14:textId="77777777" w:rsidR="00A475B4" w:rsidRPr="00814CC7" w:rsidRDefault="00A475B4">
      <w:pPr>
        <w:widowControl/>
        <w:jc w:val="center"/>
        <w:rPr>
          <w:sz w:val="21"/>
          <w:szCs w:val="21"/>
        </w:rPr>
      </w:pPr>
    </w:p>
    <w:p w14:paraId="082936FD" w14:textId="77777777" w:rsidR="00A475B4" w:rsidRPr="00814CC7" w:rsidRDefault="00A475B4">
      <w:pPr>
        <w:widowControl/>
        <w:jc w:val="center"/>
        <w:rPr>
          <w:sz w:val="21"/>
          <w:szCs w:val="21"/>
        </w:rPr>
      </w:pPr>
    </w:p>
    <w:p w14:paraId="302F3132" w14:textId="77777777" w:rsidR="00A475B4" w:rsidRPr="00814CC7" w:rsidRDefault="0079539A">
      <w:pPr>
        <w:widowControl/>
        <w:jc w:val="center"/>
        <w:rPr>
          <w:b/>
          <w:sz w:val="21"/>
          <w:szCs w:val="21"/>
        </w:rPr>
      </w:pPr>
      <w:r>
        <w:rPr>
          <w:b/>
          <w:sz w:val="21"/>
          <w:szCs w:val="21"/>
        </w:rPr>
        <w:t>MEDLEY</w:t>
      </w:r>
    </w:p>
    <w:p w14:paraId="1D7F283A" w14:textId="77777777" w:rsidR="00A475B4" w:rsidRPr="00814CC7" w:rsidRDefault="00A475B4">
      <w:pPr>
        <w:widowControl/>
        <w:jc w:val="center"/>
        <w:rPr>
          <w:b/>
          <w:sz w:val="21"/>
          <w:szCs w:val="21"/>
        </w:rPr>
      </w:pPr>
    </w:p>
    <w:p w14:paraId="3237037A" w14:textId="77777777" w:rsidR="00A475B4" w:rsidRPr="00814CC7" w:rsidRDefault="00A475B4">
      <w:pPr>
        <w:widowControl/>
        <w:jc w:val="center"/>
        <w:rPr>
          <w:b/>
          <w:sz w:val="21"/>
          <w:szCs w:val="21"/>
        </w:rPr>
      </w:pPr>
    </w:p>
    <w:p w14:paraId="038D20F6" w14:textId="77777777" w:rsidR="00A475B4" w:rsidRPr="00814CC7" w:rsidRDefault="0079539A">
      <w:pPr>
        <w:widowControl/>
        <w:jc w:val="center"/>
        <w:rPr>
          <w:b/>
          <w:sz w:val="21"/>
          <w:szCs w:val="21"/>
        </w:rPr>
      </w:pPr>
      <w:r>
        <w:rPr>
          <w:b/>
          <w:sz w:val="21"/>
          <w:szCs w:val="21"/>
        </w:rPr>
        <w:t>Johns Creek</w:t>
      </w:r>
      <w:r w:rsidR="00A475B4" w:rsidRPr="00814CC7">
        <w:rPr>
          <w:b/>
          <w:sz w:val="21"/>
          <w:szCs w:val="21"/>
        </w:rPr>
        <w:t>, Georgia</w:t>
      </w:r>
    </w:p>
    <w:p w14:paraId="58363556" w14:textId="77777777" w:rsidR="00A475B4" w:rsidRPr="00814CC7" w:rsidRDefault="00A475B4">
      <w:pPr>
        <w:widowControl/>
        <w:jc w:val="center"/>
        <w:rPr>
          <w:b/>
          <w:sz w:val="21"/>
          <w:szCs w:val="21"/>
        </w:rPr>
      </w:pPr>
    </w:p>
    <w:p w14:paraId="32A91862" w14:textId="77777777" w:rsidR="00A475B4" w:rsidRPr="00814CC7" w:rsidRDefault="00A475B4">
      <w:pPr>
        <w:widowControl/>
        <w:jc w:val="center"/>
        <w:rPr>
          <w:b/>
          <w:sz w:val="21"/>
          <w:szCs w:val="21"/>
        </w:rPr>
      </w:pPr>
    </w:p>
    <w:p w14:paraId="1C192FE9" w14:textId="1EBBC1A0" w:rsidR="00A475B4" w:rsidRPr="0079539A" w:rsidRDefault="00A475B4">
      <w:pPr>
        <w:widowControl/>
        <w:jc w:val="center"/>
        <w:rPr>
          <w:sz w:val="21"/>
          <w:szCs w:val="21"/>
          <w:u w:val="single"/>
        </w:rPr>
      </w:pPr>
      <w:r w:rsidRPr="00814CC7">
        <w:rPr>
          <w:sz w:val="21"/>
          <w:szCs w:val="21"/>
        </w:rPr>
        <w:t xml:space="preserve">Dated: </w:t>
      </w:r>
      <w:r w:rsidR="000956F4">
        <w:rPr>
          <w:sz w:val="21"/>
          <w:szCs w:val="21"/>
        </w:rPr>
        <w:t xml:space="preserve"> ______</w:t>
      </w:r>
      <w:r w:rsidRPr="00814CC7">
        <w:rPr>
          <w:sz w:val="21"/>
          <w:szCs w:val="21"/>
        </w:rPr>
        <w:t xml:space="preserve">_____________, </w:t>
      </w:r>
      <w:r w:rsidR="006D24C6">
        <w:rPr>
          <w:sz w:val="21"/>
          <w:szCs w:val="21"/>
        </w:rPr>
        <w:t>2023</w:t>
      </w:r>
    </w:p>
    <w:p w14:paraId="0D4FBBFD" w14:textId="77777777" w:rsidR="00DE5E55" w:rsidRDefault="00DE5E55">
      <w:pPr>
        <w:widowControl/>
        <w:jc w:val="center"/>
        <w:rPr>
          <w:b/>
          <w:sz w:val="21"/>
          <w:szCs w:val="21"/>
        </w:rPr>
        <w:sectPr w:rsidR="00DE5E55" w:rsidSect="00814CC7">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2240" w:h="15840" w:code="1"/>
          <w:pgMar w:top="1440" w:right="1440" w:bottom="1440" w:left="1440" w:header="720" w:footer="720" w:gutter="0"/>
          <w:cols w:space="720"/>
          <w:noEndnote/>
          <w:docGrid w:linePitch="326"/>
        </w:sectPr>
      </w:pPr>
    </w:p>
    <w:p w14:paraId="46EB912E" w14:textId="77777777" w:rsidR="00A475B4" w:rsidRPr="00FD5659" w:rsidRDefault="00A475B4">
      <w:pPr>
        <w:widowControl/>
        <w:jc w:val="center"/>
        <w:rPr>
          <w:b/>
          <w:sz w:val="21"/>
          <w:szCs w:val="21"/>
        </w:rPr>
      </w:pPr>
      <w:r w:rsidRPr="00FD5659">
        <w:rPr>
          <w:b/>
          <w:sz w:val="21"/>
          <w:szCs w:val="21"/>
        </w:rPr>
        <w:lastRenderedPageBreak/>
        <w:t>TABLE OF CONTENTS</w:t>
      </w:r>
    </w:p>
    <w:p w14:paraId="51856DEE" w14:textId="77777777" w:rsidR="00893E3C" w:rsidRDefault="00A475B4" w:rsidP="00AC07D9">
      <w:pPr>
        <w:widowControl/>
        <w:jc w:val="both"/>
        <w:rPr>
          <w:noProof/>
        </w:rPr>
      </w:pPr>
      <w:r w:rsidRPr="00FD5659">
        <w:rPr>
          <w:sz w:val="21"/>
          <w:szCs w:val="21"/>
        </w:rPr>
        <w:tab/>
      </w:r>
      <w:r w:rsidR="00AC07D9">
        <w:rPr>
          <w:sz w:val="21"/>
          <w:szCs w:val="21"/>
        </w:rPr>
        <w:fldChar w:fldCharType="begin"/>
      </w:r>
      <w:r w:rsidR="00AC07D9">
        <w:rPr>
          <w:sz w:val="21"/>
          <w:szCs w:val="21"/>
        </w:rPr>
        <w:instrText xml:space="preserve"> TOC \f </w:instrText>
      </w:r>
      <w:r w:rsidR="00AC07D9">
        <w:rPr>
          <w:sz w:val="21"/>
          <w:szCs w:val="21"/>
        </w:rPr>
        <w:fldChar w:fldCharType="separate"/>
      </w:r>
    </w:p>
    <w:p w14:paraId="06D7142A" w14:textId="687D082B" w:rsidR="00893E3C" w:rsidRDefault="00893E3C">
      <w:pPr>
        <w:pStyle w:val="TOC1"/>
        <w:rPr>
          <w:rFonts w:asciiTheme="minorHAnsi" w:eastAsiaTheme="minorEastAsia" w:hAnsiTheme="minorHAnsi" w:cstheme="minorBidi"/>
          <w:b w:val="0"/>
          <w:snapToGrid/>
          <w:sz w:val="22"/>
          <w:szCs w:val="22"/>
        </w:rPr>
      </w:pPr>
      <w:r w:rsidRPr="008704CF">
        <w:rPr>
          <w:u w:val="single"/>
        </w:rPr>
        <w:t>ARTICLE I</w:t>
      </w:r>
      <w:r>
        <w:tab/>
      </w:r>
      <w:r>
        <w:fldChar w:fldCharType="begin"/>
      </w:r>
      <w:r>
        <w:instrText xml:space="preserve"> PAGEREF _Toc127886846 \h </w:instrText>
      </w:r>
      <w:r>
        <w:fldChar w:fldCharType="separate"/>
      </w:r>
      <w:r w:rsidR="00A31284">
        <w:t>1</w:t>
      </w:r>
      <w:r>
        <w:fldChar w:fldCharType="end"/>
      </w:r>
    </w:p>
    <w:p w14:paraId="042D346D" w14:textId="21920DCE"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INTRODUCTORY PROVISIONS</w:t>
      </w:r>
      <w:r>
        <w:rPr>
          <w:noProof/>
        </w:rPr>
        <w:tab/>
      </w:r>
      <w:r>
        <w:rPr>
          <w:noProof/>
        </w:rPr>
        <w:fldChar w:fldCharType="begin"/>
      </w:r>
      <w:r>
        <w:rPr>
          <w:noProof/>
        </w:rPr>
        <w:instrText xml:space="preserve"> PAGEREF _Toc127886847 \h </w:instrText>
      </w:r>
      <w:r>
        <w:rPr>
          <w:noProof/>
        </w:rPr>
      </w:r>
      <w:r>
        <w:rPr>
          <w:noProof/>
        </w:rPr>
        <w:fldChar w:fldCharType="separate"/>
      </w:r>
      <w:r w:rsidR="00A31284">
        <w:rPr>
          <w:noProof/>
        </w:rPr>
        <w:t>1</w:t>
      </w:r>
      <w:r>
        <w:rPr>
          <w:noProof/>
        </w:rPr>
        <w:fldChar w:fldCharType="end"/>
      </w:r>
    </w:p>
    <w:p w14:paraId="5540F0AB" w14:textId="5761C541"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1.1. </w:t>
      </w:r>
      <w:r w:rsidRPr="008704CF">
        <w:rPr>
          <w:b/>
          <w:noProof/>
        </w:rPr>
        <w:t>References and Conflicts</w:t>
      </w:r>
      <w:r>
        <w:rPr>
          <w:noProof/>
        </w:rPr>
        <w:tab/>
      </w:r>
      <w:r>
        <w:rPr>
          <w:noProof/>
        </w:rPr>
        <w:fldChar w:fldCharType="begin"/>
      </w:r>
      <w:r>
        <w:rPr>
          <w:noProof/>
        </w:rPr>
        <w:instrText xml:space="preserve"> PAGEREF _Toc127886848 \h </w:instrText>
      </w:r>
      <w:r>
        <w:rPr>
          <w:noProof/>
        </w:rPr>
      </w:r>
      <w:r>
        <w:rPr>
          <w:noProof/>
        </w:rPr>
        <w:fldChar w:fldCharType="separate"/>
      </w:r>
      <w:r w:rsidR="00A31284">
        <w:rPr>
          <w:noProof/>
        </w:rPr>
        <w:t>1</w:t>
      </w:r>
      <w:r>
        <w:rPr>
          <w:noProof/>
        </w:rPr>
        <w:fldChar w:fldCharType="end"/>
      </w:r>
    </w:p>
    <w:p w14:paraId="375DBD5E" w14:textId="140E2381"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1.2. </w:t>
      </w:r>
      <w:r w:rsidRPr="008704CF">
        <w:rPr>
          <w:b/>
          <w:noProof/>
        </w:rPr>
        <w:t>Exhibits</w:t>
      </w:r>
      <w:r>
        <w:rPr>
          <w:noProof/>
        </w:rPr>
        <w:tab/>
      </w:r>
      <w:r>
        <w:rPr>
          <w:noProof/>
        </w:rPr>
        <w:fldChar w:fldCharType="begin"/>
      </w:r>
      <w:r>
        <w:rPr>
          <w:noProof/>
        </w:rPr>
        <w:instrText xml:space="preserve"> PAGEREF _Toc127886849 \h </w:instrText>
      </w:r>
      <w:r>
        <w:rPr>
          <w:noProof/>
        </w:rPr>
      </w:r>
      <w:r>
        <w:rPr>
          <w:noProof/>
        </w:rPr>
        <w:fldChar w:fldCharType="separate"/>
      </w:r>
      <w:r w:rsidR="00A31284">
        <w:rPr>
          <w:noProof/>
        </w:rPr>
        <w:t>1</w:t>
      </w:r>
      <w:r>
        <w:rPr>
          <w:noProof/>
        </w:rPr>
        <w:fldChar w:fldCharType="end"/>
      </w:r>
    </w:p>
    <w:p w14:paraId="2236928C" w14:textId="01AC8BFD"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1.3. </w:t>
      </w:r>
      <w:r w:rsidRPr="008704CF">
        <w:rPr>
          <w:b/>
          <w:noProof/>
        </w:rPr>
        <w:t>General Definitions</w:t>
      </w:r>
      <w:r>
        <w:rPr>
          <w:noProof/>
        </w:rPr>
        <w:tab/>
      </w:r>
      <w:r>
        <w:rPr>
          <w:noProof/>
        </w:rPr>
        <w:fldChar w:fldCharType="begin"/>
      </w:r>
      <w:r>
        <w:rPr>
          <w:noProof/>
        </w:rPr>
        <w:instrText xml:space="preserve"> PAGEREF _Toc127886850 \h </w:instrText>
      </w:r>
      <w:r>
        <w:rPr>
          <w:noProof/>
        </w:rPr>
      </w:r>
      <w:r>
        <w:rPr>
          <w:noProof/>
        </w:rPr>
        <w:fldChar w:fldCharType="separate"/>
      </w:r>
      <w:r w:rsidR="00A31284">
        <w:rPr>
          <w:noProof/>
        </w:rPr>
        <w:t>1</w:t>
      </w:r>
      <w:r>
        <w:rPr>
          <w:noProof/>
        </w:rPr>
        <w:fldChar w:fldCharType="end"/>
      </w:r>
    </w:p>
    <w:p w14:paraId="22A0BEB5" w14:textId="6A0CBACE" w:rsidR="00893E3C" w:rsidRDefault="00893E3C">
      <w:pPr>
        <w:pStyle w:val="TOC1"/>
        <w:rPr>
          <w:rFonts w:asciiTheme="minorHAnsi" w:eastAsiaTheme="minorEastAsia" w:hAnsiTheme="minorHAnsi" w:cstheme="minorBidi"/>
          <w:b w:val="0"/>
          <w:snapToGrid/>
          <w:sz w:val="22"/>
          <w:szCs w:val="22"/>
        </w:rPr>
      </w:pPr>
      <w:r w:rsidRPr="008704CF">
        <w:rPr>
          <w:u w:val="single"/>
        </w:rPr>
        <w:t>ARTICLE II</w:t>
      </w:r>
      <w:r>
        <w:tab/>
      </w:r>
      <w:r>
        <w:fldChar w:fldCharType="begin"/>
      </w:r>
      <w:r>
        <w:instrText xml:space="preserve"> PAGEREF _Toc127886851 \h </w:instrText>
      </w:r>
      <w:r>
        <w:fldChar w:fldCharType="separate"/>
      </w:r>
      <w:r w:rsidR="00A31284">
        <w:t>3</w:t>
      </w:r>
      <w:r>
        <w:fldChar w:fldCharType="end"/>
      </w:r>
    </w:p>
    <w:p w14:paraId="0BC0E1ED" w14:textId="6C31C0C2"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GRANT AND TERM</w:t>
      </w:r>
      <w:r>
        <w:rPr>
          <w:noProof/>
        </w:rPr>
        <w:tab/>
      </w:r>
      <w:r>
        <w:rPr>
          <w:noProof/>
        </w:rPr>
        <w:fldChar w:fldCharType="begin"/>
      </w:r>
      <w:r>
        <w:rPr>
          <w:noProof/>
        </w:rPr>
        <w:instrText xml:space="preserve"> PAGEREF _Toc127886852 \h </w:instrText>
      </w:r>
      <w:r>
        <w:rPr>
          <w:noProof/>
        </w:rPr>
      </w:r>
      <w:r>
        <w:rPr>
          <w:noProof/>
        </w:rPr>
        <w:fldChar w:fldCharType="separate"/>
      </w:r>
      <w:r w:rsidR="00A31284">
        <w:rPr>
          <w:noProof/>
        </w:rPr>
        <w:t>3</w:t>
      </w:r>
      <w:r>
        <w:rPr>
          <w:noProof/>
        </w:rPr>
        <w:fldChar w:fldCharType="end"/>
      </w:r>
    </w:p>
    <w:p w14:paraId="01A7EF1C" w14:textId="26164D18"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 </w:t>
      </w:r>
      <w:r w:rsidRPr="008704CF">
        <w:rPr>
          <w:b/>
          <w:noProof/>
        </w:rPr>
        <w:t>Premises</w:t>
      </w:r>
      <w:r>
        <w:rPr>
          <w:noProof/>
        </w:rPr>
        <w:tab/>
      </w:r>
      <w:r>
        <w:rPr>
          <w:noProof/>
        </w:rPr>
        <w:fldChar w:fldCharType="begin"/>
      </w:r>
      <w:r>
        <w:rPr>
          <w:noProof/>
        </w:rPr>
        <w:instrText xml:space="preserve"> PAGEREF _Toc127886853 \h </w:instrText>
      </w:r>
      <w:r>
        <w:rPr>
          <w:noProof/>
        </w:rPr>
      </w:r>
      <w:r>
        <w:rPr>
          <w:noProof/>
        </w:rPr>
        <w:fldChar w:fldCharType="separate"/>
      </w:r>
      <w:r w:rsidR="00A31284">
        <w:rPr>
          <w:noProof/>
        </w:rPr>
        <w:t>3</w:t>
      </w:r>
      <w:r>
        <w:rPr>
          <w:noProof/>
        </w:rPr>
        <w:fldChar w:fldCharType="end"/>
      </w:r>
    </w:p>
    <w:p w14:paraId="228CA684" w14:textId="30E4CFD3"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2.2. </w:t>
      </w:r>
      <w:r w:rsidRPr="008704CF">
        <w:rPr>
          <w:b/>
          <w:noProof/>
        </w:rPr>
        <w:t>Term</w:t>
      </w:r>
      <w:r>
        <w:rPr>
          <w:noProof/>
        </w:rPr>
        <w:tab/>
      </w:r>
      <w:r>
        <w:rPr>
          <w:noProof/>
        </w:rPr>
        <w:fldChar w:fldCharType="begin"/>
      </w:r>
      <w:r>
        <w:rPr>
          <w:noProof/>
        </w:rPr>
        <w:instrText xml:space="preserve"> PAGEREF _Toc127886854 \h </w:instrText>
      </w:r>
      <w:r>
        <w:rPr>
          <w:noProof/>
        </w:rPr>
      </w:r>
      <w:r>
        <w:rPr>
          <w:noProof/>
        </w:rPr>
        <w:fldChar w:fldCharType="separate"/>
      </w:r>
      <w:r w:rsidR="00A31284">
        <w:rPr>
          <w:noProof/>
        </w:rPr>
        <w:t>4</w:t>
      </w:r>
      <w:r>
        <w:rPr>
          <w:noProof/>
        </w:rPr>
        <w:fldChar w:fldCharType="end"/>
      </w:r>
    </w:p>
    <w:p w14:paraId="08DCE947" w14:textId="5166626D"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2.3. </w:t>
      </w:r>
      <w:r w:rsidRPr="008704CF">
        <w:rPr>
          <w:b/>
          <w:noProof/>
        </w:rPr>
        <w:t>Opening</w:t>
      </w:r>
      <w:r>
        <w:rPr>
          <w:noProof/>
        </w:rPr>
        <w:tab/>
      </w:r>
      <w:r>
        <w:rPr>
          <w:noProof/>
        </w:rPr>
        <w:fldChar w:fldCharType="begin"/>
      </w:r>
      <w:r>
        <w:rPr>
          <w:noProof/>
        </w:rPr>
        <w:instrText xml:space="preserve"> PAGEREF _Toc127886855 \h </w:instrText>
      </w:r>
      <w:r>
        <w:rPr>
          <w:noProof/>
        </w:rPr>
      </w:r>
      <w:r>
        <w:rPr>
          <w:noProof/>
        </w:rPr>
        <w:fldChar w:fldCharType="separate"/>
      </w:r>
      <w:r w:rsidR="00A31284">
        <w:rPr>
          <w:noProof/>
        </w:rPr>
        <w:t>4</w:t>
      </w:r>
      <w:r>
        <w:rPr>
          <w:noProof/>
        </w:rPr>
        <w:fldChar w:fldCharType="end"/>
      </w:r>
    </w:p>
    <w:p w14:paraId="1DEE072C" w14:textId="6685C9D5"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2.4. </w:t>
      </w:r>
      <w:r w:rsidRPr="008704CF">
        <w:rPr>
          <w:b/>
          <w:noProof/>
        </w:rPr>
        <w:t>Late Opening</w:t>
      </w:r>
      <w:r>
        <w:rPr>
          <w:noProof/>
        </w:rPr>
        <w:tab/>
      </w:r>
      <w:r>
        <w:rPr>
          <w:noProof/>
        </w:rPr>
        <w:fldChar w:fldCharType="begin"/>
      </w:r>
      <w:r>
        <w:rPr>
          <w:noProof/>
        </w:rPr>
        <w:instrText xml:space="preserve"> PAGEREF _Toc127886856 \h </w:instrText>
      </w:r>
      <w:r>
        <w:rPr>
          <w:noProof/>
        </w:rPr>
      </w:r>
      <w:r>
        <w:rPr>
          <w:noProof/>
        </w:rPr>
        <w:fldChar w:fldCharType="separate"/>
      </w:r>
      <w:r w:rsidR="00A31284">
        <w:rPr>
          <w:noProof/>
        </w:rPr>
        <w:t>4</w:t>
      </w:r>
      <w:r>
        <w:rPr>
          <w:noProof/>
        </w:rPr>
        <w:fldChar w:fldCharType="end"/>
      </w:r>
    </w:p>
    <w:p w14:paraId="4F95F1EC" w14:textId="5EFD4A5D" w:rsidR="00893E3C" w:rsidRDefault="00893E3C">
      <w:pPr>
        <w:pStyle w:val="TOC3"/>
        <w:tabs>
          <w:tab w:val="right" w:leader="dot" w:pos="9350"/>
        </w:tabs>
        <w:rPr>
          <w:rFonts w:asciiTheme="minorHAnsi" w:eastAsiaTheme="minorEastAsia" w:hAnsiTheme="minorHAnsi" w:cstheme="minorBidi"/>
          <w:noProof/>
          <w:snapToGrid/>
          <w:sz w:val="22"/>
          <w:szCs w:val="22"/>
        </w:rPr>
      </w:pPr>
      <w:r w:rsidRPr="008704CF">
        <w:rPr>
          <w:iCs/>
          <w:noProof/>
        </w:rPr>
        <w:t xml:space="preserve">Section 2.5. </w:t>
      </w:r>
      <w:r w:rsidRPr="008704CF">
        <w:rPr>
          <w:b/>
          <w:iCs/>
          <w:noProof/>
        </w:rPr>
        <w:t>Landlord’s Leasing Covenant</w:t>
      </w:r>
      <w:r>
        <w:rPr>
          <w:noProof/>
        </w:rPr>
        <w:tab/>
      </w:r>
      <w:r>
        <w:rPr>
          <w:noProof/>
        </w:rPr>
        <w:fldChar w:fldCharType="begin"/>
      </w:r>
      <w:r>
        <w:rPr>
          <w:noProof/>
        </w:rPr>
        <w:instrText xml:space="preserve"> PAGEREF _Toc127886857 \h </w:instrText>
      </w:r>
      <w:r>
        <w:rPr>
          <w:noProof/>
        </w:rPr>
      </w:r>
      <w:r>
        <w:rPr>
          <w:noProof/>
        </w:rPr>
        <w:fldChar w:fldCharType="separate"/>
      </w:r>
      <w:r w:rsidR="00A31284">
        <w:rPr>
          <w:noProof/>
        </w:rPr>
        <w:t>4</w:t>
      </w:r>
      <w:r>
        <w:rPr>
          <w:noProof/>
        </w:rPr>
        <w:fldChar w:fldCharType="end"/>
      </w:r>
    </w:p>
    <w:p w14:paraId="466EBF24" w14:textId="389B8645" w:rsidR="00893E3C" w:rsidRDefault="00893E3C">
      <w:pPr>
        <w:pStyle w:val="TOC1"/>
        <w:rPr>
          <w:rFonts w:asciiTheme="minorHAnsi" w:eastAsiaTheme="minorEastAsia" w:hAnsiTheme="minorHAnsi" w:cstheme="minorBidi"/>
          <w:b w:val="0"/>
          <w:snapToGrid/>
          <w:sz w:val="22"/>
          <w:szCs w:val="22"/>
        </w:rPr>
      </w:pPr>
      <w:r w:rsidRPr="008704CF">
        <w:rPr>
          <w:u w:val="single"/>
        </w:rPr>
        <w:t>ARTICLE III</w:t>
      </w:r>
      <w:r>
        <w:tab/>
      </w:r>
      <w:r>
        <w:fldChar w:fldCharType="begin"/>
      </w:r>
      <w:r>
        <w:instrText xml:space="preserve"> PAGEREF _Toc127886858 \h </w:instrText>
      </w:r>
      <w:r>
        <w:fldChar w:fldCharType="separate"/>
      </w:r>
      <w:r w:rsidR="00A31284">
        <w:t>5</w:t>
      </w:r>
      <w:r>
        <w:fldChar w:fldCharType="end"/>
      </w:r>
    </w:p>
    <w:p w14:paraId="21A7A67D" w14:textId="23168CD3"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RENT</w:t>
      </w:r>
      <w:r>
        <w:rPr>
          <w:noProof/>
        </w:rPr>
        <w:tab/>
      </w:r>
      <w:r>
        <w:rPr>
          <w:noProof/>
        </w:rPr>
        <w:fldChar w:fldCharType="begin"/>
      </w:r>
      <w:r>
        <w:rPr>
          <w:noProof/>
        </w:rPr>
        <w:instrText xml:space="preserve"> PAGEREF _Toc127886859 \h </w:instrText>
      </w:r>
      <w:r>
        <w:rPr>
          <w:noProof/>
        </w:rPr>
      </w:r>
      <w:r>
        <w:rPr>
          <w:noProof/>
        </w:rPr>
        <w:fldChar w:fldCharType="separate"/>
      </w:r>
      <w:r w:rsidR="00A31284">
        <w:rPr>
          <w:noProof/>
        </w:rPr>
        <w:t>5</w:t>
      </w:r>
      <w:r>
        <w:rPr>
          <w:noProof/>
        </w:rPr>
        <w:fldChar w:fldCharType="end"/>
      </w:r>
    </w:p>
    <w:p w14:paraId="37AADE28" w14:textId="36D17DDB"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3.1. </w:t>
      </w:r>
      <w:r w:rsidRPr="008704CF">
        <w:rPr>
          <w:b/>
          <w:noProof/>
        </w:rPr>
        <w:t>Minimum Rent</w:t>
      </w:r>
      <w:r>
        <w:rPr>
          <w:noProof/>
        </w:rPr>
        <w:tab/>
      </w:r>
      <w:r>
        <w:rPr>
          <w:noProof/>
        </w:rPr>
        <w:fldChar w:fldCharType="begin"/>
      </w:r>
      <w:r>
        <w:rPr>
          <w:noProof/>
        </w:rPr>
        <w:instrText xml:space="preserve"> PAGEREF _Toc127886860 \h </w:instrText>
      </w:r>
      <w:r>
        <w:rPr>
          <w:noProof/>
        </w:rPr>
      </w:r>
      <w:r>
        <w:rPr>
          <w:noProof/>
        </w:rPr>
        <w:fldChar w:fldCharType="separate"/>
      </w:r>
      <w:r w:rsidR="00A31284">
        <w:rPr>
          <w:noProof/>
        </w:rPr>
        <w:t>5</w:t>
      </w:r>
      <w:r>
        <w:rPr>
          <w:noProof/>
        </w:rPr>
        <w:fldChar w:fldCharType="end"/>
      </w:r>
    </w:p>
    <w:p w14:paraId="311968B8" w14:textId="383B45D7"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3.2. </w:t>
      </w:r>
      <w:r w:rsidRPr="008704CF">
        <w:rPr>
          <w:b/>
          <w:noProof/>
        </w:rPr>
        <w:t>Percentage Rent</w:t>
      </w:r>
      <w:r>
        <w:rPr>
          <w:noProof/>
        </w:rPr>
        <w:tab/>
      </w:r>
      <w:r>
        <w:rPr>
          <w:noProof/>
        </w:rPr>
        <w:fldChar w:fldCharType="begin"/>
      </w:r>
      <w:r>
        <w:rPr>
          <w:noProof/>
        </w:rPr>
        <w:instrText xml:space="preserve"> PAGEREF _Toc127886861 \h </w:instrText>
      </w:r>
      <w:r>
        <w:rPr>
          <w:noProof/>
        </w:rPr>
      </w:r>
      <w:r>
        <w:rPr>
          <w:noProof/>
        </w:rPr>
        <w:fldChar w:fldCharType="separate"/>
      </w:r>
      <w:r w:rsidR="00A31284">
        <w:rPr>
          <w:noProof/>
        </w:rPr>
        <w:t>5</w:t>
      </w:r>
      <w:r>
        <w:rPr>
          <w:noProof/>
        </w:rPr>
        <w:fldChar w:fldCharType="end"/>
      </w:r>
    </w:p>
    <w:p w14:paraId="36D3198F" w14:textId="0DF81672"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3.3. </w:t>
      </w:r>
      <w:r w:rsidRPr="008704CF">
        <w:rPr>
          <w:b/>
          <w:noProof/>
        </w:rPr>
        <w:t>Payments By Tenant</w:t>
      </w:r>
      <w:r>
        <w:rPr>
          <w:noProof/>
        </w:rPr>
        <w:tab/>
      </w:r>
      <w:r>
        <w:rPr>
          <w:noProof/>
        </w:rPr>
        <w:fldChar w:fldCharType="begin"/>
      </w:r>
      <w:r>
        <w:rPr>
          <w:noProof/>
        </w:rPr>
        <w:instrText xml:space="preserve"> PAGEREF _Toc127886862 \h </w:instrText>
      </w:r>
      <w:r>
        <w:rPr>
          <w:noProof/>
        </w:rPr>
      </w:r>
      <w:r>
        <w:rPr>
          <w:noProof/>
        </w:rPr>
        <w:fldChar w:fldCharType="separate"/>
      </w:r>
      <w:r w:rsidR="00A31284">
        <w:rPr>
          <w:noProof/>
        </w:rPr>
        <w:t>6</w:t>
      </w:r>
      <w:r>
        <w:rPr>
          <w:noProof/>
        </w:rPr>
        <w:fldChar w:fldCharType="end"/>
      </w:r>
    </w:p>
    <w:p w14:paraId="5B885E10" w14:textId="68E35F94"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3.4. </w:t>
      </w:r>
      <w:r w:rsidRPr="008704CF">
        <w:rPr>
          <w:b/>
          <w:noProof/>
        </w:rPr>
        <w:t>Late Charge</w:t>
      </w:r>
      <w:r>
        <w:rPr>
          <w:noProof/>
        </w:rPr>
        <w:tab/>
      </w:r>
      <w:r>
        <w:rPr>
          <w:noProof/>
        </w:rPr>
        <w:fldChar w:fldCharType="begin"/>
      </w:r>
      <w:r>
        <w:rPr>
          <w:noProof/>
        </w:rPr>
        <w:instrText xml:space="preserve"> PAGEREF _Toc127886863 \h </w:instrText>
      </w:r>
      <w:r>
        <w:rPr>
          <w:noProof/>
        </w:rPr>
      </w:r>
      <w:r>
        <w:rPr>
          <w:noProof/>
        </w:rPr>
        <w:fldChar w:fldCharType="separate"/>
      </w:r>
      <w:r w:rsidR="00A31284">
        <w:rPr>
          <w:noProof/>
        </w:rPr>
        <w:t>7</w:t>
      </w:r>
      <w:r>
        <w:rPr>
          <w:noProof/>
        </w:rPr>
        <w:fldChar w:fldCharType="end"/>
      </w:r>
    </w:p>
    <w:p w14:paraId="198D60DC" w14:textId="456D3877"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3.5. </w:t>
      </w:r>
      <w:r w:rsidRPr="008704CF">
        <w:rPr>
          <w:b/>
          <w:noProof/>
        </w:rPr>
        <w:t>Security Deposit</w:t>
      </w:r>
      <w:r>
        <w:rPr>
          <w:noProof/>
        </w:rPr>
        <w:tab/>
      </w:r>
      <w:r>
        <w:rPr>
          <w:noProof/>
        </w:rPr>
        <w:fldChar w:fldCharType="begin"/>
      </w:r>
      <w:r>
        <w:rPr>
          <w:noProof/>
        </w:rPr>
        <w:instrText xml:space="preserve"> PAGEREF _Toc127886864 \h </w:instrText>
      </w:r>
      <w:r>
        <w:rPr>
          <w:noProof/>
        </w:rPr>
      </w:r>
      <w:r>
        <w:rPr>
          <w:noProof/>
        </w:rPr>
        <w:fldChar w:fldCharType="separate"/>
      </w:r>
      <w:r w:rsidR="00A31284">
        <w:rPr>
          <w:noProof/>
        </w:rPr>
        <w:t>7</w:t>
      </w:r>
      <w:r>
        <w:rPr>
          <w:noProof/>
        </w:rPr>
        <w:fldChar w:fldCharType="end"/>
      </w:r>
    </w:p>
    <w:p w14:paraId="5FC9919D" w14:textId="7286F558"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3.6. </w:t>
      </w:r>
      <w:r w:rsidRPr="008704CF">
        <w:rPr>
          <w:b/>
          <w:noProof/>
        </w:rPr>
        <w:t>Prepaid Rent</w:t>
      </w:r>
      <w:r>
        <w:rPr>
          <w:noProof/>
        </w:rPr>
        <w:tab/>
      </w:r>
      <w:r>
        <w:rPr>
          <w:noProof/>
        </w:rPr>
        <w:fldChar w:fldCharType="begin"/>
      </w:r>
      <w:r>
        <w:rPr>
          <w:noProof/>
        </w:rPr>
        <w:instrText xml:space="preserve"> PAGEREF _Toc127886865 \h </w:instrText>
      </w:r>
      <w:r>
        <w:rPr>
          <w:noProof/>
        </w:rPr>
      </w:r>
      <w:r>
        <w:rPr>
          <w:noProof/>
        </w:rPr>
        <w:fldChar w:fldCharType="separate"/>
      </w:r>
      <w:r w:rsidR="00A31284">
        <w:rPr>
          <w:noProof/>
        </w:rPr>
        <w:t>7</w:t>
      </w:r>
      <w:r>
        <w:rPr>
          <w:noProof/>
        </w:rPr>
        <w:fldChar w:fldCharType="end"/>
      </w:r>
    </w:p>
    <w:p w14:paraId="52E42EFE" w14:textId="2DB41795" w:rsidR="00893E3C" w:rsidRDefault="00893E3C">
      <w:pPr>
        <w:pStyle w:val="TOC1"/>
        <w:rPr>
          <w:rFonts w:asciiTheme="minorHAnsi" w:eastAsiaTheme="minorEastAsia" w:hAnsiTheme="minorHAnsi" w:cstheme="minorBidi"/>
          <w:b w:val="0"/>
          <w:snapToGrid/>
          <w:sz w:val="22"/>
          <w:szCs w:val="22"/>
        </w:rPr>
      </w:pPr>
      <w:r w:rsidRPr="008704CF">
        <w:rPr>
          <w:u w:val="single"/>
        </w:rPr>
        <w:t>ARTICLE IV</w:t>
      </w:r>
      <w:r>
        <w:tab/>
      </w:r>
      <w:r>
        <w:fldChar w:fldCharType="begin"/>
      </w:r>
      <w:r>
        <w:instrText xml:space="preserve"> PAGEREF _Toc127886866 \h </w:instrText>
      </w:r>
      <w:r>
        <w:fldChar w:fldCharType="separate"/>
      </w:r>
      <w:r w:rsidR="00A31284">
        <w:t>7</w:t>
      </w:r>
      <w:r>
        <w:fldChar w:fldCharType="end"/>
      </w:r>
    </w:p>
    <w:p w14:paraId="16EBA2E3" w14:textId="2CE667D9"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PREPARATION OF PREMISES</w:t>
      </w:r>
      <w:r>
        <w:rPr>
          <w:noProof/>
        </w:rPr>
        <w:tab/>
      </w:r>
      <w:r>
        <w:rPr>
          <w:noProof/>
        </w:rPr>
        <w:fldChar w:fldCharType="begin"/>
      </w:r>
      <w:r>
        <w:rPr>
          <w:noProof/>
        </w:rPr>
        <w:instrText xml:space="preserve"> PAGEREF _Toc127886867 \h </w:instrText>
      </w:r>
      <w:r>
        <w:rPr>
          <w:noProof/>
        </w:rPr>
      </w:r>
      <w:r>
        <w:rPr>
          <w:noProof/>
        </w:rPr>
        <w:fldChar w:fldCharType="separate"/>
      </w:r>
      <w:r w:rsidR="00A31284">
        <w:rPr>
          <w:noProof/>
        </w:rPr>
        <w:t>7</w:t>
      </w:r>
      <w:r>
        <w:rPr>
          <w:noProof/>
        </w:rPr>
        <w:fldChar w:fldCharType="end"/>
      </w:r>
    </w:p>
    <w:p w14:paraId="68D4A56B" w14:textId="6A4E1FBE"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4.1. </w:t>
      </w:r>
      <w:r w:rsidRPr="008704CF">
        <w:rPr>
          <w:b/>
          <w:noProof/>
        </w:rPr>
        <w:t>Landlord’s Work</w:t>
      </w:r>
      <w:r>
        <w:rPr>
          <w:noProof/>
        </w:rPr>
        <w:tab/>
      </w:r>
      <w:r>
        <w:rPr>
          <w:noProof/>
        </w:rPr>
        <w:fldChar w:fldCharType="begin"/>
      </w:r>
      <w:r>
        <w:rPr>
          <w:noProof/>
        </w:rPr>
        <w:instrText xml:space="preserve"> PAGEREF _Toc127886868 \h </w:instrText>
      </w:r>
      <w:r>
        <w:rPr>
          <w:noProof/>
        </w:rPr>
      </w:r>
      <w:r>
        <w:rPr>
          <w:noProof/>
        </w:rPr>
        <w:fldChar w:fldCharType="separate"/>
      </w:r>
      <w:r w:rsidR="00A31284">
        <w:rPr>
          <w:noProof/>
        </w:rPr>
        <w:t>7</w:t>
      </w:r>
      <w:r>
        <w:rPr>
          <w:noProof/>
        </w:rPr>
        <w:fldChar w:fldCharType="end"/>
      </w:r>
    </w:p>
    <w:p w14:paraId="40DAFA99" w14:textId="615F47E7"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4.2. </w:t>
      </w:r>
      <w:r w:rsidRPr="008704CF">
        <w:rPr>
          <w:b/>
          <w:noProof/>
        </w:rPr>
        <w:t>Delivery of Possession</w:t>
      </w:r>
      <w:r>
        <w:rPr>
          <w:noProof/>
        </w:rPr>
        <w:tab/>
      </w:r>
      <w:r>
        <w:rPr>
          <w:noProof/>
        </w:rPr>
        <w:fldChar w:fldCharType="begin"/>
      </w:r>
      <w:r>
        <w:rPr>
          <w:noProof/>
        </w:rPr>
        <w:instrText xml:space="preserve"> PAGEREF _Toc127886869 \h </w:instrText>
      </w:r>
      <w:r>
        <w:rPr>
          <w:noProof/>
        </w:rPr>
      </w:r>
      <w:r>
        <w:rPr>
          <w:noProof/>
        </w:rPr>
        <w:fldChar w:fldCharType="separate"/>
      </w:r>
      <w:r w:rsidR="00A31284">
        <w:rPr>
          <w:noProof/>
        </w:rPr>
        <w:t>7</w:t>
      </w:r>
      <w:r>
        <w:rPr>
          <w:noProof/>
        </w:rPr>
        <w:fldChar w:fldCharType="end"/>
      </w:r>
    </w:p>
    <w:p w14:paraId="2BCC9BAC" w14:textId="4DFDBF1C"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4.3. </w:t>
      </w:r>
      <w:r w:rsidRPr="008704CF">
        <w:rPr>
          <w:b/>
          <w:noProof/>
        </w:rPr>
        <w:t>Tenant’s Work</w:t>
      </w:r>
      <w:r>
        <w:rPr>
          <w:noProof/>
        </w:rPr>
        <w:tab/>
      </w:r>
      <w:r>
        <w:rPr>
          <w:noProof/>
        </w:rPr>
        <w:fldChar w:fldCharType="begin"/>
      </w:r>
      <w:r>
        <w:rPr>
          <w:noProof/>
        </w:rPr>
        <w:instrText xml:space="preserve"> PAGEREF _Toc127886870 \h </w:instrText>
      </w:r>
      <w:r>
        <w:rPr>
          <w:noProof/>
        </w:rPr>
      </w:r>
      <w:r>
        <w:rPr>
          <w:noProof/>
        </w:rPr>
        <w:fldChar w:fldCharType="separate"/>
      </w:r>
      <w:r w:rsidR="00A31284">
        <w:rPr>
          <w:noProof/>
        </w:rPr>
        <w:t>8</w:t>
      </w:r>
      <w:r>
        <w:rPr>
          <w:noProof/>
        </w:rPr>
        <w:fldChar w:fldCharType="end"/>
      </w:r>
    </w:p>
    <w:p w14:paraId="637CD206" w14:textId="0C754A0E"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4.4. </w:t>
      </w:r>
      <w:r w:rsidRPr="008704CF">
        <w:rPr>
          <w:b/>
          <w:noProof/>
        </w:rPr>
        <w:t>Alterations by Tenant</w:t>
      </w:r>
      <w:r>
        <w:rPr>
          <w:noProof/>
        </w:rPr>
        <w:tab/>
      </w:r>
      <w:r>
        <w:rPr>
          <w:noProof/>
        </w:rPr>
        <w:fldChar w:fldCharType="begin"/>
      </w:r>
      <w:r>
        <w:rPr>
          <w:noProof/>
        </w:rPr>
        <w:instrText xml:space="preserve"> PAGEREF _Toc127886871 \h </w:instrText>
      </w:r>
      <w:r>
        <w:rPr>
          <w:noProof/>
        </w:rPr>
      </w:r>
      <w:r>
        <w:rPr>
          <w:noProof/>
        </w:rPr>
        <w:fldChar w:fldCharType="separate"/>
      </w:r>
      <w:r w:rsidR="00A31284">
        <w:rPr>
          <w:noProof/>
        </w:rPr>
        <w:t>9</w:t>
      </w:r>
      <w:r>
        <w:rPr>
          <w:noProof/>
        </w:rPr>
        <w:fldChar w:fldCharType="end"/>
      </w:r>
    </w:p>
    <w:p w14:paraId="46922764" w14:textId="3AF8F427"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4.5. </w:t>
      </w:r>
      <w:r w:rsidRPr="008704CF">
        <w:rPr>
          <w:b/>
          <w:noProof/>
        </w:rPr>
        <w:t>Removal by Tenant</w:t>
      </w:r>
      <w:r>
        <w:rPr>
          <w:noProof/>
        </w:rPr>
        <w:tab/>
      </w:r>
      <w:r>
        <w:rPr>
          <w:noProof/>
        </w:rPr>
        <w:fldChar w:fldCharType="begin"/>
      </w:r>
      <w:r>
        <w:rPr>
          <w:noProof/>
        </w:rPr>
        <w:instrText xml:space="preserve"> PAGEREF _Toc127886872 \h </w:instrText>
      </w:r>
      <w:r>
        <w:rPr>
          <w:noProof/>
        </w:rPr>
      </w:r>
      <w:r>
        <w:rPr>
          <w:noProof/>
        </w:rPr>
        <w:fldChar w:fldCharType="separate"/>
      </w:r>
      <w:r w:rsidR="00A31284">
        <w:rPr>
          <w:noProof/>
        </w:rPr>
        <w:t>9</w:t>
      </w:r>
      <w:r>
        <w:rPr>
          <w:noProof/>
        </w:rPr>
        <w:fldChar w:fldCharType="end"/>
      </w:r>
    </w:p>
    <w:p w14:paraId="6FFE00CA" w14:textId="5C4FA2DD"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4.6. </w:t>
      </w:r>
      <w:r w:rsidRPr="008704CF">
        <w:rPr>
          <w:b/>
          <w:noProof/>
        </w:rPr>
        <w:t>Construction Insurance</w:t>
      </w:r>
      <w:r>
        <w:rPr>
          <w:noProof/>
        </w:rPr>
        <w:tab/>
      </w:r>
      <w:r>
        <w:rPr>
          <w:noProof/>
        </w:rPr>
        <w:fldChar w:fldCharType="begin"/>
      </w:r>
      <w:r>
        <w:rPr>
          <w:noProof/>
        </w:rPr>
        <w:instrText xml:space="preserve"> PAGEREF _Toc127886873 \h </w:instrText>
      </w:r>
      <w:r>
        <w:rPr>
          <w:noProof/>
        </w:rPr>
      </w:r>
      <w:r>
        <w:rPr>
          <w:noProof/>
        </w:rPr>
        <w:fldChar w:fldCharType="separate"/>
      </w:r>
      <w:r w:rsidR="00A31284">
        <w:rPr>
          <w:noProof/>
        </w:rPr>
        <w:t>10</w:t>
      </w:r>
      <w:r>
        <w:rPr>
          <w:noProof/>
        </w:rPr>
        <w:fldChar w:fldCharType="end"/>
      </w:r>
    </w:p>
    <w:p w14:paraId="7E7140F0" w14:textId="72C5CF80" w:rsidR="00893E3C" w:rsidRDefault="00893E3C">
      <w:pPr>
        <w:pStyle w:val="TOC1"/>
        <w:rPr>
          <w:rFonts w:asciiTheme="minorHAnsi" w:eastAsiaTheme="minorEastAsia" w:hAnsiTheme="minorHAnsi" w:cstheme="minorBidi"/>
          <w:b w:val="0"/>
          <w:snapToGrid/>
          <w:sz w:val="22"/>
          <w:szCs w:val="22"/>
        </w:rPr>
      </w:pPr>
      <w:r w:rsidRPr="008704CF">
        <w:rPr>
          <w:u w:val="single"/>
        </w:rPr>
        <w:t>ARTICLE V</w:t>
      </w:r>
      <w:r>
        <w:tab/>
      </w:r>
      <w:r>
        <w:fldChar w:fldCharType="begin"/>
      </w:r>
      <w:r>
        <w:instrText xml:space="preserve"> PAGEREF _Toc127886874 \h </w:instrText>
      </w:r>
      <w:r>
        <w:fldChar w:fldCharType="separate"/>
      </w:r>
      <w:r w:rsidR="00A31284">
        <w:t>10</w:t>
      </w:r>
      <w:r>
        <w:fldChar w:fldCharType="end"/>
      </w:r>
    </w:p>
    <w:p w14:paraId="59D52542" w14:textId="505CBB5A"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CONDUCT OF BUSINESS</w:t>
      </w:r>
      <w:r>
        <w:rPr>
          <w:noProof/>
        </w:rPr>
        <w:tab/>
      </w:r>
      <w:r>
        <w:rPr>
          <w:noProof/>
        </w:rPr>
        <w:fldChar w:fldCharType="begin"/>
      </w:r>
      <w:r>
        <w:rPr>
          <w:noProof/>
        </w:rPr>
        <w:instrText xml:space="preserve"> PAGEREF _Toc127886875 \h </w:instrText>
      </w:r>
      <w:r>
        <w:rPr>
          <w:noProof/>
        </w:rPr>
      </w:r>
      <w:r>
        <w:rPr>
          <w:noProof/>
        </w:rPr>
        <w:fldChar w:fldCharType="separate"/>
      </w:r>
      <w:r w:rsidR="00A31284">
        <w:rPr>
          <w:noProof/>
        </w:rPr>
        <w:t>10</w:t>
      </w:r>
      <w:r>
        <w:rPr>
          <w:noProof/>
        </w:rPr>
        <w:fldChar w:fldCharType="end"/>
      </w:r>
    </w:p>
    <w:p w14:paraId="6103285F" w14:textId="6EA81DB5"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5.1. </w:t>
      </w:r>
      <w:r w:rsidRPr="008704CF">
        <w:rPr>
          <w:b/>
          <w:noProof/>
        </w:rPr>
        <w:t>Use and Trade Name</w:t>
      </w:r>
      <w:r>
        <w:rPr>
          <w:noProof/>
        </w:rPr>
        <w:tab/>
      </w:r>
      <w:r>
        <w:rPr>
          <w:noProof/>
        </w:rPr>
        <w:fldChar w:fldCharType="begin"/>
      </w:r>
      <w:r>
        <w:rPr>
          <w:noProof/>
        </w:rPr>
        <w:instrText xml:space="preserve"> PAGEREF _Toc127886876 \h </w:instrText>
      </w:r>
      <w:r>
        <w:rPr>
          <w:noProof/>
        </w:rPr>
      </w:r>
      <w:r>
        <w:rPr>
          <w:noProof/>
        </w:rPr>
        <w:fldChar w:fldCharType="separate"/>
      </w:r>
      <w:r w:rsidR="00A31284">
        <w:rPr>
          <w:noProof/>
        </w:rPr>
        <w:t>10</w:t>
      </w:r>
      <w:r>
        <w:rPr>
          <w:noProof/>
        </w:rPr>
        <w:fldChar w:fldCharType="end"/>
      </w:r>
    </w:p>
    <w:p w14:paraId="5130A4B8" w14:textId="0FBDF111"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5.2. </w:t>
      </w:r>
      <w:r w:rsidRPr="008704CF">
        <w:rPr>
          <w:b/>
          <w:noProof/>
        </w:rPr>
        <w:t>Operation of Business</w:t>
      </w:r>
      <w:r>
        <w:rPr>
          <w:noProof/>
        </w:rPr>
        <w:tab/>
      </w:r>
      <w:r>
        <w:rPr>
          <w:noProof/>
        </w:rPr>
        <w:fldChar w:fldCharType="begin"/>
      </w:r>
      <w:r>
        <w:rPr>
          <w:noProof/>
        </w:rPr>
        <w:instrText xml:space="preserve"> PAGEREF _Toc127886877 \h </w:instrText>
      </w:r>
      <w:r>
        <w:rPr>
          <w:noProof/>
        </w:rPr>
      </w:r>
      <w:r>
        <w:rPr>
          <w:noProof/>
        </w:rPr>
        <w:fldChar w:fldCharType="separate"/>
      </w:r>
      <w:r w:rsidR="00A31284">
        <w:rPr>
          <w:noProof/>
        </w:rPr>
        <w:t>10</w:t>
      </w:r>
      <w:r>
        <w:rPr>
          <w:noProof/>
        </w:rPr>
        <w:fldChar w:fldCharType="end"/>
      </w:r>
    </w:p>
    <w:p w14:paraId="522C0960" w14:textId="1AE1FFC8"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5.3. </w:t>
      </w:r>
      <w:r w:rsidRPr="008704CF">
        <w:rPr>
          <w:b/>
          <w:noProof/>
        </w:rPr>
        <w:t>Signs and Canopy</w:t>
      </w:r>
      <w:r>
        <w:rPr>
          <w:noProof/>
        </w:rPr>
        <w:tab/>
      </w:r>
      <w:r>
        <w:rPr>
          <w:noProof/>
        </w:rPr>
        <w:fldChar w:fldCharType="begin"/>
      </w:r>
      <w:r>
        <w:rPr>
          <w:noProof/>
        </w:rPr>
        <w:instrText xml:space="preserve"> PAGEREF _Toc127886878 \h </w:instrText>
      </w:r>
      <w:r>
        <w:rPr>
          <w:noProof/>
        </w:rPr>
      </w:r>
      <w:r>
        <w:rPr>
          <w:noProof/>
        </w:rPr>
        <w:fldChar w:fldCharType="separate"/>
      </w:r>
      <w:r w:rsidR="00A31284">
        <w:rPr>
          <w:noProof/>
        </w:rPr>
        <w:t>10</w:t>
      </w:r>
      <w:r>
        <w:rPr>
          <w:noProof/>
        </w:rPr>
        <w:fldChar w:fldCharType="end"/>
      </w:r>
    </w:p>
    <w:p w14:paraId="7E707C3E" w14:textId="0447831B"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5.4. </w:t>
      </w:r>
      <w:r w:rsidRPr="008704CF">
        <w:rPr>
          <w:b/>
          <w:noProof/>
        </w:rPr>
        <w:t>Tenant’s Covenants</w:t>
      </w:r>
      <w:r>
        <w:rPr>
          <w:noProof/>
        </w:rPr>
        <w:tab/>
      </w:r>
      <w:r>
        <w:rPr>
          <w:noProof/>
        </w:rPr>
        <w:fldChar w:fldCharType="begin"/>
      </w:r>
      <w:r>
        <w:rPr>
          <w:noProof/>
        </w:rPr>
        <w:instrText xml:space="preserve"> PAGEREF _Toc127886879 \h </w:instrText>
      </w:r>
      <w:r>
        <w:rPr>
          <w:noProof/>
        </w:rPr>
      </w:r>
      <w:r>
        <w:rPr>
          <w:noProof/>
        </w:rPr>
        <w:fldChar w:fldCharType="separate"/>
      </w:r>
      <w:r w:rsidR="00A31284">
        <w:rPr>
          <w:noProof/>
        </w:rPr>
        <w:t>10</w:t>
      </w:r>
      <w:r>
        <w:rPr>
          <w:noProof/>
        </w:rPr>
        <w:fldChar w:fldCharType="end"/>
      </w:r>
    </w:p>
    <w:p w14:paraId="3C5B4498" w14:textId="519D7D9B"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5.5. </w:t>
      </w:r>
      <w:r w:rsidRPr="008704CF">
        <w:rPr>
          <w:b/>
          <w:noProof/>
        </w:rPr>
        <w:t>Notice by Tenant</w:t>
      </w:r>
      <w:r>
        <w:rPr>
          <w:noProof/>
        </w:rPr>
        <w:tab/>
      </w:r>
      <w:r>
        <w:rPr>
          <w:noProof/>
        </w:rPr>
        <w:fldChar w:fldCharType="begin"/>
      </w:r>
      <w:r>
        <w:rPr>
          <w:noProof/>
        </w:rPr>
        <w:instrText xml:space="preserve"> PAGEREF _Toc127886880 \h </w:instrText>
      </w:r>
      <w:r>
        <w:rPr>
          <w:noProof/>
        </w:rPr>
      </w:r>
      <w:r>
        <w:rPr>
          <w:noProof/>
        </w:rPr>
        <w:fldChar w:fldCharType="separate"/>
      </w:r>
      <w:r w:rsidR="00A31284">
        <w:rPr>
          <w:noProof/>
        </w:rPr>
        <w:t>11</w:t>
      </w:r>
      <w:r>
        <w:rPr>
          <w:noProof/>
        </w:rPr>
        <w:fldChar w:fldCharType="end"/>
      </w:r>
    </w:p>
    <w:p w14:paraId="14634E9E" w14:textId="6E2A3714"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Section 5.6.</w:t>
      </w:r>
      <w:r w:rsidRPr="008704CF">
        <w:rPr>
          <w:b/>
          <w:noProof/>
        </w:rPr>
        <w:t xml:space="preserve"> Radius</w:t>
      </w:r>
      <w:r>
        <w:rPr>
          <w:noProof/>
        </w:rPr>
        <w:tab/>
      </w:r>
      <w:r>
        <w:rPr>
          <w:noProof/>
        </w:rPr>
        <w:fldChar w:fldCharType="begin"/>
      </w:r>
      <w:r>
        <w:rPr>
          <w:noProof/>
        </w:rPr>
        <w:instrText xml:space="preserve"> PAGEREF _Toc127886881 \h </w:instrText>
      </w:r>
      <w:r>
        <w:rPr>
          <w:noProof/>
        </w:rPr>
      </w:r>
      <w:r>
        <w:rPr>
          <w:noProof/>
        </w:rPr>
        <w:fldChar w:fldCharType="separate"/>
      </w:r>
      <w:r w:rsidR="00A31284">
        <w:rPr>
          <w:noProof/>
        </w:rPr>
        <w:t>11</w:t>
      </w:r>
      <w:r>
        <w:rPr>
          <w:noProof/>
        </w:rPr>
        <w:fldChar w:fldCharType="end"/>
      </w:r>
    </w:p>
    <w:p w14:paraId="40CBBD3E" w14:textId="015DACCB"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5.7. </w:t>
      </w:r>
      <w:r w:rsidRPr="008704CF">
        <w:rPr>
          <w:b/>
          <w:noProof/>
        </w:rPr>
        <w:t>Obligation to Continuously Operate</w:t>
      </w:r>
      <w:r>
        <w:rPr>
          <w:noProof/>
        </w:rPr>
        <w:tab/>
      </w:r>
      <w:r>
        <w:rPr>
          <w:noProof/>
        </w:rPr>
        <w:fldChar w:fldCharType="begin"/>
      </w:r>
      <w:r>
        <w:rPr>
          <w:noProof/>
        </w:rPr>
        <w:instrText xml:space="preserve"> PAGEREF _Toc127886882 \h </w:instrText>
      </w:r>
      <w:r>
        <w:rPr>
          <w:noProof/>
        </w:rPr>
      </w:r>
      <w:r>
        <w:rPr>
          <w:noProof/>
        </w:rPr>
        <w:fldChar w:fldCharType="separate"/>
      </w:r>
      <w:r w:rsidR="00A31284">
        <w:rPr>
          <w:noProof/>
        </w:rPr>
        <w:t>12</w:t>
      </w:r>
      <w:r>
        <w:rPr>
          <w:noProof/>
        </w:rPr>
        <w:fldChar w:fldCharType="end"/>
      </w:r>
    </w:p>
    <w:p w14:paraId="6327D60D" w14:textId="70D8B4BF"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5.8. </w:t>
      </w:r>
      <w:r w:rsidRPr="008704CF">
        <w:rPr>
          <w:b/>
          <w:noProof/>
        </w:rPr>
        <w:t>Hazardous Materials</w:t>
      </w:r>
      <w:r>
        <w:rPr>
          <w:noProof/>
        </w:rPr>
        <w:tab/>
      </w:r>
      <w:r>
        <w:rPr>
          <w:noProof/>
        </w:rPr>
        <w:fldChar w:fldCharType="begin"/>
      </w:r>
      <w:r>
        <w:rPr>
          <w:noProof/>
        </w:rPr>
        <w:instrText xml:space="preserve"> PAGEREF _Toc127886883 \h </w:instrText>
      </w:r>
      <w:r>
        <w:rPr>
          <w:noProof/>
        </w:rPr>
      </w:r>
      <w:r>
        <w:rPr>
          <w:noProof/>
        </w:rPr>
        <w:fldChar w:fldCharType="separate"/>
      </w:r>
      <w:r w:rsidR="00A31284">
        <w:rPr>
          <w:noProof/>
        </w:rPr>
        <w:t>12</w:t>
      </w:r>
      <w:r>
        <w:rPr>
          <w:noProof/>
        </w:rPr>
        <w:fldChar w:fldCharType="end"/>
      </w:r>
    </w:p>
    <w:p w14:paraId="0A4BAB75" w14:textId="06F5C476"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5.9. </w:t>
      </w:r>
      <w:r w:rsidRPr="008704CF">
        <w:rPr>
          <w:b/>
          <w:noProof/>
        </w:rPr>
        <w:t>Prohibited Uses</w:t>
      </w:r>
      <w:r>
        <w:rPr>
          <w:noProof/>
        </w:rPr>
        <w:tab/>
      </w:r>
      <w:r>
        <w:rPr>
          <w:noProof/>
        </w:rPr>
        <w:fldChar w:fldCharType="begin"/>
      </w:r>
      <w:r>
        <w:rPr>
          <w:noProof/>
        </w:rPr>
        <w:instrText xml:space="preserve"> PAGEREF _Toc127886884 \h </w:instrText>
      </w:r>
      <w:r>
        <w:rPr>
          <w:noProof/>
        </w:rPr>
      </w:r>
      <w:r>
        <w:rPr>
          <w:noProof/>
        </w:rPr>
        <w:fldChar w:fldCharType="separate"/>
      </w:r>
      <w:r w:rsidR="00A31284">
        <w:rPr>
          <w:noProof/>
        </w:rPr>
        <w:t>13</w:t>
      </w:r>
      <w:r>
        <w:rPr>
          <w:noProof/>
        </w:rPr>
        <w:fldChar w:fldCharType="end"/>
      </w:r>
    </w:p>
    <w:p w14:paraId="13FD6F37" w14:textId="19FBFAEE" w:rsidR="00893E3C" w:rsidRDefault="00893E3C">
      <w:pPr>
        <w:pStyle w:val="TOC1"/>
        <w:rPr>
          <w:rFonts w:asciiTheme="minorHAnsi" w:eastAsiaTheme="minorEastAsia" w:hAnsiTheme="minorHAnsi" w:cstheme="minorBidi"/>
          <w:b w:val="0"/>
          <w:snapToGrid/>
          <w:sz w:val="22"/>
          <w:szCs w:val="22"/>
        </w:rPr>
      </w:pPr>
      <w:r w:rsidRPr="008704CF">
        <w:rPr>
          <w:u w:val="single"/>
        </w:rPr>
        <w:t>ARTICLE VI</w:t>
      </w:r>
      <w:r>
        <w:tab/>
      </w:r>
      <w:r>
        <w:fldChar w:fldCharType="begin"/>
      </w:r>
      <w:r>
        <w:instrText xml:space="preserve"> PAGEREF _Toc127886885 \h </w:instrText>
      </w:r>
      <w:r>
        <w:fldChar w:fldCharType="separate"/>
      </w:r>
      <w:r w:rsidR="00A31284">
        <w:t>13</w:t>
      </w:r>
      <w:r>
        <w:fldChar w:fldCharType="end"/>
      </w:r>
    </w:p>
    <w:p w14:paraId="7CA03DEF" w14:textId="21BCD08A"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COMMON AREAS</w:t>
      </w:r>
      <w:r>
        <w:rPr>
          <w:noProof/>
        </w:rPr>
        <w:tab/>
      </w:r>
      <w:r>
        <w:rPr>
          <w:noProof/>
        </w:rPr>
        <w:fldChar w:fldCharType="begin"/>
      </w:r>
      <w:r>
        <w:rPr>
          <w:noProof/>
        </w:rPr>
        <w:instrText xml:space="preserve"> PAGEREF _Toc127886886 \h </w:instrText>
      </w:r>
      <w:r>
        <w:rPr>
          <w:noProof/>
        </w:rPr>
      </w:r>
      <w:r>
        <w:rPr>
          <w:noProof/>
        </w:rPr>
        <w:fldChar w:fldCharType="separate"/>
      </w:r>
      <w:r w:rsidR="00A31284">
        <w:rPr>
          <w:noProof/>
        </w:rPr>
        <w:t>13</w:t>
      </w:r>
      <w:r>
        <w:rPr>
          <w:noProof/>
        </w:rPr>
        <w:fldChar w:fldCharType="end"/>
      </w:r>
    </w:p>
    <w:p w14:paraId="2A74F96E" w14:textId="7D7F7F15"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6.1. </w:t>
      </w:r>
      <w:r w:rsidRPr="008704CF">
        <w:rPr>
          <w:b/>
          <w:noProof/>
        </w:rPr>
        <w:t>Use of Common Areas</w:t>
      </w:r>
      <w:r>
        <w:rPr>
          <w:noProof/>
        </w:rPr>
        <w:tab/>
      </w:r>
      <w:r>
        <w:rPr>
          <w:noProof/>
        </w:rPr>
        <w:fldChar w:fldCharType="begin"/>
      </w:r>
      <w:r>
        <w:rPr>
          <w:noProof/>
        </w:rPr>
        <w:instrText xml:space="preserve"> PAGEREF _Toc127886887 \h </w:instrText>
      </w:r>
      <w:r>
        <w:rPr>
          <w:noProof/>
        </w:rPr>
      </w:r>
      <w:r>
        <w:rPr>
          <w:noProof/>
        </w:rPr>
        <w:fldChar w:fldCharType="separate"/>
      </w:r>
      <w:r w:rsidR="00A31284">
        <w:rPr>
          <w:noProof/>
        </w:rPr>
        <w:t>13</w:t>
      </w:r>
      <w:r>
        <w:rPr>
          <w:noProof/>
        </w:rPr>
        <w:fldChar w:fldCharType="end"/>
      </w:r>
    </w:p>
    <w:p w14:paraId="6491B153" w14:textId="3F187421"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6.2. </w:t>
      </w:r>
      <w:r w:rsidRPr="008704CF">
        <w:rPr>
          <w:b/>
          <w:noProof/>
        </w:rPr>
        <w:t>Valet Parking</w:t>
      </w:r>
      <w:r>
        <w:rPr>
          <w:noProof/>
        </w:rPr>
        <w:tab/>
      </w:r>
      <w:r>
        <w:rPr>
          <w:noProof/>
        </w:rPr>
        <w:fldChar w:fldCharType="begin"/>
      </w:r>
      <w:r>
        <w:rPr>
          <w:noProof/>
        </w:rPr>
        <w:instrText xml:space="preserve"> PAGEREF _Toc127886888 \h </w:instrText>
      </w:r>
      <w:r>
        <w:rPr>
          <w:noProof/>
        </w:rPr>
      </w:r>
      <w:r>
        <w:rPr>
          <w:noProof/>
        </w:rPr>
        <w:fldChar w:fldCharType="separate"/>
      </w:r>
      <w:r w:rsidR="00A31284">
        <w:rPr>
          <w:noProof/>
        </w:rPr>
        <w:t>13</w:t>
      </w:r>
      <w:r>
        <w:rPr>
          <w:noProof/>
        </w:rPr>
        <w:fldChar w:fldCharType="end"/>
      </w:r>
    </w:p>
    <w:p w14:paraId="444C981E" w14:textId="367D2222" w:rsidR="00893E3C" w:rsidRDefault="00893E3C">
      <w:pPr>
        <w:pStyle w:val="TOC1"/>
        <w:rPr>
          <w:rFonts w:asciiTheme="minorHAnsi" w:eastAsiaTheme="minorEastAsia" w:hAnsiTheme="minorHAnsi" w:cstheme="minorBidi"/>
          <w:b w:val="0"/>
          <w:snapToGrid/>
          <w:sz w:val="22"/>
          <w:szCs w:val="22"/>
        </w:rPr>
      </w:pPr>
      <w:r w:rsidRPr="008704CF">
        <w:rPr>
          <w:u w:val="single"/>
        </w:rPr>
        <w:t>ARTICLE VII</w:t>
      </w:r>
      <w:r>
        <w:tab/>
      </w:r>
      <w:r>
        <w:fldChar w:fldCharType="begin"/>
      </w:r>
      <w:r>
        <w:instrText xml:space="preserve"> PAGEREF _Toc127886889 \h </w:instrText>
      </w:r>
      <w:r>
        <w:fldChar w:fldCharType="separate"/>
      </w:r>
      <w:r w:rsidR="00A31284">
        <w:t>14</w:t>
      </w:r>
      <w:r>
        <w:fldChar w:fldCharType="end"/>
      </w:r>
    </w:p>
    <w:p w14:paraId="49747E01" w14:textId="1ECB546C"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REPAIRS AND MAINTENANCE</w:t>
      </w:r>
      <w:r>
        <w:rPr>
          <w:noProof/>
        </w:rPr>
        <w:tab/>
      </w:r>
      <w:r>
        <w:rPr>
          <w:noProof/>
        </w:rPr>
        <w:fldChar w:fldCharType="begin"/>
      </w:r>
      <w:r>
        <w:rPr>
          <w:noProof/>
        </w:rPr>
        <w:instrText xml:space="preserve"> PAGEREF _Toc127886890 \h </w:instrText>
      </w:r>
      <w:r>
        <w:rPr>
          <w:noProof/>
        </w:rPr>
      </w:r>
      <w:r>
        <w:rPr>
          <w:noProof/>
        </w:rPr>
        <w:fldChar w:fldCharType="separate"/>
      </w:r>
      <w:r w:rsidR="00A31284">
        <w:rPr>
          <w:noProof/>
        </w:rPr>
        <w:t>14</w:t>
      </w:r>
      <w:r>
        <w:rPr>
          <w:noProof/>
        </w:rPr>
        <w:fldChar w:fldCharType="end"/>
      </w:r>
    </w:p>
    <w:p w14:paraId="1512D4AB" w14:textId="34C426D3"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7.1. </w:t>
      </w:r>
      <w:r w:rsidRPr="008704CF">
        <w:rPr>
          <w:b/>
          <w:noProof/>
        </w:rPr>
        <w:t>Repairs and Maintenance by Landlord</w:t>
      </w:r>
      <w:r>
        <w:rPr>
          <w:noProof/>
        </w:rPr>
        <w:tab/>
      </w:r>
      <w:r>
        <w:rPr>
          <w:noProof/>
        </w:rPr>
        <w:fldChar w:fldCharType="begin"/>
      </w:r>
      <w:r>
        <w:rPr>
          <w:noProof/>
        </w:rPr>
        <w:instrText xml:space="preserve"> PAGEREF _Toc127886891 \h </w:instrText>
      </w:r>
      <w:r>
        <w:rPr>
          <w:noProof/>
        </w:rPr>
      </w:r>
      <w:r>
        <w:rPr>
          <w:noProof/>
        </w:rPr>
        <w:fldChar w:fldCharType="separate"/>
      </w:r>
      <w:r w:rsidR="00A31284">
        <w:rPr>
          <w:noProof/>
        </w:rPr>
        <w:t>14</w:t>
      </w:r>
      <w:r>
        <w:rPr>
          <w:noProof/>
        </w:rPr>
        <w:fldChar w:fldCharType="end"/>
      </w:r>
    </w:p>
    <w:p w14:paraId="0E75519B" w14:textId="2B4CAB47"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7.2. </w:t>
      </w:r>
      <w:r w:rsidRPr="008704CF">
        <w:rPr>
          <w:b/>
          <w:noProof/>
        </w:rPr>
        <w:t>Repairs and Maintenance by Tenant</w:t>
      </w:r>
      <w:r>
        <w:rPr>
          <w:noProof/>
        </w:rPr>
        <w:tab/>
      </w:r>
      <w:r>
        <w:rPr>
          <w:noProof/>
        </w:rPr>
        <w:fldChar w:fldCharType="begin"/>
      </w:r>
      <w:r>
        <w:rPr>
          <w:noProof/>
        </w:rPr>
        <w:instrText xml:space="preserve"> PAGEREF _Toc127886892 \h </w:instrText>
      </w:r>
      <w:r>
        <w:rPr>
          <w:noProof/>
        </w:rPr>
      </w:r>
      <w:r>
        <w:rPr>
          <w:noProof/>
        </w:rPr>
        <w:fldChar w:fldCharType="separate"/>
      </w:r>
      <w:r w:rsidR="00A31284">
        <w:rPr>
          <w:noProof/>
        </w:rPr>
        <w:t>14</w:t>
      </w:r>
      <w:r>
        <w:rPr>
          <w:noProof/>
        </w:rPr>
        <w:fldChar w:fldCharType="end"/>
      </w:r>
    </w:p>
    <w:p w14:paraId="45C8649A" w14:textId="18CD3CA7" w:rsidR="00893E3C" w:rsidRDefault="00893E3C">
      <w:pPr>
        <w:pStyle w:val="TOC1"/>
        <w:rPr>
          <w:rFonts w:asciiTheme="minorHAnsi" w:eastAsiaTheme="minorEastAsia" w:hAnsiTheme="minorHAnsi" w:cstheme="minorBidi"/>
          <w:b w:val="0"/>
          <w:snapToGrid/>
          <w:sz w:val="22"/>
          <w:szCs w:val="22"/>
        </w:rPr>
      </w:pPr>
      <w:r w:rsidRPr="008704CF">
        <w:rPr>
          <w:u w:val="single"/>
        </w:rPr>
        <w:t>ARTICLE VIII</w:t>
      </w:r>
      <w:r>
        <w:tab/>
      </w:r>
      <w:r>
        <w:fldChar w:fldCharType="begin"/>
      </w:r>
      <w:r>
        <w:instrText xml:space="preserve"> PAGEREF _Toc127886893 \h </w:instrText>
      </w:r>
      <w:r>
        <w:fldChar w:fldCharType="separate"/>
      </w:r>
      <w:r w:rsidR="00A31284">
        <w:t>15</w:t>
      </w:r>
      <w:r>
        <w:fldChar w:fldCharType="end"/>
      </w:r>
    </w:p>
    <w:p w14:paraId="33C831C0" w14:textId="5753E2C3"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TAXES</w:t>
      </w:r>
      <w:r>
        <w:rPr>
          <w:noProof/>
        </w:rPr>
        <w:tab/>
      </w:r>
      <w:r>
        <w:rPr>
          <w:noProof/>
        </w:rPr>
        <w:fldChar w:fldCharType="begin"/>
      </w:r>
      <w:r>
        <w:rPr>
          <w:noProof/>
        </w:rPr>
        <w:instrText xml:space="preserve"> PAGEREF _Toc127886894 \h </w:instrText>
      </w:r>
      <w:r>
        <w:rPr>
          <w:noProof/>
        </w:rPr>
      </w:r>
      <w:r>
        <w:rPr>
          <w:noProof/>
        </w:rPr>
        <w:fldChar w:fldCharType="separate"/>
      </w:r>
      <w:r w:rsidR="00A31284">
        <w:rPr>
          <w:noProof/>
        </w:rPr>
        <w:t>15</w:t>
      </w:r>
      <w:r>
        <w:rPr>
          <w:noProof/>
        </w:rPr>
        <w:fldChar w:fldCharType="end"/>
      </w:r>
    </w:p>
    <w:p w14:paraId="2229695F" w14:textId="57898196"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8.1. </w:t>
      </w:r>
      <w:r w:rsidRPr="008704CF">
        <w:rPr>
          <w:b/>
          <w:noProof/>
        </w:rPr>
        <w:t>Tax Liability</w:t>
      </w:r>
      <w:r>
        <w:rPr>
          <w:noProof/>
        </w:rPr>
        <w:tab/>
      </w:r>
      <w:r>
        <w:rPr>
          <w:noProof/>
        </w:rPr>
        <w:fldChar w:fldCharType="begin"/>
      </w:r>
      <w:r>
        <w:rPr>
          <w:noProof/>
        </w:rPr>
        <w:instrText xml:space="preserve"> PAGEREF _Toc127886895 \h </w:instrText>
      </w:r>
      <w:r>
        <w:rPr>
          <w:noProof/>
        </w:rPr>
      </w:r>
      <w:r>
        <w:rPr>
          <w:noProof/>
        </w:rPr>
        <w:fldChar w:fldCharType="separate"/>
      </w:r>
      <w:r w:rsidR="00A31284">
        <w:rPr>
          <w:noProof/>
        </w:rPr>
        <w:t>15</w:t>
      </w:r>
      <w:r>
        <w:rPr>
          <w:noProof/>
        </w:rPr>
        <w:fldChar w:fldCharType="end"/>
      </w:r>
    </w:p>
    <w:p w14:paraId="29BC1417" w14:textId="338EDC12"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8.2. </w:t>
      </w:r>
      <w:r w:rsidRPr="008704CF">
        <w:rPr>
          <w:b/>
          <w:noProof/>
        </w:rPr>
        <w:t>Method of Payment</w:t>
      </w:r>
      <w:r>
        <w:rPr>
          <w:noProof/>
        </w:rPr>
        <w:tab/>
      </w:r>
      <w:r>
        <w:rPr>
          <w:noProof/>
        </w:rPr>
        <w:fldChar w:fldCharType="begin"/>
      </w:r>
      <w:r>
        <w:rPr>
          <w:noProof/>
        </w:rPr>
        <w:instrText xml:space="preserve"> PAGEREF _Toc127886896 \h </w:instrText>
      </w:r>
      <w:r>
        <w:rPr>
          <w:noProof/>
        </w:rPr>
      </w:r>
      <w:r>
        <w:rPr>
          <w:noProof/>
        </w:rPr>
        <w:fldChar w:fldCharType="separate"/>
      </w:r>
      <w:r w:rsidR="00A31284">
        <w:rPr>
          <w:noProof/>
        </w:rPr>
        <w:t>16</w:t>
      </w:r>
      <w:r>
        <w:rPr>
          <w:noProof/>
        </w:rPr>
        <w:fldChar w:fldCharType="end"/>
      </w:r>
    </w:p>
    <w:p w14:paraId="2F5B8123" w14:textId="52C75973"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lastRenderedPageBreak/>
        <w:t>Section 8.3. IRB Financing</w:t>
      </w:r>
      <w:r>
        <w:rPr>
          <w:noProof/>
        </w:rPr>
        <w:tab/>
      </w:r>
      <w:r>
        <w:rPr>
          <w:noProof/>
        </w:rPr>
        <w:fldChar w:fldCharType="begin"/>
      </w:r>
      <w:r>
        <w:rPr>
          <w:noProof/>
        </w:rPr>
        <w:instrText xml:space="preserve"> PAGEREF _Toc127886897 \h </w:instrText>
      </w:r>
      <w:r>
        <w:rPr>
          <w:noProof/>
        </w:rPr>
      </w:r>
      <w:r>
        <w:rPr>
          <w:noProof/>
        </w:rPr>
        <w:fldChar w:fldCharType="separate"/>
      </w:r>
      <w:r w:rsidR="00A31284">
        <w:rPr>
          <w:noProof/>
        </w:rPr>
        <w:t>16</w:t>
      </w:r>
      <w:r>
        <w:rPr>
          <w:noProof/>
        </w:rPr>
        <w:fldChar w:fldCharType="end"/>
      </w:r>
    </w:p>
    <w:p w14:paraId="6475D9D4" w14:textId="7E6A0111" w:rsidR="00893E3C" w:rsidRDefault="00893E3C">
      <w:pPr>
        <w:pStyle w:val="TOC1"/>
        <w:rPr>
          <w:rFonts w:asciiTheme="minorHAnsi" w:eastAsiaTheme="minorEastAsia" w:hAnsiTheme="minorHAnsi" w:cstheme="minorBidi"/>
          <w:b w:val="0"/>
          <w:snapToGrid/>
          <w:sz w:val="22"/>
          <w:szCs w:val="22"/>
        </w:rPr>
      </w:pPr>
      <w:r w:rsidRPr="008704CF">
        <w:rPr>
          <w:u w:val="single"/>
        </w:rPr>
        <w:t>ARTICLE IX</w:t>
      </w:r>
      <w:r>
        <w:tab/>
      </w:r>
      <w:r>
        <w:fldChar w:fldCharType="begin"/>
      </w:r>
      <w:r>
        <w:instrText xml:space="preserve"> PAGEREF _Toc127886898 \h </w:instrText>
      </w:r>
      <w:r>
        <w:fldChar w:fldCharType="separate"/>
      </w:r>
      <w:r w:rsidR="00A31284">
        <w:t>16</w:t>
      </w:r>
      <w:r>
        <w:fldChar w:fldCharType="end"/>
      </w:r>
    </w:p>
    <w:p w14:paraId="18328A1C" w14:textId="016FC0C4"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INSURANCE, INDEMNITY AND LIABILITY</w:t>
      </w:r>
      <w:r>
        <w:rPr>
          <w:noProof/>
        </w:rPr>
        <w:tab/>
      </w:r>
      <w:r>
        <w:rPr>
          <w:noProof/>
        </w:rPr>
        <w:fldChar w:fldCharType="begin"/>
      </w:r>
      <w:r>
        <w:rPr>
          <w:noProof/>
        </w:rPr>
        <w:instrText xml:space="preserve"> PAGEREF _Toc127886899 \h </w:instrText>
      </w:r>
      <w:r>
        <w:rPr>
          <w:noProof/>
        </w:rPr>
      </w:r>
      <w:r>
        <w:rPr>
          <w:noProof/>
        </w:rPr>
        <w:fldChar w:fldCharType="separate"/>
      </w:r>
      <w:r w:rsidR="00A31284">
        <w:rPr>
          <w:noProof/>
        </w:rPr>
        <w:t>16</w:t>
      </w:r>
      <w:r>
        <w:rPr>
          <w:noProof/>
        </w:rPr>
        <w:fldChar w:fldCharType="end"/>
      </w:r>
    </w:p>
    <w:p w14:paraId="65E923D2" w14:textId="18881B2C"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9.1. </w:t>
      </w:r>
      <w:r w:rsidRPr="008704CF">
        <w:rPr>
          <w:b/>
          <w:noProof/>
        </w:rPr>
        <w:t>Landlord’s Insurance Obligations</w:t>
      </w:r>
      <w:r>
        <w:rPr>
          <w:noProof/>
        </w:rPr>
        <w:tab/>
      </w:r>
      <w:r>
        <w:rPr>
          <w:noProof/>
        </w:rPr>
        <w:fldChar w:fldCharType="begin"/>
      </w:r>
      <w:r>
        <w:rPr>
          <w:noProof/>
        </w:rPr>
        <w:instrText xml:space="preserve"> PAGEREF _Toc127886900 \h </w:instrText>
      </w:r>
      <w:r>
        <w:rPr>
          <w:noProof/>
        </w:rPr>
      </w:r>
      <w:r>
        <w:rPr>
          <w:noProof/>
        </w:rPr>
        <w:fldChar w:fldCharType="separate"/>
      </w:r>
      <w:r w:rsidR="00A31284">
        <w:rPr>
          <w:noProof/>
        </w:rPr>
        <w:t>16</w:t>
      </w:r>
      <w:r>
        <w:rPr>
          <w:noProof/>
        </w:rPr>
        <w:fldChar w:fldCharType="end"/>
      </w:r>
    </w:p>
    <w:p w14:paraId="3C100C5A" w14:textId="34E351F3"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9.2. </w:t>
      </w:r>
      <w:r w:rsidRPr="008704CF">
        <w:rPr>
          <w:b/>
          <w:noProof/>
        </w:rPr>
        <w:t>Tenant’s Insurance Obligations</w:t>
      </w:r>
      <w:r>
        <w:rPr>
          <w:noProof/>
        </w:rPr>
        <w:tab/>
      </w:r>
      <w:r>
        <w:rPr>
          <w:noProof/>
        </w:rPr>
        <w:fldChar w:fldCharType="begin"/>
      </w:r>
      <w:r>
        <w:rPr>
          <w:noProof/>
        </w:rPr>
        <w:instrText xml:space="preserve"> PAGEREF _Toc127886901 \h </w:instrText>
      </w:r>
      <w:r>
        <w:rPr>
          <w:noProof/>
        </w:rPr>
      </w:r>
      <w:r>
        <w:rPr>
          <w:noProof/>
        </w:rPr>
        <w:fldChar w:fldCharType="separate"/>
      </w:r>
      <w:r w:rsidR="00A31284">
        <w:rPr>
          <w:noProof/>
        </w:rPr>
        <w:t>17</w:t>
      </w:r>
      <w:r>
        <w:rPr>
          <w:noProof/>
        </w:rPr>
        <w:fldChar w:fldCharType="end"/>
      </w:r>
    </w:p>
    <w:p w14:paraId="4EB6A319" w14:textId="13DDE301"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9.3. </w:t>
      </w:r>
      <w:r w:rsidRPr="008704CF">
        <w:rPr>
          <w:b/>
          <w:noProof/>
        </w:rPr>
        <w:t>Waiver of Subrogation</w:t>
      </w:r>
      <w:r>
        <w:rPr>
          <w:noProof/>
        </w:rPr>
        <w:tab/>
      </w:r>
      <w:r>
        <w:rPr>
          <w:noProof/>
        </w:rPr>
        <w:fldChar w:fldCharType="begin"/>
      </w:r>
      <w:r>
        <w:rPr>
          <w:noProof/>
        </w:rPr>
        <w:instrText xml:space="preserve"> PAGEREF _Toc127886902 \h </w:instrText>
      </w:r>
      <w:r>
        <w:rPr>
          <w:noProof/>
        </w:rPr>
      </w:r>
      <w:r>
        <w:rPr>
          <w:noProof/>
        </w:rPr>
        <w:fldChar w:fldCharType="separate"/>
      </w:r>
      <w:r w:rsidR="00A31284">
        <w:rPr>
          <w:noProof/>
        </w:rPr>
        <w:t>18</w:t>
      </w:r>
      <w:r>
        <w:rPr>
          <w:noProof/>
        </w:rPr>
        <w:fldChar w:fldCharType="end"/>
      </w:r>
    </w:p>
    <w:p w14:paraId="4F9BDE15" w14:textId="20BBF8AC"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9.4. </w:t>
      </w:r>
      <w:r w:rsidRPr="008704CF">
        <w:rPr>
          <w:b/>
          <w:noProof/>
        </w:rPr>
        <w:t>Covenant to Hold Harmless</w:t>
      </w:r>
      <w:r>
        <w:rPr>
          <w:noProof/>
        </w:rPr>
        <w:tab/>
      </w:r>
      <w:r>
        <w:rPr>
          <w:noProof/>
        </w:rPr>
        <w:fldChar w:fldCharType="begin"/>
      </w:r>
      <w:r>
        <w:rPr>
          <w:noProof/>
        </w:rPr>
        <w:instrText xml:space="preserve"> PAGEREF _Toc127886903 \h </w:instrText>
      </w:r>
      <w:r>
        <w:rPr>
          <w:noProof/>
        </w:rPr>
      </w:r>
      <w:r>
        <w:rPr>
          <w:noProof/>
        </w:rPr>
        <w:fldChar w:fldCharType="separate"/>
      </w:r>
      <w:r w:rsidR="00A31284">
        <w:rPr>
          <w:noProof/>
        </w:rPr>
        <w:t>18</w:t>
      </w:r>
      <w:r>
        <w:rPr>
          <w:noProof/>
        </w:rPr>
        <w:fldChar w:fldCharType="end"/>
      </w:r>
    </w:p>
    <w:p w14:paraId="29A3A9F7" w14:textId="329DFBB5"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9.5. </w:t>
      </w:r>
      <w:r w:rsidRPr="008704CF">
        <w:rPr>
          <w:b/>
          <w:noProof/>
        </w:rPr>
        <w:t>Consequential Damages</w:t>
      </w:r>
      <w:r>
        <w:rPr>
          <w:noProof/>
        </w:rPr>
        <w:tab/>
      </w:r>
      <w:r>
        <w:rPr>
          <w:noProof/>
        </w:rPr>
        <w:fldChar w:fldCharType="begin"/>
      </w:r>
      <w:r>
        <w:rPr>
          <w:noProof/>
        </w:rPr>
        <w:instrText xml:space="preserve"> PAGEREF _Toc127886904 \h </w:instrText>
      </w:r>
      <w:r>
        <w:rPr>
          <w:noProof/>
        </w:rPr>
      </w:r>
      <w:r>
        <w:rPr>
          <w:noProof/>
        </w:rPr>
        <w:fldChar w:fldCharType="separate"/>
      </w:r>
      <w:r w:rsidR="00A31284">
        <w:rPr>
          <w:noProof/>
        </w:rPr>
        <w:t>19</w:t>
      </w:r>
      <w:r>
        <w:rPr>
          <w:noProof/>
        </w:rPr>
        <w:fldChar w:fldCharType="end"/>
      </w:r>
    </w:p>
    <w:p w14:paraId="06BC3683" w14:textId="0DBB981A" w:rsidR="00893E3C" w:rsidRDefault="00893E3C">
      <w:pPr>
        <w:pStyle w:val="TOC1"/>
        <w:rPr>
          <w:rFonts w:asciiTheme="minorHAnsi" w:eastAsiaTheme="minorEastAsia" w:hAnsiTheme="minorHAnsi" w:cstheme="minorBidi"/>
          <w:b w:val="0"/>
          <w:snapToGrid/>
          <w:sz w:val="22"/>
          <w:szCs w:val="22"/>
        </w:rPr>
      </w:pPr>
      <w:r w:rsidRPr="008704CF">
        <w:rPr>
          <w:u w:val="single"/>
        </w:rPr>
        <w:t>ARTICLE X</w:t>
      </w:r>
      <w:r>
        <w:tab/>
      </w:r>
      <w:r>
        <w:fldChar w:fldCharType="begin"/>
      </w:r>
      <w:r>
        <w:instrText xml:space="preserve"> PAGEREF _Toc127886905 \h </w:instrText>
      </w:r>
      <w:r>
        <w:fldChar w:fldCharType="separate"/>
      </w:r>
      <w:r w:rsidR="00A31284">
        <w:t>19</w:t>
      </w:r>
      <w:r>
        <w:fldChar w:fldCharType="end"/>
      </w:r>
    </w:p>
    <w:p w14:paraId="7D83E187" w14:textId="147DD41A"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DESTRUCTION OF PREMISES</w:t>
      </w:r>
      <w:r>
        <w:rPr>
          <w:noProof/>
        </w:rPr>
        <w:tab/>
      </w:r>
      <w:r>
        <w:rPr>
          <w:noProof/>
        </w:rPr>
        <w:fldChar w:fldCharType="begin"/>
      </w:r>
      <w:r>
        <w:rPr>
          <w:noProof/>
        </w:rPr>
        <w:instrText xml:space="preserve"> PAGEREF _Toc127886906 \h </w:instrText>
      </w:r>
      <w:r>
        <w:rPr>
          <w:noProof/>
        </w:rPr>
      </w:r>
      <w:r>
        <w:rPr>
          <w:noProof/>
        </w:rPr>
        <w:fldChar w:fldCharType="separate"/>
      </w:r>
      <w:r w:rsidR="00A31284">
        <w:rPr>
          <w:noProof/>
        </w:rPr>
        <w:t>19</w:t>
      </w:r>
      <w:r>
        <w:rPr>
          <w:noProof/>
        </w:rPr>
        <w:fldChar w:fldCharType="end"/>
      </w:r>
    </w:p>
    <w:p w14:paraId="4770031C" w14:textId="101F4F83"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10.1. </w:t>
      </w:r>
      <w:r w:rsidRPr="008704CF">
        <w:rPr>
          <w:b/>
          <w:noProof/>
        </w:rPr>
        <w:t>Casualty</w:t>
      </w:r>
      <w:r>
        <w:rPr>
          <w:noProof/>
        </w:rPr>
        <w:tab/>
      </w:r>
      <w:r>
        <w:rPr>
          <w:noProof/>
        </w:rPr>
        <w:fldChar w:fldCharType="begin"/>
      </w:r>
      <w:r>
        <w:rPr>
          <w:noProof/>
        </w:rPr>
        <w:instrText xml:space="preserve"> PAGEREF _Toc127886907 \h </w:instrText>
      </w:r>
      <w:r>
        <w:rPr>
          <w:noProof/>
        </w:rPr>
      </w:r>
      <w:r>
        <w:rPr>
          <w:noProof/>
        </w:rPr>
        <w:fldChar w:fldCharType="separate"/>
      </w:r>
      <w:r w:rsidR="00A31284">
        <w:rPr>
          <w:noProof/>
        </w:rPr>
        <w:t>19</w:t>
      </w:r>
      <w:r>
        <w:rPr>
          <w:noProof/>
        </w:rPr>
        <w:fldChar w:fldCharType="end"/>
      </w:r>
    </w:p>
    <w:p w14:paraId="2F3427CF" w14:textId="79EF7EDC" w:rsidR="00893E3C" w:rsidRDefault="00893E3C">
      <w:pPr>
        <w:pStyle w:val="TOC1"/>
        <w:rPr>
          <w:rFonts w:asciiTheme="minorHAnsi" w:eastAsiaTheme="minorEastAsia" w:hAnsiTheme="minorHAnsi" w:cstheme="minorBidi"/>
          <w:b w:val="0"/>
          <w:snapToGrid/>
          <w:sz w:val="22"/>
          <w:szCs w:val="22"/>
        </w:rPr>
      </w:pPr>
      <w:r w:rsidRPr="008704CF">
        <w:rPr>
          <w:u w:val="single"/>
        </w:rPr>
        <w:t>ARTICLE XI</w:t>
      </w:r>
      <w:r>
        <w:tab/>
      </w:r>
      <w:r>
        <w:fldChar w:fldCharType="begin"/>
      </w:r>
      <w:r>
        <w:instrText xml:space="preserve"> PAGEREF _Toc127886908 \h </w:instrText>
      </w:r>
      <w:r>
        <w:fldChar w:fldCharType="separate"/>
      </w:r>
      <w:r w:rsidR="00A31284">
        <w:t>20</w:t>
      </w:r>
      <w:r>
        <w:fldChar w:fldCharType="end"/>
      </w:r>
    </w:p>
    <w:p w14:paraId="7EE7F37B" w14:textId="5DB896F4"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CONDEMNATION</w:t>
      </w:r>
      <w:r>
        <w:rPr>
          <w:noProof/>
        </w:rPr>
        <w:tab/>
      </w:r>
      <w:r>
        <w:rPr>
          <w:noProof/>
        </w:rPr>
        <w:fldChar w:fldCharType="begin"/>
      </w:r>
      <w:r>
        <w:rPr>
          <w:noProof/>
        </w:rPr>
        <w:instrText xml:space="preserve"> PAGEREF _Toc127886909 \h </w:instrText>
      </w:r>
      <w:r>
        <w:rPr>
          <w:noProof/>
        </w:rPr>
      </w:r>
      <w:r>
        <w:rPr>
          <w:noProof/>
        </w:rPr>
        <w:fldChar w:fldCharType="separate"/>
      </w:r>
      <w:r w:rsidR="00A31284">
        <w:rPr>
          <w:noProof/>
        </w:rPr>
        <w:t>20</w:t>
      </w:r>
      <w:r>
        <w:rPr>
          <w:noProof/>
        </w:rPr>
        <w:fldChar w:fldCharType="end"/>
      </w:r>
    </w:p>
    <w:p w14:paraId="2374BA3C" w14:textId="1D6B4F74"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11.1. </w:t>
      </w:r>
      <w:r w:rsidRPr="008704CF">
        <w:rPr>
          <w:b/>
          <w:noProof/>
        </w:rPr>
        <w:t>Eminent Domain</w:t>
      </w:r>
      <w:r>
        <w:rPr>
          <w:noProof/>
        </w:rPr>
        <w:tab/>
      </w:r>
      <w:r>
        <w:rPr>
          <w:noProof/>
        </w:rPr>
        <w:fldChar w:fldCharType="begin"/>
      </w:r>
      <w:r>
        <w:rPr>
          <w:noProof/>
        </w:rPr>
        <w:instrText xml:space="preserve"> PAGEREF _Toc127886910 \h </w:instrText>
      </w:r>
      <w:r>
        <w:rPr>
          <w:noProof/>
        </w:rPr>
      </w:r>
      <w:r>
        <w:rPr>
          <w:noProof/>
        </w:rPr>
        <w:fldChar w:fldCharType="separate"/>
      </w:r>
      <w:r w:rsidR="00A31284">
        <w:rPr>
          <w:noProof/>
        </w:rPr>
        <w:t>20</w:t>
      </w:r>
      <w:r>
        <w:rPr>
          <w:noProof/>
        </w:rPr>
        <w:fldChar w:fldCharType="end"/>
      </w:r>
    </w:p>
    <w:p w14:paraId="50194FB6" w14:textId="33EBB739"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11.2. </w:t>
      </w:r>
      <w:r w:rsidRPr="008704CF">
        <w:rPr>
          <w:b/>
          <w:noProof/>
        </w:rPr>
        <w:t>Rent Apportionment</w:t>
      </w:r>
      <w:r>
        <w:rPr>
          <w:noProof/>
        </w:rPr>
        <w:tab/>
      </w:r>
      <w:r>
        <w:rPr>
          <w:noProof/>
        </w:rPr>
        <w:fldChar w:fldCharType="begin"/>
      </w:r>
      <w:r>
        <w:rPr>
          <w:noProof/>
        </w:rPr>
        <w:instrText xml:space="preserve"> PAGEREF _Toc127886911 \h </w:instrText>
      </w:r>
      <w:r>
        <w:rPr>
          <w:noProof/>
        </w:rPr>
      </w:r>
      <w:r>
        <w:rPr>
          <w:noProof/>
        </w:rPr>
        <w:fldChar w:fldCharType="separate"/>
      </w:r>
      <w:r w:rsidR="00A31284">
        <w:rPr>
          <w:noProof/>
        </w:rPr>
        <w:t>20</w:t>
      </w:r>
      <w:r>
        <w:rPr>
          <w:noProof/>
        </w:rPr>
        <w:fldChar w:fldCharType="end"/>
      </w:r>
    </w:p>
    <w:p w14:paraId="7613D0A1" w14:textId="6D9181B5" w:rsidR="00893E3C" w:rsidRDefault="00893E3C">
      <w:pPr>
        <w:pStyle w:val="TOC1"/>
        <w:rPr>
          <w:rFonts w:asciiTheme="minorHAnsi" w:eastAsiaTheme="minorEastAsia" w:hAnsiTheme="minorHAnsi" w:cstheme="minorBidi"/>
          <w:b w:val="0"/>
          <w:snapToGrid/>
          <w:sz w:val="22"/>
          <w:szCs w:val="22"/>
        </w:rPr>
      </w:pPr>
      <w:r w:rsidRPr="008704CF">
        <w:rPr>
          <w:u w:val="single"/>
        </w:rPr>
        <w:t>ARTICLE XII</w:t>
      </w:r>
      <w:r>
        <w:tab/>
      </w:r>
      <w:r>
        <w:fldChar w:fldCharType="begin"/>
      </w:r>
      <w:r>
        <w:instrText xml:space="preserve"> PAGEREF _Toc127886912 \h </w:instrText>
      </w:r>
      <w:r>
        <w:fldChar w:fldCharType="separate"/>
      </w:r>
      <w:r w:rsidR="00A31284">
        <w:t>20</w:t>
      </w:r>
      <w:r>
        <w:fldChar w:fldCharType="end"/>
      </w:r>
    </w:p>
    <w:p w14:paraId="7137B6AF" w14:textId="1DF72A7B"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ASSIGNMENT, SUBLETTING AND ENCUMBERING LEASE</w:t>
      </w:r>
      <w:r>
        <w:rPr>
          <w:noProof/>
        </w:rPr>
        <w:tab/>
      </w:r>
      <w:r>
        <w:rPr>
          <w:noProof/>
        </w:rPr>
        <w:fldChar w:fldCharType="begin"/>
      </w:r>
      <w:r>
        <w:rPr>
          <w:noProof/>
        </w:rPr>
        <w:instrText xml:space="preserve"> PAGEREF _Toc127886913 \h </w:instrText>
      </w:r>
      <w:r>
        <w:rPr>
          <w:noProof/>
        </w:rPr>
      </w:r>
      <w:r>
        <w:rPr>
          <w:noProof/>
        </w:rPr>
        <w:fldChar w:fldCharType="separate"/>
      </w:r>
      <w:r w:rsidR="00A31284">
        <w:rPr>
          <w:noProof/>
        </w:rPr>
        <w:t>20</w:t>
      </w:r>
      <w:r>
        <w:rPr>
          <w:noProof/>
        </w:rPr>
        <w:fldChar w:fldCharType="end"/>
      </w:r>
    </w:p>
    <w:p w14:paraId="01683DB5" w14:textId="6CBF7336"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12.1. </w:t>
      </w:r>
      <w:r w:rsidRPr="008704CF">
        <w:rPr>
          <w:b/>
          <w:noProof/>
        </w:rPr>
        <w:t>No</w:t>
      </w:r>
      <w:r>
        <w:rPr>
          <w:noProof/>
        </w:rPr>
        <w:t xml:space="preserve"> </w:t>
      </w:r>
      <w:r w:rsidRPr="008704CF">
        <w:rPr>
          <w:b/>
          <w:noProof/>
        </w:rPr>
        <w:t>Assignment, Subletting or Encumbering of Lease</w:t>
      </w:r>
      <w:r>
        <w:rPr>
          <w:noProof/>
        </w:rPr>
        <w:tab/>
      </w:r>
      <w:r>
        <w:rPr>
          <w:noProof/>
        </w:rPr>
        <w:fldChar w:fldCharType="begin"/>
      </w:r>
      <w:r>
        <w:rPr>
          <w:noProof/>
        </w:rPr>
        <w:instrText xml:space="preserve"> PAGEREF _Toc127886914 \h </w:instrText>
      </w:r>
      <w:r>
        <w:rPr>
          <w:noProof/>
        </w:rPr>
      </w:r>
      <w:r>
        <w:rPr>
          <w:noProof/>
        </w:rPr>
        <w:fldChar w:fldCharType="separate"/>
      </w:r>
      <w:r w:rsidR="00A31284">
        <w:rPr>
          <w:noProof/>
        </w:rPr>
        <w:t>20</w:t>
      </w:r>
      <w:r>
        <w:rPr>
          <w:noProof/>
        </w:rPr>
        <w:fldChar w:fldCharType="end"/>
      </w:r>
    </w:p>
    <w:p w14:paraId="1713EC0C" w14:textId="197AFB6B"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12.2. </w:t>
      </w:r>
      <w:r w:rsidRPr="008704CF">
        <w:rPr>
          <w:b/>
          <w:noProof/>
        </w:rPr>
        <w:t>Assignment or Sublet</w:t>
      </w:r>
      <w:r>
        <w:rPr>
          <w:noProof/>
        </w:rPr>
        <w:tab/>
      </w:r>
      <w:r>
        <w:rPr>
          <w:noProof/>
        </w:rPr>
        <w:fldChar w:fldCharType="begin"/>
      </w:r>
      <w:r>
        <w:rPr>
          <w:noProof/>
        </w:rPr>
        <w:instrText xml:space="preserve"> PAGEREF _Toc127886915 \h </w:instrText>
      </w:r>
      <w:r>
        <w:rPr>
          <w:noProof/>
        </w:rPr>
      </w:r>
      <w:r>
        <w:rPr>
          <w:noProof/>
        </w:rPr>
        <w:fldChar w:fldCharType="separate"/>
      </w:r>
      <w:r w:rsidR="00A31284">
        <w:rPr>
          <w:noProof/>
        </w:rPr>
        <w:t>21</w:t>
      </w:r>
      <w:r>
        <w:rPr>
          <w:noProof/>
        </w:rPr>
        <w:fldChar w:fldCharType="end"/>
      </w:r>
    </w:p>
    <w:p w14:paraId="7253510A" w14:textId="4DE57DC0"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12.3. </w:t>
      </w:r>
      <w:r w:rsidRPr="008704CF">
        <w:rPr>
          <w:b/>
          <w:noProof/>
        </w:rPr>
        <w:t>Transfer of Landlord’s Interest</w:t>
      </w:r>
      <w:r>
        <w:rPr>
          <w:noProof/>
        </w:rPr>
        <w:tab/>
      </w:r>
      <w:r>
        <w:rPr>
          <w:noProof/>
        </w:rPr>
        <w:fldChar w:fldCharType="begin"/>
      </w:r>
      <w:r>
        <w:rPr>
          <w:noProof/>
        </w:rPr>
        <w:instrText xml:space="preserve"> PAGEREF _Toc127886916 \h </w:instrText>
      </w:r>
      <w:r>
        <w:rPr>
          <w:noProof/>
        </w:rPr>
      </w:r>
      <w:r>
        <w:rPr>
          <w:noProof/>
        </w:rPr>
        <w:fldChar w:fldCharType="separate"/>
      </w:r>
      <w:r w:rsidR="00A31284">
        <w:rPr>
          <w:noProof/>
        </w:rPr>
        <w:t>22</w:t>
      </w:r>
      <w:r>
        <w:rPr>
          <w:noProof/>
        </w:rPr>
        <w:fldChar w:fldCharType="end"/>
      </w:r>
    </w:p>
    <w:p w14:paraId="0158D952" w14:textId="7EB94D04"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12.4. </w:t>
      </w:r>
      <w:r w:rsidRPr="008704CF">
        <w:rPr>
          <w:b/>
          <w:noProof/>
        </w:rPr>
        <w:t>Recapture of Premises</w:t>
      </w:r>
      <w:r>
        <w:rPr>
          <w:noProof/>
        </w:rPr>
        <w:tab/>
      </w:r>
      <w:r>
        <w:rPr>
          <w:noProof/>
        </w:rPr>
        <w:fldChar w:fldCharType="begin"/>
      </w:r>
      <w:r>
        <w:rPr>
          <w:noProof/>
        </w:rPr>
        <w:instrText xml:space="preserve"> PAGEREF _Toc127886917 \h </w:instrText>
      </w:r>
      <w:r>
        <w:rPr>
          <w:noProof/>
        </w:rPr>
      </w:r>
      <w:r>
        <w:rPr>
          <w:noProof/>
        </w:rPr>
        <w:fldChar w:fldCharType="separate"/>
      </w:r>
      <w:r w:rsidR="00A31284">
        <w:rPr>
          <w:noProof/>
        </w:rPr>
        <w:t>22</w:t>
      </w:r>
      <w:r>
        <w:rPr>
          <w:noProof/>
        </w:rPr>
        <w:fldChar w:fldCharType="end"/>
      </w:r>
    </w:p>
    <w:p w14:paraId="4895D137" w14:textId="36287180"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12.5. </w:t>
      </w:r>
      <w:r w:rsidRPr="008704CF">
        <w:rPr>
          <w:b/>
          <w:noProof/>
        </w:rPr>
        <w:t>Continuing Liability</w:t>
      </w:r>
      <w:r>
        <w:rPr>
          <w:noProof/>
        </w:rPr>
        <w:tab/>
      </w:r>
      <w:r>
        <w:rPr>
          <w:noProof/>
        </w:rPr>
        <w:fldChar w:fldCharType="begin"/>
      </w:r>
      <w:r>
        <w:rPr>
          <w:noProof/>
        </w:rPr>
        <w:instrText xml:space="preserve"> PAGEREF _Toc127886918 \h </w:instrText>
      </w:r>
      <w:r>
        <w:rPr>
          <w:noProof/>
        </w:rPr>
      </w:r>
      <w:r>
        <w:rPr>
          <w:noProof/>
        </w:rPr>
        <w:fldChar w:fldCharType="separate"/>
      </w:r>
      <w:r w:rsidR="00A31284">
        <w:rPr>
          <w:noProof/>
        </w:rPr>
        <w:t>22</w:t>
      </w:r>
      <w:r>
        <w:rPr>
          <w:noProof/>
        </w:rPr>
        <w:fldChar w:fldCharType="end"/>
      </w:r>
    </w:p>
    <w:p w14:paraId="36880E30" w14:textId="66262745" w:rsidR="00893E3C" w:rsidRDefault="00893E3C">
      <w:pPr>
        <w:pStyle w:val="TOC1"/>
        <w:rPr>
          <w:rFonts w:asciiTheme="minorHAnsi" w:eastAsiaTheme="minorEastAsia" w:hAnsiTheme="minorHAnsi" w:cstheme="minorBidi"/>
          <w:b w:val="0"/>
          <w:snapToGrid/>
          <w:sz w:val="22"/>
          <w:szCs w:val="22"/>
        </w:rPr>
      </w:pPr>
      <w:r w:rsidRPr="008704CF">
        <w:rPr>
          <w:u w:val="single"/>
        </w:rPr>
        <w:t>ARTICLE XIII</w:t>
      </w:r>
      <w:r>
        <w:tab/>
      </w:r>
      <w:r>
        <w:fldChar w:fldCharType="begin"/>
      </w:r>
      <w:r>
        <w:instrText xml:space="preserve"> PAGEREF _Toc127886919 \h </w:instrText>
      </w:r>
      <w:r>
        <w:fldChar w:fldCharType="separate"/>
      </w:r>
      <w:r w:rsidR="00A31284">
        <w:t>22</w:t>
      </w:r>
      <w:r>
        <w:fldChar w:fldCharType="end"/>
      </w:r>
    </w:p>
    <w:p w14:paraId="1C951943" w14:textId="5C2AFD10"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SUBORDINATION, ATTORNMENT, FINANCING AND ESTOPPEL CERTIFICATE</w:t>
      </w:r>
      <w:r>
        <w:rPr>
          <w:noProof/>
        </w:rPr>
        <w:tab/>
      </w:r>
      <w:r>
        <w:rPr>
          <w:noProof/>
        </w:rPr>
        <w:fldChar w:fldCharType="begin"/>
      </w:r>
      <w:r>
        <w:rPr>
          <w:noProof/>
        </w:rPr>
        <w:instrText xml:space="preserve"> PAGEREF _Toc127886920 \h </w:instrText>
      </w:r>
      <w:r>
        <w:rPr>
          <w:noProof/>
        </w:rPr>
      </w:r>
      <w:r>
        <w:rPr>
          <w:noProof/>
        </w:rPr>
        <w:fldChar w:fldCharType="separate"/>
      </w:r>
      <w:r w:rsidR="00A31284">
        <w:rPr>
          <w:noProof/>
        </w:rPr>
        <w:t>22</w:t>
      </w:r>
      <w:r>
        <w:rPr>
          <w:noProof/>
        </w:rPr>
        <w:fldChar w:fldCharType="end"/>
      </w:r>
    </w:p>
    <w:p w14:paraId="1EF6E04E" w14:textId="13146381"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13.1. </w:t>
      </w:r>
      <w:r w:rsidRPr="008704CF">
        <w:rPr>
          <w:b/>
          <w:noProof/>
        </w:rPr>
        <w:t>Subordination</w:t>
      </w:r>
      <w:r>
        <w:rPr>
          <w:noProof/>
        </w:rPr>
        <w:tab/>
      </w:r>
      <w:r>
        <w:rPr>
          <w:noProof/>
        </w:rPr>
        <w:fldChar w:fldCharType="begin"/>
      </w:r>
      <w:r>
        <w:rPr>
          <w:noProof/>
        </w:rPr>
        <w:instrText xml:space="preserve"> PAGEREF _Toc127886921 \h </w:instrText>
      </w:r>
      <w:r>
        <w:rPr>
          <w:noProof/>
        </w:rPr>
      </w:r>
      <w:r>
        <w:rPr>
          <w:noProof/>
        </w:rPr>
        <w:fldChar w:fldCharType="separate"/>
      </w:r>
      <w:r w:rsidR="00A31284">
        <w:rPr>
          <w:noProof/>
        </w:rPr>
        <w:t>22</w:t>
      </w:r>
      <w:r>
        <w:rPr>
          <w:noProof/>
        </w:rPr>
        <w:fldChar w:fldCharType="end"/>
      </w:r>
    </w:p>
    <w:p w14:paraId="0007D653" w14:textId="1C393BF4"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13.2. </w:t>
      </w:r>
      <w:r w:rsidRPr="008704CF">
        <w:rPr>
          <w:b/>
          <w:noProof/>
        </w:rPr>
        <w:t>Attornment</w:t>
      </w:r>
      <w:r>
        <w:rPr>
          <w:noProof/>
        </w:rPr>
        <w:tab/>
      </w:r>
      <w:r>
        <w:rPr>
          <w:noProof/>
        </w:rPr>
        <w:fldChar w:fldCharType="begin"/>
      </w:r>
      <w:r>
        <w:rPr>
          <w:noProof/>
        </w:rPr>
        <w:instrText xml:space="preserve"> PAGEREF _Toc127886922 \h </w:instrText>
      </w:r>
      <w:r>
        <w:rPr>
          <w:noProof/>
        </w:rPr>
      </w:r>
      <w:r>
        <w:rPr>
          <w:noProof/>
        </w:rPr>
        <w:fldChar w:fldCharType="separate"/>
      </w:r>
      <w:r w:rsidR="00A31284">
        <w:rPr>
          <w:noProof/>
        </w:rPr>
        <w:t>23</w:t>
      </w:r>
      <w:r>
        <w:rPr>
          <w:noProof/>
        </w:rPr>
        <w:fldChar w:fldCharType="end"/>
      </w:r>
    </w:p>
    <w:p w14:paraId="47B5D44A" w14:textId="3ADDD3F3"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13.3. </w:t>
      </w:r>
      <w:r w:rsidRPr="008704CF">
        <w:rPr>
          <w:b/>
          <w:noProof/>
        </w:rPr>
        <w:t>Estoppel Certificate</w:t>
      </w:r>
      <w:r>
        <w:rPr>
          <w:noProof/>
        </w:rPr>
        <w:tab/>
      </w:r>
      <w:r>
        <w:rPr>
          <w:noProof/>
        </w:rPr>
        <w:fldChar w:fldCharType="begin"/>
      </w:r>
      <w:r>
        <w:rPr>
          <w:noProof/>
        </w:rPr>
        <w:instrText xml:space="preserve"> PAGEREF _Toc127886923 \h </w:instrText>
      </w:r>
      <w:r>
        <w:rPr>
          <w:noProof/>
        </w:rPr>
      </w:r>
      <w:r>
        <w:rPr>
          <w:noProof/>
        </w:rPr>
        <w:fldChar w:fldCharType="separate"/>
      </w:r>
      <w:r w:rsidR="00A31284">
        <w:rPr>
          <w:noProof/>
        </w:rPr>
        <w:t>23</w:t>
      </w:r>
      <w:r>
        <w:rPr>
          <w:noProof/>
        </w:rPr>
        <w:fldChar w:fldCharType="end"/>
      </w:r>
    </w:p>
    <w:p w14:paraId="259E062F" w14:textId="35E3F0DD" w:rsidR="00893E3C" w:rsidRDefault="00893E3C">
      <w:pPr>
        <w:pStyle w:val="TOC1"/>
        <w:rPr>
          <w:rFonts w:asciiTheme="minorHAnsi" w:eastAsiaTheme="minorEastAsia" w:hAnsiTheme="minorHAnsi" w:cstheme="minorBidi"/>
          <w:b w:val="0"/>
          <w:snapToGrid/>
          <w:sz w:val="22"/>
          <w:szCs w:val="22"/>
        </w:rPr>
      </w:pPr>
      <w:r w:rsidRPr="008704CF">
        <w:rPr>
          <w:u w:val="single"/>
        </w:rPr>
        <w:t>ARTICLE XIV</w:t>
      </w:r>
      <w:r>
        <w:tab/>
      </w:r>
      <w:r>
        <w:fldChar w:fldCharType="begin"/>
      </w:r>
      <w:r>
        <w:instrText xml:space="preserve"> PAGEREF _Toc127886924 \h </w:instrText>
      </w:r>
      <w:r>
        <w:fldChar w:fldCharType="separate"/>
      </w:r>
      <w:r w:rsidR="00A31284">
        <w:t>24</w:t>
      </w:r>
      <w:r>
        <w:fldChar w:fldCharType="end"/>
      </w:r>
    </w:p>
    <w:p w14:paraId="3A5FFE62" w14:textId="76182128"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ADVERTISING AND PROMOTION</w:t>
      </w:r>
      <w:r>
        <w:rPr>
          <w:noProof/>
        </w:rPr>
        <w:tab/>
      </w:r>
      <w:r>
        <w:rPr>
          <w:noProof/>
        </w:rPr>
        <w:fldChar w:fldCharType="begin"/>
      </w:r>
      <w:r>
        <w:rPr>
          <w:noProof/>
        </w:rPr>
        <w:instrText xml:space="preserve"> PAGEREF _Toc127886925 \h </w:instrText>
      </w:r>
      <w:r>
        <w:rPr>
          <w:noProof/>
        </w:rPr>
      </w:r>
      <w:r>
        <w:rPr>
          <w:noProof/>
        </w:rPr>
        <w:fldChar w:fldCharType="separate"/>
      </w:r>
      <w:r w:rsidR="00A31284">
        <w:rPr>
          <w:noProof/>
        </w:rPr>
        <w:t>24</w:t>
      </w:r>
      <w:r>
        <w:rPr>
          <w:noProof/>
        </w:rPr>
        <w:fldChar w:fldCharType="end"/>
      </w:r>
    </w:p>
    <w:p w14:paraId="0FAED01E" w14:textId="687D0AC9"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14.1. </w:t>
      </w:r>
      <w:r w:rsidRPr="008704CF">
        <w:rPr>
          <w:b/>
          <w:noProof/>
        </w:rPr>
        <w:t>Promotion Fund</w:t>
      </w:r>
      <w:r>
        <w:rPr>
          <w:noProof/>
        </w:rPr>
        <w:tab/>
      </w:r>
      <w:r>
        <w:rPr>
          <w:noProof/>
        </w:rPr>
        <w:fldChar w:fldCharType="begin"/>
      </w:r>
      <w:r>
        <w:rPr>
          <w:noProof/>
        </w:rPr>
        <w:instrText xml:space="preserve"> PAGEREF _Toc127886926 \h </w:instrText>
      </w:r>
      <w:r>
        <w:rPr>
          <w:noProof/>
        </w:rPr>
      </w:r>
      <w:r>
        <w:rPr>
          <w:noProof/>
        </w:rPr>
        <w:fldChar w:fldCharType="separate"/>
      </w:r>
      <w:r w:rsidR="00A31284">
        <w:rPr>
          <w:noProof/>
        </w:rPr>
        <w:t>24</w:t>
      </w:r>
      <w:r>
        <w:rPr>
          <w:noProof/>
        </w:rPr>
        <w:fldChar w:fldCharType="end"/>
      </w:r>
    </w:p>
    <w:p w14:paraId="4072D28F" w14:textId="30336187"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14.2. </w:t>
      </w:r>
      <w:r w:rsidRPr="008704CF">
        <w:rPr>
          <w:b/>
          <w:noProof/>
        </w:rPr>
        <w:t>Promotion Fund Contribution</w:t>
      </w:r>
      <w:r>
        <w:rPr>
          <w:noProof/>
        </w:rPr>
        <w:tab/>
      </w:r>
      <w:r>
        <w:rPr>
          <w:noProof/>
        </w:rPr>
        <w:fldChar w:fldCharType="begin"/>
      </w:r>
      <w:r>
        <w:rPr>
          <w:noProof/>
        </w:rPr>
        <w:instrText xml:space="preserve"> PAGEREF _Toc127886927 \h </w:instrText>
      </w:r>
      <w:r>
        <w:rPr>
          <w:noProof/>
        </w:rPr>
      </w:r>
      <w:r>
        <w:rPr>
          <w:noProof/>
        </w:rPr>
        <w:fldChar w:fldCharType="separate"/>
      </w:r>
      <w:r w:rsidR="00A31284">
        <w:rPr>
          <w:noProof/>
        </w:rPr>
        <w:t>24</w:t>
      </w:r>
      <w:r>
        <w:rPr>
          <w:noProof/>
        </w:rPr>
        <w:fldChar w:fldCharType="end"/>
      </w:r>
    </w:p>
    <w:p w14:paraId="1004929E" w14:textId="03B7CCF1" w:rsidR="00893E3C" w:rsidRDefault="00893E3C">
      <w:pPr>
        <w:pStyle w:val="TOC1"/>
        <w:rPr>
          <w:rFonts w:asciiTheme="minorHAnsi" w:eastAsiaTheme="minorEastAsia" w:hAnsiTheme="minorHAnsi" w:cstheme="minorBidi"/>
          <w:b w:val="0"/>
          <w:snapToGrid/>
          <w:sz w:val="22"/>
          <w:szCs w:val="22"/>
        </w:rPr>
      </w:pPr>
      <w:r w:rsidRPr="008704CF">
        <w:rPr>
          <w:u w:val="single"/>
        </w:rPr>
        <w:t>ARTICLE XV</w:t>
      </w:r>
      <w:r>
        <w:tab/>
      </w:r>
      <w:r>
        <w:fldChar w:fldCharType="begin"/>
      </w:r>
      <w:r>
        <w:instrText xml:space="preserve"> PAGEREF _Toc127886928 \h </w:instrText>
      </w:r>
      <w:r>
        <w:fldChar w:fldCharType="separate"/>
      </w:r>
      <w:r w:rsidR="00A31284">
        <w:t>24</w:t>
      </w:r>
      <w:r>
        <w:fldChar w:fldCharType="end"/>
      </w:r>
    </w:p>
    <w:p w14:paraId="1A7962A2" w14:textId="0E1F3BAC"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DEFAULT AND REMEDIES</w:t>
      </w:r>
      <w:r>
        <w:rPr>
          <w:noProof/>
        </w:rPr>
        <w:tab/>
      </w:r>
      <w:r>
        <w:rPr>
          <w:noProof/>
        </w:rPr>
        <w:fldChar w:fldCharType="begin"/>
      </w:r>
      <w:r>
        <w:rPr>
          <w:noProof/>
        </w:rPr>
        <w:instrText xml:space="preserve"> PAGEREF _Toc127886929 \h </w:instrText>
      </w:r>
      <w:r>
        <w:rPr>
          <w:noProof/>
        </w:rPr>
      </w:r>
      <w:r>
        <w:rPr>
          <w:noProof/>
        </w:rPr>
        <w:fldChar w:fldCharType="separate"/>
      </w:r>
      <w:r w:rsidR="00A31284">
        <w:rPr>
          <w:noProof/>
        </w:rPr>
        <w:t>24</w:t>
      </w:r>
      <w:r>
        <w:rPr>
          <w:noProof/>
        </w:rPr>
        <w:fldChar w:fldCharType="end"/>
      </w:r>
    </w:p>
    <w:p w14:paraId="3DC9B346" w14:textId="58D40FED"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15.1. </w:t>
      </w:r>
      <w:r w:rsidRPr="008704CF">
        <w:rPr>
          <w:b/>
          <w:noProof/>
        </w:rPr>
        <w:t>Elements of Default</w:t>
      </w:r>
      <w:r>
        <w:rPr>
          <w:noProof/>
        </w:rPr>
        <w:tab/>
      </w:r>
      <w:r>
        <w:rPr>
          <w:noProof/>
        </w:rPr>
        <w:fldChar w:fldCharType="begin"/>
      </w:r>
      <w:r>
        <w:rPr>
          <w:noProof/>
        </w:rPr>
        <w:instrText xml:space="preserve"> PAGEREF _Toc127886930 \h </w:instrText>
      </w:r>
      <w:r>
        <w:rPr>
          <w:noProof/>
        </w:rPr>
      </w:r>
      <w:r>
        <w:rPr>
          <w:noProof/>
        </w:rPr>
        <w:fldChar w:fldCharType="separate"/>
      </w:r>
      <w:r w:rsidR="00A31284">
        <w:rPr>
          <w:noProof/>
        </w:rPr>
        <w:t>24</w:t>
      </w:r>
      <w:r>
        <w:rPr>
          <w:noProof/>
        </w:rPr>
        <w:fldChar w:fldCharType="end"/>
      </w:r>
    </w:p>
    <w:p w14:paraId="7DEF56C6" w14:textId="2899338F"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15.2. </w:t>
      </w:r>
      <w:r w:rsidRPr="008704CF">
        <w:rPr>
          <w:b/>
          <w:noProof/>
        </w:rPr>
        <w:t>Landlord’s Remedies</w:t>
      </w:r>
      <w:r>
        <w:rPr>
          <w:noProof/>
        </w:rPr>
        <w:tab/>
      </w:r>
      <w:r>
        <w:rPr>
          <w:noProof/>
        </w:rPr>
        <w:fldChar w:fldCharType="begin"/>
      </w:r>
      <w:r>
        <w:rPr>
          <w:noProof/>
        </w:rPr>
        <w:instrText xml:space="preserve"> PAGEREF _Toc127886931 \h </w:instrText>
      </w:r>
      <w:r>
        <w:rPr>
          <w:noProof/>
        </w:rPr>
      </w:r>
      <w:r>
        <w:rPr>
          <w:noProof/>
        </w:rPr>
        <w:fldChar w:fldCharType="separate"/>
      </w:r>
      <w:r w:rsidR="00A31284">
        <w:rPr>
          <w:noProof/>
        </w:rPr>
        <w:t>24</w:t>
      </w:r>
      <w:r>
        <w:rPr>
          <w:noProof/>
        </w:rPr>
        <w:fldChar w:fldCharType="end"/>
      </w:r>
    </w:p>
    <w:p w14:paraId="61E0DBAB" w14:textId="12B4A89B"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15.3. </w:t>
      </w:r>
      <w:r w:rsidRPr="008704CF">
        <w:rPr>
          <w:b/>
          <w:noProof/>
        </w:rPr>
        <w:t>Bankruptcy</w:t>
      </w:r>
      <w:r>
        <w:rPr>
          <w:noProof/>
        </w:rPr>
        <w:tab/>
      </w:r>
      <w:r>
        <w:rPr>
          <w:noProof/>
        </w:rPr>
        <w:fldChar w:fldCharType="begin"/>
      </w:r>
      <w:r>
        <w:rPr>
          <w:noProof/>
        </w:rPr>
        <w:instrText xml:space="preserve"> PAGEREF _Toc127886932 \h </w:instrText>
      </w:r>
      <w:r>
        <w:rPr>
          <w:noProof/>
        </w:rPr>
      </w:r>
      <w:r>
        <w:rPr>
          <w:noProof/>
        </w:rPr>
        <w:fldChar w:fldCharType="separate"/>
      </w:r>
      <w:r w:rsidR="00A31284">
        <w:rPr>
          <w:noProof/>
        </w:rPr>
        <w:t>27</w:t>
      </w:r>
      <w:r>
        <w:rPr>
          <w:noProof/>
        </w:rPr>
        <w:fldChar w:fldCharType="end"/>
      </w:r>
    </w:p>
    <w:p w14:paraId="0A582523" w14:textId="33855A5B"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15.4. </w:t>
      </w:r>
      <w:r w:rsidRPr="008704CF">
        <w:rPr>
          <w:b/>
          <w:noProof/>
        </w:rPr>
        <w:t>Additional Remedies and Waivers</w:t>
      </w:r>
      <w:r>
        <w:rPr>
          <w:noProof/>
        </w:rPr>
        <w:tab/>
      </w:r>
      <w:r>
        <w:rPr>
          <w:noProof/>
        </w:rPr>
        <w:fldChar w:fldCharType="begin"/>
      </w:r>
      <w:r>
        <w:rPr>
          <w:noProof/>
        </w:rPr>
        <w:instrText xml:space="preserve"> PAGEREF _Toc127886933 \h </w:instrText>
      </w:r>
      <w:r>
        <w:rPr>
          <w:noProof/>
        </w:rPr>
      </w:r>
      <w:r>
        <w:rPr>
          <w:noProof/>
        </w:rPr>
        <w:fldChar w:fldCharType="separate"/>
      </w:r>
      <w:r w:rsidR="00A31284">
        <w:rPr>
          <w:noProof/>
        </w:rPr>
        <w:t>27</w:t>
      </w:r>
      <w:r>
        <w:rPr>
          <w:noProof/>
        </w:rPr>
        <w:fldChar w:fldCharType="end"/>
      </w:r>
    </w:p>
    <w:p w14:paraId="72956669" w14:textId="706D12F0"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15.5. </w:t>
      </w:r>
      <w:r w:rsidRPr="008704CF">
        <w:rPr>
          <w:b/>
          <w:noProof/>
        </w:rPr>
        <w:t>Landlord’s Cure of Default</w:t>
      </w:r>
      <w:r>
        <w:rPr>
          <w:noProof/>
        </w:rPr>
        <w:tab/>
      </w:r>
      <w:r>
        <w:rPr>
          <w:noProof/>
        </w:rPr>
        <w:fldChar w:fldCharType="begin"/>
      </w:r>
      <w:r>
        <w:rPr>
          <w:noProof/>
        </w:rPr>
        <w:instrText xml:space="preserve"> PAGEREF _Toc127886934 \h </w:instrText>
      </w:r>
      <w:r>
        <w:rPr>
          <w:noProof/>
        </w:rPr>
      </w:r>
      <w:r>
        <w:rPr>
          <w:noProof/>
        </w:rPr>
        <w:fldChar w:fldCharType="separate"/>
      </w:r>
      <w:r w:rsidR="00A31284">
        <w:rPr>
          <w:noProof/>
        </w:rPr>
        <w:t>27</w:t>
      </w:r>
      <w:r>
        <w:rPr>
          <w:noProof/>
        </w:rPr>
        <w:fldChar w:fldCharType="end"/>
      </w:r>
    </w:p>
    <w:p w14:paraId="6886BAE9" w14:textId="793D995A" w:rsidR="00893E3C" w:rsidRDefault="00893E3C">
      <w:pPr>
        <w:pStyle w:val="TOC1"/>
        <w:rPr>
          <w:rFonts w:asciiTheme="minorHAnsi" w:eastAsiaTheme="minorEastAsia" w:hAnsiTheme="minorHAnsi" w:cstheme="minorBidi"/>
          <w:b w:val="0"/>
          <w:snapToGrid/>
          <w:sz w:val="22"/>
          <w:szCs w:val="22"/>
        </w:rPr>
      </w:pPr>
      <w:r w:rsidRPr="008704CF">
        <w:rPr>
          <w:u w:val="single"/>
        </w:rPr>
        <w:t>ARTICLE XVI</w:t>
      </w:r>
      <w:r>
        <w:tab/>
      </w:r>
      <w:r>
        <w:fldChar w:fldCharType="begin"/>
      </w:r>
      <w:r>
        <w:instrText xml:space="preserve"> PAGEREF _Toc127886935 \h </w:instrText>
      </w:r>
      <w:r>
        <w:fldChar w:fldCharType="separate"/>
      </w:r>
      <w:r w:rsidR="00A31284">
        <w:t>27</w:t>
      </w:r>
      <w:r>
        <w:fldChar w:fldCharType="end"/>
      </w:r>
    </w:p>
    <w:p w14:paraId="13BD64B9" w14:textId="34071C32"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RIGHT OF ACCESS</w:t>
      </w:r>
      <w:r>
        <w:rPr>
          <w:noProof/>
        </w:rPr>
        <w:tab/>
      </w:r>
      <w:r>
        <w:rPr>
          <w:noProof/>
        </w:rPr>
        <w:fldChar w:fldCharType="begin"/>
      </w:r>
      <w:r>
        <w:rPr>
          <w:noProof/>
        </w:rPr>
        <w:instrText xml:space="preserve"> PAGEREF _Toc127886936 \h </w:instrText>
      </w:r>
      <w:r>
        <w:rPr>
          <w:noProof/>
        </w:rPr>
      </w:r>
      <w:r>
        <w:rPr>
          <w:noProof/>
        </w:rPr>
        <w:fldChar w:fldCharType="separate"/>
      </w:r>
      <w:r w:rsidR="00A31284">
        <w:rPr>
          <w:noProof/>
        </w:rPr>
        <w:t>27</w:t>
      </w:r>
      <w:r>
        <w:rPr>
          <w:noProof/>
        </w:rPr>
        <w:fldChar w:fldCharType="end"/>
      </w:r>
    </w:p>
    <w:p w14:paraId="63CDCC25" w14:textId="74D2FFBF" w:rsidR="00893E3C" w:rsidRDefault="00893E3C">
      <w:pPr>
        <w:pStyle w:val="TOC1"/>
        <w:rPr>
          <w:rFonts w:asciiTheme="minorHAnsi" w:eastAsiaTheme="minorEastAsia" w:hAnsiTheme="minorHAnsi" w:cstheme="minorBidi"/>
          <w:b w:val="0"/>
          <w:snapToGrid/>
          <w:sz w:val="22"/>
          <w:szCs w:val="22"/>
        </w:rPr>
      </w:pPr>
      <w:r w:rsidRPr="008704CF">
        <w:rPr>
          <w:u w:val="single"/>
        </w:rPr>
        <w:t>ARTICLE XVII</w:t>
      </w:r>
      <w:r>
        <w:tab/>
      </w:r>
      <w:r>
        <w:fldChar w:fldCharType="begin"/>
      </w:r>
      <w:r>
        <w:instrText xml:space="preserve"> PAGEREF _Toc127886937 \h </w:instrText>
      </w:r>
      <w:r>
        <w:fldChar w:fldCharType="separate"/>
      </w:r>
      <w:r w:rsidR="00A31284">
        <w:t>28</w:t>
      </w:r>
      <w:r>
        <w:fldChar w:fldCharType="end"/>
      </w:r>
    </w:p>
    <w:p w14:paraId="691D9775" w14:textId="668A5AE1"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DELAYS</w:t>
      </w:r>
      <w:r>
        <w:rPr>
          <w:noProof/>
        </w:rPr>
        <w:tab/>
      </w:r>
      <w:r>
        <w:rPr>
          <w:noProof/>
        </w:rPr>
        <w:fldChar w:fldCharType="begin"/>
      </w:r>
      <w:r>
        <w:rPr>
          <w:noProof/>
        </w:rPr>
        <w:instrText xml:space="preserve"> PAGEREF _Toc127886938 \h </w:instrText>
      </w:r>
      <w:r>
        <w:rPr>
          <w:noProof/>
        </w:rPr>
      </w:r>
      <w:r>
        <w:rPr>
          <w:noProof/>
        </w:rPr>
        <w:fldChar w:fldCharType="separate"/>
      </w:r>
      <w:r w:rsidR="00A31284">
        <w:rPr>
          <w:noProof/>
        </w:rPr>
        <w:t>28</w:t>
      </w:r>
      <w:r>
        <w:rPr>
          <w:noProof/>
        </w:rPr>
        <w:fldChar w:fldCharType="end"/>
      </w:r>
    </w:p>
    <w:p w14:paraId="2F48528D" w14:textId="36E4BA0B" w:rsidR="00893E3C" w:rsidRDefault="00893E3C">
      <w:pPr>
        <w:pStyle w:val="TOC1"/>
        <w:rPr>
          <w:rFonts w:asciiTheme="minorHAnsi" w:eastAsiaTheme="minorEastAsia" w:hAnsiTheme="minorHAnsi" w:cstheme="minorBidi"/>
          <w:b w:val="0"/>
          <w:snapToGrid/>
          <w:sz w:val="22"/>
          <w:szCs w:val="22"/>
        </w:rPr>
      </w:pPr>
      <w:r w:rsidRPr="008704CF">
        <w:rPr>
          <w:u w:val="single"/>
        </w:rPr>
        <w:t>ARTICLE XVIII</w:t>
      </w:r>
      <w:r>
        <w:tab/>
      </w:r>
      <w:r>
        <w:fldChar w:fldCharType="begin"/>
      </w:r>
      <w:r>
        <w:instrText xml:space="preserve"> PAGEREF _Toc127886939 \h </w:instrText>
      </w:r>
      <w:r>
        <w:fldChar w:fldCharType="separate"/>
      </w:r>
      <w:r w:rsidR="00A31284">
        <w:t>28</w:t>
      </w:r>
      <w:r>
        <w:fldChar w:fldCharType="end"/>
      </w:r>
    </w:p>
    <w:p w14:paraId="0493A60C" w14:textId="522D7C2F"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END OF TERM</w:t>
      </w:r>
      <w:r>
        <w:rPr>
          <w:noProof/>
        </w:rPr>
        <w:tab/>
      </w:r>
      <w:r>
        <w:rPr>
          <w:noProof/>
        </w:rPr>
        <w:fldChar w:fldCharType="begin"/>
      </w:r>
      <w:r>
        <w:rPr>
          <w:noProof/>
        </w:rPr>
        <w:instrText xml:space="preserve"> PAGEREF _Toc127886940 \h </w:instrText>
      </w:r>
      <w:r>
        <w:rPr>
          <w:noProof/>
        </w:rPr>
      </w:r>
      <w:r>
        <w:rPr>
          <w:noProof/>
        </w:rPr>
        <w:fldChar w:fldCharType="separate"/>
      </w:r>
      <w:r w:rsidR="00A31284">
        <w:rPr>
          <w:noProof/>
        </w:rPr>
        <w:t>28</w:t>
      </w:r>
      <w:r>
        <w:rPr>
          <w:noProof/>
        </w:rPr>
        <w:fldChar w:fldCharType="end"/>
      </w:r>
    </w:p>
    <w:p w14:paraId="2F55BE07" w14:textId="022B2234"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18.1. </w:t>
      </w:r>
      <w:r w:rsidRPr="008704CF">
        <w:rPr>
          <w:b/>
          <w:noProof/>
        </w:rPr>
        <w:t>Return of Premises</w:t>
      </w:r>
      <w:r>
        <w:rPr>
          <w:noProof/>
        </w:rPr>
        <w:tab/>
      </w:r>
      <w:r>
        <w:rPr>
          <w:noProof/>
        </w:rPr>
        <w:fldChar w:fldCharType="begin"/>
      </w:r>
      <w:r>
        <w:rPr>
          <w:noProof/>
        </w:rPr>
        <w:instrText xml:space="preserve"> PAGEREF _Toc127886941 \h </w:instrText>
      </w:r>
      <w:r>
        <w:rPr>
          <w:noProof/>
        </w:rPr>
      </w:r>
      <w:r>
        <w:rPr>
          <w:noProof/>
        </w:rPr>
        <w:fldChar w:fldCharType="separate"/>
      </w:r>
      <w:r w:rsidR="00A31284">
        <w:rPr>
          <w:noProof/>
        </w:rPr>
        <w:t>28</w:t>
      </w:r>
      <w:r>
        <w:rPr>
          <w:noProof/>
        </w:rPr>
        <w:fldChar w:fldCharType="end"/>
      </w:r>
    </w:p>
    <w:p w14:paraId="0767D7B5" w14:textId="658627D7"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18.2. </w:t>
      </w:r>
      <w:r w:rsidRPr="008704CF">
        <w:rPr>
          <w:b/>
          <w:noProof/>
        </w:rPr>
        <w:t>Holding Over</w:t>
      </w:r>
      <w:r>
        <w:rPr>
          <w:noProof/>
        </w:rPr>
        <w:tab/>
      </w:r>
      <w:r>
        <w:rPr>
          <w:noProof/>
        </w:rPr>
        <w:fldChar w:fldCharType="begin"/>
      </w:r>
      <w:r>
        <w:rPr>
          <w:noProof/>
        </w:rPr>
        <w:instrText xml:space="preserve"> PAGEREF _Toc127886942 \h </w:instrText>
      </w:r>
      <w:r>
        <w:rPr>
          <w:noProof/>
        </w:rPr>
      </w:r>
      <w:r>
        <w:rPr>
          <w:noProof/>
        </w:rPr>
        <w:fldChar w:fldCharType="separate"/>
      </w:r>
      <w:r w:rsidR="00A31284">
        <w:rPr>
          <w:noProof/>
        </w:rPr>
        <w:t>28</w:t>
      </w:r>
      <w:r>
        <w:rPr>
          <w:noProof/>
        </w:rPr>
        <w:fldChar w:fldCharType="end"/>
      </w:r>
    </w:p>
    <w:p w14:paraId="35CAE0F8" w14:textId="06A2F12A" w:rsidR="00893E3C" w:rsidRDefault="00893E3C">
      <w:pPr>
        <w:pStyle w:val="TOC1"/>
        <w:rPr>
          <w:rFonts w:asciiTheme="minorHAnsi" w:eastAsiaTheme="minorEastAsia" w:hAnsiTheme="minorHAnsi" w:cstheme="minorBidi"/>
          <w:b w:val="0"/>
          <w:snapToGrid/>
          <w:sz w:val="22"/>
          <w:szCs w:val="22"/>
        </w:rPr>
      </w:pPr>
      <w:r w:rsidRPr="008704CF">
        <w:rPr>
          <w:u w:val="single"/>
        </w:rPr>
        <w:t>ARTICLE XIX</w:t>
      </w:r>
      <w:r>
        <w:tab/>
      </w:r>
      <w:r>
        <w:fldChar w:fldCharType="begin"/>
      </w:r>
      <w:r>
        <w:instrText xml:space="preserve"> PAGEREF _Toc127886943 \h </w:instrText>
      </w:r>
      <w:r>
        <w:fldChar w:fldCharType="separate"/>
      </w:r>
      <w:r w:rsidR="00A31284">
        <w:t>28</w:t>
      </w:r>
      <w:r>
        <w:fldChar w:fldCharType="end"/>
      </w:r>
    </w:p>
    <w:p w14:paraId="432555FF" w14:textId="159C4615"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COVENANT OF QUIET ENJOYMENT</w:t>
      </w:r>
      <w:r>
        <w:rPr>
          <w:noProof/>
        </w:rPr>
        <w:tab/>
      </w:r>
      <w:r>
        <w:rPr>
          <w:noProof/>
        </w:rPr>
        <w:fldChar w:fldCharType="begin"/>
      </w:r>
      <w:r>
        <w:rPr>
          <w:noProof/>
        </w:rPr>
        <w:instrText xml:space="preserve"> PAGEREF _Toc127886944 \h </w:instrText>
      </w:r>
      <w:r>
        <w:rPr>
          <w:noProof/>
        </w:rPr>
      </w:r>
      <w:r>
        <w:rPr>
          <w:noProof/>
        </w:rPr>
        <w:fldChar w:fldCharType="separate"/>
      </w:r>
      <w:r w:rsidR="00A31284">
        <w:rPr>
          <w:noProof/>
        </w:rPr>
        <w:t>28</w:t>
      </w:r>
      <w:r>
        <w:rPr>
          <w:noProof/>
        </w:rPr>
        <w:fldChar w:fldCharType="end"/>
      </w:r>
    </w:p>
    <w:p w14:paraId="0A60F18E" w14:textId="5B444A29" w:rsidR="00893E3C" w:rsidRDefault="00893E3C">
      <w:pPr>
        <w:pStyle w:val="TOC1"/>
        <w:rPr>
          <w:rFonts w:asciiTheme="minorHAnsi" w:eastAsiaTheme="minorEastAsia" w:hAnsiTheme="minorHAnsi" w:cstheme="minorBidi"/>
          <w:b w:val="0"/>
          <w:snapToGrid/>
          <w:sz w:val="22"/>
          <w:szCs w:val="22"/>
        </w:rPr>
      </w:pPr>
      <w:r w:rsidRPr="008704CF">
        <w:rPr>
          <w:u w:val="single"/>
        </w:rPr>
        <w:t>ARTICLE XX</w:t>
      </w:r>
      <w:r>
        <w:tab/>
      </w:r>
      <w:r>
        <w:fldChar w:fldCharType="begin"/>
      </w:r>
      <w:r>
        <w:instrText xml:space="preserve"> PAGEREF _Toc127886945 \h </w:instrText>
      </w:r>
      <w:r>
        <w:fldChar w:fldCharType="separate"/>
      </w:r>
      <w:r w:rsidR="00A31284">
        <w:t>29</w:t>
      </w:r>
      <w:r>
        <w:fldChar w:fldCharType="end"/>
      </w:r>
    </w:p>
    <w:p w14:paraId="441F86DD" w14:textId="0E39A47F"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UTILITIES</w:t>
      </w:r>
      <w:r>
        <w:rPr>
          <w:noProof/>
        </w:rPr>
        <w:tab/>
      </w:r>
      <w:r>
        <w:rPr>
          <w:noProof/>
        </w:rPr>
        <w:fldChar w:fldCharType="begin"/>
      </w:r>
      <w:r>
        <w:rPr>
          <w:noProof/>
        </w:rPr>
        <w:instrText xml:space="preserve"> PAGEREF _Toc127886946 \h </w:instrText>
      </w:r>
      <w:r>
        <w:rPr>
          <w:noProof/>
        </w:rPr>
      </w:r>
      <w:r>
        <w:rPr>
          <w:noProof/>
        </w:rPr>
        <w:fldChar w:fldCharType="separate"/>
      </w:r>
      <w:r w:rsidR="00A31284">
        <w:rPr>
          <w:noProof/>
        </w:rPr>
        <w:t>29</w:t>
      </w:r>
      <w:r>
        <w:rPr>
          <w:noProof/>
        </w:rPr>
        <w:fldChar w:fldCharType="end"/>
      </w:r>
    </w:p>
    <w:p w14:paraId="0885A18F" w14:textId="3FC33738"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20.1. </w:t>
      </w:r>
      <w:r w:rsidRPr="008704CF">
        <w:rPr>
          <w:b/>
          <w:noProof/>
        </w:rPr>
        <w:t>Utilities</w:t>
      </w:r>
      <w:r>
        <w:rPr>
          <w:noProof/>
        </w:rPr>
        <w:tab/>
      </w:r>
      <w:r>
        <w:rPr>
          <w:noProof/>
        </w:rPr>
        <w:fldChar w:fldCharType="begin"/>
      </w:r>
      <w:r>
        <w:rPr>
          <w:noProof/>
        </w:rPr>
        <w:instrText xml:space="preserve"> PAGEREF _Toc127886947 \h </w:instrText>
      </w:r>
      <w:r>
        <w:rPr>
          <w:noProof/>
        </w:rPr>
      </w:r>
      <w:r>
        <w:rPr>
          <w:noProof/>
        </w:rPr>
        <w:fldChar w:fldCharType="separate"/>
      </w:r>
      <w:r w:rsidR="00A31284">
        <w:rPr>
          <w:noProof/>
        </w:rPr>
        <w:t>29</w:t>
      </w:r>
      <w:r>
        <w:rPr>
          <w:noProof/>
        </w:rPr>
        <w:fldChar w:fldCharType="end"/>
      </w:r>
    </w:p>
    <w:p w14:paraId="09939330" w14:textId="4F488F9F"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20.2. </w:t>
      </w:r>
      <w:r w:rsidRPr="008704CF">
        <w:rPr>
          <w:b/>
          <w:noProof/>
        </w:rPr>
        <w:t>Trash and Garbage Removal</w:t>
      </w:r>
      <w:r>
        <w:rPr>
          <w:noProof/>
        </w:rPr>
        <w:tab/>
      </w:r>
      <w:r>
        <w:rPr>
          <w:noProof/>
        </w:rPr>
        <w:fldChar w:fldCharType="begin"/>
      </w:r>
      <w:r>
        <w:rPr>
          <w:noProof/>
        </w:rPr>
        <w:instrText xml:space="preserve"> PAGEREF _Toc127886948 \h </w:instrText>
      </w:r>
      <w:r>
        <w:rPr>
          <w:noProof/>
        </w:rPr>
      </w:r>
      <w:r>
        <w:rPr>
          <w:noProof/>
        </w:rPr>
        <w:fldChar w:fldCharType="separate"/>
      </w:r>
      <w:r w:rsidR="00A31284">
        <w:rPr>
          <w:noProof/>
        </w:rPr>
        <w:t>29</w:t>
      </w:r>
      <w:r>
        <w:rPr>
          <w:noProof/>
        </w:rPr>
        <w:fldChar w:fldCharType="end"/>
      </w:r>
    </w:p>
    <w:p w14:paraId="7D8260AA" w14:textId="6A8DB2AD"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20.3. </w:t>
      </w:r>
      <w:r w:rsidRPr="008704CF">
        <w:rPr>
          <w:b/>
          <w:noProof/>
        </w:rPr>
        <w:t>Water and Sewer</w:t>
      </w:r>
      <w:r>
        <w:rPr>
          <w:noProof/>
        </w:rPr>
        <w:tab/>
      </w:r>
      <w:r>
        <w:rPr>
          <w:noProof/>
        </w:rPr>
        <w:fldChar w:fldCharType="begin"/>
      </w:r>
      <w:r>
        <w:rPr>
          <w:noProof/>
        </w:rPr>
        <w:instrText xml:space="preserve"> PAGEREF _Toc127886949 \h </w:instrText>
      </w:r>
      <w:r>
        <w:rPr>
          <w:noProof/>
        </w:rPr>
      </w:r>
      <w:r>
        <w:rPr>
          <w:noProof/>
        </w:rPr>
        <w:fldChar w:fldCharType="separate"/>
      </w:r>
      <w:r w:rsidR="00A31284">
        <w:rPr>
          <w:noProof/>
        </w:rPr>
        <w:t>30</w:t>
      </w:r>
      <w:r>
        <w:rPr>
          <w:noProof/>
        </w:rPr>
        <w:fldChar w:fldCharType="end"/>
      </w:r>
    </w:p>
    <w:p w14:paraId="0DC35DDC" w14:textId="521D0A21"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lastRenderedPageBreak/>
        <w:t xml:space="preserve">Section 20.4. </w:t>
      </w:r>
      <w:r w:rsidRPr="008704CF">
        <w:rPr>
          <w:b/>
          <w:noProof/>
        </w:rPr>
        <w:t>Landlord’s Right to Interrupt Utilities</w:t>
      </w:r>
      <w:r>
        <w:rPr>
          <w:noProof/>
        </w:rPr>
        <w:tab/>
      </w:r>
      <w:r>
        <w:rPr>
          <w:noProof/>
        </w:rPr>
        <w:fldChar w:fldCharType="begin"/>
      </w:r>
      <w:r>
        <w:rPr>
          <w:noProof/>
        </w:rPr>
        <w:instrText xml:space="preserve"> PAGEREF _Toc127886950 \h </w:instrText>
      </w:r>
      <w:r>
        <w:rPr>
          <w:noProof/>
        </w:rPr>
      </w:r>
      <w:r>
        <w:rPr>
          <w:noProof/>
        </w:rPr>
        <w:fldChar w:fldCharType="separate"/>
      </w:r>
      <w:r w:rsidR="00A31284">
        <w:rPr>
          <w:noProof/>
        </w:rPr>
        <w:t>30</w:t>
      </w:r>
      <w:r>
        <w:rPr>
          <w:noProof/>
        </w:rPr>
        <w:fldChar w:fldCharType="end"/>
      </w:r>
    </w:p>
    <w:p w14:paraId="1AF47D64" w14:textId="73675606"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20.5. </w:t>
      </w:r>
      <w:r w:rsidRPr="008704CF">
        <w:rPr>
          <w:b/>
          <w:noProof/>
        </w:rPr>
        <w:t>Intentionally Deleted</w:t>
      </w:r>
      <w:r>
        <w:rPr>
          <w:noProof/>
        </w:rPr>
        <w:tab/>
      </w:r>
      <w:r>
        <w:rPr>
          <w:noProof/>
        </w:rPr>
        <w:fldChar w:fldCharType="begin"/>
      </w:r>
      <w:r>
        <w:rPr>
          <w:noProof/>
        </w:rPr>
        <w:instrText xml:space="preserve"> PAGEREF _Toc127886951 \h </w:instrText>
      </w:r>
      <w:r>
        <w:rPr>
          <w:noProof/>
        </w:rPr>
      </w:r>
      <w:r>
        <w:rPr>
          <w:noProof/>
        </w:rPr>
        <w:fldChar w:fldCharType="separate"/>
      </w:r>
      <w:r w:rsidR="00A31284">
        <w:rPr>
          <w:noProof/>
        </w:rPr>
        <w:t>31</w:t>
      </w:r>
      <w:r>
        <w:rPr>
          <w:noProof/>
        </w:rPr>
        <w:fldChar w:fldCharType="end"/>
      </w:r>
    </w:p>
    <w:p w14:paraId="307B2F35" w14:textId="0B9FA6CF"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20.6. </w:t>
      </w:r>
      <w:r w:rsidRPr="008704CF">
        <w:rPr>
          <w:b/>
          <w:noProof/>
        </w:rPr>
        <w:t>Infestation and Ventilation</w:t>
      </w:r>
      <w:r>
        <w:rPr>
          <w:noProof/>
        </w:rPr>
        <w:tab/>
      </w:r>
      <w:r>
        <w:rPr>
          <w:noProof/>
        </w:rPr>
        <w:fldChar w:fldCharType="begin"/>
      </w:r>
      <w:r>
        <w:rPr>
          <w:noProof/>
        </w:rPr>
        <w:instrText xml:space="preserve"> PAGEREF _Toc127886952 \h </w:instrText>
      </w:r>
      <w:r>
        <w:rPr>
          <w:noProof/>
        </w:rPr>
      </w:r>
      <w:r>
        <w:rPr>
          <w:noProof/>
        </w:rPr>
        <w:fldChar w:fldCharType="separate"/>
      </w:r>
      <w:r w:rsidR="00A31284">
        <w:rPr>
          <w:noProof/>
        </w:rPr>
        <w:t>31</w:t>
      </w:r>
      <w:r>
        <w:rPr>
          <w:noProof/>
        </w:rPr>
        <w:fldChar w:fldCharType="end"/>
      </w:r>
    </w:p>
    <w:p w14:paraId="00CEE1D8" w14:textId="500083DB" w:rsidR="00893E3C" w:rsidRDefault="00893E3C">
      <w:pPr>
        <w:pStyle w:val="TOC1"/>
        <w:rPr>
          <w:rFonts w:asciiTheme="minorHAnsi" w:eastAsiaTheme="minorEastAsia" w:hAnsiTheme="minorHAnsi" w:cstheme="minorBidi"/>
          <w:b w:val="0"/>
          <w:snapToGrid/>
          <w:sz w:val="22"/>
          <w:szCs w:val="22"/>
        </w:rPr>
      </w:pPr>
      <w:r w:rsidRPr="008704CF">
        <w:rPr>
          <w:u w:val="single"/>
        </w:rPr>
        <w:t>ARTICLE XXI</w:t>
      </w:r>
      <w:r>
        <w:tab/>
      </w:r>
      <w:r>
        <w:fldChar w:fldCharType="begin"/>
      </w:r>
      <w:r>
        <w:instrText xml:space="preserve"> PAGEREF _Toc127886953 \h </w:instrText>
      </w:r>
      <w:r>
        <w:fldChar w:fldCharType="separate"/>
      </w:r>
      <w:r w:rsidR="00A31284">
        <w:t>31</w:t>
      </w:r>
      <w:r>
        <w:fldChar w:fldCharType="end"/>
      </w:r>
    </w:p>
    <w:p w14:paraId="1BBAC9ED" w14:textId="2EFF8291" w:rsidR="00893E3C" w:rsidRDefault="00893E3C">
      <w:pPr>
        <w:pStyle w:val="TOC2"/>
        <w:tabs>
          <w:tab w:val="right" w:leader="dot" w:pos="9350"/>
        </w:tabs>
        <w:rPr>
          <w:rFonts w:asciiTheme="minorHAnsi" w:eastAsiaTheme="minorEastAsia" w:hAnsiTheme="minorHAnsi" w:cstheme="minorBidi"/>
          <w:noProof/>
          <w:snapToGrid/>
          <w:sz w:val="22"/>
          <w:szCs w:val="22"/>
        </w:rPr>
      </w:pPr>
      <w:r w:rsidRPr="008704CF">
        <w:rPr>
          <w:b/>
          <w:noProof/>
          <w:u w:val="single"/>
        </w:rPr>
        <w:t>MISCELLANEOUS</w:t>
      </w:r>
      <w:r>
        <w:rPr>
          <w:noProof/>
        </w:rPr>
        <w:tab/>
      </w:r>
      <w:r>
        <w:rPr>
          <w:noProof/>
        </w:rPr>
        <w:fldChar w:fldCharType="begin"/>
      </w:r>
      <w:r>
        <w:rPr>
          <w:noProof/>
        </w:rPr>
        <w:instrText xml:space="preserve"> PAGEREF _Toc127886954 \h </w:instrText>
      </w:r>
      <w:r>
        <w:rPr>
          <w:noProof/>
        </w:rPr>
      </w:r>
      <w:r>
        <w:rPr>
          <w:noProof/>
        </w:rPr>
        <w:fldChar w:fldCharType="separate"/>
      </w:r>
      <w:r w:rsidR="00A31284">
        <w:rPr>
          <w:noProof/>
        </w:rPr>
        <w:t>31</w:t>
      </w:r>
      <w:r>
        <w:rPr>
          <w:noProof/>
        </w:rPr>
        <w:fldChar w:fldCharType="end"/>
      </w:r>
    </w:p>
    <w:p w14:paraId="67E15440" w14:textId="1D45B1E6"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 </w:t>
      </w:r>
      <w:r w:rsidRPr="008704CF">
        <w:rPr>
          <w:b/>
          <w:noProof/>
        </w:rPr>
        <w:t>Entire Agreement</w:t>
      </w:r>
      <w:r>
        <w:rPr>
          <w:noProof/>
        </w:rPr>
        <w:tab/>
      </w:r>
      <w:r>
        <w:rPr>
          <w:noProof/>
        </w:rPr>
        <w:fldChar w:fldCharType="begin"/>
      </w:r>
      <w:r>
        <w:rPr>
          <w:noProof/>
        </w:rPr>
        <w:instrText xml:space="preserve"> PAGEREF _Toc127886955 \h </w:instrText>
      </w:r>
      <w:r>
        <w:rPr>
          <w:noProof/>
        </w:rPr>
      </w:r>
      <w:r>
        <w:rPr>
          <w:noProof/>
        </w:rPr>
        <w:fldChar w:fldCharType="separate"/>
      </w:r>
      <w:r w:rsidR="00A31284">
        <w:rPr>
          <w:noProof/>
        </w:rPr>
        <w:t>31</w:t>
      </w:r>
      <w:r>
        <w:rPr>
          <w:noProof/>
        </w:rPr>
        <w:fldChar w:fldCharType="end"/>
      </w:r>
    </w:p>
    <w:p w14:paraId="4A6A07B5" w14:textId="7C955E71"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 </w:t>
      </w:r>
      <w:r w:rsidRPr="008704CF">
        <w:rPr>
          <w:b/>
          <w:noProof/>
        </w:rPr>
        <w:t>Notices</w:t>
      </w:r>
      <w:r>
        <w:rPr>
          <w:noProof/>
        </w:rPr>
        <w:tab/>
      </w:r>
      <w:r>
        <w:rPr>
          <w:noProof/>
        </w:rPr>
        <w:fldChar w:fldCharType="begin"/>
      </w:r>
      <w:r>
        <w:rPr>
          <w:noProof/>
        </w:rPr>
        <w:instrText xml:space="preserve"> PAGEREF _Toc127886956 \h </w:instrText>
      </w:r>
      <w:r>
        <w:rPr>
          <w:noProof/>
        </w:rPr>
      </w:r>
      <w:r>
        <w:rPr>
          <w:noProof/>
        </w:rPr>
        <w:fldChar w:fldCharType="separate"/>
      </w:r>
      <w:r w:rsidR="00A31284">
        <w:rPr>
          <w:noProof/>
        </w:rPr>
        <w:t>31</w:t>
      </w:r>
      <w:r>
        <w:rPr>
          <w:noProof/>
        </w:rPr>
        <w:fldChar w:fldCharType="end"/>
      </w:r>
    </w:p>
    <w:p w14:paraId="60B694DA" w14:textId="1FE0D327"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21.3. </w:t>
      </w:r>
      <w:r w:rsidRPr="008704CF">
        <w:rPr>
          <w:b/>
          <w:noProof/>
        </w:rPr>
        <w:t>Governing Law</w:t>
      </w:r>
      <w:r>
        <w:rPr>
          <w:noProof/>
        </w:rPr>
        <w:tab/>
      </w:r>
      <w:r>
        <w:rPr>
          <w:noProof/>
        </w:rPr>
        <w:fldChar w:fldCharType="begin"/>
      </w:r>
      <w:r>
        <w:rPr>
          <w:noProof/>
        </w:rPr>
        <w:instrText xml:space="preserve"> PAGEREF _Toc127886957 \h </w:instrText>
      </w:r>
      <w:r>
        <w:rPr>
          <w:noProof/>
        </w:rPr>
      </w:r>
      <w:r>
        <w:rPr>
          <w:noProof/>
        </w:rPr>
        <w:fldChar w:fldCharType="separate"/>
      </w:r>
      <w:r w:rsidR="00A31284">
        <w:rPr>
          <w:noProof/>
        </w:rPr>
        <w:t>32</w:t>
      </w:r>
      <w:r>
        <w:rPr>
          <w:noProof/>
        </w:rPr>
        <w:fldChar w:fldCharType="end"/>
      </w:r>
    </w:p>
    <w:p w14:paraId="577950D3" w14:textId="254EAD65"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21.4. </w:t>
      </w:r>
      <w:r w:rsidRPr="008704CF">
        <w:rPr>
          <w:b/>
          <w:noProof/>
        </w:rPr>
        <w:t>Successors</w:t>
      </w:r>
      <w:r>
        <w:rPr>
          <w:noProof/>
        </w:rPr>
        <w:tab/>
      </w:r>
      <w:r>
        <w:rPr>
          <w:noProof/>
        </w:rPr>
        <w:fldChar w:fldCharType="begin"/>
      </w:r>
      <w:r>
        <w:rPr>
          <w:noProof/>
        </w:rPr>
        <w:instrText xml:space="preserve"> PAGEREF _Toc127886958 \h </w:instrText>
      </w:r>
      <w:r>
        <w:rPr>
          <w:noProof/>
        </w:rPr>
      </w:r>
      <w:r>
        <w:rPr>
          <w:noProof/>
        </w:rPr>
        <w:fldChar w:fldCharType="separate"/>
      </w:r>
      <w:r w:rsidR="00A31284">
        <w:rPr>
          <w:noProof/>
        </w:rPr>
        <w:t>32</w:t>
      </w:r>
      <w:r>
        <w:rPr>
          <w:noProof/>
        </w:rPr>
        <w:fldChar w:fldCharType="end"/>
      </w:r>
    </w:p>
    <w:p w14:paraId="641EA27D" w14:textId="0CC88FE3"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Section</w:t>
      </w:r>
      <w:r w:rsidRPr="008704CF">
        <w:rPr>
          <w:b/>
          <w:noProof/>
        </w:rPr>
        <w:t xml:space="preserve"> </w:t>
      </w:r>
      <w:r>
        <w:rPr>
          <w:noProof/>
        </w:rPr>
        <w:t xml:space="preserve">21.5. </w:t>
      </w:r>
      <w:r w:rsidRPr="008704CF">
        <w:rPr>
          <w:b/>
          <w:noProof/>
        </w:rPr>
        <w:t>Brokers</w:t>
      </w:r>
      <w:r>
        <w:rPr>
          <w:noProof/>
        </w:rPr>
        <w:tab/>
      </w:r>
      <w:r>
        <w:rPr>
          <w:noProof/>
        </w:rPr>
        <w:fldChar w:fldCharType="begin"/>
      </w:r>
      <w:r>
        <w:rPr>
          <w:noProof/>
        </w:rPr>
        <w:instrText xml:space="preserve"> PAGEREF _Toc127886959 \h </w:instrText>
      </w:r>
      <w:r>
        <w:rPr>
          <w:noProof/>
        </w:rPr>
      </w:r>
      <w:r>
        <w:rPr>
          <w:noProof/>
        </w:rPr>
        <w:fldChar w:fldCharType="separate"/>
      </w:r>
      <w:r w:rsidR="00A31284">
        <w:rPr>
          <w:noProof/>
        </w:rPr>
        <w:t>32</w:t>
      </w:r>
      <w:r>
        <w:rPr>
          <w:noProof/>
        </w:rPr>
        <w:fldChar w:fldCharType="end"/>
      </w:r>
    </w:p>
    <w:p w14:paraId="064C8E93" w14:textId="36DA4BAA"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21.6. </w:t>
      </w:r>
      <w:r w:rsidRPr="008704CF">
        <w:rPr>
          <w:b/>
          <w:noProof/>
        </w:rPr>
        <w:t>Transfer by Landlord</w:t>
      </w:r>
      <w:r>
        <w:rPr>
          <w:noProof/>
        </w:rPr>
        <w:tab/>
      </w:r>
      <w:r>
        <w:rPr>
          <w:noProof/>
        </w:rPr>
        <w:fldChar w:fldCharType="begin"/>
      </w:r>
      <w:r>
        <w:rPr>
          <w:noProof/>
        </w:rPr>
        <w:instrText xml:space="preserve"> PAGEREF _Toc127886960 \h </w:instrText>
      </w:r>
      <w:r>
        <w:rPr>
          <w:noProof/>
        </w:rPr>
      </w:r>
      <w:r>
        <w:rPr>
          <w:noProof/>
        </w:rPr>
        <w:fldChar w:fldCharType="separate"/>
      </w:r>
      <w:r w:rsidR="00A31284">
        <w:rPr>
          <w:noProof/>
        </w:rPr>
        <w:t>32</w:t>
      </w:r>
      <w:r>
        <w:rPr>
          <w:noProof/>
        </w:rPr>
        <w:fldChar w:fldCharType="end"/>
      </w:r>
    </w:p>
    <w:p w14:paraId="420645DD" w14:textId="54855306"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21.7. </w:t>
      </w:r>
      <w:r w:rsidRPr="008704CF">
        <w:rPr>
          <w:b/>
          <w:noProof/>
        </w:rPr>
        <w:t>No</w:t>
      </w:r>
      <w:r>
        <w:rPr>
          <w:noProof/>
        </w:rPr>
        <w:t xml:space="preserve"> </w:t>
      </w:r>
      <w:r w:rsidRPr="008704CF">
        <w:rPr>
          <w:b/>
          <w:noProof/>
        </w:rPr>
        <w:t>Partnership</w:t>
      </w:r>
      <w:r>
        <w:rPr>
          <w:noProof/>
        </w:rPr>
        <w:tab/>
      </w:r>
      <w:r>
        <w:rPr>
          <w:noProof/>
        </w:rPr>
        <w:fldChar w:fldCharType="begin"/>
      </w:r>
      <w:r>
        <w:rPr>
          <w:noProof/>
        </w:rPr>
        <w:instrText xml:space="preserve"> PAGEREF _Toc127886961 \h </w:instrText>
      </w:r>
      <w:r>
        <w:rPr>
          <w:noProof/>
        </w:rPr>
      </w:r>
      <w:r>
        <w:rPr>
          <w:noProof/>
        </w:rPr>
        <w:fldChar w:fldCharType="separate"/>
      </w:r>
      <w:r w:rsidR="00A31284">
        <w:rPr>
          <w:noProof/>
        </w:rPr>
        <w:t>32</w:t>
      </w:r>
      <w:r>
        <w:rPr>
          <w:noProof/>
        </w:rPr>
        <w:fldChar w:fldCharType="end"/>
      </w:r>
    </w:p>
    <w:p w14:paraId="05B30C6D" w14:textId="35754EF7"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21.8. </w:t>
      </w:r>
      <w:r w:rsidRPr="008704CF">
        <w:rPr>
          <w:b/>
          <w:noProof/>
        </w:rPr>
        <w:t>Waiver of Counterclaims</w:t>
      </w:r>
      <w:r>
        <w:rPr>
          <w:noProof/>
        </w:rPr>
        <w:tab/>
      </w:r>
      <w:r>
        <w:rPr>
          <w:noProof/>
        </w:rPr>
        <w:fldChar w:fldCharType="begin"/>
      </w:r>
      <w:r>
        <w:rPr>
          <w:noProof/>
        </w:rPr>
        <w:instrText xml:space="preserve"> PAGEREF _Toc127886962 \h </w:instrText>
      </w:r>
      <w:r>
        <w:rPr>
          <w:noProof/>
        </w:rPr>
      </w:r>
      <w:r>
        <w:rPr>
          <w:noProof/>
        </w:rPr>
        <w:fldChar w:fldCharType="separate"/>
      </w:r>
      <w:r w:rsidR="00A31284">
        <w:rPr>
          <w:noProof/>
        </w:rPr>
        <w:t>33</w:t>
      </w:r>
      <w:r>
        <w:rPr>
          <w:noProof/>
        </w:rPr>
        <w:fldChar w:fldCharType="end"/>
      </w:r>
    </w:p>
    <w:p w14:paraId="40F05C9B" w14:textId="29C0EE13"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21.9. </w:t>
      </w:r>
      <w:r w:rsidRPr="008704CF">
        <w:rPr>
          <w:b/>
          <w:noProof/>
        </w:rPr>
        <w:t>Waiver of Jury Trial</w:t>
      </w:r>
      <w:r>
        <w:rPr>
          <w:noProof/>
        </w:rPr>
        <w:tab/>
      </w:r>
      <w:r>
        <w:rPr>
          <w:noProof/>
        </w:rPr>
        <w:fldChar w:fldCharType="begin"/>
      </w:r>
      <w:r>
        <w:rPr>
          <w:noProof/>
        </w:rPr>
        <w:instrText xml:space="preserve"> PAGEREF _Toc127886963 \h </w:instrText>
      </w:r>
      <w:r>
        <w:rPr>
          <w:noProof/>
        </w:rPr>
      </w:r>
      <w:r>
        <w:rPr>
          <w:noProof/>
        </w:rPr>
        <w:fldChar w:fldCharType="separate"/>
      </w:r>
      <w:r w:rsidR="00A31284">
        <w:rPr>
          <w:noProof/>
        </w:rPr>
        <w:t>33</w:t>
      </w:r>
      <w:r>
        <w:rPr>
          <w:noProof/>
        </w:rPr>
        <w:fldChar w:fldCharType="end"/>
      </w:r>
    </w:p>
    <w:p w14:paraId="601D8A30" w14:textId="0A917FB4"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21.10. </w:t>
      </w:r>
      <w:r w:rsidRPr="008704CF">
        <w:rPr>
          <w:b/>
          <w:noProof/>
        </w:rPr>
        <w:t>Severability</w:t>
      </w:r>
      <w:r>
        <w:rPr>
          <w:noProof/>
        </w:rPr>
        <w:tab/>
      </w:r>
      <w:r>
        <w:rPr>
          <w:noProof/>
        </w:rPr>
        <w:fldChar w:fldCharType="begin"/>
      </w:r>
      <w:r>
        <w:rPr>
          <w:noProof/>
        </w:rPr>
        <w:instrText xml:space="preserve"> PAGEREF _Toc127886964 \h </w:instrText>
      </w:r>
      <w:r>
        <w:rPr>
          <w:noProof/>
        </w:rPr>
      </w:r>
      <w:r>
        <w:rPr>
          <w:noProof/>
        </w:rPr>
        <w:fldChar w:fldCharType="separate"/>
      </w:r>
      <w:r w:rsidR="00A31284">
        <w:rPr>
          <w:noProof/>
        </w:rPr>
        <w:t>33</w:t>
      </w:r>
      <w:r>
        <w:rPr>
          <w:noProof/>
        </w:rPr>
        <w:fldChar w:fldCharType="end"/>
      </w:r>
    </w:p>
    <w:p w14:paraId="684B3225" w14:textId="564170BF"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21.11. </w:t>
      </w:r>
      <w:r w:rsidRPr="008704CF">
        <w:rPr>
          <w:b/>
          <w:noProof/>
        </w:rPr>
        <w:t>No Waiver</w:t>
      </w:r>
      <w:r>
        <w:rPr>
          <w:noProof/>
        </w:rPr>
        <w:tab/>
      </w:r>
      <w:r>
        <w:rPr>
          <w:noProof/>
        </w:rPr>
        <w:fldChar w:fldCharType="begin"/>
      </w:r>
      <w:r>
        <w:rPr>
          <w:noProof/>
        </w:rPr>
        <w:instrText xml:space="preserve"> PAGEREF _Toc127886965 \h </w:instrText>
      </w:r>
      <w:r>
        <w:rPr>
          <w:noProof/>
        </w:rPr>
      </w:r>
      <w:r>
        <w:rPr>
          <w:noProof/>
        </w:rPr>
        <w:fldChar w:fldCharType="separate"/>
      </w:r>
      <w:r w:rsidR="00A31284">
        <w:rPr>
          <w:noProof/>
        </w:rPr>
        <w:t>33</w:t>
      </w:r>
      <w:r>
        <w:rPr>
          <w:noProof/>
        </w:rPr>
        <w:fldChar w:fldCharType="end"/>
      </w:r>
    </w:p>
    <w:p w14:paraId="27CFA60F" w14:textId="3D804176"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21.12. </w:t>
      </w:r>
      <w:r w:rsidRPr="008704CF">
        <w:rPr>
          <w:b/>
          <w:noProof/>
        </w:rPr>
        <w:t>Interest</w:t>
      </w:r>
      <w:r>
        <w:rPr>
          <w:noProof/>
        </w:rPr>
        <w:tab/>
      </w:r>
      <w:r>
        <w:rPr>
          <w:noProof/>
        </w:rPr>
        <w:fldChar w:fldCharType="begin"/>
      </w:r>
      <w:r>
        <w:rPr>
          <w:noProof/>
        </w:rPr>
        <w:instrText xml:space="preserve"> PAGEREF _Toc127886966 \h </w:instrText>
      </w:r>
      <w:r>
        <w:rPr>
          <w:noProof/>
        </w:rPr>
      </w:r>
      <w:r>
        <w:rPr>
          <w:noProof/>
        </w:rPr>
        <w:fldChar w:fldCharType="separate"/>
      </w:r>
      <w:r w:rsidR="00A31284">
        <w:rPr>
          <w:noProof/>
        </w:rPr>
        <w:t>33</w:t>
      </w:r>
      <w:r>
        <w:rPr>
          <w:noProof/>
        </w:rPr>
        <w:fldChar w:fldCharType="end"/>
      </w:r>
    </w:p>
    <w:p w14:paraId="64226783" w14:textId="773915C0"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Section</w:t>
      </w:r>
      <w:r w:rsidRPr="008704CF">
        <w:rPr>
          <w:b/>
          <w:noProof/>
        </w:rPr>
        <w:t xml:space="preserve"> </w:t>
      </w:r>
      <w:r>
        <w:rPr>
          <w:noProof/>
        </w:rPr>
        <w:t xml:space="preserve">21.13. </w:t>
      </w:r>
      <w:r w:rsidRPr="008704CF">
        <w:rPr>
          <w:b/>
          <w:noProof/>
        </w:rPr>
        <w:t>Rules and Regulations</w:t>
      </w:r>
      <w:r>
        <w:rPr>
          <w:noProof/>
        </w:rPr>
        <w:tab/>
      </w:r>
      <w:r>
        <w:rPr>
          <w:noProof/>
        </w:rPr>
        <w:fldChar w:fldCharType="begin"/>
      </w:r>
      <w:r>
        <w:rPr>
          <w:noProof/>
        </w:rPr>
        <w:instrText xml:space="preserve"> PAGEREF _Toc127886967 \h </w:instrText>
      </w:r>
      <w:r>
        <w:rPr>
          <w:noProof/>
        </w:rPr>
      </w:r>
      <w:r>
        <w:rPr>
          <w:noProof/>
        </w:rPr>
        <w:fldChar w:fldCharType="separate"/>
      </w:r>
      <w:r w:rsidR="00A31284">
        <w:rPr>
          <w:noProof/>
        </w:rPr>
        <w:t>33</w:t>
      </w:r>
      <w:r>
        <w:rPr>
          <w:noProof/>
        </w:rPr>
        <w:fldChar w:fldCharType="end"/>
      </w:r>
    </w:p>
    <w:p w14:paraId="16E9F32B" w14:textId="14D51416"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21.14. </w:t>
      </w:r>
      <w:r w:rsidRPr="008704CF">
        <w:rPr>
          <w:b/>
          <w:noProof/>
        </w:rPr>
        <w:t>Financial Statements</w:t>
      </w:r>
      <w:r>
        <w:rPr>
          <w:noProof/>
        </w:rPr>
        <w:tab/>
      </w:r>
      <w:r>
        <w:rPr>
          <w:noProof/>
        </w:rPr>
        <w:fldChar w:fldCharType="begin"/>
      </w:r>
      <w:r>
        <w:rPr>
          <w:noProof/>
        </w:rPr>
        <w:instrText xml:space="preserve"> PAGEREF _Toc127886968 \h </w:instrText>
      </w:r>
      <w:r>
        <w:rPr>
          <w:noProof/>
        </w:rPr>
      </w:r>
      <w:r>
        <w:rPr>
          <w:noProof/>
        </w:rPr>
        <w:fldChar w:fldCharType="separate"/>
      </w:r>
      <w:r w:rsidR="00A31284">
        <w:rPr>
          <w:noProof/>
        </w:rPr>
        <w:t>33</w:t>
      </w:r>
      <w:r>
        <w:rPr>
          <w:noProof/>
        </w:rPr>
        <w:fldChar w:fldCharType="end"/>
      </w:r>
    </w:p>
    <w:p w14:paraId="282285A6" w14:textId="65CDD04A"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21.15. </w:t>
      </w:r>
      <w:r w:rsidRPr="008704CF">
        <w:rPr>
          <w:b/>
          <w:noProof/>
        </w:rPr>
        <w:t>General Rules of Construction</w:t>
      </w:r>
      <w:r>
        <w:rPr>
          <w:noProof/>
        </w:rPr>
        <w:tab/>
      </w:r>
      <w:r>
        <w:rPr>
          <w:noProof/>
        </w:rPr>
        <w:fldChar w:fldCharType="begin"/>
      </w:r>
      <w:r>
        <w:rPr>
          <w:noProof/>
        </w:rPr>
        <w:instrText xml:space="preserve"> PAGEREF _Toc127886969 \h </w:instrText>
      </w:r>
      <w:r>
        <w:rPr>
          <w:noProof/>
        </w:rPr>
      </w:r>
      <w:r>
        <w:rPr>
          <w:noProof/>
        </w:rPr>
        <w:fldChar w:fldCharType="separate"/>
      </w:r>
      <w:r w:rsidR="00A31284">
        <w:rPr>
          <w:noProof/>
        </w:rPr>
        <w:t>33</w:t>
      </w:r>
      <w:r>
        <w:rPr>
          <w:noProof/>
        </w:rPr>
        <w:fldChar w:fldCharType="end"/>
      </w:r>
    </w:p>
    <w:p w14:paraId="4F6E00A7" w14:textId="17432A17"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21.16. </w:t>
      </w:r>
      <w:r w:rsidRPr="008704CF">
        <w:rPr>
          <w:b/>
          <w:noProof/>
        </w:rPr>
        <w:t>Recording</w:t>
      </w:r>
      <w:r>
        <w:rPr>
          <w:noProof/>
        </w:rPr>
        <w:tab/>
      </w:r>
      <w:r>
        <w:rPr>
          <w:noProof/>
        </w:rPr>
        <w:fldChar w:fldCharType="begin"/>
      </w:r>
      <w:r>
        <w:rPr>
          <w:noProof/>
        </w:rPr>
        <w:instrText xml:space="preserve"> PAGEREF _Toc127886970 \h </w:instrText>
      </w:r>
      <w:r>
        <w:rPr>
          <w:noProof/>
        </w:rPr>
      </w:r>
      <w:r>
        <w:rPr>
          <w:noProof/>
        </w:rPr>
        <w:fldChar w:fldCharType="separate"/>
      </w:r>
      <w:r w:rsidR="00A31284">
        <w:rPr>
          <w:noProof/>
        </w:rPr>
        <w:t>34</w:t>
      </w:r>
      <w:r>
        <w:rPr>
          <w:noProof/>
        </w:rPr>
        <w:fldChar w:fldCharType="end"/>
      </w:r>
    </w:p>
    <w:p w14:paraId="4A1BEE38" w14:textId="06403CCE"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21.17. </w:t>
      </w:r>
      <w:r w:rsidRPr="008704CF">
        <w:rPr>
          <w:b/>
          <w:noProof/>
        </w:rPr>
        <w:t>Effective Date</w:t>
      </w:r>
      <w:r>
        <w:rPr>
          <w:noProof/>
        </w:rPr>
        <w:tab/>
      </w:r>
      <w:r>
        <w:rPr>
          <w:noProof/>
        </w:rPr>
        <w:fldChar w:fldCharType="begin"/>
      </w:r>
      <w:r>
        <w:rPr>
          <w:noProof/>
        </w:rPr>
        <w:instrText xml:space="preserve"> PAGEREF _Toc127886971 \h </w:instrText>
      </w:r>
      <w:r>
        <w:rPr>
          <w:noProof/>
        </w:rPr>
      </w:r>
      <w:r>
        <w:rPr>
          <w:noProof/>
        </w:rPr>
        <w:fldChar w:fldCharType="separate"/>
      </w:r>
      <w:r w:rsidR="00A31284">
        <w:rPr>
          <w:noProof/>
        </w:rPr>
        <w:t>34</w:t>
      </w:r>
      <w:r>
        <w:rPr>
          <w:noProof/>
        </w:rPr>
        <w:fldChar w:fldCharType="end"/>
      </w:r>
    </w:p>
    <w:p w14:paraId="2C8EB53C" w14:textId="0845EC68"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21.18. </w:t>
      </w:r>
      <w:r w:rsidRPr="008704CF">
        <w:rPr>
          <w:b/>
          <w:noProof/>
        </w:rPr>
        <w:t>Headings</w:t>
      </w:r>
      <w:r>
        <w:rPr>
          <w:noProof/>
        </w:rPr>
        <w:tab/>
      </w:r>
      <w:r>
        <w:rPr>
          <w:noProof/>
        </w:rPr>
        <w:fldChar w:fldCharType="begin"/>
      </w:r>
      <w:r>
        <w:rPr>
          <w:noProof/>
        </w:rPr>
        <w:instrText xml:space="preserve"> PAGEREF _Toc127886972 \h </w:instrText>
      </w:r>
      <w:r>
        <w:rPr>
          <w:noProof/>
        </w:rPr>
      </w:r>
      <w:r>
        <w:rPr>
          <w:noProof/>
        </w:rPr>
        <w:fldChar w:fldCharType="separate"/>
      </w:r>
      <w:r w:rsidR="00A31284">
        <w:rPr>
          <w:noProof/>
        </w:rPr>
        <w:t>34</w:t>
      </w:r>
      <w:r>
        <w:rPr>
          <w:noProof/>
        </w:rPr>
        <w:fldChar w:fldCharType="end"/>
      </w:r>
    </w:p>
    <w:p w14:paraId="79CB7EEF" w14:textId="574D3E0E"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21.19. </w:t>
      </w:r>
      <w:r w:rsidRPr="008704CF">
        <w:rPr>
          <w:b/>
          <w:noProof/>
        </w:rPr>
        <w:t>Tenant Liability</w:t>
      </w:r>
      <w:r>
        <w:rPr>
          <w:noProof/>
        </w:rPr>
        <w:tab/>
      </w:r>
      <w:r>
        <w:rPr>
          <w:noProof/>
        </w:rPr>
        <w:fldChar w:fldCharType="begin"/>
      </w:r>
      <w:r>
        <w:rPr>
          <w:noProof/>
        </w:rPr>
        <w:instrText xml:space="preserve"> PAGEREF _Toc127886973 \h </w:instrText>
      </w:r>
      <w:r>
        <w:rPr>
          <w:noProof/>
        </w:rPr>
      </w:r>
      <w:r>
        <w:rPr>
          <w:noProof/>
        </w:rPr>
        <w:fldChar w:fldCharType="separate"/>
      </w:r>
      <w:r w:rsidR="00A31284">
        <w:rPr>
          <w:noProof/>
        </w:rPr>
        <w:t>34</w:t>
      </w:r>
      <w:r>
        <w:rPr>
          <w:noProof/>
        </w:rPr>
        <w:fldChar w:fldCharType="end"/>
      </w:r>
    </w:p>
    <w:p w14:paraId="0ED18340" w14:textId="7E74110E"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21.20. </w:t>
      </w:r>
      <w:r w:rsidRPr="008704CF">
        <w:rPr>
          <w:b/>
          <w:noProof/>
        </w:rPr>
        <w:t>Other Tenants</w:t>
      </w:r>
      <w:r>
        <w:rPr>
          <w:noProof/>
        </w:rPr>
        <w:tab/>
      </w:r>
      <w:r>
        <w:rPr>
          <w:noProof/>
        </w:rPr>
        <w:fldChar w:fldCharType="begin"/>
      </w:r>
      <w:r>
        <w:rPr>
          <w:noProof/>
        </w:rPr>
        <w:instrText xml:space="preserve"> PAGEREF _Toc127886974 \h </w:instrText>
      </w:r>
      <w:r>
        <w:rPr>
          <w:noProof/>
        </w:rPr>
      </w:r>
      <w:r>
        <w:rPr>
          <w:noProof/>
        </w:rPr>
        <w:fldChar w:fldCharType="separate"/>
      </w:r>
      <w:r w:rsidR="00A31284">
        <w:rPr>
          <w:noProof/>
        </w:rPr>
        <w:t>34</w:t>
      </w:r>
      <w:r>
        <w:rPr>
          <w:noProof/>
        </w:rPr>
        <w:fldChar w:fldCharType="end"/>
      </w:r>
    </w:p>
    <w:p w14:paraId="16A4DB6F" w14:textId="56C74D51"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21.21. </w:t>
      </w:r>
      <w:r w:rsidRPr="008704CF">
        <w:rPr>
          <w:b/>
          <w:noProof/>
        </w:rPr>
        <w:t>Due Authorization</w:t>
      </w:r>
      <w:r>
        <w:rPr>
          <w:noProof/>
        </w:rPr>
        <w:tab/>
      </w:r>
      <w:r>
        <w:rPr>
          <w:noProof/>
        </w:rPr>
        <w:fldChar w:fldCharType="begin"/>
      </w:r>
      <w:r>
        <w:rPr>
          <w:noProof/>
        </w:rPr>
        <w:instrText xml:space="preserve"> PAGEREF _Toc127886975 \h </w:instrText>
      </w:r>
      <w:r>
        <w:rPr>
          <w:noProof/>
        </w:rPr>
      </w:r>
      <w:r>
        <w:rPr>
          <w:noProof/>
        </w:rPr>
        <w:fldChar w:fldCharType="separate"/>
      </w:r>
      <w:r w:rsidR="00A31284">
        <w:rPr>
          <w:noProof/>
        </w:rPr>
        <w:t>34</w:t>
      </w:r>
      <w:r>
        <w:rPr>
          <w:noProof/>
        </w:rPr>
        <w:fldChar w:fldCharType="end"/>
      </w:r>
    </w:p>
    <w:p w14:paraId="4D82F91B" w14:textId="648E6389"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21.22. </w:t>
      </w:r>
      <w:r w:rsidRPr="008704CF">
        <w:rPr>
          <w:b/>
          <w:noProof/>
        </w:rPr>
        <w:t>Confidentiality</w:t>
      </w:r>
      <w:r>
        <w:rPr>
          <w:noProof/>
        </w:rPr>
        <w:tab/>
      </w:r>
      <w:r>
        <w:rPr>
          <w:noProof/>
        </w:rPr>
        <w:fldChar w:fldCharType="begin"/>
      </w:r>
      <w:r>
        <w:rPr>
          <w:noProof/>
        </w:rPr>
        <w:instrText xml:space="preserve"> PAGEREF _Toc127886976 \h </w:instrText>
      </w:r>
      <w:r>
        <w:rPr>
          <w:noProof/>
        </w:rPr>
      </w:r>
      <w:r>
        <w:rPr>
          <w:noProof/>
        </w:rPr>
        <w:fldChar w:fldCharType="separate"/>
      </w:r>
      <w:r w:rsidR="00A31284">
        <w:rPr>
          <w:noProof/>
        </w:rPr>
        <w:t>34</w:t>
      </w:r>
      <w:r>
        <w:rPr>
          <w:noProof/>
        </w:rPr>
        <w:fldChar w:fldCharType="end"/>
      </w:r>
    </w:p>
    <w:p w14:paraId="349B5B19" w14:textId="5ABE0825"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21.23. </w:t>
      </w:r>
      <w:r w:rsidRPr="008704CF">
        <w:rPr>
          <w:b/>
          <w:noProof/>
        </w:rPr>
        <w:t>Attorney’s Fees</w:t>
      </w:r>
      <w:r>
        <w:rPr>
          <w:noProof/>
        </w:rPr>
        <w:tab/>
      </w:r>
      <w:r>
        <w:rPr>
          <w:noProof/>
        </w:rPr>
        <w:fldChar w:fldCharType="begin"/>
      </w:r>
      <w:r>
        <w:rPr>
          <w:noProof/>
        </w:rPr>
        <w:instrText xml:space="preserve"> PAGEREF _Toc127886977 \h </w:instrText>
      </w:r>
      <w:r>
        <w:rPr>
          <w:noProof/>
        </w:rPr>
      </w:r>
      <w:r>
        <w:rPr>
          <w:noProof/>
        </w:rPr>
        <w:fldChar w:fldCharType="separate"/>
      </w:r>
      <w:r w:rsidR="00A31284">
        <w:rPr>
          <w:noProof/>
        </w:rPr>
        <w:t>35</w:t>
      </w:r>
      <w:r>
        <w:rPr>
          <w:noProof/>
        </w:rPr>
        <w:fldChar w:fldCharType="end"/>
      </w:r>
    </w:p>
    <w:p w14:paraId="4702A333" w14:textId="2FCF2A18"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21.24. </w:t>
      </w:r>
      <w:r w:rsidRPr="008704CF">
        <w:rPr>
          <w:b/>
          <w:noProof/>
        </w:rPr>
        <w:t>Waiver of Redemption by Tenant</w:t>
      </w:r>
      <w:r>
        <w:rPr>
          <w:noProof/>
        </w:rPr>
        <w:tab/>
      </w:r>
      <w:r>
        <w:rPr>
          <w:noProof/>
        </w:rPr>
        <w:fldChar w:fldCharType="begin"/>
      </w:r>
      <w:r>
        <w:rPr>
          <w:noProof/>
        </w:rPr>
        <w:instrText xml:space="preserve"> PAGEREF _Toc127886978 \h </w:instrText>
      </w:r>
      <w:r>
        <w:rPr>
          <w:noProof/>
        </w:rPr>
      </w:r>
      <w:r>
        <w:rPr>
          <w:noProof/>
        </w:rPr>
        <w:fldChar w:fldCharType="separate"/>
      </w:r>
      <w:r w:rsidR="00A31284">
        <w:rPr>
          <w:noProof/>
        </w:rPr>
        <w:t>35</w:t>
      </w:r>
      <w:r>
        <w:rPr>
          <w:noProof/>
        </w:rPr>
        <w:fldChar w:fldCharType="end"/>
      </w:r>
    </w:p>
    <w:p w14:paraId="4B3BC28E" w14:textId="331BFED6"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21.25. </w:t>
      </w:r>
      <w:r w:rsidRPr="008704CF">
        <w:rPr>
          <w:b/>
          <w:noProof/>
        </w:rPr>
        <w:t>Non-Discrimination</w:t>
      </w:r>
      <w:r>
        <w:rPr>
          <w:noProof/>
        </w:rPr>
        <w:tab/>
      </w:r>
      <w:r>
        <w:rPr>
          <w:noProof/>
        </w:rPr>
        <w:fldChar w:fldCharType="begin"/>
      </w:r>
      <w:r>
        <w:rPr>
          <w:noProof/>
        </w:rPr>
        <w:instrText xml:space="preserve"> PAGEREF _Toc127886979 \h </w:instrText>
      </w:r>
      <w:r>
        <w:rPr>
          <w:noProof/>
        </w:rPr>
      </w:r>
      <w:r>
        <w:rPr>
          <w:noProof/>
        </w:rPr>
        <w:fldChar w:fldCharType="separate"/>
      </w:r>
      <w:r w:rsidR="00A31284">
        <w:rPr>
          <w:noProof/>
        </w:rPr>
        <w:t>35</w:t>
      </w:r>
      <w:r>
        <w:rPr>
          <w:noProof/>
        </w:rPr>
        <w:fldChar w:fldCharType="end"/>
      </w:r>
    </w:p>
    <w:p w14:paraId="4EA3920F" w14:textId="72EB11E5"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21.26. </w:t>
      </w:r>
      <w:r w:rsidRPr="008704CF">
        <w:rPr>
          <w:b/>
          <w:noProof/>
        </w:rPr>
        <w:t>Satellite Dish</w:t>
      </w:r>
      <w:r>
        <w:rPr>
          <w:noProof/>
        </w:rPr>
        <w:tab/>
      </w:r>
      <w:r>
        <w:rPr>
          <w:noProof/>
        </w:rPr>
        <w:fldChar w:fldCharType="begin"/>
      </w:r>
      <w:r>
        <w:rPr>
          <w:noProof/>
        </w:rPr>
        <w:instrText xml:space="preserve"> PAGEREF _Toc127886980 \h </w:instrText>
      </w:r>
      <w:r>
        <w:rPr>
          <w:noProof/>
        </w:rPr>
      </w:r>
      <w:r>
        <w:rPr>
          <w:noProof/>
        </w:rPr>
        <w:fldChar w:fldCharType="separate"/>
      </w:r>
      <w:r w:rsidR="00A31284">
        <w:rPr>
          <w:noProof/>
        </w:rPr>
        <w:t>35</w:t>
      </w:r>
      <w:r>
        <w:rPr>
          <w:noProof/>
        </w:rPr>
        <w:fldChar w:fldCharType="end"/>
      </w:r>
    </w:p>
    <w:p w14:paraId="7427266F" w14:textId="720BCCED"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21.27. </w:t>
      </w:r>
      <w:r w:rsidRPr="008704CF">
        <w:rPr>
          <w:b/>
          <w:noProof/>
        </w:rPr>
        <w:t>Guaranty</w:t>
      </w:r>
      <w:r>
        <w:rPr>
          <w:noProof/>
        </w:rPr>
        <w:tab/>
      </w:r>
      <w:r>
        <w:rPr>
          <w:noProof/>
        </w:rPr>
        <w:fldChar w:fldCharType="begin"/>
      </w:r>
      <w:r>
        <w:rPr>
          <w:noProof/>
        </w:rPr>
        <w:instrText xml:space="preserve"> PAGEREF _Toc127886981 \h </w:instrText>
      </w:r>
      <w:r>
        <w:rPr>
          <w:noProof/>
        </w:rPr>
      </w:r>
      <w:r>
        <w:rPr>
          <w:noProof/>
        </w:rPr>
        <w:fldChar w:fldCharType="separate"/>
      </w:r>
      <w:r w:rsidR="00A31284">
        <w:rPr>
          <w:noProof/>
        </w:rPr>
        <w:t>35</w:t>
      </w:r>
      <w:r>
        <w:rPr>
          <w:noProof/>
        </w:rPr>
        <w:fldChar w:fldCharType="end"/>
      </w:r>
    </w:p>
    <w:p w14:paraId="1CFA5A20" w14:textId="24211C71"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21.28. </w:t>
      </w:r>
      <w:r w:rsidRPr="008704CF">
        <w:rPr>
          <w:b/>
          <w:noProof/>
        </w:rPr>
        <w:t>Excavation</w:t>
      </w:r>
      <w:r>
        <w:rPr>
          <w:noProof/>
        </w:rPr>
        <w:tab/>
      </w:r>
      <w:r>
        <w:rPr>
          <w:noProof/>
        </w:rPr>
        <w:fldChar w:fldCharType="begin"/>
      </w:r>
      <w:r>
        <w:rPr>
          <w:noProof/>
        </w:rPr>
        <w:instrText xml:space="preserve"> PAGEREF _Toc127886982 \h </w:instrText>
      </w:r>
      <w:r>
        <w:rPr>
          <w:noProof/>
        </w:rPr>
      </w:r>
      <w:r>
        <w:rPr>
          <w:noProof/>
        </w:rPr>
        <w:fldChar w:fldCharType="separate"/>
      </w:r>
      <w:r w:rsidR="00A31284">
        <w:rPr>
          <w:noProof/>
        </w:rPr>
        <w:t>35</w:t>
      </w:r>
      <w:r>
        <w:rPr>
          <w:noProof/>
        </w:rPr>
        <w:fldChar w:fldCharType="end"/>
      </w:r>
    </w:p>
    <w:p w14:paraId="4B604362" w14:textId="13B7C7E0"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21.29. </w:t>
      </w:r>
      <w:r w:rsidRPr="008704CF">
        <w:rPr>
          <w:b/>
          <w:noProof/>
        </w:rPr>
        <w:t>Time</w:t>
      </w:r>
      <w:r>
        <w:rPr>
          <w:noProof/>
        </w:rPr>
        <w:tab/>
      </w:r>
      <w:r>
        <w:rPr>
          <w:noProof/>
        </w:rPr>
        <w:fldChar w:fldCharType="begin"/>
      </w:r>
      <w:r>
        <w:rPr>
          <w:noProof/>
        </w:rPr>
        <w:instrText xml:space="preserve"> PAGEREF _Toc127886983 \h </w:instrText>
      </w:r>
      <w:r>
        <w:rPr>
          <w:noProof/>
        </w:rPr>
      </w:r>
      <w:r>
        <w:rPr>
          <w:noProof/>
        </w:rPr>
        <w:fldChar w:fldCharType="separate"/>
      </w:r>
      <w:r w:rsidR="00A31284">
        <w:rPr>
          <w:noProof/>
        </w:rPr>
        <w:t>36</w:t>
      </w:r>
      <w:r>
        <w:rPr>
          <w:noProof/>
        </w:rPr>
        <w:fldChar w:fldCharType="end"/>
      </w:r>
    </w:p>
    <w:p w14:paraId="4705E490" w14:textId="7BEE487E"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21.30. </w:t>
      </w:r>
      <w:r w:rsidRPr="008704CF">
        <w:rPr>
          <w:b/>
          <w:noProof/>
        </w:rPr>
        <w:t>Landlord’s Consents</w:t>
      </w:r>
      <w:r>
        <w:rPr>
          <w:noProof/>
        </w:rPr>
        <w:tab/>
      </w:r>
      <w:r>
        <w:rPr>
          <w:noProof/>
        </w:rPr>
        <w:fldChar w:fldCharType="begin"/>
      </w:r>
      <w:r>
        <w:rPr>
          <w:noProof/>
        </w:rPr>
        <w:instrText xml:space="preserve"> PAGEREF _Toc127886984 \h </w:instrText>
      </w:r>
      <w:r>
        <w:rPr>
          <w:noProof/>
        </w:rPr>
      </w:r>
      <w:r>
        <w:rPr>
          <w:noProof/>
        </w:rPr>
        <w:fldChar w:fldCharType="separate"/>
      </w:r>
      <w:r w:rsidR="00A31284">
        <w:rPr>
          <w:noProof/>
        </w:rPr>
        <w:t>36</w:t>
      </w:r>
      <w:r>
        <w:rPr>
          <w:noProof/>
        </w:rPr>
        <w:fldChar w:fldCharType="end"/>
      </w:r>
    </w:p>
    <w:p w14:paraId="481E399C" w14:textId="21A53691"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21.31. </w:t>
      </w:r>
      <w:r w:rsidRPr="008704CF">
        <w:rPr>
          <w:b/>
          <w:noProof/>
        </w:rPr>
        <w:t>Acquisition and Financing Contingency</w:t>
      </w:r>
      <w:r>
        <w:rPr>
          <w:noProof/>
        </w:rPr>
        <w:tab/>
      </w:r>
      <w:r>
        <w:rPr>
          <w:noProof/>
        </w:rPr>
        <w:fldChar w:fldCharType="begin"/>
      </w:r>
      <w:r>
        <w:rPr>
          <w:noProof/>
        </w:rPr>
        <w:instrText xml:space="preserve"> PAGEREF _Toc127886985 \h </w:instrText>
      </w:r>
      <w:r>
        <w:rPr>
          <w:noProof/>
        </w:rPr>
      </w:r>
      <w:r>
        <w:rPr>
          <w:noProof/>
        </w:rPr>
        <w:fldChar w:fldCharType="separate"/>
      </w:r>
      <w:r w:rsidR="00A31284">
        <w:rPr>
          <w:noProof/>
        </w:rPr>
        <w:t>36</w:t>
      </w:r>
      <w:r>
        <w:rPr>
          <w:noProof/>
        </w:rPr>
        <w:fldChar w:fldCharType="end"/>
      </w:r>
    </w:p>
    <w:p w14:paraId="4A94F295" w14:textId="44E4D325"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21.32. </w:t>
      </w:r>
      <w:r w:rsidRPr="008704CF">
        <w:rPr>
          <w:b/>
          <w:noProof/>
        </w:rPr>
        <w:t>Permits and Business Licensure</w:t>
      </w:r>
      <w:r>
        <w:rPr>
          <w:noProof/>
        </w:rPr>
        <w:tab/>
      </w:r>
      <w:r>
        <w:rPr>
          <w:noProof/>
        </w:rPr>
        <w:fldChar w:fldCharType="begin"/>
      </w:r>
      <w:r>
        <w:rPr>
          <w:noProof/>
        </w:rPr>
        <w:instrText xml:space="preserve"> PAGEREF _Toc127886986 \h </w:instrText>
      </w:r>
      <w:r>
        <w:rPr>
          <w:noProof/>
        </w:rPr>
      </w:r>
      <w:r>
        <w:rPr>
          <w:noProof/>
        </w:rPr>
        <w:fldChar w:fldCharType="separate"/>
      </w:r>
      <w:r w:rsidR="00A31284">
        <w:rPr>
          <w:noProof/>
        </w:rPr>
        <w:t>36</w:t>
      </w:r>
      <w:r>
        <w:rPr>
          <w:noProof/>
        </w:rPr>
        <w:fldChar w:fldCharType="end"/>
      </w:r>
    </w:p>
    <w:p w14:paraId="4F2B20F5" w14:textId="1F82BFD9"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21.33. </w:t>
      </w:r>
      <w:r w:rsidRPr="008704CF">
        <w:rPr>
          <w:b/>
          <w:noProof/>
        </w:rPr>
        <w:t>Liability of Landlord</w:t>
      </w:r>
      <w:r>
        <w:rPr>
          <w:noProof/>
        </w:rPr>
        <w:tab/>
      </w:r>
      <w:r>
        <w:rPr>
          <w:noProof/>
        </w:rPr>
        <w:fldChar w:fldCharType="begin"/>
      </w:r>
      <w:r>
        <w:rPr>
          <w:noProof/>
        </w:rPr>
        <w:instrText xml:space="preserve"> PAGEREF _Toc127886987 \h </w:instrText>
      </w:r>
      <w:r>
        <w:rPr>
          <w:noProof/>
        </w:rPr>
      </w:r>
      <w:r>
        <w:rPr>
          <w:noProof/>
        </w:rPr>
        <w:fldChar w:fldCharType="separate"/>
      </w:r>
      <w:r w:rsidR="00A31284">
        <w:rPr>
          <w:noProof/>
        </w:rPr>
        <w:t>36</w:t>
      </w:r>
      <w:r>
        <w:rPr>
          <w:noProof/>
        </w:rPr>
        <w:fldChar w:fldCharType="end"/>
      </w:r>
    </w:p>
    <w:p w14:paraId="449C473F" w14:textId="7A3B4C6F" w:rsidR="00893E3C" w:rsidRDefault="00893E3C">
      <w:pPr>
        <w:pStyle w:val="TOC3"/>
        <w:tabs>
          <w:tab w:val="right" w:leader="dot" w:pos="9350"/>
        </w:tabs>
        <w:rPr>
          <w:rFonts w:asciiTheme="minorHAnsi" w:eastAsiaTheme="minorEastAsia" w:hAnsiTheme="minorHAnsi" w:cstheme="minorBidi"/>
          <w:noProof/>
          <w:snapToGrid/>
          <w:sz w:val="22"/>
          <w:szCs w:val="22"/>
        </w:rPr>
      </w:pPr>
      <w:r>
        <w:rPr>
          <w:noProof/>
        </w:rPr>
        <w:t xml:space="preserve">Section 21.34. </w:t>
      </w:r>
      <w:r w:rsidRPr="008704CF">
        <w:rPr>
          <w:b/>
          <w:noProof/>
        </w:rPr>
        <w:t>Counterpart Execution; Electronic Signature</w:t>
      </w:r>
      <w:r>
        <w:rPr>
          <w:noProof/>
        </w:rPr>
        <w:tab/>
      </w:r>
      <w:r>
        <w:rPr>
          <w:noProof/>
        </w:rPr>
        <w:fldChar w:fldCharType="begin"/>
      </w:r>
      <w:r>
        <w:rPr>
          <w:noProof/>
        </w:rPr>
        <w:instrText xml:space="preserve"> PAGEREF _Toc127886988 \h </w:instrText>
      </w:r>
      <w:r>
        <w:rPr>
          <w:noProof/>
        </w:rPr>
      </w:r>
      <w:r>
        <w:rPr>
          <w:noProof/>
        </w:rPr>
        <w:fldChar w:fldCharType="separate"/>
      </w:r>
      <w:r w:rsidR="00A31284">
        <w:rPr>
          <w:noProof/>
        </w:rPr>
        <w:t>37</w:t>
      </w:r>
      <w:r>
        <w:rPr>
          <w:noProof/>
        </w:rPr>
        <w:fldChar w:fldCharType="end"/>
      </w:r>
    </w:p>
    <w:p w14:paraId="660663AD" w14:textId="77777777" w:rsidR="00A475B4" w:rsidRPr="00FD5659" w:rsidRDefault="00AC07D9" w:rsidP="00AC07D9">
      <w:pPr>
        <w:widowControl/>
        <w:jc w:val="both"/>
        <w:rPr>
          <w:sz w:val="21"/>
          <w:szCs w:val="21"/>
        </w:rPr>
      </w:pPr>
      <w:r>
        <w:rPr>
          <w:sz w:val="21"/>
          <w:szCs w:val="21"/>
        </w:rPr>
        <w:fldChar w:fldCharType="end"/>
      </w:r>
    </w:p>
    <w:p w14:paraId="1E2ACA47" w14:textId="77777777" w:rsidR="00A475B4" w:rsidRPr="00FD5659" w:rsidRDefault="00A475B4">
      <w:pPr>
        <w:widowControl/>
        <w:ind w:firstLine="720"/>
        <w:jc w:val="both"/>
        <w:rPr>
          <w:b/>
          <w:sz w:val="21"/>
          <w:szCs w:val="21"/>
          <w:u w:val="single"/>
        </w:rPr>
      </w:pPr>
      <w:r w:rsidRPr="00FD5659">
        <w:rPr>
          <w:b/>
          <w:sz w:val="21"/>
          <w:szCs w:val="21"/>
          <w:u w:val="single"/>
        </w:rPr>
        <w:t>EXHIBITS</w:t>
      </w:r>
    </w:p>
    <w:p w14:paraId="6A9EC4E1" w14:textId="77777777" w:rsidR="00A475B4" w:rsidRDefault="00A475B4">
      <w:pPr>
        <w:widowControl/>
        <w:ind w:firstLine="720"/>
        <w:jc w:val="both"/>
        <w:rPr>
          <w:b/>
          <w:sz w:val="21"/>
          <w:szCs w:val="21"/>
        </w:rPr>
      </w:pPr>
      <w:r w:rsidRPr="00FD5659">
        <w:rPr>
          <w:b/>
          <w:sz w:val="21"/>
          <w:szCs w:val="21"/>
        </w:rPr>
        <w:t>Exhibit A</w:t>
      </w:r>
      <w:r w:rsidRPr="00FD5659">
        <w:rPr>
          <w:sz w:val="21"/>
          <w:szCs w:val="21"/>
        </w:rPr>
        <w:tab/>
      </w:r>
      <w:r w:rsidRPr="00FD5659">
        <w:rPr>
          <w:b/>
          <w:sz w:val="21"/>
          <w:szCs w:val="21"/>
        </w:rPr>
        <w:t>-</w:t>
      </w:r>
      <w:r w:rsidRPr="00FD5659">
        <w:rPr>
          <w:b/>
          <w:sz w:val="21"/>
          <w:szCs w:val="21"/>
        </w:rPr>
        <w:tab/>
        <w:t>Site Plan</w:t>
      </w:r>
    </w:p>
    <w:p w14:paraId="67F3E9B1" w14:textId="1219D4A2" w:rsidR="00F451C8" w:rsidRPr="00893E3C" w:rsidRDefault="00F451C8">
      <w:pPr>
        <w:widowControl/>
        <w:ind w:firstLine="720"/>
        <w:jc w:val="both"/>
        <w:rPr>
          <w:b/>
          <w:iCs/>
          <w:sz w:val="21"/>
          <w:szCs w:val="21"/>
        </w:rPr>
      </w:pPr>
      <w:r w:rsidRPr="00893E3C">
        <w:rPr>
          <w:b/>
          <w:iCs/>
          <w:sz w:val="21"/>
          <w:szCs w:val="21"/>
        </w:rPr>
        <w:t>Exhibit A-1</w:t>
      </w:r>
      <w:r w:rsidRPr="00893E3C">
        <w:rPr>
          <w:b/>
          <w:iCs/>
          <w:sz w:val="21"/>
          <w:szCs w:val="21"/>
        </w:rPr>
        <w:tab/>
        <w:t>-</w:t>
      </w:r>
      <w:r w:rsidRPr="00893E3C">
        <w:rPr>
          <w:b/>
          <w:iCs/>
          <w:sz w:val="21"/>
          <w:szCs w:val="21"/>
        </w:rPr>
        <w:tab/>
        <w:t>Retail Tenants Under Office</w:t>
      </w:r>
    </w:p>
    <w:p w14:paraId="03FF0B85" w14:textId="42FB81AB" w:rsidR="004B2ECB" w:rsidRPr="004B2ECB" w:rsidRDefault="004B2ECB">
      <w:pPr>
        <w:widowControl/>
        <w:ind w:firstLine="720"/>
        <w:jc w:val="both"/>
        <w:rPr>
          <w:b/>
          <w:sz w:val="21"/>
          <w:szCs w:val="21"/>
        </w:rPr>
      </w:pPr>
      <w:r w:rsidRPr="004B2ECB">
        <w:rPr>
          <w:b/>
          <w:sz w:val="21"/>
          <w:szCs w:val="21"/>
        </w:rPr>
        <w:t>Exhibit A-2</w:t>
      </w:r>
      <w:r w:rsidRPr="004B2ECB">
        <w:rPr>
          <w:b/>
          <w:sz w:val="21"/>
          <w:szCs w:val="21"/>
        </w:rPr>
        <w:tab/>
        <w:t>-</w:t>
      </w:r>
      <w:r w:rsidRPr="004B2ECB">
        <w:rPr>
          <w:b/>
          <w:sz w:val="21"/>
          <w:szCs w:val="21"/>
        </w:rPr>
        <w:tab/>
        <w:t>Legal Description</w:t>
      </w:r>
    </w:p>
    <w:p w14:paraId="1359121B" w14:textId="77777777" w:rsidR="00A475B4" w:rsidRPr="00FD5659" w:rsidRDefault="00A475B4">
      <w:pPr>
        <w:widowControl/>
        <w:ind w:firstLine="720"/>
        <w:jc w:val="both"/>
        <w:rPr>
          <w:b/>
          <w:sz w:val="21"/>
          <w:szCs w:val="21"/>
        </w:rPr>
      </w:pPr>
      <w:r w:rsidRPr="00FD5659">
        <w:rPr>
          <w:b/>
          <w:sz w:val="21"/>
          <w:szCs w:val="21"/>
        </w:rPr>
        <w:t>Exhibit B</w:t>
      </w:r>
      <w:r w:rsidRPr="00FD5659">
        <w:rPr>
          <w:b/>
          <w:sz w:val="21"/>
          <w:szCs w:val="21"/>
        </w:rPr>
        <w:tab/>
        <w:t>-</w:t>
      </w:r>
      <w:r w:rsidRPr="00FD5659">
        <w:rPr>
          <w:b/>
          <w:sz w:val="21"/>
          <w:szCs w:val="21"/>
        </w:rPr>
        <w:tab/>
        <w:t>Shopping Center Rules and Regulations</w:t>
      </w:r>
    </w:p>
    <w:p w14:paraId="5B185160" w14:textId="77777777" w:rsidR="00A475B4" w:rsidRPr="00FD5659" w:rsidRDefault="00A475B4">
      <w:pPr>
        <w:widowControl/>
        <w:ind w:firstLine="720"/>
        <w:jc w:val="both"/>
        <w:rPr>
          <w:b/>
          <w:sz w:val="21"/>
          <w:szCs w:val="21"/>
        </w:rPr>
      </w:pPr>
      <w:r w:rsidRPr="00FD5659">
        <w:rPr>
          <w:b/>
          <w:sz w:val="21"/>
          <w:szCs w:val="21"/>
        </w:rPr>
        <w:t>Exhibit C</w:t>
      </w:r>
      <w:r w:rsidRPr="00FD5659">
        <w:rPr>
          <w:b/>
          <w:sz w:val="21"/>
          <w:szCs w:val="21"/>
        </w:rPr>
        <w:tab/>
        <w:t>-</w:t>
      </w:r>
      <w:r w:rsidRPr="00FD5659">
        <w:rPr>
          <w:b/>
          <w:sz w:val="21"/>
          <w:szCs w:val="21"/>
        </w:rPr>
        <w:tab/>
        <w:t>Commencement and Expiration Date Declaration</w:t>
      </w:r>
    </w:p>
    <w:p w14:paraId="4EF6B939" w14:textId="77777777" w:rsidR="00A475B4" w:rsidRPr="00FD5659" w:rsidRDefault="00A475B4">
      <w:pPr>
        <w:widowControl/>
        <w:ind w:firstLine="720"/>
        <w:jc w:val="both"/>
        <w:rPr>
          <w:b/>
          <w:sz w:val="21"/>
          <w:szCs w:val="21"/>
        </w:rPr>
      </w:pPr>
      <w:r w:rsidRPr="00FD5659">
        <w:rPr>
          <w:b/>
          <w:sz w:val="21"/>
          <w:szCs w:val="21"/>
        </w:rPr>
        <w:t>Exhibit D</w:t>
      </w:r>
      <w:r w:rsidRPr="00FD5659">
        <w:rPr>
          <w:b/>
          <w:sz w:val="21"/>
          <w:szCs w:val="21"/>
        </w:rPr>
        <w:tab/>
        <w:t>-</w:t>
      </w:r>
      <w:r w:rsidRPr="00FD5659">
        <w:rPr>
          <w:b/>
          <w:sz w:val="21"/>
          <w:szCs w:val="21"/>
        </w:rPr>
        <w:tab/>
        <w:t>Form of Guaranty of Lease</w:t>
      </w:r>
    </w:p>
    <w:p w14:paraId="6A2CA861" w14:textId="77777777" w:rsidR="00A475B4" w:rsidRPr="00FD5659" w:rsidRDefault="00A475B4">
      <w:pPr>
        <w:widowControl/>
        <w:ind w:firstLine="720"/>
        <w:jc w:val="both"/>
        <w:rPr>
          <w:b/>
          <w:sz w:val="21"/>
          <w:szCs w:val="21"/>
        </w:rPr>
      </w:pPr>
      <w:r w:rsidRPr="00FD5659">
        <w:rPr>
          <w:b/>
          <w:sz w:val="21"/>
          <w:szCs w:val="21"/>
        </w:rPr>
        <w:t>Exhibit E</w:t>
      </w:r>
      <w:r w:rsidRPr="00FD5659">
        <w:rPr>
          <w:b/>
          <w:sz w:val="21"/>
          <w:szCs w:val="21"/>
        </w:rPr>
        <w:tab/>
        <w:t>-</w:t>
      </w:r>
      <w:r w:rsidRPr="00FD5659">
        <w:rPr>
          <w:b/>
          <w:sz w:val="21"/>
          <w:szCs w:val="21"/>
        </w:rPr>
        <w:tab/>
        <w:t>Description of Landlord’s Work</w:t>
      </w:r>
    </w:p>
    <w:p w14:paraId="4E4487ED" w14:textId="77777777" w:rsidR="00A475B4" w:rsidRPr="00FD5659" w:rsidRDefault="00A475B4">
      <w:pPr>
        <w:widowControl/>
        <w:ind w:firstLine="720"/>
        <w:jc w:val="both"/>
        <w:rPr>
          <w:b/>
          <w:sz w:val="21"/>
          <w:szCs w:val="21"/>
        </w:rPr>
      </w:pPr>
      <w:r w:rsidRPr="00FD5659">
        <w:rPr>
          <w:b/>
          <w:sz w:val="21"/>
          <w:szCs w:val="21"/>
        </w:rPr>
        <w:t>Exhibit E-1</w:t>
      </w:r>
      <w:r w:rsidRPr="00FD5659">
        <w:rPr>
          <w:b/>
          <w:sz w:val="21"/>
          <w:szCs w:val="21"/>
        </w:rPr>
        <w:tab/>
        <w:t>-</w:t>
      </w:r>
      <w:r w:rsidRPr="00FD5659">
        <w:rPr>
          <w:b/>
          <w:sz w:val="21"/>
          <w:szCs w:val="21"/>
        </w:rPr>
        <w:tab/>
        <w:t>Description of Tenant’s Work</w:t>
      </w:r>
    </w:p>
    <w:p w14:paraId="361F5E26" w14:textId="33E281D0" w:rsidR="00CE0417" w:rsidRDefault="00963E85">
      <w:pPr>
        <w:widowControl/>
        <w:ind w:firstLine="720"/>
        <w:jc w:val="both"/>
        <w:rPr>
          <w:b/>
          <w:sz w:val="21"/>
          <w:szCs w:val="21"/>
        </w:rPr>
      </w:pPr>
      <w:r w:rsidRPr="00FD5659">
        <w:rPr>
          <w:b/>
          <w:sz w:val="21"/>
          <w:szCs w:val="21"/>
        </w:rPr>
        <w:t>Exhibit F</w:t>
      </w:r>
      <w:r w:rsidRPr="00FD5659">
        <w:rPr>
          <w:b/>
          <w:sz w:val="21"/>
          <w:szCs w:val="21"/>
        </w:rPr>
        <w:tab/>
        <w:t>-</w:t>
      </w:r>
      <w:r w:rsidRPr="00FD5659">
        <w:rPr>
          <w:b/>
          <w:sz w:val="21"/>
          <w:szCs w:val="21"/>
        </w:rPr>
        <w:tab/>
      </w:r>
      <w:r w:rsidR="00CE0417" w:rsidRPr="00FD5659">
        <w:rPr>
          <w:b/>
          <w:sz w:val="21"/>
          <w:szCs w:val="21"/>
        </w:rPr>
        <w:t>Prohibited Uses</w:t>
      </w:r>
    </w:p>
    <w:p w14:paraId="139ACA6D" w14:textId="7650BCFD" w:rsidR="00EF2C33" w:rsidRDefault="00EF2C33">
      <w:pPr>
        <w:widowControl/>
        <w:ind w:firstLine="720"/>
        <w:jc w:val="both"/>
        <w:rPr>
          <w:b/>
          <w:sz w:val="21"/>
          <w:szCs w:val="21"/>
        </w:rPr>
      </w:pPr>
      <w:r>
        <w:rPr>
          <w:b/>
          <w:sz w:val="21"/>
          <w:szCs w:val="21"/>
        </w:rPr>
        <w:t>Exhibit F-1</w:t>
      </w:r>
      <w:r>
        <w:rPr>
          <w:b/>
          <w:sz w:val="21"/>
          <w:szCs w:val="21"/>
        </w:rPr>
        <w:tab/>
        <w:t>-</w:t>
      </w:r>
      <w:r>
        <w:rPr>
          <w:b/>
          <w:sz w:val="21"/>
          <w:szCs w:val="21"/>
        </w:rPr>
        <w:tab/>
        <w:t>Exclusive Uses</w:t>
      </w:r>
    </w:p>
    <w:p w14:paraId="6C6BA37B" w14:textId="008BAD25" w:rsidR="00A475B4" w:rsidRDefault="009D3817" w:rsidP="005A6BF5">
      <w:pPr>
        <w:widowControl/>
        <w:ind w:firstLine="720"/>
        <w:jc w:val="both"/>
        <w:rPr>
          <w:b/>
          <w:sz w:val="21"/>
          <w:szCs w:val="21"/>
        </w:rPr>
      </w:pPr>
      <w:r>
        <w:rPr>
          <w:b/>
          <w:sz w:val="21"/>
          <w:szCs w:val="21"/>
        </w:rPr>
        <w:t>Exhibit G</w:t>
      </w:r>
      <w:r>
        <w:rPr>
          <w:b/>
          <w:sz w:val="21"/>
          <w:szCs w:val="21"/>
        </w:rPr>
        <w:tab/>
        <w:t>-</w:t>
      </w:r>
      <w:r>
        <w:rPr>
          <w:b/>
          <w:sz w:val="21"/>
          <w:szCs w:val="21"/>
        </w:rPr>
        <w:tab/>
      </w:r>
      <w:r w:rsidR="00F86DEF">
        <w:rPr>
          <w:b/>
          <w:sz w:val="21"/>
          <w:szCs w:val="21"/>
        </w:rPr>
        <w:t>Intentionally Deleted</w:t>
      </w:r>
    </w:p>
    <w:p w14:paraId="3458DA9E" w14:textId="00AA925F" w:rsidR="00D33505" w:rsidRDefault="009E304F" w:rsidP="000C38DC">
      <w:pPr>
        <w:widowControl/>
        <w:ind w:firstLine="720"/>
        <w:jc w:val="both"/>
        <w:rPr>
          <w:b/>
          <w:sz w:val="21"/>
          <w:szCs w:val="21"/>
        </w:rPr>
      </w:pPr>
      <w:r>
        <w:rPr>
          <w:b/>
          <w:sz w:val="21"/>
          <w:szCs w:val="21"/>
        </w:rPr>
        <w:t>Exhibit H</w:t>
      </w:r>
      <w:r>
        <w:rPr>
          <w:b/>
          <w:sz w:val="21"/>
          <w:szCs w:val="21"/>
        </w:rPr>
        <w:tab/>
        <w:t>-</w:t>
      </w:r>
      <w:r>
        <w:rPr>
          <w:b/>
          <w:sz w:val="21"/>
          <w:szCs w:val="21"/>
        </w:rPr>
        <w:tab/>
      </w:r>
      <w:r w:rsidR="00A23B35">
        <w:rPr>
          <w:b/>
          <w:sz w:val="21"/>
          <w:szCs w:val="21"/>
        </w:rPr>
        <w:t>Delivery Date Agreement</w:t>
      </w:r>
    </w:p>
    <w:p w14:paraId="51A8AB2A" w14:textId="5539E59D" w:rsidR="00D33505" w:rsidRDefault="00D33505" w:rsidP="00D33505">
      <w:pPr>
        <w:widowControl/>
        <w:jc w:val="both"/>
        <w:rPr>
          <w:b/>
          <w:sz w:val="21"/>
          <w:szCs w:val="21"/>
        </w:rPr>
        <w:sectPr w:rsidR="00D33505" w:rsidSect="00D03E0C">
          <w:footerReference w:type="default" r:id="rId14"/>
          <w:endnotePr>
            <w:numFmt w:val="decimal"/>
          </w:endnotePr>
          <w:pgSz w:w="12240" w:h="15840" w:code="1"/>
          <w:pgMar w:top="1440" w:right="1440" w:bottom="1440" w:left="1440" w:header="720" w:footer="720" w:gutter="0"/>
          <w:pgNumType w:fmt="lowerRoman" w:start="1"/>
          <w:cols w:space="720"/>
          <w:noEndnote/>
          <w:docGrid w:linePitch="326"/>
        </w:sectPr>
      </w:pPr>
    </w:p>
    <w:p w14:paraId="4EBB4572" w14:textId="77777777" w:rsidR="00A475B4" w:rsidRPr="00814CC7" w:rsidRDefault="00A475B4">
      <w:pPr>
        <w:widowControl/>
        <w:jc w:val="center"/>
        <w:rPr>
          <w:b/>
          <w:sz w:val="21"/>
          <w:szCs w:val="21"/>
        </w:rPr>
      </w:pPr>
      <w:r w:rsidRPr="00814CC7">
        <w:rPr>
          <w:b/>
          <w:sz w:val="21"/>
          <w:szCs w:val="21"/>
        </w:rPr>
        <w:lastRenderedPageBreak/>
        <w:t>SHOPPING CENTER LEASE</w:t>
      </w:r>
    </w:p>
    <w:p w14:paraId="0164026E" w14:textId="77777777" w:rsidR="00A475B4" w:rsidRPr="00814CC7" w:rsidRDefault="00A475B4">
      <w:pPr>
        <w:widowControl/>
        <w:jc w:val="both"/>
        <w:rPr>
          <w:b/>
          <w:sz w:val="21"/>
          <w:szCs w:val="21"/>
        </w:rPr>
      </w:pPr>
    </w:p>
    <w:p w14:paraId="74BDEB88" w14:textId="1EC136BD" w:rsidR="00A475B4" w:rsidRPr="00814CC7" w:rsidRDefault="00A475B4">
      <w:pPr>
        <w:widowControl/>
        <w:ind w:firstLine="720"/>
        <w:jc w:val="both"/>
        <w:rPr>
          <w:sz w:val="21"/>
          <w:szCs w:val="21"/>
        </w:rPr>
      </w:pPr>
      <w:r w:rsidRPr="00814CC7">
        <w:rPr>
          <w:b/>
          <w:sz w:val="21"/>
          <w:szCs w:val="21"/>
        </w:rPr>
        <w:t xml:space="preserve">THIS SHOPPING CENTER LEASE </w:t>
      </w:r>
      <w:r w:rsidRPr="00814CC7">
        <w:rPr>
          <w:sz w:val="21"/>
          <w:szCs w:val="21"/>
        </w:rPr>
        <w:t xml:space="preserve">(this </w:t>
      </w:r>
      <w:r w:rsidR="00811D97" w:rsidRPr="00814CC7">
        <w:rPr>
          <w:sz w:val="21"/>
          <w:szCs w:val="21"/>
        </w:rPr>
        <w:t>“</w:t>
      </w:r>
      <w:r w:rsidRPr="000B12F4">
        <w:rPr>
          <w:b/>
          <w:sz w:val="21"/>
          <w:szCs w:val="21"/>
        </w:rPr>
        <w:t>Lease</w:t>
      </w:r>
      <w:r w:rsidR="00811D97" w:rsidRPr="00814CC7">
        <w:rPr>
          <w:sz w:val="21"/>
          <w:szCs w:val="21"/>
        </w:rPr>
        <w:t>”</w:t>
      </w:r>
      <w:r w:rsidRPr="00814CC7">
        <w:rPr>
          <w:sz w:val="21"/>
          <w:szCs w:val="21"/>
        </w:rPr>
        <w:t>) dated as of this ____ day of ____________,</w:t>
      </w:r>
      <w:r w:rsidR="0079539A">
        <w:rPr>
          <w:sz w:val="21"/>
          <w:szCs w:val="21"/>
          <w:u w:val="single"/>
        </w:rPr>
        <w:tab/>
      </w:r>
      <w:r w:rsidRPr="00814CC7">
        <w:rPr>
          <w:sz w:val="21"/>
          <w:szCs w:val="21"/>
        </w:rPr>
        <w:t xml:space="preserve">, by and between </w:t>
      </w:r>
      <w:r w:rsidR="0079539A">
        <w:rPr>
          <w:b/>
          <w:sz w:val="21"/>
          <w:szCs w:val="21"/>
        </w:rPr>
        <w:t>TORO DEVELOPMENT COMPANY</w:t>
      </w:r>
      <w:r w:rsidR="006A456A" w:rsidRPr="00814CC7">
        <w:rPr>
          <w:b/>
          <w:sz w:val="21"/>
          <w:szCs w:val="21"/>
        </w:rPr>
        <w:t>, LLC</w:t>
      </w:r>
      <w:r w:rsidRPr="00814CC7">
        <w:rPr>
          <w:sz w:val="21"/>
          <w:szCs w:val="21"/>
        </w:rPr>
        <w:t xml:space="preserve">, a </w:t>
      </w:r>
      <w:r w:rsidR="0079539A">
        <w:rPr>
          <w:sz w:val="21"/>
          <w:szCs w:val="21"/>
          <w:u w:val="single"/>
        </w:rPr>
        <w:tab/>
      </w:r>
      <w:r w:rsidR="004856D2">
        <w:rPr>
          <w:sz w:val="21"/>
          <w:szCs w:val="21"/>
        </w:rPr>
        <w:t xml:space="preserve">Georgia </w:t>
      </w:r>
      <w:r w:rsidRPr="00814CC7">
        <w:rPr>
          <w:sz w:val="21"/>
          <w:szCs w:val="21"/>
        </w:rPr>
        <w:t>limited liability company (</w:t>
      </w:r>
      <w:r w:rsidR="00811D97" w:rsidRPr="00814CC7">
        <w:rPr>
          <w:sz w:val="21"/>
          <w:szCs w:val="21"/>
        </w:rPr>
        <w:t>“</w:t>
      </w:r>
      <w:r w:rsidRPr="00814CC7">
        <w:rPr>
          <w:b/>
          <w:sz w:val="21"/>
          <w:szCs w:val="21"/>
        </w:rPr>
        <w:t>Landlord</w:t>
      </w:r>
      <w:r w:rsidR="00811D97" w:rsidRPr="00814CC7">
        <w:rPr>
          <w:sz w:val="21"/>
          <w:szCs w:val="21"/>
        </w:rPr>
        <w:t>”</w:t>
      </w:r>
      <w:r w:rsidRPr="00814CC7">
        <w:rPr>
          <w:sz w:val="21"/>
          <w:szCs w:val="21"/>
        </w:rPr>
        <w:t xml:space="preserve">), and </w:t>
      </w:r>
      <w:r w:rsidR="00531E4D">
        <w:rPr>
          <w:rFonts w:ascii="Times New Roman Bold" w:hAnsi="Times New Roman Bold"/>
          <w:b/>
          <w:caps/>
          <w:sz w:val="21"/>
          <w:szCs w:val="21"/>
        </w:rPr>
        <w:t>Sugarcoat Medley Ventures, LLC</w:t>
      </w:r>
      <w:r w:rsidR="002941E8" w:rsidRPr="00D3402B">
        <w:rPr>
          <w:sz w:val="21"/>
          <w:szCs w:val="21"/>
        </w:rPr>
        <w:t>,</w:t>
      </w:r>
      <w:r w:rsidR="002941E8">
        <w:rPr>
          <w:sz w:val="21"/>
          <w:szCs w:val="21"/>
        </w:rPr>
        <w:t xml:space="preserve"> </w:t>
      </w:r>
      <w:r w:rsidR="002941E8" w:rsidRPr="00D3402B">
        <w:rPr>
          <w:sz w:val="21"/>
          <w:szCs w:val="21"/>
        </w:rPr>
        <w:t>a Georgia limited liability company</w:t>
      </w:r>
      <w:r w:rsidR="002941E8" w:rsidRPr="00814CC7">
        <w:rPr>
          <w:sz w:val="21"/>
          <w:szCs w:val="21"/>
        </w:rPr>
        <w:t xml:space="preserve"> </w:t>
      </w:r>
      <w:r w:rsidRPr="00814CC7">
        <w:rPr>
          <w:sz w:val="21"/>
          <w:szCs w:val="21"/>
        </w:rPr>
        <w:t>(</w:t>
      </w:r>
      <w:r w:rsidR="00811D97" w:rsidRPr="00814CC7">
        <w:rPr>
          <w:sz w:val="21"/>
          <w:szCs w:val="21"/>
        </w:rPr>
        <w:t>“</w:t>
      </w:r>
      <w:r w:rsidRPr="00814CC7">
        <w:rPr>
          <w:b/>
          <w:sz w:val="21"/>
          <w:szCs w:val="21"/>
        </w:rPr>
        <w:t>Tenant</w:t>
      </w:r>
      <w:r w:rsidR="00811D97" w:rsidRPr="00814CC7">
        <w:rPr>
          <w:sz w:val="21"/>
          <w:szCs w:val="21"/>
        </w:rPr>
        <w:t>”</w:t>
      </w:r>
      <w:r w:rsidRPr="00814CC7">
        <w:rPr>
          <w:sz w:val="21"/>
          <w:szCs w:val="21"/>
        </w:rPr>
        <w:t>).</w:t>
      </w:r>
      <w:r w:rsidR="0080156E" w:rsidRPr="0080156E">
        <w:rPr>
          <w:b/>
          <w:sz w:val="21"/>
          <w:szCs w:val="21"/>
          <w:highlight w:val="yellow"/>
        </w:rPr>
        <w:t xml:space="preserve"> </w:t>
      </w:r>
    </w:p>
    <w:p w14:paraId="3501BBBE" w14:textId="77777777" w:rsidR="00A475B4" w:rsidRPr="00814CC7" w:rsidRDefault="00A475B4">
      <w:pPr>
        <w:widowControl/>
        <w:jc w:val="both"/>
        <w:rPr>
          <w:sz w:val="21"/>
          <w:szCs w:val="21"/>
        </w:rPr>
      </w:pPr>
    </w:p>
    <w:p w14:paraId="1E8C264B" w14:textId="77777777" w:rsidR="00A475B4" w:rsidRPr="00814CC7" w:rsidRDefault="00A475B4">
      <w:pPr>
        <w:widowControl/>
        <w:jc w:val="center"/>
        <w:rPr>
          <w:b/>
          <w:sz w:val="21"/>
          <w:szCs w:val="21"/>
        </w:rPr>
      </w:pPr>
      <w:r w:rsidRPr="00814CC7">
        <w:rPr>
          <w:b/>
          <w:sz w:val="21"/>
          <w:szCs w:val="21"/>
          <w:u w:val="single"/>
        </w:rPr>
        <w:t>DATA SHEET</w:t>
      </w:r>
    </w:p>
    <w:p w14:paraId="01A5BC8E" w14:textId="77777777" w:rsidR="00A475B4" w:rsidRPr="00814CC7" w:rsidRDefault="00A475B4">
      <w:pPr>
        <w:widowControl/>
        <w:jc w:val="both"/>
        <w:rPr>
          <w:b/>
          <w:sz w:val="21"/>
          <w:szCs w:val="21"/>
        </w:rPr>
      </w:pPr>
    </w:p>
    <w:p w14:paraId="4E3F34A1" w14:textId="77777777" w:rsidR="00A475B4" w:rsidRPr="00814CC7" w:rsidRDefault="00A475B4">
      <w:pPr>
        <w:pStyle w:val="BodyTextIndent"/>
        <w:rPr>
          <w:sz w:val="21"/>
          <w:szCs w:val="21"/>
        </w:rPr>
      </w:pPr>
      <w:r w:rsidRPr="00814CC7">
        <w:rPr>
          <w:sz w:val="21"/>
          <w:szCs w:val="21"/>
        </w:rPr>
        <w:t>The following references furnish data to be incorporated in the specified Sections of this Lease and shall be construed to incorporate all of the terms of the entire Section as stated in this Lease:</w:t>
      </w:r>
    </w:p>
    <w:p w14:paraId="69D2E24C" w14:textId="77777777" w:rsidR="00A475B4" w:rsidRPr="00814CC7" w:rsidRDefault="00A475B4">
      <w:pPr>
        <w:widowControl/>
        <w:jc w:val="both"/>
        <w:rPr>
          <w:sz w:val="21"/>
          <w:szCs w:val="21"/>
        </w:rPr>
      </w:pPr>
    </w:p>
    <w:p w14:paraId="5A4072CC" w14:textId="77777777" w:rsidR="00A475B4" w:rsidRPr="00814CC7" w:rsidRDefault="00A475B4">
      <w:pPr>
        <w:widowControl/>
        <w:ind w:left="720" w:hanging="720"/>
        <w:jc w:val="both"/>
        <w:rPr>
          <w:b/>
          <w:sz w:val="21"/>
          <w:szCs w:val="21"/>
        </w:rPr>
      </w:pPr>
      <w:r w:rsidRPr="00814CC7">
        <w:rPr>
          <w:sz w:val="21"/>
          <w:szCs w:val="21"/>
        </w:rPr>
        <w:t>(1)</w:t>
      </w:r>
      <w:r w:rsidRPr="00814CC7">
        <w:rPr>
          <w:sz w:val="21"/>
          <w:szCs w:val="21"/>
        </w:rPr>
        <w:tab/>
      </w:r>
      <w:r w:rsidRPr="00814CC7">
        <w:rPr>
          <w:b/>
          <w:sz w:val="21"/>
          <w:szCs w:val="21"/>
          <w:u w:val="single"/>
        </w:rPr>
        <w:t>Premises</w:t>
      </w:r>
      <w:r w:rsidRPr="00814CC7">
        <w:rPr>
          <w:bCs/>
          <w:sz w:val="21"/>
          <w:szCs w:val="21"/>
        </w:rPr>
        <w:t xml:space="preserve">: </w:t>
      </w:r>
      <w:r w:rsidRPr="00814CC7">
        <w:rPr>
          <w:sz w:val="21"/>
          <w:szCs w:val="21"/>
        </w:rPr>
        <w:t xml:space="preserve"> Section 2.1</w:t>
      </w:r>
    </w:p>
    <w:p w14:paraId="7580D93E" w14:textId="77777777" w:rsidR="00A475B4" w:rsidRPr="00814CC7" w:rsidRDefault="00A475B4">
      <w:pPr>
        <w:widowControl/>
        <w:jc w:val="both"/>
        <w:rPr>
          <w:b/>
          <w:sz w:val="21"/>
          <w:szCs w:val="21"/>
        </w:rPr>
      </w:pPr>
    </w:p>
    <w:p w14:paraId="6B1B1742" w14:textId="4A535480" w:rsidR="00A9425E" w:rsidRDefault="00A475B4" w:rsidP="00A9425E">
      <w:pPr>
        <w:widowControl/>
        <w:ind w:left="720"/>
        <w:jc w:val="both"/>
        <w:rPr>
          <w:sz w:val="21"/>
          <w:szCs w:val="21"/>
        </w:rPr>
      </w:pPr>
      <w:r w:rsidRPr="00814CC7">
        <w:rPr>
          <w:sz w:val="21"/>
          <w:szCs w:val="21"/>
        </w:rPr>
        <w:t xml:space="preserve">One-level space located in </w:t>
      </w:r>
      <w:r w:rsidRPr="00B25E84">
        <w:rPr>
          <w:sz w:val="21"/>
          <w:szCs w:val="21"/>
        </w:rPr>
        <w:t>Suite</w:t>
      </w:r>
      <w:r w:rsidR="00B25E84">
        <w:rPr>
          <w:sz w:val="21"/>
          <w:szCs w:val="21"/>
        </w:rPr>
        <w:t xml:space="preserve"> 4055</w:t>
      </w:r>
      <w:r w:rsidRPr="00B25E84">
        <w:rPr>
          <w:sz w:val="21"/>
          <w:szCs w:val="21"/>
        </w:rPr>
        <w:t>,</w:t>
      </w:r>
      <w:r w:rsidRPr="00814CC7">
        <w:rPr>
          <w:sz w:val="21"/>
          <w:szCs w:val="21"/>
        </w:rPr>
        <w:t xml:space="preserve"> containing approximately </w:t>
      </w:r>
      <w:r w:rsidR="00EB77F5">
        <w:rPr>
          <w:sz w:val="21"/>
          <w:szCs w:val="21"/>
        </w:rPr>
        <w:t>two thousand five hundred (2,500)</w:t>
      </w:r>
      <w:r w:rsidRPr="00814CC7">
        <w:rPr>
          <w:sz w:val="21"/>
          <w:szCs w:val="21"/>
        </w:rPr>
        <w:t xml:space="preserve"> square feet of GLA</w:t>
      </w:r>
      <w:r w:rsidR="00F02AB7" w:rsidRPr="00814CC7">
        <w:rPr>
          <w:sz w:val="21"/>
          <w:szCs w:val="21"/>
        </w:rPr>
        <w:t xml:space="preserve"> (as defined in Section 1.3(d)</w:t>
      </w:r>
      <w:r w:rsidR="00364ACC" w:rsidRPr="00814CC7">
        <w:rPr>
          <w:sz w:val="21"/>
          <w:szCs w:val="21"/>
        </w:rPr>
        <w:t>)</w:t>
      </w:r>
      <w:r w:rsidRPr="00814CC7">
        <w:rPr>
          <w:sz w:val="21"/>
          <w:szCs w:val="21"/>
        </w:rPr>
        <w:t xml:space="preserve">,  shown cross-hatched on the site plan attached hereto as </w:t>
      </w:r>
      <w:r w:rsidRPr="00814CC7">
        <w:rPr>
          <w:bCs/>
          <w:sz w:val="21"/>
          <w:szCs w:val="21"/>
          <w:u w:val="single"/>
        </w:rPr>
        <w:t>Exhibit A</w:t>
      </w:r>
      <w:r w:rsidR="003532B4">
        <w:rPr>
          <w:bCs/>
          <w:sz w:val="21"/>
          <w:szCs w:val="21"/>
        </w:rPr>
        <w:t xml:space="preserve">; provided, however, </w:t>
      </w:r>
      <w:r w:rsidR="0080156E">
        <w:rPr>
          <w:bCs/>
          <w:sz w:val="21"/>
          <w:szCs w:val="21"/>
        </w:rPr>
        <w:t xml:space="preserve">prior to the Effective Date, </w:t>
      </w:r>
      <w:r w:rsidR="003532B4">
        <w:rPr>
          <w:bCs/>
          <w:sz w:val="21"/>
          <w:szCs w:val="21"/>
        </w:rPr>
        <w:t>Tenant may have an option to increase the GLA of the Premises up to three thousand (3,000) square feet, at</w:t>
      </w:r>
      <w:r w:rsidR="00BB382E">
        <w:rPr>
          <w:bCs/>
          <w:sz w:val="21"/>
          <w:szCs w:val="21"/>
        </w:rPr>
        <w:t xml:space="preserve"> Landlord’s sole discretion</w:t>
      </w:r>
      <w:r w:rsidR="00893E3C">
        <w:rPr>
          <w:bCs/>
          <w:sz w:val="21"/>
          <w:szCs w:val="21"/>
        </w:rPr>
        <w:t>.</w:t>
      </w:r>
    </w:p>
    <w:p w14:paraId="1FC223C1" w14:textId="75E25A8F" w:rsidR="003021D4" w:rsidRDefault="003021D4" w:rsidP="00A9425E">
      <w:pPr>
        <w:widowControl/>
        <w:ind w:left="720"/>
        <w:jc w:val="both"/>
        <w:rPr>
          <w:sz w:val="21"/>
          <w:szCs w:val="21"/>
        </w:rPr>
      </w:pPr>
    </w:p>
    <w:p w14:paraId="1543CA16" w14:textId="25EB2B5B" w:rsidR="00A475B4" w:rsidRPr="0000429D" w:rsidRDefault="00A475B4">
      <w:pPr>
        <w:widowControl/>
        <w:ind w:left="720" w:hanging="720"/>
        <w:jc w:val="both"/>
        <w:rPr>
          <w:b/>
          <w:sz w:val="21"/>
          <w:szCs w:val="21"/>
        </w:rPr>
      </w:pPr>
      <w:r w:rsidRPr="00814CC7">
        <w:rPr>
          <w:sz w:val="21"/>
          <w:szCs w:val="21"/>
        </w:rPr>
        <w:t>(2)</w:t>
      </w:r>
      <w:r w:rsidRPr="00814CC7">
        <w:rPr>
          <w:sz w:val="21"/>
          <w:szCs w:val="21"/>
        </w:rPr>
        <w:tab/>
      </w:r>
      <w:r w:rsidRPr="00814CC7">
        <w:rPr>
          <w:b/>
          <w:sz w:val="21"/>
          <w:szCs w:val="21"/>
          <w:u w:val="single"/>
        </w:rPr>
        <w:t>Term</w:t>
      </w:r>
      <w:r w:rsidRPr="00814CC7">
        <w:rPr>
          <w:bCs/>
          <w:sz w:val="21"/>
          <w:szCs w:val="21"/>
        </w:rPr>
        <w:t>:</w:t>
      </w:r>
      <w:r w:rsidRPr="00814CC7">
        <w:rPr>
          <w:sz w:val="21"/>
          <w:szCs w:val="21"/>
        </w:rPr>
        <w:t xml:space="preserve">  Section 2.2</w:t>
      </w:r>
      <w:r w:rsidR="0000429D">
        <w:rPr>
          <w:sz w:val="21"/>
          <w:szCs w:val="21"/>
        </w:rPr>
        <w:t xml:space="preserve">  </w:t>
      </w:r>
    </w:p>
    <w:p w14:paraId="64AC76F8" w14:textId="77777777" w:rsidR="00A475B4" w:rsidRPr="00814CC7" w:rsidRDefault="00A475B4">
      <w:pPr>
        <w:widowControl/>
        <w:jc w:val="both"/>
        <w:rPr>
          <w:b/>
          <w:sz w:val="21"/>
          <w:szCs w:val="21"/>
        </w:rPr>
      </w:pPr>
    </w:p>
    <w:p w14:paraId="475D0526" w14:textId="35700C2B" w:rsidR="00A475B4" w:rsidRPr="00814CC7" w:rsidRDefault="00A475B4">
      <w:pPr>
        <w:widowControl/>
        <w:ind w:left="720"/>
        <w:jc w:val="both"/>
        <w:rPr>
          <w:sz w:val="21"/>
          <w:szCs w:val="21"/>
        </w:rPr>
      </w:pPr>
      <w:r w:rsidRPr="00814CC7">
        <w:rPr>
          <w:b/>
          <w:sz w:val="21"/>
          <w:szCs w:val="21"/>
        </w:rPr>
        <w:t>Fixturing Period</w:t>
      </w:r>
      <w:r w:rsidRPr="00610B55">
        <w:rPr>
          <w:sz w:val="21"/>
          <w:szCs w:val="21"/>
        </w:rPr>
        <w:t>:</w:t>
      </w:r>
      <w:r w:rsidRPr="00956B1D">
        <w:rPr>
          <w:sz w:val="21"/>
          <w:szCs w:val="21"/>
        </w:rPr>
        <w:t xml:space="preserve">  </w:t>
      </w:r>
      <w:bookmarkStart w:id="5" w:name="_Hlk124888594"/>
      <w:r w:rsidRPr="00814CC7">
        <w:rPr>
          <w:sz w:val="21"/>
          <w:szCs w:val="21"/>
        </w:rPr>
        <w:t xml:space="preserve">The </w:t>
      </w:r>
      <w:r w:rsidR="00BB382E" w:rsidRPr="00155720">
        <w:rPr>
          <w:sz w:val="20"/>
        </w:rPr>
        <w:t>earlier of (</w:t>
      </w:r>
      <w:proofErr w:type="spellStart"/>
      <w:r w:rsidR="00BB382E" w:rsidRPr="00155720">
        <w:rPr>
          <w:sz w:val="20"/>
        </w:rPr>
        <w:t>i</w:t>
      </w:r>
      <w:proofErr w:type="spellEnd"/>
      <w:r w:rsidR="00BB382E" w:rsidRPr="00155720">
        <w:rPr>
          <w:sz w:val="20"/>
        </w:rPr>
        <w:t>) One</w:t>
      </w:r>
      <w:r w:rsidR="00BB382E" w:rsidRPr="00BB382E">
        <w:rPr>
          <w:sz w:val="20"/>
        </w:rPr>
        <w:t xml:space="preserve"> Hundred </w:t>
      </w:r>
      <w:r w:rsidR="00717917">
        <w:rPr>
          <w:sz w:val="20"/>
        </w:rPr>
        <w:t>Fifty</w:t>
      </w:r>
      <w:r w:rsidR="00BB382E" w:rsidRPr="00BB382E">
        <w:rPr>
          <w:sz w:val="20"/>
        </w:rPr>
        <w:t xml:space="preserve"> (1</w:t>
      </w:r>
      <w:r w:rsidR="00717917">
        <w:rPr>
          <w:sz w:val="20"/>
        </w:rPr>
        <w:t>5</w:t>
      </w:r>
      <w:r w:rsidR="00BB382E" w:rsidRPr="00BB382E">
        <w:rPr>
          <w:sz w:val="20"/>
        </w:rPr>
        <w:t xml:space="preserve">0) days from the </w:t>
      </w:r>
      <w:r w:rsidR="00BB382E" w:rsidRPr="00155720">
        <w:rPr>
          <w:sz w:val="20"/>
        </w:rPr>
        <w:t>date tenant receives permits, which Tenant shall use best efforts to diligently pursue, to include using a permit expeditor</w:t>
      </w:r>
      <w:r w:rsidR="00242CBF">
        <w:rPr>
          <w:sz w:val="20"/>
        </w:rPr>
        <w:t>, or,</w:t>
      </w:r>
      <w:r w:rsidR="00BB382E" w:rsidRPr="00155720">
        <w:rPr>
          <w:sz w:val="20"/>
        </w:rPr>
        <w:t xml:space="preserve"> (ii) the date Tenant opens for business (the “</w:t>
      </w:r>
      <w:r w:rsidR="00BB382E" w:rsidRPr="00242CBF">
        <w:rPr>
          <w:b/>
          <w:sz w:val="20"/>
        </w:rPr>
        <w:t>Commencement Date</w:t>
      </w:r>
      <w:r w:rsidR="00BB382E" w:rsidRPr="00155720">
        <w:rPr>
          <w:sz w:val="20"/>
        </w:rPr>
        <w:t>”). Landlord may delay Tenant’s opening for up to thirty (30) days by providing Tenant with a sixty (60) day</w:t>
      </w:r>
      <w:r w:rsidR="00242CBF">
        <w:rPr>
          <w:sz w:val="20"/>
        </w:rPr>
        <w:t>s</w:t>
      </w:r>
      <w:r w:rsidR="00BB382E" w:rsidRPr="00155720">
        <w:rPr>
          <w:sz w:val="20"/>
        </w:rPr>
        <w:t xml:space="preserve"> prior written notice.  In the event Landlord elects to delay Tenant’s opening, Tenant’s Rent would not commence until Tenant opens for business. Landlord shall have the right, but </w:t>
      </w:r>
      <w:r w:rsidR="00242CBF">
        <w:rPr>
          <w:sz w:val="20"/>
        </w:rPr>
        <w:t xml:space="preserve">not the </w:t>
      </w:r>
      <w:r w:rsidR="00BB382E" w:rsidRPr="00155720">
        <w:rPr>
          <w:sz w:val="20"/>
        </w:rPr>
        <w:t xml:space="preserve">obligation, to pursue </w:t>
      </w:r>
      <w:r w:rsidR="00242CBF">
        <w:rPr>
          <w:sz w:val="20"/>
        </w:rPr>
        <w:t>permits</w:t>
      </w:r>
      <w:r w:rsidR="00BB382E" w:rsidRPr="00155720">
        <w:rPr>
          <w:sz w:val="20"/>
        </w:rPr>
        <w:t xml:space="preserve"> on Tenant’s behalf</w:t>
      </w:r>
      <w:r w:rsidR="00DF22C8">
        <w:rPr>
          <w:sz w:val="20"/>
        </w:rPr>
        <w:t>, as further defined in Section 21.32</w:t>
      </w:r>
      <w:r w:rsidR="00BB382E" w:rsidRPr="00155720">
        <w:rPr>
          <w:sz w:val="20"/>
        </w:rPr>
        <w:t>.</w:t>
      </w:r>
      <w:bookmarkEnd w:id="5"/>
    </w:p>
    <w:p w14:paraId="569B62B6" w14:textId="77777777" w:rsidR="00A475B4" w:rsidRPr="00814CC7" w:rsidRDefault="00A475B4">
      <w:pPr>
        <w:widowControl/>
        <w:jc w:val="both"/>
        <w:rPr>
          <w:sz w:val="21"/>
          <w:szCs w:val="21"/>
        </w:rPr>
      </w:pPr>
    </w:p>
    <w:p w14:paraId="2226CD24" w14:textId="3F05074C" w:rsidR="00A475B4" w:rsidRPr="00814CC7" w:rsidRDefault="00A475B4">
      <w:pPr>
        <w:widowControl/>
        <w:ind w:left="720"/>
        <w:jc w:val="both"/>
        <w:rPr>
          <w:sz w:val="21"/>
          <w:szCs w:val="21"/>
        </w:rPr>
      </w:pPr>
      <w:r w:rsidRPr="00814CC7">
        <w:rPr>
          <w:b/>
          <w:sz w:val="21"/>
          <w:szCs w:val="21"/>
        </w:rPr>
        <w:t>Original Term</w:t>
      </w:r>
      <w:r w:rsidRPr="00610B55">
        <w:rPr>
          <w:sz w:val="21"/>
          <w:szCs w:val="21"/>
        </w:rPr>
        <w:t>:</w:t>
      </w:r>
      <w:r w:rsidRPr="00956B1D">
        <w:rPr>
          <w:sz w:val="21"/>
          <w:szCs w:val="21"/>
        </w:rPr>
        <w:t xml:space="preserve">  </w:t>
      </w:r>
      <w:r w:rsidR="00BB382E">
        <w:rPr>
          <w:sz w:val="21"/>
          <w:szCs w:val="21"/>
        </w:rPr>
        <w:t>Ten (10)</w:t>
      </w:r>
      <w:r w:rsidRPr="00814CC7">
        <w:rPr>
          <w:sz w:val="21"/>
          <w:szCs w:val="21"/>
        </w:rPr>
        <w:t xml:space="preserve"> full </w:t>
      </w:r>
      <w:r w:rsidR="00A7227E">
        <w:rPr>
          <w:sz w:val="21"/>
          <w:szCs w:val="21"/>
        </w:rPr>
        <w:t>Lease Y</w:t>
      </w:r>
      <w:r w:rsidRPr="00814CC7">
        <w:rPr>
          <w:sz w:val="21"/>
          <w:szCs w:val="21"/>
        </w:rPr>
        <w:t>ears.</w:t>
      </w:r>
    </w:p>
    <w:p w14:paraId="45989C91" w14:textId="77777777" w:rsidR="00A475B4" w:rsidRPr="00814CC7" w:rsidRDefault="00A475B4">
      <w:pPr>
        <w:widowControl/>
        <w:jc w:val="both"/>
        <w:rPr>
          <w:sz w:val="21"/>
          <w:szCs w:val="21"/>
        </w:rPr>
      </w:pPr>
    </w:p>
    <w:p w14:paraId="0ABB5340" w14:textId="0B5DBE83" w:rsidR="00A475B4" w:rsidRPr="00814CC7" w:rsidRDefault="00A475B4">
      <w:pPr>
        <w:widowControl/>
        <w:ind w:left="720"/>
        <w:jc w:val="both"/>
        <w:rPr>
          <w:sz w:val="21"/>
          <w:szCs w:val="21"/>
        </w:rPr>
      </w:pPr>
      <w:r w:rsidRPr="00814CC7">
        <w:rPr>
          <w:b/>
          <w:sz w:val="21"/>
          <w:szCs w:val="21"/>
        </w:rPr>
        <w:t>Option Periods</w:t>
      </w:r>
      <w:r w:rsidRPr="00610B55">
        <w:rPr>
          <w:sz w:val="21"/>
          <w:szCs w:val="21"/>
        </w:rPr>
        <w:t xml:space="preserve">:  </w:t>
      </w:r>
      <w:r w:rsidR="00BB382E">
        <w:rPr>
          <w:sz w:val="21"/>
          <w:szCs w:val="21"/>
        </w:rPr>
        <w:t xml:space="preserve">Two (2) </w:t>
      </w:r>
      <w:r w:rsidRPr="00814CC7">
        <w:rPr>
          <w:sz w:val="21"/>
          <w:szCs w:val="21"/>
        </w:rPr>
        <w:t xml:space="preserve"> renewal options of </w:t>
      </w:r>
      <w:r w:rsidR="00BB382E">
        <w:rPr>
          <w:sz w:val="21"/>
          <w:szCs w:val="21"/>
        </w:rPr>
        <w:t>five (5)</w:t>
      </w:r>
      <w:r w:rsidRPr="00814CC7">
        <w:rPr>
          <w:sz w:val="21"/>
          <w:szCs w:val="21"/>
        </w:rPr>
        <w:t xml:space="preserve"> full </w:t>
      </w:r>
      <w:r w:rsidR="00A7227E">
        <w:rPr>
          <w:sz w:val="21"/>
          <w:szCs w:val="21"/>
        </w:rPr>
        <w:t>Lease Y</w:t>
      </w:r>
      <w:r w:rsidRPr="00814CC7">
        <w:rPr>
          <w:sz w:val="21"/>
          <w:szCs w:val="21"/>
        </w:rPr>
        <w:t>ears each.</w:t>
      </w:r>
    </w:p>
    <w:p w14:paraId="4F75794B" w14:textId="77777777" w:rsidR="00A475B4" w:rsidRPr="00814CC7" w:rsidRDefault="00A475B4">
      <w:pPr>
        <w:widowControl/>
        <w:jc w:val="both"/>
        <w:rPr>
          <w:sz w:val="21"/>
          <w:szCs w:val="21"/>
        </w:rPr>
      </w:pPr>
    </w:p>
    <w:p w14:paraId="68BB112E" w14:textId="77777777" w:rsidR="00A475B4" w:rsidRPr="00814CC7" w:rsidRDefault="00A475B4">
      <w:pPr>
        <w:widowControl/>
        <w:ind w:left="720" w:hanging="720"/>
        <w:jc w:val="both"/>
        <w:rPr>
          <w:b/>
          <w:sz w:val="21"/>
          <w:szCs w:val="21"/>
        </w:rPr>
      </w:pPr>
      <w:r w:rsidRPr="00814CC7">
        <w:rPr>
          <w:sz w:val="21"/>
          <w:szCs w:val="21"/>
        </w:rPr>
        <w:t>(3)</w:t>
      </w:r>
      <w:r w:rsidRPr="00814CC7">
        <w:rPr>
          <w:sz w:val="21"/>
          <w:szCs w:val="21"/>
        </w:rPr>
        <w:tab/>
      </w:r>
      <w:r w:rsidRPr="00814CC7">
        <w:rPr>
          <w:b/>
          <w:sz w:val="21"/>
          <w:szCs w:val="21"/>
          <w:u w:val="single"/>
        </w:rPr>
        <w:t>Minimum Rent</w:t>
      </w:r>
      <w:r w:rsidRPr="00814CC7">
        <w:rPr>
          <w:bCs/>
          <w:sz w:val="21"/>
          <w:szCs w:val="21"/>
        </w:rPr>
        <w:t xml:space="preserve">:  </w:t>
      </w:r>
      <w:r w:rsidRPr="00814CC7">
        <w:rPr>
          <w:sz w:val="21"/>
          <w:szCs w:val="21"/>
        </w:rPr>
        <w:t>Section 3.1(a)</w:t>
      </w:r>
    </w:p>
    <w:p w14:paraId="6B8EF0DE" w14:textId="77777777" w:rsidR="00A475B4" w:rsidRPr="00814CC7" w:rsidRDefault="00A475B4">
      <w:pPr>
        <w:widowControl/>
        <w:jc w:val="both"/>
        <w:rPr>
          <w:b/>
          <w:sz w:val="21"/>
          <w:szCs w:val="21"/>
        </w:rPr>
      </w:pPr>
    </w:p>
    <w:tbl>
      <w:tblPr>
        <w:tblW w:w="8892" w:type="dxa"/>
        <w:tblInd w:w="738" w:type="dxa"/>
        <w:tblLook w:val="0000" w:firstRow="0" w:lastRow="0" w:firstColumn="0" w:lastColumn="0" w:noHBand="0" w:noVBand="0"/>
      </w:tblPr>
      <w:tblGrid>
        <w:gridCol w:w="4692"/>
        <w:gridCol w:w="1403"/>
        <w:gridCol w:w="1420"/>
        <w:gridCol w:w="1377"/>
      </w:tblGrid>
      <w:tr w:rsidR="00A52DC2" w:rsidRPr="00814CC7" w14:paraId="31CDBB5A" w14:textId="77777777" w:rsidTr="00EF5452">
        <w:tc>
          <w:tcPr>
            <w:tcW w:w="2095" w:type="dxa"/>
          </w:tcPr>
          <w:p w14:paraId="65BB68B6" w14:textId="77777777" w:rsidR="00A475B4" w:rsidRPr="00814CC7" w:rsidRDefault="00A475B4">
            <w:pPr>
              <w:widowControl/>
              <w:jc w:val="center"/>
              <w:rPr>
                <w:b/>
                <w:bCs/>
                <w:sz w:val="21"/>
                <w:szCs w:val="21"/>
              </w:rPr>
            </w:pPr>
          </w:p>
          <w:p w14:paraId="61ACF5E4" w14:textId="77777777" w:rsidR="00A475B4" w:rsidRPr="00814CC7" w:rsidRDefault="00A475B4">
            <w:pPr>
              <w:widowControl/>
              <w:jc w:val="center"/>
              <w:rPr>
                <w:b/>
                <w:bCs/>
                <w:sz w:val="21"/>
                <w:szCs w:val="21"/>
              </w:rPr>
            </w:pPr>
            <w:r w:rsidRPr="00814CC7">
              <w:rPr>
                <w:b/>
                <w:bCs/>
                <w:sz w:val="21"/>
                <w:szCs w:val="21"/>
              </w:rPr>
              <w:t>Lease Years</w:t>
            </w:r>
          </w:p>
        </w:tc>
        <w:tc>
          <w:tcPr>
            <w:tcW w:w="2542" w:type="dxa"/>
          </w:tcPr>
          <w:p w14:paraId="43621B9F" w14:textId="77777777" w:rsidR="00A475B4" w:rsidRPr="00814CC7" w:rsidRDefault="00A475B4">
            <w:pPr>
              <w:widowControl/>
              <w:jc w:val="center"/>
              <w:rPr>
                <w:b/>
                <w:bCs/>
                <w:sz w:val="21"/>
                <w:szCs w:val="21"/>
              </w:rPr>
            </w:pPr>
            <w:r w:rsidRPr="00814CC7">
              <w:rPr>
                <w:b/>
                <w:bCs/>
                <w:sz w:val="21"/>
                <w:szCs w:val="21"/>
              </w:rPr>
              <w:t>Annual Minimum Rent Per Square Foot*</w:t>
            </w:r>
          </w:p>
        </w:tc>
        <w:tc>
          <w:tcPr>
            <w:tcW w:w="2027" w:type="dxa"/>
          </w:tcPr>
          <w:p w14:paraId="25CA7CE7" w14:textId="77777777" w:rsidR="00A475B4" w:rsidRPr="00814CC7" w:rsidRDefault="00A475B4">
            <w:pPr>
              <w:widowControl/>
              <w:jc w:val="center"/>
              <w:rPr>
                <w:b/>
                <w:bCs/>
                <w:sz w:val="21"/>
                <w:szCs w:val="21"/>
              </w:rPr>
            </w:pPr>
            <w:r w:rsidRPr="00814CC7">
              <w:rPr>
                <w:b/>
                <w:bCs/>
                <w:sz w:val="21"/>
                <w:szCs w:val="21"/>
              </w:rPr>
              <w:t>Annual Minimum Rent*</w:t>
            </w:r>
          </w:p>
        </w:tc>
        <w:tc>
          <w:tcPr>
            <w:tcW w:w="2228" w:type="dxa"/>
          </w:tcPr>
          <w:p w14:paraId="64267119" w14:textId="77777777" w:rsidR="00A475B4" w:rsidRPr="00814CC7" w:rsidRDefault="00A475B4" w:rsidP="00F451C8">
            <w:pPr>
              <w:widowControl/>
              <w:jc w:val="center"/>
              <w:rPr>
                <w:b/>
                <w:bCs/>
                <w:sz w:val="21"/>
                <w:szCs w:val="21"/>
              </w:rPr>
            </w:pPr>
            <w:r w:rsidRPr="00814CC7">
              <w:rPr>
                <w:b/>
                <w:bCs/>
                <w:sz w:val="21"/>
                <w:szCs w:val="21"/>
              </w:rPr>
              <w:t>Monthly Minimum Rent*</w:t>
            </w:r>
          </w:p>
        </w:tc>
      </w:tr>
      <w:tr w:rsidR="00A52DC2" w:rsidRPr="00814CC7" w14:paraId="133E9FCF" w14:textId="77777777" w:rsidTr="00EF5452">
        <w:tc>
          <w:tcPr>
            <w:tcW w:w="2095" w:type="dxa"/>
          </w:tcPr>
          <w:p w14:paraId="3C993B6B" w14:textId="44E4A293" w:rsidR="00F04B25" w:rsidRPr="00814CC7" w:rsidRDefault="00F04B25" w:rsidP="00F04B25">
            <w:pPr>
              <w:widowControl/>
              <w:jc w:val="center"/>
              <w:rPr>
                <w:sz w:val="21"/>
                <w:szCs w:val="21"/>
              </w:rPr>
            </w:pPr>
            <w:r>
              <w:rPr>
                <w:sz w:val="21"/>
                <w:szCs w:val="21"/>
              </w:rPr>
              <w:t>1</w:t>
            </w:r>
          </w:p>
        </w:tc>
        <w:tc>
          <w:tcPr>
            <w:tcW w:w="2542" w:type="dxa"/>
            <w:vAlign w:val="bottom"/>
          </w:tcPr>
          <w:p w14:paraId="5D895BE6" w14:textId="478CFDFB" w:rsidR="00F04B25" w:rsidRPr="00F764EF" w:rsidRDefault="00F04B25" w:rsidP="00F04B25">
            <w:pPr>
              <w:widowControl/>
              <w:jc w:val="center"/>
              <w:rPr>
                <w:sz w:val="21"/>
                <w:szCs w:val="21"/>
              </w:rPr>
            </w:pPr>
            <w:r w:rsidRPr="00F764EF">
              <w:rPr>
                <w:color w:val="000000"/>
                <w:sz w:val="21"/>
                <w:szCs w:val="21"/>
              </w:rPr>
              <w:t>$55.00</w:t>
            </w:r>
          </w:p>
        </w:tc>
        <w:tc>
          <w:tcPr>
            <w:tcW w:w="2027" w:type="dxa"/>
            <w:vAlign w:val="bottom"/>
          </w:tcPr>
          <w:p w14:paraId="79977333" w14:textId="01159D07" w:rsidR="00F04B25" w:rsidRPr="00F764EF" w:rsidRDefault="00F04B25" w:rsidP="00F04B25">
            <w:pPr>
              <w:widowControl/>
              <w:jc w:val="center"/>
              <w:rPr>
                <w:sz w:val="21"/>
                <w:szCs w:val="21"/>
              </w:rPr>
            </w:pPr>
            <w:r w:rsidRPr="00F764EF">
              <w:rPr>
                <w:color w:val="000000"/>
                <w:sz w:val="21"/>
                <w:szCs w:val="21"/>
              </w:rPr>
              <w:t>$137,500.00</w:t>
            </w:r>
          </w:p>
        </w:tc>
        <w:tc>
          <w:tcPr>
            <w:tcW w:w="2228" w:type="dxa"/>
            <w:vAlign w:val="bottom"/>
          </w:tcPr>
          <w:p w14:paraId="422B53E7" w14:textId="6D11439B" w:rsidR="00F04B25" w:rsidRPr="00F764EF" w:rsidRDefault="00F04B25" w:rsidP="00F04B25">
            <w:pPr>
              <w:widowControl/>
              <w:jc w:val="center"/>
              <w:rPr>
                <w:sz w:val="21"/>
                <w:szCs w:val="21"/>
              </w:rPr>
            </w:pPr>
            <w:r w:rsidRPr="00F764EF">
              <w:rPr>
                <w:color w:val="000000"/>
                <w:sz w:val="21"/>
                <w:szCs w:val="21"/>
              </w:rPr>
              <w:t>$11,458.33</w:t>
            </w:r>
          </w:p>
        </w:tc>
      </w:tr>
      <w:tr w:rsidR="00A52DC2" w:rsidRPr="00814CC7" w14:paraId="4A64CF0A" w14:textId="77777777" w:rsidTr="00EF5452">
        <w:tc>
          <w:tcPr>
            <w:tcW w:w="2095" w:type="dxa"/>
          </w:tcPr>
          <w:p w14:paraId="64858856" w14:textId="123DBF11" w:rsidR="00F04B25" w:rsidRPr="00814CC7" w:rsidRDefault="00F04B25" w:rsidP="00F04B25">
            <w:pPr>
              <w:widowControl/>
              <w:jc w:val="center"/>
              <w:rPr>
                <w:sz w:val="21"/>
                <w:szCs w:val="21"/>
              </w:rPr>
            </w:pPr>
            <w:r>
              <w:rPr>
                <w:sz w:val="21"/>
                <w:szCs w:val="21"/>
              </w:rPr>
              <w:t>2</w:t>
            </w:r>
          </w:p>
        </w:tc>
        <w:tc>
          <w:tcPr>
            <w:tcW w:w="2542" w:type="dxa"/>
            <w:vAlign w:val="bottom"/>
          </w:tcPr>
          <w:p w14:paraId="71CC37A9" w14:textId="33A40A90" w:rsidR="00F04B25" w:rsidRPr="00F764EF" w:rsidRDefault="00F04B25" w:rsidP="00F04B25">
            <w:pPr>
              <w:widowControl/>
              <w:jc w:val="center"/>
              <w:rPr>
                <w:sz w:val="21"/>
                <w:szCs w:val="21"/>
              </w:rPr>
            </w:pPr>
            <w:r w:rsidRPr="00F764EF">
              <w:rPr>
                <w:color w:val="000000"/>
                <w:sz w:val="21"/>
                <w:szCs w:val="21"/>
              </w:rPr>
              <w:t>$56.65</w:t>
            </w:r>
          </w:p>
        </w:tc>
        <w:tc>
          <w:tcPr>
            <w:tcW w:w="2027" w:type="dxa"/>
            <w:vAlign w:val="bottom"/>
          </w:tcPr>
          <w:p w14:paraId="4280483A" w14:textId="302A98F0" w:rsidR="00F04B25" w:rsidRPr="00F764EF" w:rsidRDefault="00F04B25" w:rsidP="00F04B25">
            <w:pPr>
              <w:widowControl/>
              <w:jc w:val="center"/>
              <w:rPr>
                <w:sz w:val="21"/>
                <w:szCs w:val="21"/>
              </w:rPr>
            </w:pPr>
            <w:r w:rsidRPr="00F764EF">
              <w:rPr>
                <w:color w:val="000000"/>
                <w:sz w:val="21"/>
                <w:szCs w:val="21"/>
              </w:rPr>
              <w:t>$141,625.00</w:t>
            </w:r>
          </w:p>
        </w:tc>
        <w:tc>
          <w:tcPr>
            <w:tcW w:w="2228" w:type="dxa"/>
            <w:vAlign w:val="bottom"/>
          </w:tcPr>
          <w:p w14:paraId="4E5FC065" w14:textId="621535C8" w:rsidR="00F04B25" w:rsidRPr="00F764EF" w:rsidRDefault="00F04B25" w:rsidP="00F04B25">
            <w:pPr>
              <w:widowControl/>
              <w:jc w:val="center"/>
              <w:rPr>
                <w:sz w:val="21"/>
                <w:szCs w:val="21"/>
              </w:rPr>
            </w:pPr>
            <w:r w:rsidRPr="00F764EF">
              <w:rPr>
                <w:color w:val="000000"/>
                <w:sz w:val="21"/>
                <w:szCs w:val="21"/>
              </w:rPr>
              <w:t>$11,802.08</w:t>
            </w:r>
          </w:p>
        </w:tc>
      </w:tr>
      <w:tr w:rsidR="00A52DC2" w:rsidRPr="00814CC7" w14:paraId="3E2CECF4" w14:textId="77777777" w:rsidTr="00EF5452">
        <w:tc>
          <w:tcPr>
            <w:tcW w:w="2095" w:type="dxa"/>
          </w:tcPr>
          <w:p w14:paraId="18677F23" w14:textId="65D7A499" w:rsidR="00F04B25" w:rsidRPr="00814CC7" w:rsidRDefault="00F04B25" w:rsidP="00F04B25">
            <w:pPr>
              <w:widowControl/>
              <w:jc w:val="center"/>
              <w:rPr>
                <w:sz w:val="21"/>
                <w:szCs w:val="21"/>
              </w:rPr>
            </w:pPr>
            <w:r>
              <w:rPr>
                <w:sz w:val="21"/>
                <w:szCs w:val="21"/>
              </w:rPr>
              <w:t>3</w:t>
            </w:r>
          </w:p>
        </w:tc>
        <w:tc>
          <w:tcPr>
            <w:tcW w:w="2542" w:type="dxa"/>
            <w:vAlign w:val="bottom"/>
          </w:tcPr>
          <w:p w14:paraId="558526A6" w14:textId="0A964154" w:rsidR="00F04B25" w:rsidRPr="00F764EF" w:rsidRDefault="00F04B25" w:rsidP="00F04B25">
            <w:pPr>
              <w:widowControl/>
              <w:jc w:val="center"/>
              <w:rPr>
                <w:sz w:val="21"/>
                <w:szCs w:val="21"/>
              </w:rPr>
            </w:pPr>
            <w:r w:rsidRPr="00F764EF">
              <w:rPr>
                <w:color w:val="000000"/>
                <w:sz w:val="21"/>
                <w:szCs w:val="21"/>
              </w:rPr>
              <w:t>$58.35</w:t>
            </w:r>
          </w:p>
        </w:tc>
        <w:tc>
          <w:tcPr>
            <w:tcW w:w="2027" w:type="dxa"/>
            <w:vAlign w:val="bottom"/>
          </w:tcPr>
          <w:p w14:paraId="70288C56" w14:textId="73959444" w:rsidR="00F04B25" w:rsidRPr="00F764EF" w:rsidRDefault="00F04B25" w:rsidP="00F04B25">
            <w:pPr>
              <w:widowControl/>
              <w:jc w:val="center"/>
              <w:rPr>
                <w:sz w:val="21"/>
                <w:szCs w:val="21"/>
              </w:rPr>
            </w:pPr>
            <w:r w:rsidRPr="00F764EF">
              <w:rPr>
                <w:color w:val="000000"/>
                <w:sz w:val="21"/>
                <w:szCs w:val="21"/>
              </w:rPr>
              <w:t>$145,875.00</w:t>
            </w:r>
          </w:p>
        </w:tc>
        <w:tc>
          <w:tcPr>
            <w:tcW w:w="2228" w:type="dxa"/>
            <w:vAlign w:val="bottom"/>
          </w:tcPr>
          <w:p w14:paraId="5E9CBDDF" w14:textId="7E713A06" w:rsidR="00F04B25" w:rsidRPr="00F764EF" w:rsidRDefault="00F04B25" w:rsidP="00F04B25">
            <w:pPr>
              <w:widowControl/>
              <w:jc w:val="center"/>
              <w:rPr>
                <w:sz w:val="21"/>
                <w:szCs w:val="21"/>
              </w:rPr>
            </w:pPr>
            <w:r w:rsidRPr="00F764EF">
              <w:rPr>
                <w:color w:val="000000"/>
                <w:sz w:val="21"/>
                <w:szCs w:val="21"/>
              </w:rPr>
              <w:t>$12,156.25</w:t>
            </w:r>
          </w:p>
        </w:tc>
      </w:tr>
      <w:tr w:rsidR="00A52DC2" w:rsidRPr="00814CC7" w14:paraId="0B011CF4" w14:textId="77777777" w:rsidTr="00EF5452">
        <w:tc>
          <w:tcPr>
            <w:tcW w:w="2095" w:type="dxa"/>
          </w:tcPr>
          <w:p w14:paraId="5C8B176B" w14:textId="1CD26EFB" w:rsidR="00F04B25" w:rsidRPr="00814CC7" w:rsidRDefault="00F04B25" w:rsidP="00F04B25">
            <w:pPr>
              <w:widowControl/>
              <w:jc w:val="center"/>
              <w:rPr>
                <w:sz w:val="21"/>
                <w:szCs w:val="21"/>
              </w:rPr>
            </w:pPr>
            <w:r>
              <w:rPr>
                <w:sz w:val="21"/>
                <w:szCs w:val="21"/>
              </w:rPr>
              <w:t>4</w:t>
            </w:r>
          </w:p>
        </w:tc>
        <w:tc>
          <w:tcPr>
            <w:tcW w:w="2542" w:type="dxa"/>
            <w:vAlign w:val="bottom"/>
          </w:tcPr>
          <w:p w14:paraId="5F0E4859" w14:textId="24FEAE2D" w:rsidR="00F04B25" w:rsidRPr="00F764EF" w:rsidRDefault="00F04B25" w:rsidP="00F04B25">
            <w:pPr>
              <w:widowControl/>
              <w:jc w:val="center"/>
              <w:rPr>
                <w:sz w:val="21"/>
                <w:szCs w:val="21"/>
              </w:rPr>
            </w:pPr>
            <w:r w:rsidRPr="00F764EF">
              <w:rPr>
                <w:color w:val="000000"/>
                <w:sz w:val="21"/>
                <w:szCs w:val="21"/>
              </w:rPr>
              <w:t>$60.10</w:t>
            </w:r>
          </w:p>
        </w:tc>
        <w:tc>
          <w:tcPr>
            <w:tcW w:w="2027" w:type="dxa"/>
            <w:vAlign w:val="bottom"/>
          </w:tcPr>
          <w:p w14:paraId="41FA6E6D" w14:textId="3877BAF0" w:rsidR="00F04B25" w:rsidRPr="00F764EF" w:rsidRDefault="00F04B25" w:rsidP="00F04B25">
            <w:pPr>
              <w:widowControl/>
              <w:jc w:val="center"/>
              <w:rPr>
                <w:sz w:val="21"/>
                <w:szCs w:val="21"/>
              </w:rPr>
            </w:pPr>
            <w:r w:rsidRPr="00F764EF">
              <w:rPr>
                <w:color w:val="000000"/>
                <w:sz w:val="21"/>
                <w:szCs w:val="21"/>
              </w:rPr>
              <w:t>$150,250.00</w:t>
            </w:r>
          </w:p>
        </w:tc>
        <w:tc>
          <w:tcPr>
            <w:tcW w:w="2228" w:type="dxa"/>
            <w:vAlign w:val="bottom"/>
          </w:tcPr>
          <w:p w14:paraId="3F6B1B3F" w14:textId="39374B55" w:rsidR="00F04B25" w:rsidRPr="00F764EF" w:rsidRDefault="00F04B25" w:rsidP="00F04B25">
            <w:pPr>
              <w:widowControl/>
              <w:jc w:val="center"/>
              <w:rPr>
                <w:sz w:val="21"/>
                <w:szCs w:val="21"/>
              </w:rPr>
            </w:pPr>
            <w:r w:rsidRPr="00F764EF">
              <w:rPr>
                <w:color w:val="000000"/>
                <w:sz w:val="21"/>
                <w:szCs w:val="21"/>
              </w:rPr>
              <w:t>$12,520.83</w:t>
            </w:r>
          </w:p>
        </w:tc>
      </w:tr>
      <w:tr w:rsidR="00A52DC2" w:rsidRPr="00814CC7" w14:paraId="3BDE9B2D" w14:textId="77777777" w:rsidTr="00EF5452">
        <w:tc>
          <w:tcPr>
            <w:tcW w:w="2095" w:type="dxa"/>
          </w:tcPr>
          <w:p w14:paraId="44C060AE" w14:textId="4FF84E27" w:rsidR="00F04B25" w:rsidRPr="00814CC7" w:rsidRDefault="00F04B25" w:rsidP="00F04B25">
            <w:pPr>
              <w:widowControl/>
              <w:jc w:val="center"/>
              <w:rPr>
                <w:sz w:val="21"/>
                <w:szCs w:val="21"/>
              </w:rPr>
            </w:pPr>
            <w:r>
              <w:rPr>
                <w:sz w:val="21"/>
                <w:szCs w:val="21"/>
              </w:rPr>
              <w:t>5</w:t>
            </w:r>
          </w:p>
        </w:tc>
        <w:tc>
          <w:tcPr>
            <w:tcW w:w="2542" w:type="dxa"/>
            <w:vAlign w:val="bottom"/>
          </w:tcPr>
          <w:p w14:paraId="2349DB37" w14:textId="6FCF1010" w:rsidR="00F04B25" w:rsidRPr="00F764EF" w:rsidRDefault="00F04B25" w:rsidP="00F04B25">
            <w:pPr>
              <w:widowControl/>
              <w:jc w:val="center"/>
              <w:rPr>
                <w:sz w:val="21"/>
                <w:szCs w:val="21"/>
              </w:rPr>
            </w:pPr>
            <w:r w:rsidRPr="00F764EF">
              <w:rPr>
                <w:color w:val="000000"/>
                <w:sz w:val="21"/>
                <w:szCs w:val="21"/>
              </w:rPr>
              <w:t>$61.90</w:t>
            </w:r>
          </w:p>
        </w:tc>
        <w:tc>
          <w:tcPr>
            <w:tcW w:w="2027" w:type="dxa"/>
            <w:vAlign w:val="bottom"/>
          </w:tcPr>
          <w:p w14:paraId="636B84F3" w14:textId="4D53157C" w:rsidR="00F04B25" w:rsidRPr="00F764EF" w:rsidRDefault="00F04B25" w:rsidP="00F04B25">
            <w:pPr>
              <w:widowControl/>
              <w:jc w:val="center"/>
              <w:rPr>
                <w:sz w:val="21"/>
                <w:szCs w:val="21"/>
              </w:rPr>
            </w:pPr>
            <w:r w:rsidRPr="00F764EF">
              <w:rPr>
                <w:color w:val="000000"/>
                <w:sz w:val="21"/>
                <w:szCs w:val="21"/>
              </w:rPr>
              <w:t>$154,750.00</w:t>
            </w:r>
          </w:p>
        </w:tc>
        <w:tc>
          <w:tcPr>
            <w:tcW w:w="2228" w:type="dxa"/>
            <w:vAlign w:val="bottom"/>
          </w:tcPr>
          <w:p w14:paraId="2ED8526B" w14:textId="56B8D400" w:rsidR="00F04B25" w:rsidRPr="00F764EF" w:rsidRDefault="00F04B25" w:rsidP="00F04B25">
            <w:pPr>
              <w:widowControl/>
              <w:jc w:val="center"/>
              <w:rPr>
                <w:sz w:val="21"/>
                <w:szCs w:val="21"/>
              </w:rPr>
            </w:pPr>
            <w:r w:rsidRPr="00F764EF">
              <w:rPr>
                <w:color w:val="000000"/>
                <w:sz w:val="21"/>
                <w:szCs w:val="21"/>
              </w:rPr>
              <w:t>$12,895.83</w:t>
            </w:r>
          </w:p>
        </w:tc>
      </w:tr>
      <w:tr w:rsidR="00A52DC2" w:rsidRPr="00814CC7" w14:paraId="3D925964" w14:textId="77777777" w:rsidTr="00EF5452">
        <w:tc>
          <w:tcPr>
            <w:tcW w:w="2095" w:type="dxa"/>
          </w:tcPr>
          <w:p w14:paraId="65F3F20D" w14:textId="03DB0623" w:rsidR="00F04B25" w:rsidRPr="00814CC7" w:rsidRDefault="00F04B25" w:rsidP="00F04B25">
            <w:pPr>
              <w:widowControl/>
              <w:jc w:val="center"/>
              <w:rPr>
                <w:sz w:val="21"/>
                <w:szCs w:val="21"/>
              </w:rPr>
            </w:pPr>
            <w:r>
              <w:rPr>
                <w:sz w:val="21"/>
                <w:szCs w:val="21"/>
              </w:rPr>
              <w:t>6</w:t>
            </w:r>
          </w:p>
        </w:tc>
        <w:tc>
          <w:tcPr>
            <w:tcW w:w="2542" w:type="dxa"/>
            <w:vAlign w:val="bottom"/>
          </w:tcPr>
          <w:p w14:paraId="5A99BB5B" w14:textId="0EC19201" w:rsidR="00F04B25" w:rsidRPr="00F764EF" w:rsidRDefault="00F04B25" w:rsidP="00F04B25">
            <w:pPr>
              <w:widowControl/>
              <w:jc w:val="center"/>
              <w:rPr>
                <w:sz w:val="21"/>
                <w:szCs w:val="21"/>
              </w:rPr>
            </w:pPr>
            <w:r w:rsidRPr="00F764EF">
              <w:rPr>
                <w:color w:val="000000"/>
                <w:sz w:val="21"/>
                <w:szCs w:val="21"/>
              </w:rPr>
              <w:t>$63.76</w:t>
            </w:r>
          </w:p>
        </w:tc>
        <w:tc>
          <w:tcPr>
            <w:tcW w:w="2027" w:type="dxa"/>
            <w:vAlign w:val="bottom"/>
          </w:tcPr>
          <w:p w14:paraId="56B57BB5" w14:textId="45CD6A04" w:rsidR="00F04B25" w:rsidRPr="00F764EF" w:rsidRDefault="00F04B25" w:rsidP="00F04B25">
            <w:pPr>
              <w:widowControl/>
              <w:jc w:val="center"/>
              <w:rPr>
                <w:sz w:val="21"/>
                <w:szCs w:val="21"/>
              </w:rPr>
            </w:pPr>
            <w:r w:rsidRPr="00F764EF">
              <w:rPr>
                <w:color w:val="000000"/>
                <w:sz w:val="21"/>
                <w:szCs w:val="21"/>
              </w:rPr>
              <w:t>$159,400.00</w:t>
            </w:r>
          </w:p>
        </w:tc>
        <w:tc>
          <w:tcPr>
            <w:tcW w:w="2228" w:type="dxa"/>
            <w:vAlign w:val="bottom"/>
          </w:tcPr>
          <w:p w14:paraId="0B57ACF1" w14:textId="7A0FCA7C" w:rsidR="00F04B25" w:rsidRPr="00F764EF" w:rsidRDefault="00F04B25" w:rsidP="00F04B25">
            <w:pPr>
              <w:widowControl/>
              <w:jc w:val="center"/>
              <w:rPr>
                <w:sz w:val="21"/>
                <w:szCs w:val="21"/>
              </w:rPr>
            </w:pPr>
            <w:r w:rsidRPr="00F764EF">
              <w:rPr>
                <w:color w:val="000000"/>
                <w:sz w:val="21"/>
                <w:szCs w:val="21"/>
              </w:rPr>
              <w:t>$13,283.33</w:t>
            </w:r>
          </w:p>
        </w:tc>
      </w:tr>
      <w:tr w:rsidR="00A52DC2" w:rsidRPr="00814CC7" w14:paraId="1A09880D" w14:textId="77777777" w:rsidTr="00EF5452">
        <w:tc>
          <w:tcPr>
            <w:tcW w:w="2095" w:type="dxa"/>
          </w:tcPr>
          <w:p w14:paraId="327C21E1" w14:textId="048729A3" w:rsidR="00F04B25" w:rsidRPr="00814CC7" w:rsidRDefault="00F04B25" w:rsidP="00F04B25">
            <w:pPr>
              <w:widowControl/>
              <w:jc w:val="center"/>
              <w:rPr>
                <w:sz w:val="21"/>
                <w:szCs w:val="21"/>
              </w:rPr>
            </w:pPr>
            <w:r>
              <w:rPr>
                <w:sz w:val="21"/>
                <w:szCs w:val="21"/>
              </w:rPr>
              <w:t>7</w:t>
            </w:r>
          </w:p>
        </w:tc>
        <w:tc>
          <w:tcPr>
            <w:tcW w:w="2542" w:type="dxa"/>
            <w:vAlign w:val="bottom"/>
          </w:tcPr>
          <w:p w14:paraId="5F2C7254" w14:textId="5732C6A8" w:rsidR="00F04B25" w:rsidRPr="00F764EF" w:rsidRDefault="00F04B25" w:rsidP="00F04B25">
            <w:pPr>
              <w:widowControl/>
              <w:jc w:val="center"/>
              <w:rPr>
                <w:sz w:val="21"/>
                <w:szCs w:val="21"/>
              </w:rPr>
            </w:pPr>
            <w:r w:rsidRPr="00F764EF">
              <w:rPr>
                <w:color w:val="000000"/>
                <w:sz w:val="21"/>
                <w:szCs w:val="21"/>
              </w:rPr>
              <w:t>$65.67</w:t>
            </w:r>
          </w:p>
        </w:tc>
        <w:tc>
          <w:tcPr>
            <w:tcW w:w="2027" w:type="dxa"/>
            <w:vAlign w:val="bottom"/>
          </w:tcPr>
          <w:p w14:paraId="472AE631" w14:textId="49B18366" w:rsidR="00F04B25" w:rsidRPr="00F764EF" w:rsidRDefault="00F04B25" w:rsidP="00F04B25">
            <w:pPr>
              <w:widowControl/>
              <w:jc w:val="center"/>
              <w:rPr>
                <w:sz w:val="21"/>
                <w:szCs w:val="21"/>
              </w:rPr>
            </w:pPr>
            <w:r w:rsidRPr="00F764EF">
              <w:rPr>
                <w:color w:val="000000"/>
                <w:sz w:val="21"/>
                <w:szCs w:val="21"/>
              </w:rPr>
              <w:t>$164,175.00</w:t>
            </w:r>
          </w:p>
        </w:tc>
        <w:tc>
          <w:tcPr>
            <w:tcW w:w="2228" w:type="dxa"/>
            <w:vAlign w:val="bottom"/>
          </w:tcPr>
          <w:p w14:paraId="53CDD24C" w14:textId="49F1A7B2" w:rsidR="00F04B25" w:rsidRPr="00F764EF" w:rsidRDefault="00F04B25" w:rsidP="00F04B25">
            <w:pPr>
              <w:widowControl/>
              <w:jc w:val="center"/>
              <w:rPr>
                <w:sz w:val="21"/>
                <w:szCs w:val="21"/>
              </w:rPr>
            </w:pPr>
            <w:r w:rsidRPr="00F764EF">
              <w:rPr>
                <w:color w:val="000000"/>
                <w:sz w:val="21"/>
                <w:szCs w:val="21"/>
              </w:rPr>
              <w:t>$13,681.25</w:t>
            </w:r>
          </w:p>
        </w:tc>
      </w:tr>
      <w:tr w:rsidR="00A52DC2" w:rsidRPr="00814CC7" w14:paraId="6C494F9C" w14:textId="77777777" w:rsidTr="00EF5452">
        <w:tc>
          <w:tcPr>
            <w:tcW w:w="2095" w:type="dxa"/>
          </w:tcPr>
          <w:p w14:paraId="7AB51769" w14:textId="5054F92D" w:rsidR="00F04B25" w:rsidRPr="00814CC7" w:rsidRDefault="00F04B25" w:rsidP="00F04B25">
            <w:pPr>
              <w:widowControl/>
              <w:jc w:val="center"/>
              <w:rPr>
                <w:sz w:val="21"/>
                <w:szCs w:val="21"/>
              </w:rPr>
            </w:pPr>
            <w:r>
              <w:rPr>
                <w:sz w:val="21"/>
                <w:szCs w:val="21"/>
              </w:rPr>
              <w:t>8</w:t>
            </w:r>
          </w:p>
        </w:tc>
        <w:tc>
          <w:tcPr>
            <w:tcW w:w="2542" w:type="dxa"/>
            <w:vAlign w:val="bottom"/>
          </w:tcPr>
          <w:p w14:paraId="10501C4C" w14:textId="699FEE6B" w:rsidR="00F04B25" w:rsidRPr="00F764EF" w:rsidRDefault="00F04B25" w:rsidP="00F04B25">
            <w:pPr>
              <w:widowControl/>
              <w:jc w:val="center"/>
              <w:rPr>
                <w:sz w:val="21"/>
                <w:szCs w:val="21"/>
              </w:rPr>
            </w:pPr>
            <w:r w:rsidRPr="00F764EF">
              <w:rPr>
                <w:color w:val="000000"/>
                <w:sz w:val="21"/>
                <w:szCs w:val="21"/>
              </w:rPr>
              <w:t>$67.64</w:t>
            </w:r>
          </w:p>
        </w:tc>
        <w:tc>
          <w:tcPr>
            <w:tcW w:w="2027" w:type="dxa"/>
            <w:vAlign w:val="bottom"/>
          </w:tcPr>
          <w:p w14:paraId="6C5A3A8A" w14:textId="5262E550" w:rsidR="00F04B25" w:rsidRPr="00F764EF" w:rsidRDefault="00F04B25" w:rsidP="00F04B25">
            <w:pPr>
              <w:widowControl/>
              <w:jc w:val="center"/>
              <w:rPr>
                <w:sz w:val="21"/>
                <w:szCs w:val="21"/>
              </w:rPr>
            </w:pPr>
            <w:r w:rsidRPr="00F764EF">
              <w:rPr>
                <w:color w:val="000000"/>
                <w:sz w:val="21"/>
                <w:szCs w:val="21"/>
              </w:rPr>
              <w:t>$169,100.00</w:t>
            </w:r>
          </w:p>
        </w:tc>
        <w:tc>
          <w:tcPr>
            <w:tcW w:w="2228" w:type="dxa"/>
            <w:vAlign w:val="bottom"/>
          </w:tcPr>
          <w:p w14:paraId="5C84C368" w14:textId="32568794" w:rsidR="00F04B25" w:rsidRPr="00F764EF" w:rsidRDefault="00F04B25" w:rsidP="00F04B25">
            <w:pPr>
              <w:widowControl/>
              <w:jc w:val="center"/>
              <w:rPr>
                <w:sz w:val="21"/>
                <w:szCs w:val="21"/>
              </w:rPr>
            </w:pPr>
            <w:r w:rsidRPr="00F764EF">
              <w:rPr>
                <w:color w:val="000000"/>
                <w:sz w:val="21"/>
                <w:szCs w:val="21"/>
              </w:rPr>
              <w:t>$14,091.67</w:t>
            </w:r>
          </w:p>
        </w:tc>
      </w:tr>
      <w:tr w:rsidR="00A52DC2" w:rsidRPr="00814CC7" w14:paraId="42AED720" w14:textId="77777777" w:rsidTr="00EF5452">
        <w:tc>
          <w:tcPr>
            <w:tcW w:w="2095" w:type="dxa"/>
          </w:tcPr>
          <w:p w14:paraId="538003EA" w14:textId="66E81E91" w:rsidR="00F04B25" w:rsidRPr="00814CC7" w:rsidRDefault="00F04B25" w:rsidP="00F04B25">
            <w:pPr>
              <w:widowControl/>
              <w:jc w:val="center"/>
              <w:rPr>
                <w:sz w:val="21"/>
                <w:szCs w:val="21"/>
              </w:rPr>
            </w:pPr>
            <w:r>
              <w:rPr>
                <w:sz w:val="21"/>
                <w:szCs w:val="21"/>
              </w:rPr>
              <w:t>9</w:t>
            </w:r>
          </w:p>
        </w:tc>
        <w:tc>
          <w:tcPr>
            <w:tcW w:w="2542" w:type="dxa"/>
            <w:vAlign w:val="bottom"/>
          </w:tcPr>
          <w:p w14:paraId="712305BE" w14:textId="4BA4E8EB" w:rsidR="00F04B25" w:rsidRPr="00F764EF" w:rsidRDefault="00F04B25" w:rsidP="00F04B25">
            <w:pPr>
              <w:widowControl/>
              <w:jc w:val="center"/>
              <w:rPr>
                <w:sz w:val="21"/>
                <w:szCs w:val="21"/>
              </w:rPr>
            </w:pPr>
            <w:r w:rsidRPr="00F764EF">
              <w:rPr>
                <w:color w:val="000000"/>
                <w:sz w:val="21"/>
                <w:szCs w:val="21"/>
              </w:rPr>
              <w:t>$69.67</w:t>
            </w:r>
          </w:p>
        </w:tc>
        <w:tc>
          <w:tcPr>
            <w:tcW w:w="2027" w:type="dxa"/>
            <w:vAlign w:val="bottom"/>
          </w:tcPr>
          <w:p w14:paraId="67A02CC7" w14:textId="5A9F551B" w:rsidR="00F04B25" w:rsidRPr="00F764EF" w:rsidRDefault="00F04B25" w:rsidP="00F04B25">
            <w:pPr>
              <w:widowControl/>
              <w:jc w:val="center"/>
              <w:rPr>
                <w:sz w:val="21"/>
                <w:szCs w:val="21"/>
              </w:rPr>
            </w:pPr>
            <w:r w:rsidRPr="00F764EF">
              <w:rPr>
                <w:color w:val="000000"/>
                <w:sz w:val="21"/>
                <w:szCs w:val="21"/>
              </w:rPr>
              <w:t>$174,175.00</w:t>
            </w:r>
          </w:p>
        </w:tc>
        <w:tc>
          <w:tcPr>
            <w:tcW w:w="2228" w:type="dxa"/>
            <w:vAlign w:val="bottom"/>
          </w:tcPr>
          <w:p w14:paraId="06E2B7B9" w14:textId="2835680E" w:rsidR="00F04B25" w:rsidRPr="00F764EF" w:rsidRDefault="00F04B25" w:rsidP="00F04B25">
            <w:pPr>
              <w:widowControl/>
              <w:jc w:val="center"/>
              <w:rPr>
                <w:sz w:val="21"/>
                <w:szCs w:val="21"/>
              </w:rPr>
            </w:pPr>
            <w:r w:rsidRPr="00F764EF">
              <w:rPr>
                <w:color w:val="000000"/>
                <w:sz w:val="21"/>
                <w:szCs w:val="21"/>
              </w:rPr>
              <w:t>$14,514.58</w:t>
            </w:r>
          </w:p>
        </w:tc>
      </w:tr>
      <w:tr w:rsidR="00A52DC2" w:rsidRPr="00814CC7" w14:paraId="731733B1" w14:textId="77777777" w:rsidTr="00EF5452">
        <w:tc>
          <w:tcPr>
            <w:tcW w:w="2095" w:type="dxa"/>
          </w:tcPr>
          <w:p w14:paraId="487FB2D4" w14:textId="2A634E32" w:rsidR="00F04B25" w:rsidRPr="00814CC7" w:rsidRDefault="00F04B25" w:rsidP="00F04B25">
            <w:pPr>
              <w:widowControl/>
              <w:jc w:val="center"/>
              <w:rPr>
                <w:sz w:val="21"/>
                <w:szCs w:val="21"/>
              </w:rPr>
            </w:pPr>
            <w:r>
              <w:rPr>
                <w:sz w:val="21"/>
                <w:szCs w:val="21"/>
              </w:rPr>
              <w:t>10</w:t>
            </w:r>
          </w:p>
        </w:tc>
        <w:tc>
          <w:tcPr>
            <w:tcW w:w="2542" w:type="dxa"/>
            <w:vAlign w:val="bottom"/>
          </w:tcPr>
          <w:p w14:paraId="65FC3E70" w14:textId="3A2AC25B" w:rsidR="00F04B25" w:rsidRPr="00F764EF" w:rsidRDefault="00F04B25" w:rsidP="00F04B25">
            <w:pPr>
              <w:widowControl/>
              <w:jc w:val="center"/>
              <w:rPr>
                <w:sz w:val="21"/>
                <w:szCs w:val="21"/>
              </w:rPr>
            </w:pPr>
            <w:r w:rsidRPr="00F764EF">
              <w:rPr>
                <w:color w:val="000000"/>
                <w:sz w:val="21"/>
                <w:szCs w:val="21"/>
              </w:rPr>
              <w:t>$71.76</w:t>
            </w:r>
          </w:p>
        </w:tc>
        <w:tc>
          <w:tcPr>
            <w:tcW w:w="2027" w:type="dxa"/>
            <w:vAlign w:val="bottom"/>
          </w:tcPr>
          <w:p w14:paraId="18F43D36" w14:textId="5B001E60" w:rsidR="00F04B25" w:rsidRPr="00F764EF" w:rsidRDefault="00F04B25" w:rsidP="00F04B25">
            <w:pPr>
              <w:widowControl/>
              <w:jc w:val="center"/>
              <w:rPr>
                <w:sz w:val="21"/>
                <w:szCs w:val="21"/>
              </w:rPr>
            </w:pPr>
            <w:r w:rsidRPr="00F764EF">
              <w:rPr>
                <w:color w:val="000000"/>
                <w:sz w:val="21"/>
                <w:szCs w:val="21"/>
              </w:rPr>
              <w:t>$179,400.00</w:t>
            </w:r>
          </w:p>
        </w:tc>
        <w:tc>
          <w:tcPr>
            <w:tcW w:w="2228" w:type="dxa"/>
            <w:vAlign w:val="bottom"/>
          </w:tcPr>
          <w:p w14:paraId="6CDCF105" w14:textId="6B71A9CB" w:rsidR="00F04B25" w:rsidRPr="00F764EF" w:rsidRDefault="00F04B25" w:rsidP="00F04B25">
            <w:pPr>
              <w:widowControl/>
              <w:jc w:val="center"/>
              <w:rPr>
                <w:sz w:val="21"/>
                <w:szCs w:val="21"/>
              </w:rPr>
            </w:pPr>
            <w:r w:rsidRPr="00F764EF">
              <w:rPr>
                <w:color w:val="000000"/>
                <w:sz w:val="21"/>
                <w:szCs w:val="21"/>
              </w:rPr>
              <w:t>$14,950.00</w:t>
            </w:r>
          </w:p>
        </w:tc>
      </w:tr>
      <w:tr w:rsidR="00A52DC2" w:rsidRPr="00814CC7" w14:paraId="270132E6" w14:textId="77777777" w:rsidTr="00EF5452">
        <w:tc>
          <w:tcPr>
            <w:tcW w:w="2095" w:type="dxa"/>
          </w:tcPr>
          <w:p w14:paraId="3BE09FDF" w14:textId="76CFD3F5" w:rsidR="004B5407" w:rsidRDefault="004B5407" w:rsidP="00BF3905">
            <w:pPr>
              <w:widowControl/>
              <w:jc w:val="center"/>
              <w:rPr>
                <w:sz w:val="21"/>
                <w:szCs w:val="21"/>
              </w:rPr>
            </w:pPr>
            <w:r>
              <w:rPr>
                <w:sz w:val="21"/>
                <w:szCs w:val="21"/>
              </w:rPr>
              <w:t>1</w:t>
            </w:r>
            <w:r w:rsidRPr="00242CBF">
              <w:rPr>
                <w:sz w:val="21"/>
                <w:szCs w:val="21"/>
                <w:vertAlign w:val="superscript"/>
              </w:rPr>
              <w:t>st</w:t>
            </w:r>
            <w:r>
              <w:rPr>
                <w:sz w:val="21"/>
                <w:szCs w:val="21"/>
              </w:rPr>
              <w:t xml:space="preserve"> Option Renewal</w:t>
            </w:r>
          </w:p>
        </w:tc>
        <w:tc>
          <w:tcPr>
            <w:tcW w:w="2542" w:type="dxa"/>
            <w:vAlign w:val="bottom"/>
          </w:tcPr>
          <w:p w14:paraId="336213B1" w14:textId="58EB7DB6" w:rsidR="004B5407" w:rsidRPr="00F764EF" w:rsidRDefault="004B5407" w:rsidP="00BF3905">
            <w:pPr>
              <w:widowControl/>
              <w:jc w:val="center"/>
              <w:rPr>
                <w:sz w:val="21"/>
                <w:szCs w:val="21"/>
              </w:rPr>
            </w:pPr>
          </w:p>
        </w:tc>
        <w:tc>
          <w:tcPr>
            <w:tcW w:w="2027" w:type="dxa"/>
            <w:vAlign w:val="bottom"/>
          </w:tcPr>
          <w:p w14:paraId="549A336F" w14:textId="57D6724B" w:rsidR="004B5407" w:rsidRPr="00F764EF" w:rsidRDefault="004B5407" w:rsidP="00BF3905">
            <w:pPr>
              <w:widowControl/>
              <w:jc w:val="center"/>
              <w:rPr>
                <w:sz w:val="21"/>
                <w:szCs w:val="21"/>
              </w:rPr>
            </w:pPr>
          </w:p>
        </w:tc>
        <w:tc>
          <w:tcPr>
            <w:tcW w:w="2228" w:type="dxa"/>
            <w:vAlign w:val="bottom"/>
          </w:tcPr>
          <w:p w14:paraId="3AB403C3" w14:textId="19FB46C3" w:rsidR="004B5407" w:rsidRPr="00F764EF" w:rsidRDefault="004B5407" w:rsidP="00BF3905">
            <w:pPr>
              <w:widowControl/>
              <w:jc w:val="center"/>
              <w:rPr>
                <w:sz w:val="21"/>
                <w:szCs w:val="21"/>
              </w:rPr>
            </w:pPr>
          </w:p>
        </w:tc>
      </w:tr>
      <w:tr w:rsidR="00A52DC2" w:rsidRPr="00814CC7" w14:paraId="73508D50" w14:textId="77777777" w:rsidTr="00F15575">
        <w:tc>
          <w:tcPr>
            <w:tcW w:w="2095" w:type="dxa"/>
          </w:tcPr>
          <w:p w14:paraId="1F717896" w14:textId="3F06AD60" w:rsidR="00F04B25" w:rsidRDefault="00F04B25" w:rsidP="00F04B25">
            <w:pPr>
              <w:widowControl/>
              <w:jc w:val="center"/>
              <w:rPr>
                <w:sz w:val="21"/>
                <w:szCs w:val="21"/>
              </w:rPr>
            </w:pPr>
            <w:r>
              <w:rPr>
                <w:sz w:val="21"/>
                <w:szCs w:val="21"/>
              </w:rPr>
              <w:t>11</w:t>
            </w:r>
          </w:p>
        </w:tc>
        <w:tc>
          <w:tcPr>
            <w:tcW w:w="2542" w:type="dxa"/>
            <w:vAlign w:val="bottom"/>
          </w:tcPr>
          <w:p w14:paraId="5F2BCD4F" w14:textId="35368FC8" w:rsidR="00F04B25" w:rsidRPr="00F764EF" w:rsidRDefault="00F04B25" w:rsidP="00F04B25">
            <w:pPr>
              <w:widowControl/>
              <w:jc w:val="center"/>
              <w:rPr>
                <w:sz w:val="21"/>
                <w:szCs w:val="21"/>
              </w:rPr>
            </w:pPr>
            <w:r w:rsidRPr="00F764EF">
              <w:rPr>
                <w:color w:val="000000"/>
                <w:sz w:val="21"/>
                <w:szCs w:val="21"/>
              </w:rPr>
              <w:t>$73.91</w:t>
            </w:r>
          </w:p>
        </w:tc>
        <w:tc>
          <w:tcPr>
            <w:tcW w:w="2027" w:type="dxa"/>
            <w:vAlign w:val="bottom"/>
          </w:tcPr>
          <w:p w14:paraId="2E704018" w14:textId="120D4FCD" w:rsidR="00F04B25" w:rsidRPr="00F764EF" w:rsidRDefault="00F04B25" w:rsidP="00F04B25">
            <w:pPr>
              <w:widowControl/>
              <w:jc w:val="center"/>
              <w:rPr>
                <w:sz w:val="21"/>
                <w:szCs w:val="21"/>
              </w:rPr>
            </w:pPr>
            <w:r w:rsidRPr="00F764EF">
              <w:rPr>
                <w:color w:val="000000"/>
                <w:sz w:val="21"/>
                <w:szCs w:val="21"/>
              </w:rPr>
              <w:t>$184,775.00</w:t>
            </w:r>
          </w:p>
        </w:tc>
        <w:tc>
          <w:tcPr>
            <w:tcW w:w="2228" w:type="dxa"/>
            <w:vAlign w:val="bottom"/>
          </w:tcPr>
          <w:p w14:paraId="23579DE1" w14:textId="5AF5B517" w:rsidR="00F04B25" w:rsidRPr="00F764EF" w:rsidRDefault="00F04B25" w:rsidP="00F04B25">
            <w:pPr>
              <w:widowControl/>
              <w:jc w:val="center"/>
              <w:rPr>
                <w:sz w:val="21"/>
                <w:szCs w:val="21"/>
              </w:rPr>
            </w:pPr>
            <w:r w:rsidRPr="00F764EF">
              <w:rPr>
                <w:color w:val="000000"/>
                <w:sz w:val="21"/>
                <w:szCs w:val="21"/>
              </w:rPr>
              <w:t>$15,397.92</w:t>
            </w:r>
          </w:p>
        </w:tc>
      </w:tr>
      <w:tr w:rsidR="00A52DC2" w:rsidRPr="00814CC7" w14:paraId="5AC9BBDF" w14:textId="77777777" w:rsidTr="00F15575">
        <w:tc>
          <w:tcPr>
            <w:tcW w:w="2095" w:type="dxa"/>
          </w:tcPr>
          <w:p w14:paraId="57F637AC" w14:textId="78EC61AE" w:rsidR="00F04B25" w:rsidRDefault="00F04B25" w:rsidP="00F04B25">
            <w:pPr>
              <w:widowControl/>
              <w:jc w:val="center"/>
              <w:rPr>
                <w:sz w:val="21"/>
                <w:szCs w:val="21"/>
              </w:rPr>
            </w:pPr>
            <w:r>
              <w:rPr>
                <w:sz w:val="21"/>
                <w:szCs w:val="21"/>
              </w:rPr>
              <w:t>12</w:t>
            </w:r>
          </w:p>
        </w:tc>
        <w:tc>
          <w:tcPr>
            <w:tcW w:w="2542" w:type="dxa"/>
            <w:vAlign w:val="bottom"/>
          </w:tcPr>
          <w:p w14:paraId="1BC2ACEF" w14:textId="372D5056" w:rsidR="00F04B25" w:rsidRPr="00F764EF" w:rsidRDefault="00F04B25" w:rsidP="00F04B25">
            <w:pPr>
              <w:widowControl/>
              <w:jc w:val="center"/>
              <w:rPr>
                <w:sz w:val="21"/>
                <w:szCs w:val="21"/>
              </w:rPr>
            </w:pPr>
            <w:r w:rsidRPr="00F764EF">
              <w:rPr>
                <w:color w:val="000000"/>
                <w:sz w:val="21"/>
                <w:szCs w:val="21"/>
              </w:rPr>
              <w:t>$76.13</w:t>
            </w:r>
          </w:p>
        </w:tc>
        <w:tc>
          <w:tcPr>
            <w:tcW w:w="2027" w:type="dxa"/>
            <w:vAlign w:val="bottom"/>
          </w:tcPr>
          <w:p w14:paraId="1671126F" w14:textId="3D5D61D1" w:rsidR="00F04B25" w:rsidRPr="00F764EF" w:rsidRDefault="00F04B25" w:rsidP="00F04B25">
            <w:pPr>
              <w:widowControl/>
              <w:jc w:val="center"/>
              <w:rPr>
                <w:sz w:val="21"/>
                <w:szCs w:val="21"/>
              </w:rPr>
            </w:pPr>
            <w:r w:rsidRPr="00F764EF">
              <w:rPr>
                <w:color w:val="000000"/>
                <w:sz w:val="21"/>
                <w:szCs w:val="21"/>
              </w:rPr>
              <w:t>$190,325.00</w:t>
            </w:r>
          </w:p>
        </w:tc>
        <w:tc>
          <w:tcPr>
            <w:tcW w:w="2228" w:type="dxa"/>
            <w:vAlign w:val="bottom"/>
          </w:tcPr>
          <w:p w14:paraId="0ADCFC5A" w14:textId="0646BBB9" w:rsidR="00F04B25" w:rsidRPr="00F764EF" w:rsidRDefault="00F04B25" w:rsidP="00F04B25">
            <w:pPr>
              <w:widowControl/>
              <w:jc w:val="center"/>
              <w:rPr>
                <w:sz w:val="21"/>
                <w:szCs w:val="21"/>
              </w:rPr>
            </w:pPr>
            <w:r w:rsidRPr="00F764EF">
              <w:rPr>
                <w:color w:val="000000"/>
                <w:sz w:val="21"/>
                <w:szCs w:val="21"/>
              </w:rPr>
              <w:t>$15,860.42</w:t>
            </w:r>
          </w:p>
        </w:tc>
      </w:tr>
      <w:tr w:rsidR="00A52DC2" w:rsidRPr="00814CC7" w14:paraId="3F85F079" w14:textId="77777777" w:rsidTr="00F15575">
        <w:tc>
          <w:tcPr>
            <w:tcW w:w="2095" w:type="dxa"/>
          </w:tcPr>
          <w:p w14:paraId="009E6E1E" w14:textId="1772D9FC" w:rsidR="00F04B25" w:rsidRDefault="00F04B25" w:rsidP="00F04B25">
            <w:pPr>
              <w:widowControl/>
              <w:jc w:val="center"/>
              <w:rPr>
                <w:sz w:val="21"/>
                <w:szCs w:val="21"/>
              </w:rPr>
            </w:pPr>
            <w:r>
              <w:rPr>
                <w:sz w:val="21"/>
                <w:szCs w:val="21"/>
              </w:rPr>
              <w:lastRenderedPageBreak/>
              <w:t>13</w:t>
            </w:r>
          </w:p>
        </w:tc>
        <w:tc>
          <w:tcPr>
            <w:tcW w:w="2542" w:type="dxa"/>
            <w:vAlign w:val="bottom"/>
          </w:tcPr>
          <w:p w14:paraId="58F327EC" w14:textId="257B82F8" w:rsidR="00F04B25" w:rsidRPr="00F764EF" w:rsidRDefault="00F04B25" w:rsidP="00F04B25">
            <w:pPr>
              <w:widowControl/>
              <w:jc w:val="center"/>
              <w:rPr>
                <w:sz w:val="21"/>
                <w:szCs w:val="21"/>
              </w:rPr>
            </w:pPr>
            <w:r w:rsidRPr="00F764EF">
              <w:rPr>
                <w:color w:val="000000"/>
                <w:sz w:val="21"/>
                <w:szCs w:val="21"/>
              </w:rPr>
              <w:t>$78.41</w:t>
            </w:r>
          </w:p>
        </w:tc>
        <w:tc>
          <w:tcPr>
            <w:tcW w:w="2027" w:type="dxa"/>
            <w:vAlign w:val="bottom"/>
          </w:tcPr>
          <w:p w14:paraId="034F7D54" w14:textId="01C12285" w:rsidR="00F04B25" w:rsidRPr="00F764EF" w:rsidRDefault="00F04B25" w:rsidP="00F04B25">
            <w:pPr>
              <w:widowControl/>
              <w:jc w:val="center"/>
              <w:rPr>
                <w:sz w:val="21"/>
                <w:szCs w:val="21"/>
              </w:rPr>
            </w:pPr>
            <w:r w:rsidRPr="00F764EF">
              <w:rPr>
                <w:color w:val="000000"/>
                <w:sz w:val="21"/>
                <w:szCs w:val="21"/>
              </w:rPr>
              <w:t>$196,025.00</w:t>
            </w:r>
          </w:p>
        </w:tc>
        <w:tc>
          <w:tcPr>
            <w:tcW w:w="2228" w:type="dxa"/>
            <w:vAlign w:val="bottom"/>
          </w:tcPr>
          <w:p w14:paraId="1B87B05F" w14:textId="234A652E" w:rsidR="00F04B25" w:rsidRPr="00F764EF" w:rsidRDefault="00F04B25" w:rsidP="00F04B25">
            <w:pPr>
              <w:widowControl/>
              <w:jc w:val="center"/>
              <w:rPr>
                <w:sz w:val="21"/>
                <w:szCs w:val="21"/>
              </w:rPr>
            </w:pPr>
            <w:r w:rsidRPr="00F764EF">
              <w:rPr>
                <w:color w:val="000000"/>
                <w:sz w:val="21"/>
                <w:szCs w:val="21"/>
              </w:rPr>
              <w:t>$16,335.42</w:t>
            </w:r>
          </w:p>
        </w:tc>
      </w:tr>
      <w:tr w:rsidR="00A52DC2" w:rsidRPr="00814CC7" w14:paraId="2A6537E3" w14:textId="77777777" w:rsidTr="00F15575">
        <w:tc>
          <w:tcPr>
            <w:tcW w:w="2095" w:type="dxa"/>
          </w:tcPr>
          <w:p w14:paraId="2283E3EE" w14:textId="15AD6580" w:rsidR="00F04B25" w:rsidRDefault="00F04B25" w:rsidP="00F04B25">
            <w:pPr>
              <w:widowControl/>
              <w:jc w:val="center"/>
              <w:rPr>
                <w:sz w:val="21"/>
                <w:szCs w:val="21"/>
              </w:rPr>
            </w:pPr>
            <w:r>
              <w:rPr>
                <w:sz w:val="21"/>
                <w:szCs w:val="21"/>
              </w:rPr>
              <w:t>14</w:t>
            </w:r>
          </w:p>
        </w:tc>
        <w:tc>
          <w:tcPr>
            <w:tcW w:w="2542" w:type="dxa"/>
            <w:vAlign w:val="bottom"/>
          </w:tcPr>
          <w:p w14:paraId="38CBD636" w14:textId="5A06C237" w:rsidR="00F04B25" w:rsidRPr="00F764EF" w:rsidRDefault="00F04B25" w:rsidP="00F04B25">
            <w:pPr>
              <w:widowControl/>
              <w:jc w:val="center"/>
              <w:rPr>
                <w:sz w:val="21"/>
                <w:szCs w:val="21"/>
              </w:rPr>
            </w:pPr>
            <w:r w:rsidRPr="00F764EF">
              <w:rPr>
                <w:color w:val="000000"/>
                <w:sz w:val="21"/>
                <w:szCs w:val="21"/>
              </w:rPr>
              <w:t>$80.76</w:t>
            </w:r>
          </w:p>
        </w:tc>
        <w:tc>
          <w:tcPr>
            <w:tcW w:w="2027" w:type="dxa"/>
            <w:vAlign w:val="bottom"/>
          </w:tcPr>
          <w:p w14:paraId="7EE5AAA8" w14:textId="00BED4D3" w:rsidR="00F04B25" w:rsidRPr="00F764EF" w:rsidRDefault="00F04B25" w:rsidP="00F04B25">
            <w:pPr>
              <w:widowControl/>
              <w:jc w:val="center"/>
              <w:rPr>
                <w:sz w:val="21"/>
                <w:szCs w:val="21"/>
              </w:rPr>
            </w:pPr>
            <w:r w:rsidRPr="00F764EF">
              <w:rPr>
                <w:color w:val="000000"/>
                <w:sz w:val="21"/>
                <w:szCs w:val="21"/>
              </w:rPr>
              <w:t>$201,900.00</w:t>
            </w:r>
          </w:p>
        </w:tc>
        <w:tc>
          <w:tcPr>
            <w:tcW w:w="2228" w:type="dxa"/>
            <w:vAlign w:val="bottom"/>
          </w:tcPr>
          <w:p w14:paraId="4BD0F574" w14:textId="308DDA3C" w:rsidR="00F04B25" w:rsidRPr="00F764EF" w:rsidRDefault="00F04B25" w:rsidP="00F04B25">
            <w:pPr>
              <w:widowControl/>
              <w:jc w:val="center"/>
              <w:rPr>
                <w:sz w:val="21"/>
                <w:szCs w:val="21"/>
              </w:rPr>
            </w:pPr>
            <w:r w:rsidRPr="00F764EF">
              <w:rPr>
                <w:color w:val="000000"/>
                <w:sz w:val="21"/>
                <w:szCs w:val="21"/>
              </w:rPr>
              <w:t>$16,825.00</w:t>
            </w:r>
          </w:p>
        </w:tc>
      </w:tr>
      <w:tr w:rsidR="00A52DC2" w:rsidRPr="00814CC7" w14:paraId="76E4B200" w14:textId="77777777" w:rsidTr="00F15575">
        <w:tc>
          <w:tcPr>
            <w:tcW w:w="2095" w:type="dxa"/>
          </w:tcPr>
          <w:p w14:paraId="2DF5A5FB" w14:textId="4FA5ED0F" w:rsidR="00F04B25" w:rsidRDefault="00F04B25" w:rsidP="00F04B25">
            <w:pPr>
              <w:widowControl/>
              <w:jc w:val="center"/>
              <w:rPr>
                <w:sz w:val="21"/>
                <w:szCs w:val="21"/>
              </w:rPr>
            </w:pPr>
            <w:r>
              <w:rPr>
                <w:sz w:val="21"/>
                <w:szCs w:val="21"/>
              </w:rPr>
              <w:t>15</w:t>
            </w:r>
          </w:p>
        </w:tc>
        <w:tc>
          <w:tcPr>
            <w:tcW w:w="2542" w:type="dxa"/>
            <w:vAlign w:val="bottom"/>
          </w:tcPr>
          <w:p w14:paraId="43ED49D4" w14:textId="2D9467DE" w:rsidR="00F04B25" w:rsidRPr="00F764EF" w:rsidRDefault="00F04B25" w:rsidP="00F04B25">
            <w:pPr>
              <w:widowControl/>
              <w:jc w:val="center"/>
              <w:rPr>
                <w:sz w:val="21"/>
                <w:szCs w:val="21"/>
              </w:rPr>
            </w:pPr>
            <w:r w:rsidRPr="00F764EF">
              <w:rPr>
                <w:color w:val="000000"/>
                <w:sz w:val="21"/>
                <w:szCs w:val="21"/>
              </w:rPr>
              <w:t>$83.18</w:t>
            </w:r>
          </w:p>
        </w:tc>
        <w:tc>
          <w:tcPr>
            <w:tcW w:w="2027" w:type="dxa"/>
            <w:vAlign w:val="bottom"/>
          </w:tcPr>
          <w:p w14:paraId="013613F9" w14:textId="065FEC86" w:rsidR="00F04B25" w:rsidRPr="00F764EF" w:rsidRDefault="00F04B25" w:rsidP="00F04B25">
            <w:pPr>
              <w:widowControl/>
              <w:jc w:val="center"/>
              <w:rPr>
                <w:sz w:val="21"/>
                <w:szCs w:val="21"/>
              </w:rPr>
            </w:pPr>
            <w:r w:rsidRPr="00F764EF">
              <w:rPr>
                <w:color w:val="000000"/>
                <w:sz w:val="21"/>
                <w:szCs w:val="21"/>
              </w:rPr>
              <w:t>$207,950.00</w:t>
            </w:r>
          </w:p>
        </w:tc>
        <w:tc>
          <w:tcPr>
            <w:tcW w:w="2228" w:type="dxa"/>
            <w:vAlign w:val="bottom"/>
          </w:tcPr>
          <w:p w14:paraId="12A8F5A7" w14:textId="3C570BC3" w:rsidR="00F04B25" w:rsidRPr="00F764EF" w:rsidRDefault="00F04B25" w:rsidP="00F04B25">
            <w:pPr>
              <w:widowControl/>
              <w:jc w:val="center"/>
              <w:rPr>
                <w:sz w:val="21"/>
                <w:szCs w:val="21"/>
              </w:rPr>
            </w:pPr>
            <w:r w:rsidRPr="00F764EF">
              <w:rPr>
                <w:color w:val="000000"/>
                <w:sz w:val="21"/>
                <w:szCs w:val="21"/>
              </w:rPr>
              <w:t>$17,329.17</w:t>
            </w:r>
          </w:p>
        </w:tc>
      </w:tr>
      <w:tr w:rsidR="00A52DC2" w:rsidRPr="00814CC7" w14:paraId="5392683F" w14:textId="77777777" w:rsidTr="00EF5452">
        <w:tc>
          <w:tcPr>
            <w:tcW w:w="2095" w:type="dxa"/>
          </w:tcPr>
          <w:p w14:paraId="1509B9AC" w14:textId="1BF8DC8C" w:rsidR="00027C42" w:rsidRDefault="00027C42" w:rsidP="00027C42">
            <w:pPr>
              <w:widowControl/>
              <w:jc w:val="center"/>
              <w:rPr>
                <w:sz w:val="21"/>
                <w:szCs w:val="21"/>
              </w:rPr>
            </w:pPr>
            <w:r>
              <w:rPr>
                <w:sz w:val="21"/>
                <w:szCs w:val="21"/>
              </w:rPr>
              <w:t>2</w:t>
            </w:r>
            <w:r w:rsidRPr="00027C42">
              <w:rPr>
                <w:sz w:val="21"/>
                <w:szCs w:val="21"/>
                <w:vertAlign w:val="superscript"/>
              </w:rPr>
              <w:t>nd</w:t>
            </w:r>
            <w:r>
              <w:rPr>
                <w:sz w:val="21"/>
                <w:szCs w:val="21"/>
              </w:rPr>
              <w:t xml:space="preserve"> Option Renewal</w:t>
            </w:r>
          </w:p>
        </w:tc>
        <w:tc>
          <w:tcPr>
            <w:tcW w:w="2542" w:type="dxa"/>
          </w:tcPr>
          <w:p w14:paraId="3124B58E" w14:textId="77777777" w:rsidR="00027C42" w:rsidRPr="00F764EF" w:rsidRDefault="00027C42" w:rsidP="00027C42">
            <w:pPr>
              <w:widowControl/>
              <w:jc w:val="center"/>
              <w:rPr>
                <w:sz w:val="21"/>
                <w:szCs w:val="21"/>
              </w:rPr>
            </w:pPr>
          </w:p>
        </w:tc>
        <w:tc>
          <w:tcPr>
            <w:tcW w:w="2027" w:type="dxa"/>
          </w:tcPr>
          <w:p w14:paraId="6855D9A8" w14:textId="77777777" w:rsidR="00027C42" w:rsidRPr="00F764EF" w:rsidRDefault="00027C42" w:rsidP="00027C42">
            <w:pPr>
              <w:widowControl/>
              <w:jc w:val="center"/>
              <w:rPr>
                <w:sz w:val="21"/>
                <w:szCs w:val="21"/>
              </w:rPr>
            </w:pPr>
          </w:p>
        </w:tc>
        <w:tc>
          <w:tcPr>
            <w:tcW w:w="2228" w:type="dxa"/>
          </w:tcPr>
          <w:p w14:paraId="408BF067" w14:textId="77777777" w:rsidR="00027C42" w:rsidRPr="00F764EF" w:rsidRDefault="00027C42" w:rsidP="00027C42">
            <w:pPr>
              <w:widowControl/>
              <w:jc w:val="center"/>
              <w:rPr>
                <w:sz w:val="21"/>
                <w:szCs w:val="21"/>
              </w:rPr>
            </w:pPr>
          </w:p>
        </w:tc>
      </w:tr>
      <w:tr w:rsidR="00A52DC2" w:rsidRPr="00814CC7" w14:paraId="6F40B536" w14:textId="77777777" w:rsidTr="00F15575">
        <w:tc>
          <w:tcPr>
            <w:tcW w:w="2095" w:type="dxa"/>
          </w:tcPr>
          <w:p w14:paraId="0B885F5F" w14:textId="583DEC2C" w:rsidR="00F04B25" w:rsidRDefault="00F04B25" w:rsidP="00F04B25">
            <w:pPr>
              <w:widowControl/>
              <w:jc w:val="center"/>
              <w:rPr>
                <w:sz w:val="21"/>
                <w:szCs w:val="21"/>
              </w:rPr>
            </w:pPr>
            <w:r>
              <w:rPr>
                <w:sz w:val="21"/>
                <w:szCs w:val="21"/>
              </w:rPr>
              <w:t>16</w:t>
            </w:r>
          </w:p>
        </w:tc>
        <w:tc>
          <w:tcPr>
            <w:tcW w:w="2542" w:type="dxa"/>
            <w:vAlign w:val="bottom"/>
          </w:tcPr>
          <w:p w14:paraId="09BF7FCE" w14:textId="713DF12C" w:rsidR="00F04B25" w:rsidRPr="00F764EF" w:rsidRDefault="00F04B25" w:rsidP="00F04B25">
            <w:pPr>
              <w:widowControl/>
              <w:jc w:val="center"/>
              <w:rPr>
                <w:sz w:val="21"/>
                <w:szCs w:val="21"/>
              </w:rPr>
            </w:pPr>
            <w:r w:rsidRPr="00F764EF">
              <w:rPr>
                <w:color w:val="000000"/>
                <w:sz w:val="21"/>
                <w:szCs w:val="21"/>
              </w:rPr>
              <w:t>$85.68</w:t>
            </w:r>
          </w:p>
        </w:tc>
        <w:tc>
          <w:tcPr>
            <w:tcW w:w="2027" w:type="dxa"/>
            <w:vAlign w:val="bottom"/>
          </w:tcPr>
          <w:p w14:paraId="1296AF78" w14:textId="4B3ACC3D" w:rsidR="00F04B25" w:rsidRPr="00F764EF" w:rsidRDefault="00F04B25" w:rsidP="00F04B25">
            <w:pPr>
              <w:widowControl/>
              <w:jc w:val="center"/>
              <w:rPr>
                <w:sz w:val="21"/>
                <w:szCs w:val="21"/>
              </w:rPr>
            </w:pPr>
            <w:r w:rsidRPr="00F764EF">
              <w:rPr>
                <w:color w:val="000000"/>
                <w:sz w:val="21"/>
                <w:szCs w:val="21"/>
              </w:rPr>
              <w:t>$214,200.00</w:t>
            </w:r>
          </w:p>
        </w:tc>
        <w:tc>
          <w:tcPr>
            <w:tcW w:w="2228" w:type="dxa"/>
            <w:vAlign w:val="bottom"/>
          </w:tcPr>
          <w:p w14:paraId="39D659D3" w14:textId="64647995" w:rsidR="00F04B25" w:rsidRPr="00F764EF" w:rsidRDefault="00F04B25" w:rsidP="00F04B25">
            <w:pPr>
              <w:widowControl/>
              <w:jc w:val="center"/>
              <w:rPr>
                <w:sz w:val="21"/>
                <w:szCs w:val="21"/>
              </w:rPr>
            </w:pPr>
            <w:r w:rsidRPr="00F764EF">
              <w:rPr>
                <w:color w:val="000000"/>
                <w:sz w:val="21"/>
                <w:szCs w:val="21"/>
              </w:rPr>
              <w:t>$17,850.00</w:t>
            </w:r>
          </w:p>
        </w:tc>
      </w:tr>
      <w:tr w:rsidR="00A52DC2" w:rsidRPr="00814CC7" w14:paraId="3312834F" w14:textId="77777777" w:rsidTr="00F15575">
        <w:tc>
          <w:tcPr>
            <w:tcW w:w="2095" w:type="dxa"/>
          </w:tcPr>
          <w:p w14:paraId="0212AD60" w14:textId="69E2320B" w:rsidR="00F04B25" w:rsidRDefault="00F04B25" w:rsidP="00F04B25">
            <w:pPr>
              <w:widowControl/>
              <w:jc w:val="center"/>
              <w:rPr>
                <w:sz w:val="21"/>
                <w:szCs w:val="21"/>
              </w:rPr>
            </w:pPr>
            <w:r>
              <w:rPr>
                <w:sz w:val="21"/>
                <w:szCs w:val="21"/>
              </w:rPr>
              <w:t>17</w:t>
            </w:r>
          </w:p>
        </w:tc>
        <w:tc>
          <w:tcPr>
            <w:tcW w:w="2542" w:type="dxa"/>
            <w:vAlign w:val="bottom"/>
          </w:tcPr>
          <w:p w14:paraId="2191F63F" w14:textId="7A602D6A" w:rsidR="00F04B25" w:rsidRPr="00F764EF" w:rsidRDefault="00F04B25" w:rsidP="00F04B25">
            <w:pPr>
              <w:widowControl/>
              <w:jc w:val="center"/>
              <w:rPr>
                <w:sz w:val="21"/>
                <w:szCs w:val="21"/>
              </w:rPr>
            </w:pPr>
            <w:r w:rsidRPr="00F764EF">
              <w:rPr>
                <w:color w:val="000000"/>
                <w:sz w:val="21"/>
                <w:szCs w:val="21"/>
              </w:rPr>
              <w:t>$88.25</w:t>
            </w:r>
          </w:p>
        </w:tc>
        <w:tc>
          <w:tcPr>
            <w:tcW w:w="2027" w:type="dxa"/>
            <w:vAlign w:val="bottom"/>
          </w:tcPr>
          <w:p w14:paraId="77A09578" w14:textId="64EC2985" w:rsidR="00F04B25" w:rsidRPr="00F764EF" w:rsidRDefault="00F04B25" w:rsidP="00F04B25">
            <w:pPr>
              <w:widowControl/>
              <w:jc w:val="center"/>
              <w:rPr>
                <w:sz w:val="21"/>
                <w:szCs w:val="21"/>
              </w:rPr>
            </w:pPr>
            <w:r w:rsidRPr="00F764EF">
              <w:rPr>
                <w:color w:val="000000"/>
                <w:sz w:val="21"/>
                <w:szCs w:val="21"/>
              </w:rPr>
              <w:t>$220,625.00</w:t>
            </w:r>
          </w:p>
        </w:tc>
        <w:tc>
          <w:tcPr>
            <w:tcW w:w="2228" w:type="dxa"/>
            <w:vAlign w:val="bottom"/>
          </w:tcPr>
          <w:p w14:paraId="6693117B" w14:textId="07E009B5" w:rsidR="00F04B25" w:rsidRPr="00F764EF" w:rsidRDefault="00F04B25" w:rsidP="00F04B25">
            <w:pPr>
              <w:widowControl/>
              <w:jc w:val="center"/>
              <w:rPr>
                <w:sz w:val="21"/>
                <w:szCs w:val="21"/>
              </w:rPr>
            </w:pPr>
            <w:r w:rsidRPr="00F764EF">
              <w:rPr>
                <w:color w:val="000000"/>
                <w:sz w:val="21"/>
                <w:szCs w:val="21"/>
              </w:rPr>
              <w:t>$18,385.42</w:t>
            </w:r>
          </w:p>
        </w:tc>
      </w:tr>
      <w:tr w:rsidR="00A52DC2" w:rsidRPr="00814CC7" w14:paraId="61263E94" w14:textId="77777777" w:rsidTr="00F15575">
        <w:tc>
          <w:tcPr>
            <w:tcW w:w="2095" w:type="dxa"/>
          </w:tcPr>
          <w:p w14:paraId="245540D9" w14:textId="098E5D39" w:rsidR="00F04B25" w:rsidRDefault="00F04B25" w:rsidP="00F04B25">
            <w:pPr>
              <w:widowControl/>
              <w:jc w:val="center"/>
              <w:rPr>
                <w:sz w:val="21"/>
                <w:szCs w:val="21"/>
              </w:rPr>
            </w:pPr>
            <w:r>
              <w:rPr>
                <w:sz w:val="21"/>
                <w:szCs w:val="21"/>
              </w:rPr>
              <w:t>18</w:t>
            </w:r>
          </w:p>
        </w:tc>
        <w:tc>
          <w:tcPr>
            <w:tcW w:w="2542" w:type="dxa"/>
            <w:vAlign w:val="bottom"/>
          </w:tcPr>
          <w:p w14:paraId="75A57EC0" w14:textId="2FD2B0F1" w:rsidR="00F04B25" w:rsidRPr="00F764EF" w:rsidRDefault="00F04B25" w:rsidP="00F04B25">
            <w:pPr>
              <w:widowControl/>
              <w:jc w:val="center"/>
              <w:rPr>
                <w:sz w:val="21"/>
                <w:szCs w:val="21"/>
              </w:rPr>
            </w:pPr>
            <w:r w:rsidRPr="00F764EF">
              <w:rPr>
                <w:color w:val="000000"/>
                <w:sz w:val="21"/>
                <w:szCs w:val="21"/>
              </w:rPr>
              <w:t>$90.90</w:t>
            </w:r>
          </w:p>
        </w:tc>
        <w:tc>
          <w:tcPr>
            <w:tcW w:w="2027" w:type="dxa"/>
            <w:vAlign w:val="bottom"/>
          </w:tcPr>
          <w:p w14:paraId="68FC753F" w14:textId="2664F61A" w:rsidR="00F04B25" w:rsidRPr="00F764EF" w:rsidRDefault="00F04B25" w:rsidP="00F04B25">
            <w:pPr>
              <w:widowControl/>
              <w:jc w:val="center"/>
              <w:rPr>
                <w:sz w:val="21"/>
                <w:szCs w:val="21"/>
              </w:rPr>
            </w:pPr>
            <w:r w:rsidRPr="00F764EF">
              <w:rPr>
                <w:color w:val="000000"/>
                <w:sz w:val="21"/>
                <w:szCs w:val="21"/>
              </w:rPr>
              <w:t>$227,250.00</w:t>
            </w:r>
          </w:p>
        </w:tc>
        <w:tc>
          <w:tcPr>
            <w:tcW w:w="2228" w:type="dxa"/>
            <w:vAlign w:val="bottom"/>
          </w:tcPr>
          <w:p w14:paraId="382AE880" w14:textId="209362EF" w:rsidR="00F04B25" w:rsidRPr="00F764EF" w:rsidRDefault="00F04B25" w:rsidP="00F04B25">
            <w:pPr>
              <w:widowControl/>
              <w:jc w:val="center"/>
              <w:rPr>
                <w:sz w:val="21"/>
                <w:szCs w:val="21"/>
              </w:rPr>
            </w:pPr>
            <w:r w:rsidRPr="00F764EF">
              <w:rPr>
                <w:color w:val="000000"/>
                <w:sz w:val="21"/>
                <w:szCs w:val="21"/>
              </w:rPr>
              <w:t>$18,937.50</w:t>
            </w:r>
          </w:p>
        </w:tc>
      </w:tr>
      <w:tr w:rsidR="00A52DC2" w:rsidRPr="00814CC7" w14:paraId="076E2D65" w14:textId="77777777" w:rsidTr="00F15575">
        <w:tc>
          <w:tcPr>
            <w:tcW w:w="2095" w:type="dxa"/>
          </w:tcPr>
          <w:p w14:paraId="1C4D2898" w14:textId="18106082" w:rsidR="00F04B25" w:rsidRDefault="00F04B25" w:rsidP="00F04B25">
            <w:pPr>
              <w:widowControl/>
              <w:jc w:val="center"/>
              <w:rPr>
                <w:sz w:val="21"/>
                <w:szCs w:val="21"/>
              </w:rPr>
            </w:pPr>
            <w:r>
              <w:rPr>
                <w:sz w:val="21"/>
                <w:szCs w:val="21"/>
              </w:rPr>
              <w:t>19</w:t>
            </w:r>
          </w:p>
        </w:tc>
        <w:tc>
          <w:tcPr>
            <w:tcW w:w="2542" w:type="dxa"/>
            <w:vAlign w:val="bottom"/>
          </w:tcPr>
          <w:p w14:paraId="571B1606" w14:textId="3208CEA3" w:rsidR="00F04B25" w:rsidRPr="00F764EF" w:rsidRDefault="00F04B25" w:rsidP="00F04B25">
            <w:pPr>
              <w:widowControl/>
              <w:jc w:val="center"/>
              <w:rPr>
                <w:sz w:val="21"/>
                <w:szCs w:val="21"/>
              </w:rPr>
            </w:pPr>
            <w:r w:rsidRPr="00F764EF">
              <w:rPr>
                <w:color w:val="000000"/>
                <w:sz w:val="21"/>
                <w:szCs w:val="21"/>
              </w:rPr>
              <w:t>$93.63</w:t>
            </w:r>
          </w:p>
        </w:tc>
        <w:tc>
          <w:tcPr>
            <w:tcW w:w="2027" w:type="dxa"/>
            <w:vAlign w:val="bottom"/>
          </w:tcPr>
          <w:p w14:paraId="4528D6F8" w14:textId="768608E8" w:rsidR="00F04B25" w:rsidRPr="00F764EF" w:rsidRDefault="00F04B25" w:rsidP="00F04B25">
            <w:pPr>
              <w:widowControl/>
              <w:jc w:val="center"/>
              <w:rPr>
                <w:sz w:val="21"/>
                <w:szCs w:val="21"/>
              </w:rPr>
            </w:pPr>
            <w:r w:rsidRPr="00F764EF">
              <w:rPr>
                <w:color w:val="000000"/>
                <w:sz w:val="21"/>
                <w:szCs w:val="21"/>
              </w:rPr>
              <w:t>$234,075.00</w:t>
            </w:r>
          </w:p>
        </w:tc>
        <w:tc>
          <w:tcPr>
            <w:tcW w:w="2228" w:type="dxa"/>
            <w:vAlign w:val="bottom"/>
          </w:tcPr>
          <w:p w14:paraId="4ACBCC6C" w14:textId="0E81F9B1" w:rsidR="00F04B25" w:rsidRPr="00F764EF" w:rsidRDefault="00F04B25" w:rsidP="00F04B25">
            <w:pPr>
              <w:widowControl/>
              <w:jc w:val="center"/>
              <w:rPr>
                <w:sz w:val="21"/>
                <w:szCs w:val="21"/>
              </w:rPr>
            </w:pPr>
            <w:r w:rsidRPr="00F764EF">
              <w:rPr>
                <w:color w:val="000000"/>
                <w:sz w:val="21"/>
                <w:szCs w:val="21"/>
              </w:rPr>
              <w:t>$19,506.25</w:t>
            </w:r>
          </w:p>
        </w:tc>
      </w:tr>
      <w:tr w:rsidR="00A52DC2" w:rsidRPr="00814CC7" w14:paraId="62485FB9" w14:textId="77777777" w:rsidTr="00F15575">
        <w:tc>
          <w:tcPr>
            <w:tcW w:w="2095" w:type="dxa"/>
          </w:tcPr>
          <w:p w14:paraId="0BCF3E37" w14:textId="5595DB83" w:rsidR="00F04B25" w:rsidRDefault="00A52DC2" w:rsidP="00F04B25">
            <w:pPr>
              <w:widowControl/>
              <w:jc w:val="center"/>
              <w:rPr>
                <w:sz w:val="21"/>
                <w:szCs w:val="21"/>
              </w:rPr>
            </w:pPr>
            <w:r>
              <w:rPr>
                <w:sz w:val="21"/>
                <w:szCs w:val="21"/>
              </w:rPr>
              <w:t>fffffffffffffffffffffffffffffffffffffffffffffffffffffffffffff</w:t>
            </w:r>
            <w:r w:rsidR="00F04B25">
              <w:rPr>
                <w:sz w:val="21"/>
                <w:szCs w:val="21"/>
              </w:rPr>
              <w:t>20</w:t>
            </w:r>
          </w:p>
        </w:tc>
        <w:tc>
          <w:tcPr>
            <w:tcW w:w="2542" w:type="dxa"/>
            <w:vAlign w:val="bottom"/>
          </w:tcPr>
          <w:p w14:paraId="2892683F" w14:textId="692C8C33" w:rsidR="00F04B25" w:rsidRPr="00F764EF" w:rsidRDefault="00F04B25" w:rsidP="00F04B25">
            <w:pPr>
              <w:widowControl/>
              <w:jc w:val="center"/>
              <w:rPr>
                <w:sz w:val="21"/>
                <w:szCs w:val="21"/>
              </w:rPr>
            </w:pPr>
            <w:r w:rsidRPr="00F764EF">
              <w:rPr>
                <w:color w:val="000000"/>
                <w:sz w:val="21"/>
                <w:szCs w:val="21"/>
              </w:rPr>
              <w:t>$96.44</w:t>
            </w:r>
          </w:p>
        </w:tc>
        <w:tc>
          <w:tcPr>
            <w:tcW w:w="2027" w:type="dxa"/>
            <w:vAlign w:val="bottom"/>
          </w:tcPr>
          <w:p w14:paraId="13B60F6F" w14:textId="685CF0E5" w:rsidR="00F04B25" w:rsidRPr="00F764EF" w:rsidRDefault="00F04B25" w:rsidP="00F04B25">
            <w:pPr>
              <w:widowControl/>
              <w:jc w:val="center"/>
              <w:rPr>
                <w:sz w:val="21"/>
                <w:szCs w:val="21"/>
              </w:rPr>
            </w:pPr>
            <w:r w:rsidRPr="00F764EF">
              <w:rPr>
                <w:color w:val="000000"/>
                <w:sz w:val="21"/>
                <w:szCs w:val="21"/>
              </w:rPr>
              <w:t>$241,100.00</w:t>
            </w:r>
          </w:p>
        </w:tc>
        <w:tc>
          <w:tcPr>
            <w:tcW w:w="2228" w:type="dxa"/>
            <w:vAlign w:val="bottom"/>
          </w:tcPr>
          <w:p w14:paraId="4A7AC0EF" w14:textId="1D0DED4D" w:rsidR="00F04B25" w:rsidRPr="00F764EF" w:rsidRDefault="00F04B25" w:rsidP="00F04B25">
            <w:pPr>
              <w:widowControl/>
              <w:jc w:val="center"/>
              <w:rPr>
                <w:sz w:val="21"/>
                <w:szCs w:val="21"/>
              </w:rPr>
            </w:pPr>
            <w:r w:rsidRPr="00F764EF">
              <w:rPr>
                <w:color w:val="000000"/>
                <w:sz w:val="21"/>
                <w:szCs w:val="21"/>
              </w:rPr>
              <w:t>$20,091.67</w:t>
            </w:r>
          </w:p>
        </w:tc>
      </w:tr>
    </w:tbl>
    <w:p w14:paraId="5C26F646" w14:textId="77777777" w:rsidR="00A475B4" w:rsidRPr="00814CC7" w:rsidRDefault="00A475B4">
      <w:pPr>
        <w:widowControl/>
        <w:tabs>
          <w:tab w:val="left" w:pos="270"/>
          <w:tab w:val="decimal" w:pos="3690"/>
          <w:tab w:val="decimal" w:pos="7020"/>
          <w:tab w:val="decimal" w:pos="8910"/>
        </w:tabs>
        <w:jc w:val="both"/>
        <w:rPr>
          <w:sz w:val="21"/>
          <w:szCs w:val="21"/>
        </w:rPr>
      </w:pPr>
    </w:p>
    <w:p w14:paraId="7D5BE063" w14:textId="1E6C5EC2" w:rsidR="00A96641" w:rsidRDefault="0043128E" w:rsidP="008919A9">
      <w:pPr>
        <w:widowControl/>
        <w:ind w:left="720"/>
        <w:rPr>
          <w:sz w:val="21"/>
          <w:szCs w:val="21"/>
        </w:rPr>
      </w:pPr>
      <w:r>
        <w:rPr>
          <w:sz w:val="21"/>
          <w:szCs w:val="21"/>
        </w:rPr>
        <w:t>p</w:t>
      </w:r>
      <w:r w:rsidR="00A96641">
        <w:rPr>
          <w:sz w:val="21"/>
          <w:szCs w:val="21"/>
        </w:rPr>
        <w:t>lus</w:t>
      </w:r>
      <w:r>
        <w:rPr>
          <w:sz w:val="21"/>
          <w:szCs w:val="21"/>
        </w:rPr>
        <w:t>, any sales tax, if applicable.</w:t>
      </w:r>
    </w:p>
    <w:p w14:paraId="7651AE8E" w14:textId="77777777" w:rsidR="00A96641" w:rsidRDefault="00A96641">
      <w:pPr>
        <w:widowControl/>
        <w:ind w:left="720"/>
        <w:jc w:val="both"/>
        <w:rPr>
          <w:sz w:val="21"/>
          <w:szCs w:val="21"/>
        </w:rPr>
      </w:pPr>
    </w:p>
    <w:p w14:paraId="5DC2C7B3" w14:textId="48BC2E86" w:rsidR="00A475B4" w:rsidRPr="00814CC7" w:rsidRDefault="00A475B4">
      <w:pPr>
        <w:widowControl/>
        <w:ind w:left="720"/>
        <w:jc w:val="both"/>
        <w:rPr>
          <w:sz w:val="21"/>
          <w:szCs w:val="21"/>
        </w:rPr>
      </w:pPr>
      <w:r w:rsidRPr="00814CC7">
        <w:rPr>
          <w:sz w:val="21"/>
          <w:szCs w:val="21"/>
        </w:rPr>
        <w:t>*To be adjusted based upon the actual GLA of the Pr</w:t>
      </w:r>
      <w:r w:rsidR="005E1541">
        <w:rPr>
          <w:sz w:val="21"/>
          <w:szCs w:val="21"/>
        </w:rPr>
        <w:t>emises pursuant to Section 1.3(d</w:t>
      </w:r>
      <w:r w:rsidRPr="00814CC7">
        <w:rPr>
          <w:sz w:val="21"/>
          <w:szCs w:val="21"/>
        </w:rPr>
        <w:t xml:space="preserve">).  </w:t>
      </w:r>
    </w:p>
    <w:p w14:paraId="147409ED" w14:textId="77777777" w:rsidR="00A475B4" w:rsidRPr="00814CC7" w:rsidRDefault="00A475B4">
      <w:pPr>
        <w:widowControl/>
        <w:ind w:left="720"/>
        <w:jc w:val="both"/>
        <w:rPr>
          <w:b/>
          <w:bCs/>
          <w:sz w:val="21"/>
          <w:szCs w:val="21"/>
        </w:rPr>
      </w:pPr>
    </w:p>
    <w:p w14:paraId="73E6BCDD" w14:textId="77777777" w:rsidR="00A475B4" w:rsidRPr="00814CC7" w:rsidRDefault="00A475B4">
      <w:pPr>
        <w:keepNext/>
        <w:widowControl/>
        <w:jc w:val="both"/>
        <w:rPr>
          <w:sz w:val="21"/>
          <w:szCs w:val="21"/>
        </w:rPr>
      </w:pPr>
      <w:r w:rsidRPr="00814CC7">
        <w:rPr>
          <w:sz w:val="21"/>
          <w:szCs w:val="21"/>
        </w:rPr>
        <w:t>(4)</w:t>
      </w:r>
      <w:r w:rsidRPr="00814CC7">
        <w:rPr>
          <w:sz w:val="21"/>
          <w:szCs w:val="21"/>
        </w:rPr>
        <w:tab/>
      </w:r>
      <w:r w:rsidRPr="00814CC7">
        <w:rPr>
          <w:b/>
          <w:sz w:val="21"/>
          <w:szCs w:val="21"/>
          <w:u w:val="single"/>
        </w:rPr>
        <w:t>Percentage Rent</w:t>
      </w:r>
      <w:r w:rsidRPr="00814CC7">
        <w:rPr>
          <w:bCs/>
          <w:sz w:val="21"/>
          <w:szCs w:val="21"/>
        </w:rPr>
        <w:t xml:space="preserve">:  </w:t>
      </w:r>
      <w:r w:rsidRPr="00814CC7">
        <w:rPr>
          <w:sz w:val="21"/>
          <w:szCs w:val="21"/>
        </w:rPr>
        <w:t>Section 3.2</w:t>
      </w:r>
    </w:p>
    <w:p w14:paraId="75E871FA" w14:textId="77777777" w:rsidR="00A475B4" w:rsidRPr="00814CC7" w:rsidRDefault="00A475B4">
      <w:pPr>
        <w:keepNext/>
        <w:widowControl/>
        <w:jc w:val="both"/>
        <w:rPr>
          <w:bCs/>
          <w:sz w:val="21"/>
          <w:szCs w:val="21"/>
        </w:rPr>
      </w:pPr>
    </w:p>
    <w:p w14:paraId="71698239" w14:textId="7F4C326F" w:rsidR="00A475B4" w:rsidRPr="00814CC7" w:rsidRDefault="006D5639">
      <w:pPr>
        <w:pStyle w:val="BodyTextIndent2"/>
        <w:keepNext/>
        <w:rPr>
          <w:bCs/>
          <w:sz w:val="21"/>
          <w:szCs w:val="21"/>
        </w:rPr>
      </w:pPr>
      <w:r>
        <w:rPr>
          <w:sz w:val="21"/>
          <w:szCs w:val="21"/>
        </w:rPr>
        <w:t xml:space="preserve">Five </w:t>
      </w:r>
      <w:r w:rsidR="00A475B4" w:rsidRPr="00814CC7">
        <w:rPr>
          <w:sz w:val="21"/>
          <w:szCs w:val="21"/>
        </w:rPr>
        <w:t xml:space="preserve"> percent (</w:t>
      </w:r>
      <w:r>
        <w:rPr>
          <w:sz w:val="21"/>
          <w:szCs w:val="21"/>
        </w:rPr>
        <w:t>5</w:t>
      </w:r>
      <w:r w:rsidR="00A475B4" w:rsidRPr="00814CC7">
        <w:rPr>
          <w:sz w:val="21"/>
          <w:szCs w:val="21"/>
        </w:rPr>
        <w:t>%) multiplied by all Gross Sales in excess of the following Sales Break Points:</w:t>
      </w:r>
    </w:p>
    <w:p w14:paraId="77B5AF07" w14:textId="77777777" w:rsidR="00A475B4" w:rsidRPr="00814CC7" w:rsidRDefault="00A475B4">
      <w:pPr>
        <w:keepNext/>
        <w:widowControl/>
        <w:jc w:val="both"/>
        <w:rPr>
          <w:sz w:val="21"/>
          <w:szCs w:val="21"/>
        </w:rPr>
      </w:pPr>
    </w:p>
    <w:tbl>
      <w:tblPr>
        <w:tblW w:w="0" w:type="auto"/>
        <w:tblInd w:w="828" w:type="dxa"/>
        <w:tblLook w:val="0000" w:firstRow="0" w:lastRow="0" w:firstColumn="0" w:lastColumn="0" w:noHBand="0" w:noVBand="0"/>
      </w:tblPr>
      <w:tblGrid>
        <w:gridCol w:w="3864"/>
        <w:gridCol w:w="4668"/>
      </w:tblGrid>
      <w:tr w:rsidR="00A475B4" w:rsidRPr="00814CC7" w14:paraId="11D8EAB5" w14:textId="77777777" w:rsidTr="006A059D">
        <w:trPr>
          <w:tblHeader/>
        </w:trPr>
        <w:tc>
          <w:tcPr>
            <w:tcW w:w="3864" w:type="dxa"/>
          </w:tcPr>
          <w:p w14:paraId="10089628" w14:textId="77777777" w:rsidR="00A475B4" w:rsidRPr="00814CC7" w:rsidRDefault="00A475B4">
            <w:pPr>
              <w:widowControl/>
              <w:jc w:val="center"/>
              <w:rPr>
                <w:b/>
                <w:bCs/>
                <w:sz w:val="21"/>
                <w:szCs w:val="21"/>
              </w:rPr>
            </w:pPr>
            <w:r w:rsidRPr="00814CC7">
              <w:rPr>
                <w:b/>
                <w:bCs/>
                <w:sz w:val="21"/>
                <w:szCs w:val="21"/>
              </w:rPr>
              <w:t>Lease Years</w:t>
            </w:r>
          </w:p>
        </w:tc>
        <w:tc>
          <w:tcPr>
            <w:tcW w:w="4668" w:type="dxa"/>
          </w:tcPr>
          <w:p w14:paraId="347544B0" w14:textId="77777777" w:rsidR="00A475B4" w:rsidRPr="00814CC7" w:rsidRDefault="00A475B4" w:rsidP="00F451C8">
            <w:pPr>
              <w:widowControl/>
              <w:jc w:val="center"/>
              <w:rPr>
                <w:b/>
                <w:bCs/>
                <w:sz w:val="21"/>
                <w:szCs w:val="21"/>
              </w:rPr>
            </w:pPr>
            <w:r w:rsidRPr="00814CC7">
              <w:rPr>
                <w:b/>
                <w:bCs/>
                <w:sz w:val="21"/>
                <w:szCs w:val="21"/>
              </w:rPr>
              <w:t>Sales Break Points</w:t>
            </w:r>
          </w:p>
        </w:tc>
      </w:tr>
      <w:tr w:rsidR="00F04B25" w:rsidRPr="00814CC7" w14:paraId="70F9802C" w14:textId="77777777" w:rsidTr="006B4C88">
        <w:tc>
          <w:tcPr>
            <w:tcW w:w="3864" w:type="dxa"/>
          </w:tcPr>
          <w:p w14:paraId="49B0E244" w14:textId="583DC9F2" w:rsidR="00F04B25" w:rsidRPr="00814CC7" w:rsidRDefault="00F04B25" w:rsidP="00F04B25">
            <w:pPr>
              <w:widowControl/>
              <w:jc w:val="center"/>
              <w:rPr>
                <w:sz w:val="21"/>
                <w:szCs w:val="21"/>
              </w:rPr>
            </w:pPr>
            <w:r>
              <w:rPr>
                <w:sz w:val="21"/>
                <w:szCs w:val="21"/>
              </w:rPr>
              <w:t>1</w:t>
            </w:r>
          </w:p>
        </w:tc>
        <w:tc>
          <w:tcPr>
            <w:tcW w:w="4668" w:type="dxa"/>
            <w:vAlign w:val="bottom"/>
          </w:tcPr>
          <w:p w14:paraId="21E5339B" w14:textId="669F668D" w:rsidR="00F04B25" w:rsidRPr="00F04B25" w:rsidRDefault="00F04B25" w:rsidP="00F04B25">
            <w:pPr>
              <w:widowControl/>
              <w:jc w:val="center"/>
              <w:rPr>
                <w:sz w:val="21"/>
                <w:szCs w:val="21"/>
              </w:rPr>
            </w:pPr>
            <w:r w:rsidRPr="00F04B25">
              <w:rPr>
                <w:color w:val="000000"/>
                <w:sz w:val="21"/>
                <w:szCs w:val="21"/>
              </w:rPr>
              <w:t>$2,400,000.00</w:t>
            </w:r>
          </w:p>
        </w:tc>
      </w:tr>
      <w:tr w:rsidR="00F04B25" w:rsidRPr="00814CC7" w14:paraId="1149EA17" w14:textId="77777777" w:rsidTr="006B4C88">
        <w:tc>
          <w:tcPr>
            <w:tcW w:w="3864" w:type="dxa"/>
          </w:tcPr>
          <w:p w14:paraId="2EB70109" w14:textId="557939C1" w:rsidR="00F04B25" w:rsidRPr="00814CC7" w:rsidRDefault="00F04B25" w:rsidP="00F04B25">
            <w:pPr>
              <w:widowControl/>
              <w:jc w:val="center"/>
              <w:rPr>
                <w:sz w:val="21"/>
                <w:szCs w:val="21"/>
              </w:rPr>
            </w:pPr>
            <w:r>
              <w:rPr>
                <w:sz w:val="21"/>
                <w:szCs w:val="21"/>
              </w:rPr>
              <w:t>2</w:t>
            </w:r>
          </w:p>
        </w:tc>
        <w:tc>
          <w:tcPr>
            <w:tcW w:w="4668" w:type="dxa"/>
            <w:vAlign w:val="bottom"/>
          </w:tcPr>
          <w:p w14:paraId="3DAF8339" w14:textId="61D2E64C" w:rsidR="00F04B25" w:rsidRPr="00F04B25" w:rsidRDefault="00F04B25" w:rsidP="00F04B25">
            <w:pPr>
              <w:widowControl/>
              <w:jc w:val="center"/>
              <w:rPr>
                <w:sz w:val="21"/>
                <w:szCs w:val="21"/>
              </w:rPr>
            </w:pPr>
            <w:r w:rsidRPr="00F04B25">
              <w:rPr>
                <w:color w:val="000000"/>
                <w:sz w:val="21"/>
                <w:szCs w:val="21"/>
              </w:rPr>
              <w:t>$2,520,000.00</w:t>
            </w:r>
          </w:p>
        </w:tc>
      </w:tr>
      <w:tr w:rsidR="00F04B25" w:rsidRPr="00814CC7" w14:paraId="5D138617" w14:textId="77777777" w:rsidTr="006B4C88">
        <w:tc>
          <w:tcPr>
            <w:tcW w:w="3864" w:type="dxa"/>
          </w:tcPr>
          <w:p w14:paraId="5BA639AA" w14:textId="26A99015" w:rsidR="00F04B25" w:rsidRPr="00814CC7" w:rsidRDefault="00F04B25" w:rsidP="00F04B25">
            <w:pPr>
              <w:widowControl/>
              <w:jc w:val="center"/>
              <w:rPr>
                <w:sz w:val="21"/>
                <w:szCs w:val="21"/>
              </w:rPr>
            </w:pPr>
            <w:r>
              <w:rPr>
                <w:sz w:val="21"/>
                <w:szCs w:val="21"/>
              </w:rPr>
              <w:t>3</w:t>
            </w:r>
          </w:p>
        </w:tc>
        <w:tc>
          <w:tcPr>
            <w:tcW w:w="4668" w:type="dxa"/>
            <w:vAlign w:val="bottom"/>
          </w:tcPr>
          <w:p w14:paraId="12FF0946" w14:textId="283F2DE0" w:rsidR="00F04B25" w:rsidRPr="00F04B25" w:rsidRDefault="00F04B25" w:rsidP="00F04B25">
            <w:pPr>
              <w:widowControl/>
              <w:jc w:val="center"/>
              <w:rPr>
                <w:sz w:val="21"/>
                <w:szCs w:val="21"/>
              </w:rPr>
            </w:pPr>
            <w:r w:rsidRPr="00F04B25">
              <w:rPr>
                <w:color w:val="000000"/>
                <w:sz w:val="21"/>
                <w:szCs w:val="21"/>
              </w:rPr>
              <w:t>$2,646,000.00</w:t>
            </w:r>
          </w:p>
        </w:tc>
      </w:tr>
      <w:tr w:rsidR="00F04B25" w:rsidRPr="00814CC7" w14:paraId="324774EE" w14:textId="77777777" w:rsidTr="006B4C88">
        <w:tc>
          <w:tcPr>
            <w:tcW w:w="3864" w:type="dxa"/>
          </w:tcPr>
          <w:p w14:paraId="510BFB05" w14:textId="52094FD7" w:rsidR="00F04B25" w:rsidRPr="00814CC7" w:rsidRDefault="00F04B25" w:rsidP="00F04B25">
            <w:pPr>
              <w:widowControl/>
              <w:jc w:val="center"/>
              <w:rPr>
                <w:sz w:val="21"/>
                <w:szCs w:val="21"/>
              </w:rPr>
            </w:pPr>
            <w:r>
              <w:rPr>
                <w:sz w:val="21"/>
                <w:szCs w:val="21"/>
              </w:rPr>
              <w:t>4</w:t>
            </w:r>
          </w:p>
        </w:tc>
        <w:tc>
          <w:tcPr>
            <w:tcW w:w="4668" w:type="dxa"/>
            <w:vAlign w:val="bottom"/>
          </w:tcPr>
          <w:p w14:paraId="53A9C06A" w14:textId="2AE47A7D" w:rsidR="00F04B25" w:rsidRPr="00F04B25" w:rsidRDefault="00F04B25" w:rsidP="00F04B25">
            <w:pPr>
              <w:widowControl/>
              <w:jc w:val="center"/>
              <w:rPr>
                <w:sz w:val="21"/>
                <w:szCs w:val="21"/>
              </w:rPr>
            </w:pPr>
            <w:r w:rsidRPr="00F04B25">
              <w:rPr>
                <w:color w:val="000000"/>
                <w:sz w:val="21"/>
                <w:szCs w:val="21"/>
              </w:rPr>
              <w:t>$2,778,300.00</w:t>
            </w:r>
          </w:p>
        </w:tc>
      </w:tr>
      <w:tr w:rsidR="00F04B25" w:rsidRPr="00814CC7" w14:paraId="0D902D6B" w14:textId="77777777" w:rsidTr="006B4C88">
        <w:tc>
          <w:tcPr>
            <w:tcW w:w="3864" w:type="dxa"/>
          </w:tcPr>
          <w:p w14:paraId="7A5DA0CE" w14:textId="4A48DF9E" w:rsidR="00F04B25" w:rsidRPr="00814CC7" w:rsidRDefault="00F04B25" w:rsidP="00F04B25">
            <w:pPr>
              <w:widowControl/>
              <w:jc w:val="center"/>
              <w:rPr>
                <w:sz w:val="21"/>
                <w:szCs w:val="21"/>
              </w:rPr>
            </w:pPr>
            <w:r>
              <w:rPr>
                <w:sz w:val="21"/>
                <w:szCs w:val="21"/>
              </w:rPr>
              <w:t>5</w:t>
            </w:r>
          </w:p>
        </w:tc>
        <w:tc>
          <w:tcPr>
            <w:tcW w:w="4668" w:type="dxa"/>
            <w:vAlign w:val="bottom"/>
          </w:tcPr>
          <w:p w14:paraId="74EEF093" w14:textId="047732B5" w:rsidR="00F04B25" w:rsidRPr="00F04B25" w:rsidRDefault="00F04B25" w:rsidP="00F04B25">
            <w:pPr>
              <w:widowControl/>
              <w:jc w:val="center"/>
              <w:rPr>
                <w:sz w:val="21"/>
                <w:szCs w:val="21"/>
              </w:rPr>
            </w:pPr>
            <w:r w:rsidRPr="00F04B25">
              <w:rPr>
                <w:color w:val="000000"/>
                <w:sz w:val="21"/>
                <w:szCs w:val="21"/>
              </w:rPr>
              <w:t>$2,917,215.00</w:t>
            </w:r>
          </w:p>
        </w:tc>
      </w:tr>
      <w:tr w:rsidR="00F04B25" w:rsidRPr="00814CC7" w14:paraId="0E0EF8EA" w14:textId="77777777" w:rsidTr="006B4C88">
        <w:tc>
          <w:tcPr>
            <w:tcW w:w="3864" w:type="dxa"/>
          </w:tcPr>
          <w:p w14:paraId="38ACB71E" w14:textId="68B79B8B" w:rsidR="00F04B25" w:rsidRPr="00814CC7" w:rsidRDefault="00F04B25" w:rsidP="00F04B25">
            <w:pPr>
              <w:widowControl/>
              <w:jc w:val="center"/>
              <w:rPr>
                <w:sz w:val="21"/>
                <w:szCs w:val="21"/>
              </w:rPr>
            </w:pPr>
            <w:r>
              <w:rPr>
                <w:sz w:val="21"/>
                <w:szCs w:val="21"/>
              </w:rPr>
              <w:t>6</w:t>
            </w:r>
          </w:p>
        </w:tc>
        <w:tc>
          <w:tcPr>
            <w:tcW w:w="4668" w:type="dxa"/>
            <w:vAlign w:val="bottom"/>
          </w:tcPr>
          <w:p w14:paraId="54F9CBDE" w14:textId="2ED02F98" w:rsidR="00F04B25" w:rsidRPr="00F04B25" w:rsidRDefault="00F04B25" w:rsidP="00F04B25">
            <w:pPr>
              <w:widowControl/>
              <w:jc w:val="center"/>
              <w:rPr>
                <w:sz w:val="21"/>
                <w:szCs w:val="21"/>
              </w:rPr>
            </w:pPr>
            <w:r w:rsidRPr="00F04B25">
              <w:rPr>
                <w:color w:val="000000"/>
                <w:sz w:val="21"/>
                <w:szCs w:val="21"/>
              </w:rPr>
              <w:t>$3,063,075.75</w:t>
            </w:r>
          </w:p>
        </w:tc>
      </w:tr>
      <w:tr w:rsidR="00F04B25" w:rsidRPr="00814CC7" w14:paraId="0436DF61" w14:textId="77777777" w:rsidTr="006B4C88">
        <w:tc>
          <w:tcPr>
            <w:tcW w:w="3864" w:type="dxa"/>
          </w:tcPr>
          <w:p w14:paraId="5AA2E154" w14:textId="66D719F5" w:rsidR="00F04B25" w:rsidRPr="00814CC7" w:rsidRDefault="00F04B25" w:rsidP="00F04B25">
            <w:pPr>
              <w:widowControl/>
              <w:jc w:val="center"/>
              <w:rPr>
                <w:sz w:val="21"/>
                <w:szCs w:val="21"/>
              </w:rPr>
            </w:pPr>
            <w:r>
              <w:rPr>
                <w:sz w:val="21"/>
                <w:szCs w:val="21"/>
              </w:rPr>
              <w:t>7</w:t>
            </w:r>
          </w:p>
        </w:tc>
        <w:tc>
          <w:tcPr>
            <w:tcW w:w="4668" w:type="dxa"/>
            <w:vAlign w:val="bottom"/>
          </w:tcPr>
          <w:p w14:paraId="35AB35AC" w14:textId="43179743" w:rsidR="00F04B25" w:rsidRPr="00F04B25" w:rsidRDefault="00F04B25" w:rsidP="00F04B25">
            <w:pPr>
              <w:widowControl/>
              <w:jc w:val="center"/>
              <w:rPr>
                <w:sz w:val="21"/>
                <w:szCs w:val="21"/>
              </w:rPr>
            </w:pPr>
            <w:r w:rsidRPr="00F04B25">
              <w:rPr>
                <w:color w:val="000000"/>
                <w:sz w:val="21"/>
                <w:szCs w:val="21"/>
              </w:rPr>
              <w:t>$3,216,229.54</w:t>
            </w:r>
          </w:p>
        </w:tc>
      </w:tr>
      <w:tr w:rsidR="00F04B25" w:rsidRPr="00814CC7" w14:paraId="70AAB746" w14:textId="77777777" w:rsidTr="006B4C88">
        <w:tc>
          <w:tcPr>
            <w:tcW w:w="3864" w:type="dxa"/>
          </w:tcPr>
          <w:p w14:paraId="10F154F4" w14:textId="650BAC82" w:rsidR="00F04B25" w:rsidRPr="00814CC7" w:rsidRDefault="00F04B25" w:rsidP="00F04B25">
            <w:pPr>
              <w:widowControl/>
              <w:jc w:val="center"/>
              <w:rPr>
                <w:sz w:val="21"/>
                <w:szCs w:val="21"/>
              </w:rPr>
            </w:pPr>
            <w:r>
              <w:rPr>
                <w:sz w:val="21"/>
                <w:szCs w:val="21"/>
              </w:rPr>
              <w:t>8</w:t>
            </w:r>
          </w:p>
        </w:tc>
        <w:tc>
          <w:tcPr>
            <w:tcW w:w="4668" w:type="dxa"/>
            <w:vAlign w:val="bottom"/>
          </w:tcPr>
          <w:p w14:paraId="1554C8DE" w14:textId="1B3CC25E" w:rsidR="00F04B25" w:rsidRPr="00F04B25" w:rsidRDefault="00F04B25" w:rsidP="00F04B25">
            <w:pPr>
              <w:widowControl/>
              <w:jc w:val="center"/>
              <w:rPr>
                <w:sz w:val="21"/>
                <w:szCs w:val="21"/>
              </w:rPr>
            </w:pPr>
            <w:r w:rsidRPr="00F04B25">
              <w:rPr>
                <w:color w:val="000000"/>
                <w:sz w:val="21"/>
                <w:szCs w:val="21"/>
              </w:rPr>
              <w:t>$3,377,041.01</w:t>
            </w:r>
          </w:p>
        </w:tc>
      </w:tr>
      <w:tr w:rsidR="00F04B25" w:rsidRPr="00814CC7" w14:paraId="556A84AA" w14:textId="77777777" w:rsidTr="006B4C88">
        <w:tc>
          <w:tcPr>
            <w:tcW w:w="3864" w:type="dxa"/>
          </w:tcPr>
          <w:p w14:paraId="4C1B0AC0" w14:textId="0BE5F5A2" w:rsidR="00F04B25" w:rsidRPr="00814CC7" w:rsidRDefault="00F04B25" w:rsidP="00F04B25">
            <w:pPr>
              <w:widowControl/>
              <w:jc w:val="center"/>
              <w:rPr>
                <w:sz w:val="21"/>
                <w:szCs w:val="21"/>
              </w:rPr>
            </w:pPr>
            <w:r>
              <w:rPr>
                <w:sz w:val="21"/>
                <w:szCs w:val="21"/>
              </w:rPr>
              <w:t>9</w:t>
            </w:r>
          </w:p>
        </w:tc>
        <w:tc>
          <w:tcPr>
            <w:tcW w:w="4668" w:type="dxa"/>
            <w:vAlign w:val="bottom"/>
          </w:tcPr>
          <w:p w14:paraId="447847E2" w14:textId="68E0AB97" w:rsidR="00F04B25" w:rsidRPr="00F04B25" w:rsidRDefault="00F04B25" w:rsidP="00F04B25">
            <w:pPr>
              <w:widowControl/>
              <w:jc w:val="center"/>
              <w:rPr>
                <w:sz w:val="21"/>
                <w:szCs w:val="21"/>
              </w:rPr>
            </w:pPr>
            <w:r w:rsidRPr="00F04B25">
              <w:rPr>
                <w:color w:val="000000"/>
                <w:sz w:val="21"/>
                <w:szCs w:val="21"/>
              </w:rPr>
              <w:t>$3,545,893.07</w:t>
            </w:r>
          </w:p>
        </w:tc>
      </w:tr>
      <w:tr w:rsidR="00F04B25" w:rsidRPr="00814CC7" w14:paraId="5B1E2CF7" w14:textId="77777777" w:rsidTr="006B4C88">
        <w:tc>
          <w:tcPr>
            <w:tcW w:w="3864" w:type="dxa"/>
          </w:tcPr>
          <w:p w14:paraId="3C0C46F9" w14:textId="100D0BBD" w:rsidR="00F04B25" w:rsidRPr="00814CC7" w:rsidRDefault="00F04B25" w:rsidP="00F04B25">
            <w:pPr>
              <w:widowControl/>
              <w:jc w:val="center"/>
              <w:rPr>
                <w:sz w:val="21"/>
                <w:szCs w:val="21"/>
              </w:rPr>
            </w:pPr>
            <w:r>
              <w:rPr>
                <w:sz w:val="21"/>
                <w:szCs w:val="21"/>
              </w:rPr>
              <w:t>10</w:t>
            </w:r>
          </w:p>
        </w:tc>
        <w:tc>
          <w:tcPr>
            <w:tcW w:w="4668" w:type="dxa"/>
            <w:vAlign w:val="bottom"/>
          </w:tcPr>
          <w:p w14:paraId="3E0B85F0" w14:textId="087B3FF1" w:rsidR="00F04B25" w:rsidRPr="00F04B25" w:rsidRDefault="00F04B25" w:rsidP="00F04B25">
            <w:pPr>
              <w:widowControl/>
              <w:jc w:val="center"/>
              <w:rPr>
                <w:sz w:val="21"/>
                <w:szCs w:val="21"/>
              </w:rPr>
            </w:pPr>
            <w:r w:rsidRPr="00F04B25">
              <w:rPr>
                <w:color w:val="000000"/>
                <w:sz w:val="21"/>
                <w:szCs w:val="21"/>
              </w:rPr>
              <w:t>$3,723,187.72</w:t>
            </w:r>
          </w:p>
        </w:tc>
      </w:tr>
      <w:tr w:rsidR="006D5639" w:rsidRPr="00814CC7" w14:paraId="2AB2C891" w14:textId="77777777" w:rsidTr="006B4C88">
        <w:tc>
          <w:tcPr>
            <w:tcW w:w="3864" w:type="dxa"/>
          </w:tcPr>
          <w:p w14:paraId="3A99EAA0" w14:textId="7179EDE4" w:rsidR="006D5639" w:rsidRDefault="006D5639" w:rsidP="006D5639">
            <w:pPr>
              <w:widowControl/>
              <w:jc w:val="center"/>
              <w:rPr>
                <w:sz w:val="21"/>
                <w:szCs w:val="21"/>
              </w:rPr>
            </w:pPr>
            <w:r>
              <w:rPr>
                <w:sz w:val="21"/>
                <w:szCs w:val="21"/>
              </w:rPr>
              <w:t>1</w:t>
            </w:r>
            <w:r w:rsidRPr="00242CBF">
              <w:rPr>
                <w:sz w:val="21"/>
                <w:szCs w:val="21"/>
                <w:vertAlign w:val="superscript"/>
              </w:rPr>
              <w:t>st</w:t>
            </w:r>
            <w:r>
              <w:rPr>
                <w:sz w:val="21"/>
                <w:szCs w:val="21"/>
              </w:rPr>
              <w:t xml:space="preserve"> Option Renewal</w:t>
            </w:r>
          </w:p>
        </w:tc>
        <w:tc>
          <w:tcPr>
            <w:tcW w:w="4668" w:type="dxa"/>
            <w:vAlign w:val="bottom"/>
          </w:tcPr>
          <w:p w14:paraId="3DCADDFB" w14:textId="77777777" w:rsidR="006D5639" w:rsidRPr="00F04B25" w:rsidRDefault="006D5639" w:rsidP="006D5639">
            <w:pPr>
              <w:widowControl/>
              <w:jc w:val="center"/>
              <w:rPr>
                <w:sz w:val="21"/>
                <w:szCs w:val="21"/>
              </w:rPr>
            </w:pPr>
          </w:p>
        </w:tc>
      </w:tr>
      <w:tr w:rsidR="00F04B25" w:rsidRPr="00814CC7" w14:paraId="403A1C3E" w14:textId="77777777" w:rsidTr="006B4C88">
        <w:tc>
          <w:tcPr>
            <w:tcW w:w="3864" w:type="dxa"/>
          </w:tcPr>
          <w:p w14:paraId="6FF1CD18" w14:textId="105A43B4" w:rsidR="00F04B25" w:rsidRDefault="00F04B25" w:rsidP="00F04B25">
            <w:pPr>
              <w:widowControl/>
              <w:jc w:val="center"/>
              <w:rPr>
                <w:sz w:val="21"/>
                <w:szCs w:val="21"/>
              </w:rPr>
            </w:pPr>
            <w:r>
              <w:rPr>
                <w:sz w:val="21"/>
                <w:szCs w:val="21"/>
              </w:rPr>
              <w:t>11</w:t>
            </w:r>
          </w:p>
        </w:tc>
        <w:tc>
          <w:tcPr>
            <w:tcW w:w="4668" w:type="dxa"/>
            <w:vAlign w:val="bottom"/>
          </w:tcPr>
          <w:p w14:paraId="2A55FF91" w14:textId="52AE605D" w:rsidR="00F04B25" w:rsidRPr="00F04B25" w:rsidRDefault="00F04B25" w:rsidP="00F04B25">
            <w:pPr>
              <w:widowControl/>
              <w:jc w:val="center"/>
              <w:rPr>
                <w:sz w:val="21"/>
                <w:szCs w:val="21"/>
              </w:rPr>
            </w:pPr>
            <w:r w:rsidRPr="00F04B25">
              <w:rPr>
                <w:color w:val="000000"/>
                <w:sz w:val="21"/>
                <w:szCs w:val="21"/>
              </w:rPr>
              <w:t>$3,909,347.10</w:t>
            </w:r>
          </w:p>
        </w:tc>
      </w:tr>
      <w:tr w:rsidR="00F04B25" w:rsidRPr="00814CC7" w14:paraId="418E9739" w14:textId="77777777" w:rsidTr="006B4C88">
        <w:tc>
          <w:tcPr>
            <w:tcW w:w="3864" w:type="dxa"/>
          </w:tcPr>
          <w:p w14:paraId="62572843" w14:textId="164C5008" w:rsidR="00F04B25" w:rsidRDefault="00F04B25" w:rsidP="00F04B25">
            <w:pPr>
              <w:widowControl/>
              <w:jc w:val="center"/>
              <w:rPr>
                <w:sz w:val="21"/>
                <w:szCs w:val="21"/>
              </w:rPr>
            </w:pPr>
            <w:r>
              <w:rPr>
                <w:sz w:val="21"/>
                <w:szCs w:val="21"/>
              </w:rPr>
              <w:t>12</w:t>
            </w:r>
          </w:p>
        </w:tc>
        <w:tc>
          <w:tcPr>
            <w:tcW w:w="4668" w:type="dxa"/>
            <w:vAlign w:val="bottom"/>
          </w:tcPr>
          <w:p w14:paraId="44B07BEA" w14:textId="37D23607" w:rsidR="00F04B25" w:rsidRPr="00F04B25" w:rsidRDefault="00F04B25" w:rsidP="00F04B25">
            <w:pPr>
              <w:widowControl/>
              <w:jc w:val="center"/>
              <w:rPr>
                <w:color w:val="000000"/>
                <w:sz w:val="21"/>
                <w:szCs w:val="21"/>
              </w:rPr>
            </w:pPr>
            <w:r w:rsidRPr="00F04B25">
              <w:rPr>
                <w:color w:val="000000"/>
                <w:sz w:val="21"/>
                <w:szCs w:val="21"/>
              </w:rPr>
              <w:t>$4,104,814.46</w:t>
            </w:r>
          </w:p>
        </w:tc>
      </w:tr>
      <w:tr w:rsidR="00F04B25" w:rsidRPr="00814CC7" w14:paraId="26781EE6" w14:textId="77777777" w:rsidTr="006B4C88">
        <w:tc>
          <w:tcPr>
            <w:tcW w:w="3864" w:type="dxa"/>
          </w:tcPr>
          <w:p w14:paraId="0BDE992D" w14:textId="6946330C" w:rsidR="00F04B25" w:rsidRDefault="00F04B25" w:rsidP="00F04B25">
            <w:pPr>
              <w:widowControl/>
              <w:jc w:val="center"/>
              <w:rPr>
                <w:sz w:val="21"/>
                <w:szCs w:val="21"/>
              </w:rPr>
            </w:pPr>
            <w:r>
              <w:rPr>
                <w:sz w:val="21"/>
                <w:szCs w:val="21"/>
              </w:rPr>
              <w:t>13</w:t>
            </w:r>
          </w:p>
        </w:tc>
        <w:tc>
          <w:tcPr>
            <w:tcW w:w="4668" w:type="dxa"/>
            <w:vAlign w:val="bottom"/>
          </w:tcPr>
          <w:p w14:paraId="75A71907" w14:textId="4DC965B3" w:rsidR="00F04B25" w:rsidRPr="00F04B25" w:rsidRDefault="00F04B25" w:rsidP="00F04B25">
            <w:pPr>
              <w:widowControl/>
              <w:jc w:val="center"/>
              <w:rPr>
                <w:color w:val="000000"/>
                <w:sz w:val="21"/>
                <w:szCs w:val="21"/>
              </w:rPr>
            </w:pPr>
            <w:r w:rsidRPr="00F04B25">
              <w:rPr>
                <w:color w:val="000000"/>
                <w:sz w:val="21"/>
                <w:szCs w:val="21"/>
              </w:rPr>
              <w:t>$4,310,055.18</w:t>
            </w:r>
          </w:p>
        </w:tc>
      </w:tr>
      <w:tr w:rsidR="00F04B25" w:rsidRPr="00814CC7" w14:paraId="6175F826" w14:textId="77777777" w:rsidTr="006B4C88">
        <w:tc>
          <w:tcPr>
            <w:tcW w:w="3864" w:type="dxa"/>
          </w:tcPr>
          <w:p w14:paraId="69A05FC0" w14:textId="05BDB628" w:rsidR="00F04B25" w:rsidRDefault="00F04B25" w:rsidP="00F04B25">
            <w:pPr>
              <w:widowControl/>
              <w:jc w:val="center"/>
              <w:rPr>
                <w:sz w:val="21"/>
                <w:szCs w:val="21"/>
              </w:rPr>
            </w:pPr>
            <w:r>
              <w:rPr>
                <w:sz w:val="21"/>
                <w:szCs w:val="21"/>
              </w:rPr>
              <w:t>14</w:t>
            </w:r>
          </w:p>
        </w:tc>
        <w:tc>
          <w:tcPr>
            <w:tcW w:w="4668" w:type="dxa"/>
            <w:vAlign w:val="bottom"/>
          </w:tcPr>
          <w:p w14:paraId="488640EF" w14:textId="77B197C3" w:rsidR="00F04B25" w:rsidRPr="00F04B25" w:rsidRDefault="00F04B25" w:rsidP="00F04B25">
            <w:pPr>
              <w:widowControl/>
              <w:jc w:val="center"/>
              <w:rPr>
                <w:color w:val="000000"/>
                <w:sz w:val="21"/>
                <w:szCs w:val="21"/>
              </w:rPr>
            </w:pPr>
            <w:r w:rsidRPr="00F04B25">
              <w:rPr>
                <w:color w:val="000000"/>
                <w:sz w:val="21"/>
                <w:szCs w:val="21"/>
              </w:rPr>
              <w:t>$4,525,557.94</w:t>
            </w:r>
          </w:p>
        </w:tc>
      </w:tr>
      <w:tr w:rsidR="00F04B25" w:rsidRPr="00814CC7" w14:paraId="120C7983" w14:textId="77777777" w:rsidTr="006B4C88">
        <w:tc>
          <w:tcPr>
            <w:tcW w:w="3864" w:type="dxa"/>
          </w:tcPr>
          <w:p w14:paraId="414E178C" w14:textId="039E5CF4" w:rsidR="00F04B25" w:rsidRDefault="00F04B25" w:rsidP="00F04B25">
            <w:pPr>
              <w:widowControl/>
              <w:jc w:val="center"/>
              <w:rPr>
                <w:sz w:val="21"/>
                <w:szCs w:val="21"/>
              </w:rPr>
            </w:pPr>
            <w:r>
              <w:rPr>
                <w:sz w:val="21"/>
                <w:szCs w:val="21"/>
              </w:rPr>
              <w:t>15</w:t>
            </w:r>
          </w:p>
        </w:tc>
        <w:tc>
          <w:tcPr>
            <w:tcW w:w="4668" w:type="dxa"/>
            <w:vAlign w:val="bottom"/>
          </w:tcPr>
          <w:p w14:paraId="6BEA2EA6" w14:textId="79B24A9C" w:rsidR="00F04B25" w:rsidRPr="00F04B25" w:rsidRDefault="00F04B25" w:rsidP="00F04B25">
            <w:pPr>
              <w:widowControl/>
              <w:jc w:val="center"/>
              <w:rPr>
                <w:color w:val="000000"/>
                <w:sz w:val="21"/>
                <w:szCs w:val="21"/>
              </w:rPr>
            </w:pPr>
            <w:r w:rsidRPr="00F04B25">
              <w:rPr>
                <w:color w:val="000000"/>
                <w:sz w:val="21"/>
                <w:szCs w:val="21"/>
              </w:rPr>
              <w:t>$4,751,835.84</w:t>
            </w:r>
          </w:p>
        </w:tc>
      </w:tr>
      <w:tr w:rsidR="006D5639" w:rsidRPr="00814CC7" w14:paraId="55048B08" w14:textId="77777777" w:rsidTr="006B4C88">
        <w:tc>
          <w:tcPr>
            <w:tcW w:w="3864" w:type="dxa"/>
          </w:tcPr>
          <w:p w14:paraId="2D527E70" w14:textId="2A568FCB" w:rsidR="006D5639" w:rsidRDefault="006D5639" w:rsidP="006D5639">
            <w:pPr>
              <w:widowControl/>
              <w:jc w:val="center"/>
              <w:rPr>
                <w:sz w:val="21"/>
                <w:szCs w:val="21"/>
              </w:rPr>
            </w:pPr>
            <w:r>
              <w:rPr>
                <w:sz w:val="21"/>
                <w:szCs w:val="21"/>
              </w:rPr>
              <w:t>2</w:t>
            </w:r>
            <w:r w:rsidRPr="00027C42">
              <w:rPr>
                <w:sz w:val="21"/>
                <w:szCs w:val="21"/>
                <w:vertAlign w:val="superscript"/>
              </w:rPr>
              <w:t>nd</w:t>
            </w:r>
            <w:r>
              <w:rPr>
                <w:sz w:val="21"/>
                <w:szCs w:val="21"/>
              </w:rPr>
              <w:t xml:space="preserve"> Option Renewal</w:t>
            </w:r>
          </w:p>
        </w:tc>
        <w:tc>
          <w:tcPr>
            <w:tcW w:w="4668" w:type="dxa"/>
          </w:tcPr>
          <w:p w14:paraId="50C9490E" w14:textId="77777777" w:rsidR="006D5639" w:rsidRPr="00F04B25" w:rsidRDefault="006D5639" w:rsidP="006D5639">
            <w:pPr>
              <w:widowControl/>
              <w:jc w:val="center"/>
              <w:rPr>
                <w:color w:val="000000"/>
                <w:sz w:val="21"/>
                <w:szCs w:val="21"/>
              </w:rPr>
            </w:pPr>
          </w:p>
        </w:tc>
      </w:tr>
      <w:tr w:rsidR="00F04B25" w:rsidRPr="00814CC7" w14:paraId="5E7FB5C6" w14:textId="77777777" w:rsidTr="006B4C88">
        <w:tc>
          <w:tcPr>
            <w:tcW w:w="3864" w:type="dxa"/>
          </w:tcPr>
          <w:p w14:paraId="1B911948" w14:textId="646D663D" w:rsidR="00F04B25" w:rsidRDefault="00F04B25" w:rsidP="00F04B25">
            <w:pPr>
              <w:widowControl/>
              <w:jc w:val="center"/>
              <w:rPr>
                <w:sz w:val="21"/>
                <w:szCs w:val="21"/>
              </w:rPr>
            </w:pPr>
            <w:r>
              <w:rPr>
                <w:sz w:val="21"/>
                <w:szCs w:val="21"/>
              </w:rPr>
              <w:t>16</w:t>
            </w:r>
          </w:p>
        </w:tc>
        <w:tc>
          <w:tcPr>
            <w:tcW w:w="4668" w:type="dxa"/>
            <w:vAlign w:val="bottom"/>
          </w:tcPr>
          <w:p w14:paraId="2883AC8F" w14:textId="1676627F" w:rsidR="00F04B25" w:rsidRPr="00F04B25" w:rsidRDefault="00F04B25" w:rsidP="00F04B25">
            <w:pPr>
              <w:widowControl/>
              <w:jc w:val="center"/>
              <w:rPr>
                <w:color w:val="000000"/>
                <w:sz w:val="21"/>
                <w:szCs w:val="21"/>
              </w:rPr>
            </w:pPr>
            <w:r w:rsidRPr="00F04B25">
              <w:rPr>
                <w:color w:val="000000"/>
                <w:sz w:val="21"/>
                <w:szCs w:val="21"/>
              </w:rPr>
              <w:t>$4,989,427.63</w:t>
            </w:r>
          </w:p>
        </w:tc>
      </w:tr>
      <w:tr w:rsidR="00F04B25" w:rsidRPr="00814CC7" w14:paraId="7263425A" w14:textId="77777777" w:rsidTr="006B4C88">
        <w:tc>
          <w:tcPr>
            <w:tcW w:w="3864" w:type="dxa"/>
          </w:tcPr>
          <w:p w14:paraId="2805AF83" w14:textId="64F57A58" w:rsidR="00F04B25" w:rsidRDefault="00F04B25" w:rsidP="00F04B25">
            <w:pPr>
              <w:widowControl/>
              <w:jc w:val="center"/>
              <w:rPr>
                <w:sz w:val="21"/>
                <w:szCs w:val="21"/>
              </w:rPr>
            </w:pPr>
            <w:r>
              <w:rPr>
                <w:sz w:val="21"/>
                <w:szCs w:val="21"/>
              </w:rPr>
              <w:t>17</w:t>
            </w:r>
          </w:p>
        </w:tc>
        <w:tc>
          <w:tcPr>
            <w:tcW w:w="4668" w:type="dxa"/>
            <w:vAlign w:val="bottom"/>
          </w:tcPr>
          <w:p w14:paraId="7D2AEA16" w14:textId="5235FFA8" w:rsidR="00F04B25" w:rsidRPr="00F04B25" w:rsidRDefault="00F04B25" w:rsidP="00F04B25">
            <w:pPr>
              <w:widowControl/>
              <w:jc w:val="center"/>
              <w:rPr>
                <w:color w:val="000000"/>
                <w:sz w:val="21"/>
                <w:szCs w:val="21"/>
              </w:rPr>
            </w:pPr>
            <w:r w:rsidRPr="00F04B25">
              <w:rPr>
                <w:color w:val="000000"/>
                <w:sz w:val="21"/>
                <w:szCs w:val="21"/>
              </w:rPr>
              <w:t>$5,238,899.01</w:t>
            </w:r>
          </w:p>
        </w:tc>
      </w:tr>
      <w:tr w:rsidR="00F04B25" w:rsidRPr="00814CC7" w14:paraId="6C054EB7" w14:textId="77777777" w:rsidTr="006B4C88">
        <w:tc>
          <w:tcPr>
            <w:tcW w:w="3864" w:type="dxa"/>
          </w:tcPr>
          <w:p w14:paraId="6383EDA5" w14:textId="22A9BAE4" w:rsidR="00F04B25" w:rsidRDefault="00F04B25" w:rsidP="00F04B25">
            <w:pPr>
              <w:widowControl/>
              <w:jc w:val="center"/>
              <w:rPr>
                <w:sz w:val="21"/>
                <w:szCs w:val="21"/>
              </w:rPr>
            </w:pPr>
            <w:r>
              <w:rPr>
                <w:sz w:val="21"/>
                <w:szCs w:val="21"/>
              </w:rPr>
              <w:t>18</w:t>
            </w:r>
          </w:p>
        </w:tc>
        <w:tc>
          <w:tcPr>
            <w:tcW w:w="4668" w:type="dxa"/>
            <w:vAlign w:val="bottom"/>
          </w:tcPr>
          <w:p w14:paraId="5740CD00" w14:textId="47232657" w:rsidR="00F04B25" w:rsidRPr="00F04B25" w:rsidRDefault="00F04B25" w:rsidP="00F04B25">
            <w:pPr>
              <w:widowControl/>
              <w:jc w:val="center"/>
              <w:rPr>
                <w:color w:val="000000"/>
                <w:sz w:val="21"/>
                <w:szCs w:val="21"/>
              </w:rPr>
            </w:pPr>
            <w:r w:rsidRPr="00F04B25">
              <w:rPr>
                <w:color w:val="000000"/>
                <w:sz w:val="21"/>
                <w:szCs w:val="21"/>
              </w:rPr>
              <w:t>$5,500,843.96</w:t>
            </w:r>
          </w:p>
        </w:tc>
      </w:tr>
      <w:tr w:rsidR="00F04B25" w:rsidRPr="00814CC7" w14:paraId="5D786E2D" w14:textId="77777777" w:rsidTr="006B4C88">
        <w:tc>
          <w:tcPr>
            <w:tcW w:w="3864" w:type="dxa"/>
          </w:tcPr>
          <w:p w14:paraId="21957A66" w14:textId="7027A70F" w:rsidR="00F04B25" w:rsidRDefault="00F04B25" w:rsidP="00F04B25">
            <w:pPr>
              <w:widowControl/>
              <w:jc w:val="center"/>
              <w:rPr>
                <w:sz w:val="21"/>
                <w:szCs w:val="21"/>
              </w:rPr>
            </w:pPr>
            <w:r>
              <w:rPr>
                <w:sz w:val="21"/>
                <w:szCs w:val="21"/>
              </w:rPr>
              <w:t>19</w:t>
            </w:r>
          </w:p>
        </w:tc>
        <w:tc>
          <w:tcPr>
            <w:tcW w:w="4668" w:type="dxa"/>
            <w:vAlign w:val="bottom"/>
          </w:tcPr>
          <w:p w14:paraId="7E855E1D" w14:textId="720F3D65" w:rsidR="00F04B25" w:rsidRPr="00F04B25" w:rsidRDefault="00F04B25" w:rsidP="00F04B25">
            <w:pPr>
              <w:widowControl/>
              <w:jc w:val="center"/>
              <w:rPr>
                <w:color w:val="000000"/>
                <w:sz w:val="21"/>
                <w:szCs w:val="21"/>
              </w:rPr>
            </w:pPr>
            <w:r w:rsidRPr="00F04B25">
              <w:rPr>
                <w:color w:val="000000"/>
                <w:sz w:val="21"/>
                <w:szCs w:val="21"/>
              </w:rPr>
              <w:t>$5,775,886.16</w:t>
            </w:r>
          </w:p>
        </w:tc>
      </w:tr>
      <w:tr w:rsidR="00F04B25" w:rsidRPr="00814CC7" w14:paraId="0E51CCF4" w14:textId="77777777" w:rsidTr="006B4C88">
        <w:tc>
          <w:tcPr>
            <w:tcW w:w="3864" w:type="dxa"/>
          </w:tcPr>
          <w:p w14:paraId="6DF8D62C" w14:textId="73306FB3" w:rsidR="00F04B25" w:rsidRDefault="00F04B25" w:rsidP="00F04B25">
            <w:pPr>
              <w:widowControl/>
              <w:jc w:val="center"/>
              <w:rPr>
                <w:sz w:val="21"/>
                <w:szCs w:val="21"/>
              </w:rPr>
            </w:pPr>
            <w:r>
              <w:rPr>
                <w:sz w:val="21"/>
                <w:szCs w:val="21"/>
              </w:rPr>
              <w:t>20</w:t>
            </w:r>
          </w:p>
        </w:tc>
        <w:tc>
          <w:tcPr>
            <w:tcW w:w="4668" w:type="dxa"/>
            <w:vAlign w:val="bottom"/>
          </w:tcPr>
          <w:p w14:paraId="7E3D3CC8" w14:textId="70DB344D" w:rsidR="00F04B25" w:rsidRPr="00F04B25" w:rsidRDefault="00F04B25" w:rsidP="00F04B25">
            <w:pPr>
              <w:widowControl/>
              <w:jc w:val="center"/>
              <w:rPr>
                <w:color w:val="000000"/>
                <w:sz w:val="21"/>
                <w:szCs w:val="21"/>
              </w:rPr>
            </w:pPr>
            <w:r w:rsidRPr="00F04B25">
              <w:rPr>
                <w:color w:val="000000"/>
                <w:sz w:val="21"/>
                <w:szCs w:val="21"/>
              </w:rPr>
              <w:t>$6,064,680.47</w:t>
            </w:r>
          </w:p>
        </w:tc>
      </w:tr>
    </w:tbl>
    <w:p w14:paraId="6F2B18A4" w14:textId="77777777" w:rsidR="00A475B4" w:rsidRPr="00814CC7" w:rsidRDefault="00A475B4">
      <w:pPr>
        <w:widowControl/>
        <w:ind w:firstLine="720"/>
        <w:jc w:val="both"/>
        <w:rPr>
          <w:sz w:val="21"/>
          <w:szCs w:val="21"/>
        </w:rPr>
      </w:pPr>
      <w:r w:rsidRPr="00814CC7">
        <w:rPr>
          <w:sz w:val="21"/>
          <w:szCs w:val="21"/>
        </w:rPr>
        <w:t xml:space="preserve"> </w:t>
      </w:r>
    </w:p>
    <w:p w14:paraId="635D4350" w14:textId="77777777" w:rsidR="00A475B4" w:rsidRPr="00814CC7" w:rsidRDefault="00A475B4">
      <w:pPr>
        <w:keepNext/>
        <w:widowControl/>
        <w:jc w:val="both"/>
        <w:rPr>
          <w:sz w:val="21"/>
          <w:szCs w:val="21"/>
        </w:rPr>
      </w:pPr>
      <w:r w:rsidRPr="00814CC7">
        <w:rPr>
          <w:sz w:val="21"/>
          <w:szCs w:val="21"/>
        </w:rPr>
        <w:t xml:space="preserve">(5) </w:t>
      </w:r>
      <w:r w:rsidRPr="00814CC7">
        <w:rPr>
          <w:sz w:val="21"/>
          <w:szCs w:val="21"/>
        </w:rPr>
        <w:tab/>
      </w:r>
      <w:r w:rsidR="00956B1D">
        <w:rPr>
          <w:sz w:val="21"/>
          <w:szCs w:val="21"/>
        </w:rPr>
        <w:t>(a)</w:t>
      </w:r>
      <w:r w:rsidR="00892ED4">
        <w:rPr>
          <w:sz w:val="21"/>
          <w:szCs w:val="21"/>
        </w:rPr>
        <w:tab/>
      </w:r>
      <w:r w:rsidRPr="00814CC7">
        <w:rPr>
          <w:b/>
          <w:sz w:val="21"/>
          <w:szCs w:val="21"/>
          <w:u w:val="single"/>
        </w:rPr>
        <w:t>Rent Payment Address</w:t>
      </w:r>
      <w:r w:rsidRPr="00814CC7">
        <w:rPr>
          <w:sz w:val="21"/>
          <w:szCs w:val="21"/>
        </w:rPr>
        <w:t>:  Section 3.3</w:t>
      </w:r>
    </w:p>
    <w:p w14:paraId="0BEC3818" w14:textId="77777777" w:rsidR="00A475B4" w:rsidRPr="00814CC7" w:rsidRDefault="00A475B4">
      <w:pPr>
        <w:keepNext/>
        <w:widowControl/>
        <w:jc w:val="both"/>
        <w:rPr>
          <w:sz w:val="21"/>
          <w:szCs w:val="21"/>
        </w:rPr>
      </w:pPr>
    </w:p>
    <w:p w14:paraId="0030B701" w14:textId="77777777" w:rsidR="003B0397" w:rsidRPr="00814CC7" w:rsidRDefault="0009031C" w:rsidP="00892ED4">
      <w:pPr>
        <w:widowControl/>
        <w:tabs>
          <w:tab w:val="center" w:pos="5040"/>
        </w:tabs>
        <w:ind w:left="1440"/>
        <w:jc w:val="both"/>
        <w:rPr>
          <w:sz w:val="21"/>
          <w:szCs w:val="21"/>
        </w:rPr>
      </w:pPr>
      <w:r>
        <w:rPr>
          <w:sz w:val="21"/>
          <w:szCs w:val="21"/>
        </w:rPr>
        <w:t>Toro Development Company</w:t>
      </w:r>
      <w:r w:rsidR="003B0397" w:rsidRPr="00814CC7">
        <w:rPr>
          <w:sz w:val="21"/>
          <w:szCs w:val="21"/>
        </w:rPr>
        <w:t>, LLC</w:t>
      </w:r>
    </w:p>
    <w:p w14:paraId="1846A8ED" w14:textId="77777777" w:rsidR="007C01F2" w:rsidRDefault="007C01F2" w:rsidP="007C01F2">
      <w:pPr>
        <w:ind w:left="1440"/>
        <w:rPr>
          <w:sz w:val="21"/>
          <w:szCs w:val="21"/>
        </w:rPr>
      </w:pPr>
      <w:r>
        <w:rPr>
          <w:sz w:val="21"/>
          <w:szCs w:val="21"/>
        </w:rPr>
        <w:t xml:space="preserve">6200 Avalon Boulevard </w:t>
      </w:r>
    </w:p>
    <w:p w14:paraId="69CB3A40" w14:textId="77777777" w:rsidR="007C01F2" w:rsidRDefault="007C01F2" w:rsidP="007C01F2">
      <w:pPr>
        <w:ind w:left="1440"/>
        <w:rPr>
          <w:sz w:val="21"/>
          <w:szCs w:val="21"/>
        </w:rPr>
      </w:pPr>
      <w:r>
        <w:rPr>
          <w:sz w:val="21"/>
          <w:szCs w:val="21"/>
        </w:rPr>
        <w:t>Alpharetta, GA 30009</w:t>
      </w:r>
    </w:p>
    <w:p w14:paraId="2B358A62" w14:textId="49BD8024" w:rsidR="00521EFF" w:rsidRDefault="00521EFF" w:rsidP="007C01F2">
      <w:pPr>
        <w:widowControl/>
        <w:ind w:left="1440"/>
        <w:jc w:val="both"/>
        <w:rPr>
          <w:sz w:val="21"/>
          <w:szCs w:val="21"/>
        </w:rPr>
      </w:pPr>
      <w:r w:rsidRPr="00814CC7">
        <w:rPr>
          <w:sz w:val="21"/>
          <w:szCs w:val="21"/>
        </w:rPr>
        <w:t>Attn:  Lease Administration</w:t>
      </w:r>
    </w:p>
    <w:p w14:paraId="05E9D387" w14:textId="279FBB1A" w:rsidR="00554EF5" w:rsidRPr="00814CC7" w:rsidRDefault="00554EF5" w:rsidP="007C01F2">
      <w:pPr>
        <w:widowControl/>
        <w:ind w:left="1440"/>
        <w:jc w:val="both"/>
        <w:rPr>
          <w:sz w:val="21"/>
          <w:szCs w:val="21"/>
        </w:rPr>
      </w:pPr>
      <w:r>
        <w:rPr>
          <w:sz w:val="21"/>
          <w:szCs w:val="21"/>
        </w:rPr>
        <w:t>Phone:  678.793.5890</w:t>
      </w:r>
    </w:p>
    <w:p w14:paraId="400A93B0" w14:textId="77777777" w:rsidR="00560309" w:rsidRPr="00814CC7" w:rsidRDefault="00560309" w:rsidP="00892ED4">
      <w:pPr>
        <w:widowControl/>
        <w:ind w:left="1440"/>
        <w:jc w:val="both"/>
        <w:rPr>
          <w:sz w:val="21"/>
          <w:szCs w:val="21"/>
        </w:rPr>
      </w:pPr>
    </w:p>
    <w:p w14:paraId="70D0A8B7" w14:textId="77777777" w:rsidR="004B7D88" w:rsidRPr="0009031C" w:rsidRDefault="00A475B4" w:rsidP="004E351F">
      <w:pPr>
        <w:widowControl/>
        <w:ind w:left="1440"/>
        <w:jc w:val="both"/>
        <w:rPr>
          <w:sz w:val="21"/>
          <w:szCs w:val="21"/>
          <w:u w:val="single"/>
        </w:rPr>
      </w:pPr>
      <w:r w:rsidRPr="00814CC7">
        <w:rPr>
          <w:sz w:val="21"/>
          <w:szCs w:val="21"/>
        </w:rPr>
        <w:t xml:space="preserve">Landlord’s EIN:  </w:t>
      </w:r>
      <w:r w:rsidR="0009031C">
        <w:rPr>
          <w:sz w:val="21"/>
          <w:szCs w:val="21"/>
          <w:u w:val="single"/>
        </w:rPr>
        <w:tab/>
      </w:r>
      <w:r w:rsidR="0009031C">
        <w:rPr>
          <w:sz w:val="21"/>
          <w:szCs w:val="21"/>
          <w:u w:val="single"/>
        </w:rPr>
        <w:tab/>
      </w:r>
      <w:r w:rsidR="0009031C">
        <w:rPr>
          <w:sz w:val="21"/>
          <w:szCs w:val="21"/>
          <w:u w:val="single"/>
        </w:rPr>
        <w:tab/>
      </w:r>
    </w:p>
    <w:p w14:paraId="0FE57642" w14:textId="77777777" w:rsidR="004E351F" w:rsidRDefault="004E351F" w:rsidP="004E351F">
      <w:pPr>
        <w:widowControl/>
        <w:ind w:left="1440"/>
        <w:jc w:val="both"/>
        <w:rPr>
          <w:sz w:val="21"/>
          <w:szCs w:val="21"/>
        </w:rPr>
      </w:pPr>
    </w:p>
    <w:p w14:paraId="70F68C87" w14:textId="67F3E4E4" w:rsidR="004B7D88" w:rsidRDefault="00956B1D" w:rsidP="00D72D5A">
      <w:pPr>
        <w:widowControl/>
        <w:ind w:left="720"/>
        <w:jc w:val="both"/>
        <w:rPr>
          <w:sz w:val="21"/>
          <w:szCs w:val="21"/>
        </w:rPr>
      </w:pPr>
      <w:r>
        <w:rPr>
          <w:sz w:val="21"/>
          <w:szCs w:val="21"/>
        </w:rPr>
        <w:t>(b)</w:t>
      </w:r>
      <w:r w:rsidR="00892ED4">
        <w:rPr>
          <w:sz w:val="21"/>
          <w:szCs w:val="21"/>
        </w:rPr>
        <w:tab/>
      </w:r>
      <w:r w:rsidR="004B7D88" w:rsidRPr="004B7D88">
        <w:rPr>
          <w:b/>
          <w:sz w:val="21"/>
          <w:szCs w:val="21"/>
          <w:u w:val="single"/>
        </w:rPr>
        <w:t>Tenant’s Notice Address</w:t>
      </w:r>
      <w:r w:rsidR="00E05313">
        <w:rPr>
          <w:sz w:val="21"/>
          <w:szCs w:val="21"/>
        </w:rPr>
        <w:t xml:space="preserve">:  </w:t>
      </w:r>
      <w:r w:rsidR="004B7D88">
        <w:rPr>
          <w:sz w:val="21"/>
          <w:szCs w:val="21"/>
        </w:rPr>
        <w:t>Section 21.2</w:t>
      </w:r>
    </w:p>
    <w:p w14:paraId="3D7A0CFB" w14:textId="77777777" w:rsidR="004B7D88" w:rsidRDefault="004B7D88" w:rsidP="004B7D88">
      <w:pPr>
        <w:widowControl/>
        <w:ind w:firstLine="720"/>
        <w:jc w:val="both"/>
        <w:rPr>
          <w:sz w:val="21"/>
          <w:szCs w:val="21"/>
        </w:rPr>
      </w:pPr>
    </w:p>
    <w:p w14:paraId="0E50CF6E" w14:textId="41C1517B" w:rsidR="004B7D88" w:rsidRPr="002941E8" w:rsidRDefault="002941E8" w:rsidP="00892ED4">
      <w:pPr>
        <w:widowControl/>
        <w:ind w:left="1440"/>
        <w:jc w:val="both"/>
        <w:rPr>
          <w:sz w:val="21"/>
          <w:szCs w:val="21"/>
          <w:u w:val="single"/>
        </w:rPr>
      </w:pPr>
      <w:r w:rsidRPr="002941E8">
        <w:rPr>
          <w:sz w:val="21"/>
          <w:szCs w:val="21"/>
          <w:u w:val="single"/>
        </w:rPr>
        <w:t>Sugarcoat Medley Ventures, LLC</w:t>
      </w:r>
      <w:r>
        <w:rPr>
          <w:sz w:val="21"/>
          <w:szCs w:val="21"/>
          <w:u w:val="single"/>
        </w:rPr>
        <w:tab/>
      </w:r>
      <w:r>
        <w:rPr>
          <w:sz w:val="21"/>
          <w:szCs w:val="21"/>
          <w:u w:val="single"/>
        </w:rPr>
        <w:tab/>
      </w:r>
    </w:p>
    <w:p w14:paraId="76236DDC" w14:textId="6160664E" w:rsidR="006A059D" w:rsidRDefault="009475E6" w:rsidP="00892ED4">
      <w:pPr>
        <w:widowControl/>
        <w:ind w:left="1440"/>
        <w:jc w:val="both"/>
        <w:rPr>
          <w:sz w:val="21"/>
          <w:szCs w:val="21"/>
          <w:u w:val="single"/>
        </w:rPr>
      </w:pPr>
      <w:r>
        <w:rPr>
          <w:sz w:val="21"/>
          <w:szCs w:val="21"/>
          <w:u w:val="single"/>
        </w:rPr>
        <w:t>245 Trimble Crest Drive NE</w:t>
      </w:r>
      <w:r>
        <w:rPr>
          <w:sz w:val="21"/>
          <w:szCs w:val="21"/>
          <w:u w:val="single"/>
        </w:rPr>
        <w:tab/>
      </w:r>
      <w:r>
        <w:rPr>
          <w:sz w:val="21"/>
          <w:szCs w:val="21"/>
          <w:u w:val="single"/>
        </w:rPr>
        <w:tab/>
      </w:r>
    </w:p>
    <w:p w14:paraId="36B1EA96" w14:textId="23C5EF61" w:rsidR="006A059D" w:rsidRDefault="009475E6" w:rsidP="00892ED4">
      <w:pPr>
        <w:widowControl/>
        <w:ind w:left="1440"/>
        <w:jc w:val="both"/>
        <w:rPr>
          <w:sz w:val="21"/>
          <w:szCs w:val="21"/>
          <w:u w:val="single"/>
        </w:rPr>
      </w:pPr>
      <w:r>
        <w:rPr>
          <w:sz w:val="21"/>
          <w:szCs w:val="21"/>
          <w:u w:val="single"/>
        </w:rPr>
        <w:t>Atlanta, GA 30342</w:t>
      </w:r>
      <w:r>
        <w:rPr>
          <w:sz w:val="21"/>
          <w:szCs w:val="21"/>
          <w:u w:val="single"/>
        </w:rPr>
        <w:tab/>
      </w:r>
      <w:r>
        <w:rPr>
          <w:sz w:val="21"/>
          <w:szCs w:val="21"/>
          <w:u w:val="single"/>
        </w:rPr>
        <w:tab/>
      </w:r>
      <w:r>
        <w:rPr>
          <w:sz w:val="21"/>
          <w:szCs w:val="21"/>
          <w:u w:val="single"/>
        </w:rPr>
        <w:tab/>
      </w:r>
    </w:p>
    <w:p w14:paraId="6BAC099E" w14:textId="200FC499" w:rsidR="006A059D" w:rsidRDefault="006A059D" w:rsidP="00892ED4">
      <w:pPr>
        <w:widowControl/>
        <w:ind w:left="1440"/>
        <w:jc w:val="both"/>
        <w:rPr>
          <w:sz w:val="21"/>
          <w:szCs w:val="21"/>
          <w:u w:val="single"/>
        </w:rPr>
      </w:pPr>
      <w:r>
        <w:rPr>
          <w:sz w:val="21"/>
          <w:szCs w:val="21"/>
        </w:rPr>
        <w:t xml:space="preserve">Attn: </w:t>
      </w:r>
      <w:proofErr w:type="spellStart"/>
      <w:r w:rsidR="009475E6">
        <w:rPr>
          <w:sz w:val="21"/>
          <w:szCs w:val="21"/>
          <w:u w:val="single"/>
        </w:rPr>
        <w:t>Peiru</w:t>
      </w:r>
      <w:proofErr w:type="spellEnd"/>
      <w:r w:rsidR="00EE7EFA">
        <w:rPr>
          <w:sz w:val="21"/>
          <w:szCs w:val="21"/>
          <w:u w:val="single"/>
        </w:rPr>
        <w:t xml:space="preserve"> Kim</w:t>
      </w:r>
      <w:r w:rsidR="009475E6">
        <w:rPr>
          <w:sz w:val="21"/>
          <w:szCs w:val="21"/>
          <w:u w:val="single"/>
        </w:rPr>
        <w:tab/>
      </w:r>
      <w:r w:rsidR="009475E6">
        <w:rPr>
          <w:sz w:val="21"/>
          <w:szCs w:val="21"/>
          <w:u w:val="single"/>
        </w:rPr>
        <w:tab/>
      </w:r>
      <w:r w:rsidR="009475E6">
        <w:rPr>
          <w:sz w:val="21"/>
          <w:szCs w:val="21"/>
          <w:u w:val="single"/>
        </w:rPr>
        <w:tab/>
      </w:r>
      <w:r w:rsidR="009475E6">
        <w:rPr>
          <w:sz w:val="21"/>
          <w:szCs w:val="21"/>
          <w:u w:val="single"/>
        </w:rPr>
        <w:tab/>
      </w:r>
    </w:p>
    <w:p w14:paraId="6289FDC0" w14:textId="2CAB0F5D" w:rsidR="009475E6" w:rsidRPr="0069393F" w:rsidRDefault="009475E6" w:rsidP="00892ED4">
      <w:pPr>
        <w:widowControl/>
        <w:ind w:left="1440"/>
        <w:jc w:val="both"/>
        <w:rPr>
          <w:sz w:val="21"/>
          <w:szCs w:val="21"/>
          <w:u w:val="single"/>
        </w:rPr>
      </w:pPr>
      <w:r>
        <w:rPr>
          <w:sz w:val="21"/>
          <w:szCs w:val="21"/>
        </w:rPr>
        <w:t>Phone</w:t>
      </w:r>
      <w:r w:rsidRPr="0069393F">
        <w:rPr>
          <w:sz w:val="21"/>
          <w:szCs w:val="21"/>
        </w:rPr>
        <w:t>:</w:t>
      </w:r>
      <w:r w:rsidR="0069393F" w:rsidRPr="0069393F">
        <w:rPr>
          <w:sz w:val="21"/>
          <w:szCs w:val="21"/>
          <w:u w:val="single"/>
        </w:rPr>
        <w:t xml:space="preserve">  </w:t>
      </w:r>
      <w:r w:rsidR="00A52DC2" w:rsidRPr="0069393F">
        <w:rPr>
          <w:u w:val="single"/>
        </w:rPr>
        <w:t>404.889.7368</w:t>
      </w:r>
      <w:r w:rsidR="0069393F">
        <w:rPr>
          <w:u w:val="single"/>
        </w:rPr>
        <w:tab/>
      </w:r>
      <w:r w:rsidR="0069393F">
        <w:rPr>
          <w:u w:val="single"/>
        </w:rPr>
        <w:tab/>
      </w:r>
      <w:r w:rsidR="0069393F">
        <w:rPr>
          <w:u w:val="single"/>
        </w:rPr>
        <w:tab/>
      </w:r>
    </w:p>
    <w:p w14:paraId="0ACF9EE3" w14:textId="77777777" w:rsidR="00A475B4" w:rsidRPr="0069393F" w:rsidRDefault="00A475B4">
      <w:pPr>
        <w:widowControl/>
        <w:jc w:val="both"/>
        <w:rPr>
          <w:sz w:val="21"/>
          <w:szCs w:val="21"/>
          <w:u w:val="single"/>
        </w:rPr>
      </w:pPr>
    </w:p>
    <w:p w14:paraId="5A0F2E0D" w14:textId="77777777" w:rsidR="00A475B4" w:rsidRPr="00814CC7" w:rsidRDefault="00A475B4">
      <w:pPr>
        <w:keepNext/>
        <w:widowControl/>
        <w:jc w:val="both"/>
        <w:rPr>
          <w:sz w:val="21"/>
          <w:szCs w:val="21"/>
        </w:rPr>
      </w:pPr>
      <w:r w:rsidRPr="00814CC7">
        <w:rPr>
          <w:sz w:val="21"/>
          <w:szCs w:val="21"/>
        </w:rPr>
        <w:t>(6)</w:t>
      </w:r>
      <w:r w:rsidRPr="00814CC7">
        <w:rPr>
          <w:sz w:val="21"/>
          <w:szCs w:val="21"/>
        </w:rPr>
        <w:tab/>
      </w:r>
      <w:r w:rsidRPr="00814CC7">
        <w:rPr>
          <w:b/>
          <w:sz w:val="21"/>
          <w:szCs w:val="21"/>
          <w:u w:val="single"/>
        </w:rPr>
        <w:t>Use and Trade Name</w:t>
      </w:r>
      <w:r w:rsidRPr="00814CC7">
        <w:rPr>
          <w:bCs/>
          <w:sz w:val="21"/>
          <w:szCs w:val="21"/>
        </w:rPr>
        <w:t xml:space="preserve">: </w:t>
      </w:r>
      <w:r w:rsidRPr="00814CC7">
        <w:rPr>
          <w:sz w:val="21"/>
          <w:szCs w:val="21"/>
        </w:rPr>
        <w:t xml:space="preserve"> Section 5.1</w:t>
      </w:r>
    </w:p>
    <w:p w14:paraId="13667C6C" w14:textId="77777777" w:rsidR="00A475B4" w:rsidRPr="00814CC7" w:rsidRDefault="00A475B4">
      <w:pPr>
        <w:keepNext/>
        <w:widowControl/>
        <w:jc w:val="both"/>
        <w:rPr>
          <w:sz w:val="21"/>
          <w:szCs w:val="21"/>
        </w:rPr>
      </w:pPr>
    </w:p>
    <w:p w14:paraId="52DDA271" w14:textId="66B6D427" w:rsidR="00860203" w:rsidRPr="00814CC7" w:rsidRDefault="00956B1D" w:rsidP="00717917">
      <w:pPr>
        <w:pStyle w:val="BodyTextIndent"/>
        <w:keepNext/>
        <w:ind w:left="720" w:firstLine="0"/>
        <w:rPr>
          <w:sz w:val="21"/>
          <w:szCs w:val="21"/>
        </w:rPr>
      </w:pPr>
      <w:r>
        <w:rPr>
          <w:sz w:val="21"/>
          <w:szCs w:val="21"/>
        </w:rPr>
        <w:t>“</w:t>
      </w:r>
      <w:r w:rsidR="00A475B4" w:rsidRPr="00956B1D">
        <w:rPr>
          <w:b/>
          <w:sz w:val="21"/>
          <w:szCs w:val="21"/>
        </w:rPr>
        <w:t>Permitted Use</w:t>
      </w:r>
      <w:r>
        <w:rPr>
          <w:sz w:val="21"/>
          <w:szCs w:val="21"/>
        </w:rPr>
        <w:t>”</w:t>
      </w:r>
      <w:r w:rsidR="00A475B4" w:rsidRPr="00814CC7">
        <w:rPr>
          <w:sz w:val="21"/>
          <w:szCs w:val="21"/>
        </w:rPr>
        <w:t xml:space="preserve"> – </w:t>
      </w:r>
      <w:r w:rsidR="00A475B4" w:rsidRPr="00DB504F">
        <w:rPr>
          <w:sz w:val="21"/>
          <w:szCs w:val="21"/>
        </w:rPr>
        <w:t xml:space="preserve">For the </w:t>
      </w:r>
      <w:r w:rsidR="00DB504F" w:rsidRPr="00DB504F">
        <w:rPr>
          <w:sz w:val="21"/>
          <w:szCs w:val="21"/>
        </w:rPr>
        <w:t xml:space="preserve">operation of a </w:t>
      </w:r>
      <w:r w:rsidR="00DF22C8">
        <w:rPr>
          <w:sz w:val="20"/>
        </w:rPr>
        <w:t>typical Sugarcoat Beauty salon offering as its primary use the sale of nail services including nail enhancement, manicures and pedicures (the “</w:t>
      </w:r>
      <w:r w:rsidR="00DF22C8" w:rsidRPr="00143E8B">
        <w:rPr>
          <w:b/>
          <w:sz w:val="20"/>
        </w:rPr>
        <w:t>Primary Use</w:t>
      </w:r>
      <w:r w:rsidR="00DF22C8">
        <w:rPr>
          <w:sz w:val="20"/>
        </w:rPr>
        <w:t>”), and</w:t>
      </w:r>
      <w:r w:rsidR="006944B7">
        <w:rPr>
          <w:sz w:val="20"/>
        </w:rPr>
        <w:t xml:space="preserve"> on an </w:t>
      </w:r>
      <w:r w:rsidR="006944B7" w:rsidRPr="00717917">
        <w:rPr>
          <w:sz w:val="20"/>
        </w:rPr>
        <w:t>incidental use basis,</w:t>
      </w:r>
      <w:r w:rsidR="00DF22C8" w:rsidRPr="00717917">
        <w:rPr>
          <w:sz w:val="20"/>
        </w:rPr>
        <w:t xml:space="preserve"> waxing, microblading, eyelash extensions and the sale at retail of nail-related care product</w:t>
      </w:r>
      <w:r w:rsidR="00143E8B">
        <w:rPr>
          <w:sz w:val="20"/>
        </w:rPr>
        <w:t xml:space="preserve"> </w:t>
      </w:r>
      <w:r w:rsidR="00143E8B" w:rsidRPr="00717917">
        <w:rPr>
          <w:sz w:val="20"/>
        </w:rPr>
        <w:t>which in the aggregate shall not exceed fifteen percent (15%) of Tenant’s total annual gross sales</w:t>
      </w:r>
      <w:r w:rsidR="00DF22C8" w:rsidRPr="00717917">
        <w:rPr>
          <w:sz w:val="20"/>
        </w:rPr>
        <w:t xml:space="preserve"> (the “</w:t>
      </w:r>
      <w:r w:rsidR="00DF22C8" w:rsidRPr="00143E8B">
        <w:rPr>
          <w:b/>
          <w:sz w:val="20"/>
        </w:rPr>
        <w:t>Incidental Uses</w:t>
      </w:r>
      <w:r w:rsidR="00DF22C8" w:rsidRPr="00717917">
        <w:rPr>
          <w:sz w:val="20"/>
        </w:rPr>
        <w:t>”)</w:t>
      </w:r>
      <w:r w:rsidR="006944B7" w:rsidRPr="00717917">
        <w:rPr>
          <w:sz w:val="20"/>
        </w:rPr>
        <w:t xml:space="preserve">, as shown on the </w:t>
      </w:r>
      <w:r w:rsidR="006944B7" w:rsidRPr="00717917">
        <w:rPr>
          <w:b/>
          <w:sz w:val="20"/>
          <w:u w:val="single"/>
        </w:rPr>
        <w:t>Exhibit I</w:t>
      </w:r>
      <w:r w:rsidR="006944B7" w:rsidRPr="00717917">
        <w:rPr>
          <w:sz w:val="20"/>
        </w:rPr>
        <w:t xml:space="preserve"> attached hereto and incorporated herein, </w:t>
      </w:r>
      <w:r w:rsidR="00DF22C8" w:rsidRPr="00717917">
        <w:rPr>
          <w:sz w:val="20"/>
        </w:rPr>
        <w:t xml:space="preserve">and </w:t>
      </w:r>
      <w:r w:rsidR="00DF22C8">
        <w:rPr>
          <w:sz w:val="20"/>
        </w:rPr>
        <w:t>for no other purpose. In no event will Tenant use the Premises in violation of any exclusive, protected or prohibited uses affecting the Project</w:t>
      </w:r>
      <w:r w:rsidR="006944B7">
        <w:rPr>
          <w:sz w:val="20"/>
        </w:rPr>
        <w:t xml:space="preserve">.  </w:t>
      </w:r>
      <w:r w:rsidR="00DB504F" w:rsidRPr="00DB504F">
        <w:rPr>
          <w:sz w:val="20"/>
        </w:rPr>
        <w:t xml:space="preserve"> </w:t>
      </w:r>
      <w:r w:rsidR="00860203" w:rsidRPr="00B11711">
        <w:rPr>
          <w:sz w:val="21"/>
          <w:szCs w:val="21"/>
        </w:rPr>
        <w:t>Tenant shall not be permitted to operate as a discount, factory, or outlet store, and</w:t>
      </w:r>
      <w:r w:rsidR="00860203">
        <w:rPr>
          <w:color w:val="0000FF"/>
          <w:sz w:val="21"/>
          <w:szCs w:val="21"/>
        </w:rPr>
        <w:t xml:space="preserve"> </w:t>
      </w:r>
      <w:r w:rsidR="00860203" w:rsidRPr="00814CC7">
        <w:rPr>
          <w:sz w:val="21"/>
          <w:szCs w:val="21"/>
        </w:rPr>
        <w:t xml:space="preserve">Tenant shall not use the Premises for any of the uses set forth on </w:t>
      </w:r>
      <w:r w:rsidR="00860203" w:rsidRPr="00C92FCE">
        <w:rPr>
          <w:b/>
          <w:sz w:val="21"/>
          <w:szCs w:val="21"/>
          <w:u w:val="single"/>
        </w:rPr>
        <w:t>Exhibit F</w:t>
      </w:r>
      <w:r w:rsidR="00860203">
        <w:rPr>
          <w:sz w:val="21"/>
          <w:szCs w:val="21"/>
        </w:rPr>
        <w:t xml:space="preserve"> </w:t>
      </w:r>
      <w:r w:rsidR="00860203" w:rsidRPr="00814CC7">
        <w:rPr>
          <w:sz w:val="21"/>
          <w:szCs w:val="21"/>
        </w:rPr>
        <w:t xml:space="preserve"> attached hereto.</w:t>
      </w:r>
    </w:p>
    <w:p w14:paraId="269774E7" w14:textId="522BC7B2" w:rsidR="0023616A" w:rsidRPr="00814CC7" w:rsidRDefault="0023616A" w:rsidP="00860203">
      <w:pPr>
        <w:pStyle w:val="BodyTextIndent"/>
        <w:keepNext/>
        <w:ind w:firstLine="0"/>
        <w:rPr>
          <w:rStyle w:val="DeltaViewInsertion"/>
          <w:color w:val="auto"/>
          <w:sz w:val="21"/>
          <w:szCs w:val="21"/>
          <w:u w:val="none"/>
        </w:rPr>
      </w:pPr>
    </w:p>
    <w:p w14:paraId="03153BA6" w14:textId="41697A77" w:rsidR="00A475B4" w:rsidRPr="00814CC7" w:rsidRDefault="00956B1D">
      <w:pPr>
        <w:widowControl/>
        <w:ind w:firstLine="720"/>
        <w:jc w:val="both"/>
        <w:rPr>
          <w:sz w:val="21"/>
          <w:szCs w:val="21"/>
        </w:rPr>
      </w:pPr>
      <w:r>
        <w:rPr>
          <w:sz w:val="21"/>
          <w:szCs w:val="21"/>
        </w:rPr>
        <w:t>“</w:t>
      </w:r>
      <w:r w:rsidR="00A475B4" w:rsidRPr="00956B1D">
        <w:rPr>
          <w:b/>
          <w:sz w:val="21"/>
          <w:szCs w:val="21"/>
        </w:rPr>
        <w:t>Trade Name</w:t>
      </w:r>
      <w:r>
        <w:rPr>
          <w:sz w:val="21"/>
          <w:szCs w:val="21"/>
        </w:rPr>
        <w:t>”</w:t>
      </w:r>
      <w:r w:rsidR="00A475B4" w:rsidRPr="00814CC7">
        <w:rPr>
          <w:sz w:val="21"/>
          <w:szCs w:val="21"/>
        </w:rPr>
        <w:t xml:space="preserve"> </w:t>
      </w:r>
      <w:r w:rsidR="00DB504F">
        <w:rPr>
          <w:sz w:val="21"/>
          <w:szCs w:val="21"/>
        </w:rPr>
        <w:t>–</w:t>
      </w:r>
      <w:r w:rsidR="00A475B4" w:rsidRPr="00814CC7">
        <w:rPr>
          <w:sz w:val="21"/>
          <w:szCs w:val="21"/>
        </w:rPr>
        <w:t xml:space="preserve"> </w:t>
      </w:r>
      <w:r w:rsidR="00DB504F">
        <w:rPr>
          <w:sz w:val="21"/>
          <w:szCs w:val="21"/>
        </w:rPr>
        <w:t>Sugarcoat Beauty</w:t>
      </w:r>
    </w:p>
    <w:p w14:paraId="609DEF86" w14:textId="77777777" w:rsidR="00A475B4" w:rsidRPr="00814CC7" w:rsidRDefault="00A475B4">
      <w:pPr>
        <w:widowControl/>
        <w:jc w:val="both"/>
        <w:rPr>
          <w:sz w:val="21"/>
          <w:szCs w:val="21"/>
        </w:rPr>
      </w:pPr>
    </w:p>
    <w:p w14:paraId="25FAC592" w14:textId="77777777" w:rsidR="00A475B4" w:rsidRPr="00814CC7" w:rsidRDefault="00A475B4">
      <w:pPr>
        <w:keepNext/>
        <w:widowControl/>
        <w:jc w:val="both"/>
        <w:rPr>
          <w:sz w:val="21"/>
          <w:szCs w:val="21"/>
        </w:rPr>
      </w:pPr>
      <w:r w:rsidRPr="00814CC7">
        <w:rPr>
          <w:sz w:val="21"/>
          <w:szCs w:val="21"/>
        </w:rPr>
        <w:t>(7)</w:t>
      </w:r>
      <w:r w:rsidRPr="00814CC7">
        <w:rPr>
          <w:sz w:val="21"/>
          <w:szCs w:val="21"/>
        </w:rPr>
        <w:tab/>
      </w:r>
      <w:r w:rsidRPr="00814CC7">
        <w:rPr>
          <w:b/>
          <w:sz w:val="21"/>
          <w:szCs w:val="21"/>
          <w:u w:val="single"/>
        </w:rPr>
        <w:t>Common Area Maintenance Expense</w:t>
      </w:r>
      <w:r w:rsidRPr="00814CC7">
        <w:rPr>
          <w:bCs/>
          <w:sz w:val="21"/>
          <w:szCs w:val="21"/>
        </w:rPr>
        <w:t xml:space="preserve">: </w:t>
      </w:r>
      <w:r w:rsidRPr="00814CC7">
        <w:rPr>
          <w:sz w:val="21"/>
          <w:szCs w:val="21"/>
        </w:rPr>
        <w:t xml:space="preserve"> </w:t>
      </w:r>
    </w:p>
    <w:p w14:paraId="207A2D03" w14:textId="77777777" w:rsidR="00A475B4" w:rsidRPr="00814CC7" w:rsidRDefault="00A475B4">
      <w:pPr>
        <w:keepNext/>
        <w:widowControl/>
        <w:jc w:val="both"/>
        <w:rPr>
          <w:sz w:val="21"/>
          <w:szCs w:val="21"/>
        </w:rPr>
      </w:pPr>
    </w:p>
    <w:p w14:paraId="0A1D7DB2" w14:textId="77777777" w:rsidR="0071211F" w:rsidRPr="00814CC7" w:rsidRDefault="0071211F" w:rsidP="0071211F">
      <w:pPr>
        <w:widowControl/>
        <w:ind w:left="720"/>
        <w:jc w:val="both"/>
        <w:rPr>
          <w:sz w:val="21"/>
          <w:szCs w:val="21"/>
        </w:rPr>
      </w:pPr>
      <w:r w:rsidRPr="00814CC7">
        <w:rPr>
          <w:sz w:val="21"/>
          <w:szCs w:val="21"/>
        </w:rPr>
        <w:t>Tenant agrees to pay to Landlord during the Term of this Lease, in the manner hereinafter provided, a flat rate annual charge (</w:t>
      </w:r>
      <w:r w:rsidR="00811D97" w:rsidRPr="00814CC7">
        <w:rPr>
          <w:sz w:val="21"/>
          <w:szCs w:val="21"/>
        </w:rPr>
        <w:t>“</w:t>
      </w:r>
      <w:r w:rsidRPr="00814CC7">
        <w:rPr>
          <w:b/>
          <w:sz w:val="21"/>
          <w:szCs w:val="21"/>
        </w:rPr>
        <w:t>Flat Rate Charge</w:t>
      </w:r>
      <w:r w:rsidR="00811D97" w:rsidRPr="00814CC7">
        <w:rPr>
          <w:sz w:val="21"/>
          <w:szCs w:val="21"/>
        </w:rPr>
        <w:t>”</w:t>
      </w:r>
      <w:r w:rsidRPr="00814CC7">
        <w:rPr>
          <w:sz w:val="21"/>
          <w:szCs w:val="21"/>
        </w:rPr>
        <w:t xml:space="preserve">) based upon the figures set forth in the table below for Tenant’s </w:t>
      </w:r>
      <w:r w:rsidR="00A8054D">
        <w:rPr>
          <w:sz w:val="21"/>
          <w:szCs w:val="21"/>
        </w:rPr>
        <w:t>s</w:t>
      </w:r>
      <w:r w:rsidRPr="00814CC7">
        <w:rPr>
          <w:sz w:val="21"/>
          <w:szCs w:val="21"/>
        </w:rPr>
        <w:t>hare of Common Area Maintenance Expenses</w:t>
      </w:r>
      <w:r w:rsidR="00F02AB7" w:rsidRPr="00814CC7">
        <w:rPr>
          <w:sz w:val="21"/>
          <w:szCs w:val="21"/>
        </w:rPr>
        <w:t xml:space="preserve"> </w:t>
      </w:r>
      <w:r w:rsidRPr="00814CC7">
        <w:rPr>
          <w:sz w:val="21"/>
          <w:szCs w:val="21"/>
        </w:rPr>
        <w:t xml:space="preserve">(as defined below).  Tenant shall pay Landlord the Flat Rate Charge in twelve (12) equal monthly installments, payable in the same manner and at the same time that monthly installments of Minimum Rent are payable. There shall be no reconciliation of the actual Common Area Maintenance Expenses to the Flat Rate Charge paid by Tenant.  Tenant shall not have a right to audit Landlord’s books and records in connection with Tenant’s </w:t>
      </w:r>
      <w:r w:rsidR="00A8054D">
        <w:rPr>
          <w:sz w:val="21"/>
          <w:szCs w:val="21"/>
        </w:rPr>
        <w:t>sha</w:t>
      </w:r>
      <w:r w:rsidRPr="00814CC7">
        <w:rPr>
          <w:sz w:val="21"/>
          <w:szCs w:val="21"/>
        </w:rPr>
        <w:t xml:space="preserve">re of Common Area Maintenance Expenses.  </w:t>
      </w:r>
      <w:r w:rsidR="00811D97" w:rsidRPr="00814CC7">
        <w:rPr>
          <w:sz w:val="21"/>
          <w:szCs w:val="21"/>
        </w:rPr>
        <w:t>“</w:t>
      </w:r>
      <w:r w:rsidRPr="00814CC7">
        <w:rPr>
          <w:b/>
          <w:sz w:val="21"/>
          <w:szCs w:val="21"/>
        </w:rPr>
        <w:t>Common Area Maintenance Expenses</w:t>
      </w:r>
      <w:r w:rsidR="00811D97" w:rsidRPr="00814CC7">
        <w:rPr>
          <w:sz w:val="21"/>
          <w:szCs w:val="21"/>
        </w:rPr>
        <w:t>”</w:t>
      </w:r>
      <w:r w:rsidRPr="00814CC7">
        <w:rPr>
          <w:sz w:val="21"/>
          <w:szCs w:val="21"/>
        </w:rPr>
        <w:t xml:space="preserve"> shall mean all costs and expenses of every kind and nature paid or incurred by Landlord, or for which Landlord is obligated, during each calendar year, for owning, operating, equipping, policing and protecting, heating, air conditioning, providing sanitation and sewer and other services, lighting, repairing, replacing and maintaining (</w:t>
      </w:r>
      <w:proofErr w:type="spellStart"/>
      <w:r w:rsidRPr="00814CC7">
        <w:rPr>
          <w:sz w:val="21"/>
          <w:szCs w:val="21"/>
        </w:rPr>
        <w:t>i</w:t>
      </w:r>
      <w:proofErr w:type="spellEnd"/>
      <w:r w:rsidRPr="00814CC7">
        <w:rPr>
          <w:sz w:val="21"/>
          <w:szCs w:val="21"/>
        </w:rPr>
        <w:t>) the Common Areas</w:t>
      </w:r>
      <w:r w:rsidR="00F02AB7" w:rsidRPr="00814CC7">
        <w:rPr>
          <w:sz w:val="21"/>
          <w:szCs w:val="21"/>
        </w:rPr>
        <w:t xml:space="preserve"> (as defined in Section 1.3(a</w:t>
      </w:r>
      <w:r w:rsidR="003F73EB" w:rsidRPr="00814CC7">
        <w:rPr>
          <w:sz w:val="21"/>
          <w:szCs w:val="21"/>
        </w:rPr>
        <w:t>)</w:t>
      </w:r>
      <w:r w:rsidR="00F02AB7" w:rsidRPr="00814CC7">
        <w:rPr>
          <w:sz w:val="21"/>
          <w:szCs w:val="21"/>
        </w:rPr>
        <w:t>)</w:t>
      </w:r>
      <w:r w:rsidRPr="00814CC7">
        <w:rPr>
          <w:sz w:val="21"/>
          <w:szCs w:val="21"/>
        </w:rPr>
        <w:t>, (ii) all buildings and roofs within the Shopping Center</w:t>
      </w:r>
      <w:r w:rsidR="00F02AB7" w:rsidRPr="00814CC7">
        <w:rPr>
          <w:sz w:val="21"/>
          <w:szCs w:val="21"/>
        </w:rPr>
        <w:t xml:space="preserve"> (as defined in Section 1.</w:t>
      </w:r>
      <w:r w:rsidR="0035599B">
        <w:rPr>
          <w:sz w:val="21"/>
          <w:szCs w:val="21"/>
        </w:rPr>
        <w:t>3(e)</w:t>
      </w:r>
      <w:r w:rsidR="00F02AB7" w:rsidRPr="00814CC7">
        <w:rPr>
          <w:sz w:val="21"/>
          <w:szCs w:val="21"/>
        </w:rPr>
        <w:t>)</w:t>
      </w:r>
      <w:r w:rsidRPr="00814CC7">
        <w:rPr>
          <w:sz w:val="21"/>
          <w:szCs w:val="21"/>
        </w:rPr>
        <w:t xml:space="preserve">, and (iii) all other areas, facilities and buildings used in connection with the maintenance and/or operation of, and whether located within or outside of, the Shopping Center, including (without limitation) all roads and driveways serving the Shopping Center which are maintained or repaired by Landlord or at Landlord’s expense.  </w:t>
      </w:r>
      <w:r w:rsidR="00BB288C">
        <w:rPr>
          <w:sz w:val="21"/>
          <w:szCs w:val="21"/>
        </w:rPr>
        <w:t>Notwithstanding the foregoing, Common Area Maintenance Expenses shall not include Taxes (as set forth in Section 8.1), Insurance (as set forth in Section 9.1), Promotion Fund (as set forth in Article XIV), and trash expenses (as set forth in Section 20.2).</w:t>
      </w:r>
    </w:p>
    <w:p w14:paraId="286BD295" w14:textId="77777777" w:rsidR="0071211F" w:rsidRPr="00814CC7" w:rsidRDefault="0071211F" w:rsidP="0071211F">
      <w:pPr>
        <w:widowControl/>
        <w:ind w:firstLine="720"/>
        <w:jc w:val="both"/>
        <w:rPr>
          <w:sz w:val="21"/>
          <w:szCs w:val="21"/>
        </w:rPr>
      </w:pPr>
    </w:p>
    <w:tbl>
      <w:tblPr>
        <w:tblW w:w="0" w:type="auto"/>
        <w:tblInd w:w="2028" w:type="dxa"/>
        <w:tblLook w:val="0000" w:firstRow="0" w:lastRow="0" w:firstColumn="0" w:lastColumn="0" w:noHBand="0" w:noVBand="0"/>
      </w:tblPr>
      <w:tblGrid>
        <w:gridCol w:w="2760"/>
        <w:gridCol w:w="3240"/>
      </w:tblGrid>
      <w:tr w:rsidR="0071211F" w:rsidRPr="00814CC7" w14:paraId="1A8B4666" w14:textId="77777777">
        <w:trPr>
          <w:tblHeader/>
        </w:trPr>
        <w:tc>
          <w:tcPr>
            <w:tcW w:w="2760" w:type="dxa"/>
          </w:tcPr>
          <w:p w14:paraId="6DA7C2D9" w14:textId="77777777" w:rsidR="0071211F" w:rsidRPr="00814CC7" w:rsidRDefault="0071211F" w:rsidP="0071211F">
            <w:pPr>
              <w:widowControl/>
              <w:jc w:val="center"/>
              <w:rPr>
                <w:b/>
                <w:bCs/>
                <w:sz w:val="21"/>
                <w:szCs w:val="21"/>
              </w:rPr>
            </w:pPr>
          </w:p>
          <w:p w14:paraId="57EB0195" w14:textId="77777777" w:rsidR="0071211F" w:rsidRPr="00814CC7" w:rsidRDefault="0071211F" w:rsidP="0071211F">
            <w:pPr>
              <w:widowControl/>
              <w:jc w:val="center"/>
              <w:rPr>
                <w:b/>
                <w:bCs/>
                <w:sz w:val="21"/>
                <w:szCs w:val="21"/>
              </w:rPr>
            </w:pPr>
            <w:r w:rsidRPr="00814CC7">
              <w:rPr>
                <w:b/>
                <w:bCs/>
                <w:sz w:val="21"/>
                <w:szCs w:val="21"/>
              </w:rPr>
              <w:t>Lease</w:t>
            </w:r>
          </w:p>
          <w:p w14:paraId="6DA8899E" w14:textId="77777777" w:rsidR="0071211F" w:rsidRPr="00814CC7" w:rsidRDefault="0071211F" w:rsidP="00B92D04">
            <w:pPr>
              <w:widowControl/>
              <w:jc w:val="center"/>
              <w:rPr>
                <w:b/>
                <w:bCs/>
                <w:sz w:val="21"/>
                <w:szCs w:val="21"/>
              </w:rPr>
            </w:pPr>
            <w:r w:rsidRPr="00814CC7">
              <w:rPr>
                <w:b/>
                <w:bCs/>
                <w:sz w:val="21"/>
                <w:szCs w:val="21"/>
              </w:rPr>
              <w:t>Years</w:t>
            </w:r>
          </w:p>
        </w:tc>
        <w:tc>
          <w:tcPr>
            <w:tcW w:w="3240" w:type="dxa"/>
          </w:tcPr>
          <w:p w14:paraId="75B46017" w14:textId="77777777" w:rsidR="0071211F" w:rsidRPr="00814CC7" w:rsidRDefault="0071211F" w:rsidP="0071211F">
            <w:pPr>
              <w:widowControl/>
              <w:jc w:val="center"/>
              <w:rPr>
                <w:b/>
                <w:bCs/>
                <w:sz w:val="21"/>
                <w:szCs w:val="21"/>
              </w:rPr>
            </w:pPr>
            <w:r w:rsidRPr="00814CC7">
              <w:rPr>
                <w:b/>
                <w:bCs/>
                <w:sz w:val="21"/>
                <w:szCs w:val="21"/>
              </w:rPr>
              <w:t xml:space="preserve">Flat Rate Charge </w:t>
            </w:r>
          </w:p>
          <w:p w14:paraId="23D74F90" w14:textId="77777777" w:rsidR="0071211F" w:rsidRPr="00814CC7" w:rsidRDefault="0071211F" w:rsidP="0071211F">
            <w:pPr>
              <w:widowControl/>
              <w:jc w:val="center"/>
              <w:rPr>
                <w:b/>
                <w:bCs/>
                <w:sz w:val="21"/>
                <w:szCs w:val="21"/>
              </w:rPr>
            </w:pPr>
            <w:r w:rsidRPr="00814CC7">
              <w:rPr>
                <w:b/>
                <w:bCs/>
                <w:sz w:val="21"/>
                <w:szCs w:val="21"/>
              </w:rPr>
              <w:t>Per Square Foot of GLA</w:t>
            </w:r>
          </w:p>
          <w:p w14:paraId="16140EDF" w14:textId="77777777" w:rsidR="0071211F" w:rsidRPr="00814CC7" w:rsidRDefault="0071211F" w:rsidP="00F451C8">
            <w:pPr>
              <w:widowControl/>
              <w:jc w:val="center"/>
              <w:rPr>
                <w:b/>
                <w:bCs/>
                <w:sz w:val="21"/>
                <w:szCs w:val="21"/>
              </w:rPr>
            </w:pPr>
            <w:r w:rsidRPr="00814CC7">
              <w:rPr>
                <w:b/>
                <w:bCs/>
                <w:sz w:val="21"/>
                <w:szCs w:val="21"/>
              </w:rPr>
              <w:t>of the Premises</w:t>
            </w:r>
          </w:p>
        </w:tc>
      </w:tr>
      <w:tr w:rsidR="0071211F" w:rsidRPr="00814CC7" w14:paraId="4F2CCA81" w14:textId="77777777">
        <w:tc>
          <w:tcPr>
            <w:tcW w:w="2760" w:type="dxa"/>
          </w:tcPr>
          <w:p w14:paraId="6C18722C" w14:textId="77777777" w:rsidR="0071211F" w:rsidRPr="00814CC7" w:rsidRDefault="0071211F" w:rsidP="0071211F">
            <w:pPr>
              <w:widowControl/>
              <w:jc w:val="center"/>
              <w:rPr>
                <w:sz w:val="21"/>
                <w:szCs w:val="21"/>
              </w:rPr>
            </w:pPr>
            <w:r w:rsidRPr="00814CC7">
              <w:rPr>
                <w:sz w:val="21"/>
                <w:szCs w:val="21"/>
              </w:rPr>
              <w:t>1</w:t>
            </w:r>
          </w:p>
        </w:tc>
        <w:tc>
          <w:tcPr>
            <w:tcW w:w="3240" w:type="dxa"/>
          </w:tcPr>
          <w:p w14:paraId="00E0E7E4" w14:textId="09777A1D" w:rsidR="0071211F" w:rsidRPr="00D17BA8" w:rsidRDefault="005F2024" w:rsidP="0071211F">
            <w:pPr>
              <w:widowControl/>
              <w:jc w:val="center"/>
              <w:rPr>
                <w:sz w:val="21"/>
                <w:szCs w:val="21"/>
              </w:rPr>
            </w:pPr>
            <w:r w:rsidRPr="00D17BA8">
              <w:rPr>
                <w:sz w:val="21"/>
                <w:szCs w:val="21"/>
              </w:rPr>
              <w:t>$</w:t>
            </w:r>
            <w:r w:rsidR="007139F1" w:rsidRPr="00D17BA8">
              <w:rPr>
                <w:sz w:val="21"/>
                <w:szCs w:val="21"/>
              </w:rPr>
              <w:t>15.00</w:t>
            </w:r>
          </w:p>
        </w:tc>
      </w:tr>
      <w:tr w:rsidR="00D17BA8" w:rsidRPr="00814CC7" w14:paraId="2918E995" w14:textId="77777777" w:rsidTr="00CD0794">
        <w:tc>
          <w:tcPr>
            <w:tcW w:w="2760" w:type="dxa"/>
          </w:tcPr>
          <w:p w14:paraId="046184F2" w14:textId="77777777" w:rsidR="00D17BA8" w:rsidRPr="00814CC7" w:rsidRDefault="00D17BA8" w:rsidP="00D17BA8">
            <w:pPr>
              <w:widowControl/>
              <w:jc w:val="center"/>
              <w:rPr>
                <w:sz w:val="21"/>
                <w:szCs w:val="21"/>
              </w:rPr>
            </w:pPr>
            <w:r w:rsidRPr="00814CC7">
              <w:rPr>
                <w:sz w:val="21"/>
                <w:szCs w:val="21"/>
              </w:rPr>
              <w:t>2</w:t>
            </w:r>
          </w:p>
        </w:tc>
        <w:tc>
          <w:tcPr>
            <w:tcW w:w="3240" w:type="dxa"/>
            <w:vAlign w:val="bottom"/>
          </w:tcPr>
          <w:p w14:paraId="2C35DAD5" w14:textId="475B6F9C"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15.75 </w:t>
            </w:r>
          </w:p>
        </w:tc>
      </w:tr>
      <w:tr w:rsidR="00D17BA8" w:rsidRPr="00814CC7" w14:paraId="2FB4CACB" w14:textId="77777777" w:rsidTr="00CD0794">
        <w:tc>
          <w:tcPr>
            <w:tcW w:w="2760" w:type="dxa"/>
          </w:tcPr>
          <w:p w14:paraId="3BC5C88E" w14:textId="77777777" w:rsidR="00D17BA8" w:rsidRPr="00814CC7" w:rsidRDefault="00D17BA8" w:rsidP="00D17BA8">
            <w:pPr>
              <w:widowControl/>
              <w:jc w:val="center"/>
              <w:rPr>
                <w:sz w:val="21"/>
                <w:szCs w:val="21"/>
              </w:rPr>
            </w:pPr>
            <w:r w:rsidRPr="00814CC7">
              <w:rPr>
                <w:sz w:val="21"/>
                <w:szCs w:val="21"/>
              </w:rPr>
              <w:t>3</w:t>
            </w:r>
          </w:p>
        </w:tc>
        <w:tc>
          <w:tcPr>
            <w:tcW w:w="3240" w:type="dxa"/>
            <w:vAlign w:val="bottom"/>
          </w:tcPr>
          <w:p w14:paraId="2DABB7BE" w14:textId="19D582B9"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16.54 </w:t>
            </w:r>
          </w:p>
        </w:tc>
      </w:tr>
      <w:tr w:rsidR="00D17BA8" w:rsidRPr="00814CC7" w14:paraId="0778109B" w14:textId="77777777" w:rsidTr="00CD0794">
        <w:trPr>
          <w:trHeight w:val="225"/>
        </w:trPr>
        <w:tc>
          <w:tcPr>
            <w:tcW w:w="2760" w:type="dxa"/>
          </w:tcPr>
          <w:p w14:paraId="45D48E42" w14:textId="77777777" w:rsidR="00D17BA8" w:rsidRPr="00814CC7" w:rsidRDefault="00D17BA8" w:rsidP="00D17BA8">
            <w:pPr>
              <w:widowControl/>
              <w:jc w:val="center"/>
              <w:rPr>
                <w:sz w:val="21"/>
                <w:szCs w:val="21"/>
              </w:rPr>
            </w:pPr>
            <w:r w:rsidRPr="00814CC7">
              <w:rPr>
                <w:sz w:val="21"/>
                <w:szCs w:val="21"/>
              </w:rPr>
              <w:t>4</w:t>
            </w:r>
          </w:p>
        </w:tc>
        <w:tc>
          <w:tcPr>
            <w:tcW w:w="3240" w:type="dxa"/>
            <w:vAlign w:val="bottom"/>
          </w:tcPr>
          <w:p w14:paraId="066262E1" w14:textId="2F04BEE3"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17.36 </w:t>
            </w:r>
          </w:p>
        </w:tc>
      </w:tr>
      <w:tr w:rsidR="00D17BA8" w:rsidRPr="00814CC7" w14:paraId="153CEC7F" w14:textId="77777777" w:rsidTr="00CD0794">
        <w:tc>
          <w:tcPr>
            <w:tcW w:w="2760" w:type="dxa"/>
          </w:tcPr>
          <w:p w14:paraId="2421CCFF" w14:textId="77777777" w:rsidR="00D17BA8" w:rsidRPr="00814CC7" w:rsidRDefault="00D17BA8" w:rsidP="00D17BA8">
            <w:pPr>
              <w:widowControl/>
              <w:jc w:val="center"/>
              <w:rPr>
                <w:sz w:val="21"/>
                <w:szCs w:val="21"/>
              </w:rPr>
            </w:pPr>
            <w:r w:rsidRPr="00814CC7">
              <w:rPr>
                <w:sz w:val="21"/>
                <w:szCs w:val="21"/>
              </w:rPr>
              <w:t>5</w:t>
            </w:r>
          </w:p>
        </w:tc>
        <w:tc>
          <w:tcPr>
            <w:tcW w:w="3240" w:type="dxa"/>
            <w:vAlign w:val="bottom"/>
          </w:tcPr>
          <w:p w14:paraId="3FC21F70" w14:textId="641BCF79"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18.23 </w:t>
            </w:r>
          </w:p>
        </w:tc>
      </w:tr>
      <w:tr w:rsidR="00D17BA8" w:rsidRPr="00814CC7" w14:paraId="08AD5219" w14:textId="77777777" w:rsidTr="00CD0794">
        <w:tc>
          <w:tcPr>
            <w:tcW w:w="2760" w:type="dxa"/>
          </w:tcPr>
          <w:p w14:paraId="5D4991B0" w14:textId="77777777" w:rsidR="00D17BA8" w:rsidRPr="00814CC7" w:rsidRDefault="00D17BA8" w:rsidP="00D17BA8">
            <w:pPr>
              <w:widowControl/>
              <w:jc w:val="center"/>
              <w:rPr>
                <w:sz w:val="21"/>
                <w:szCs w:val="21"/>
              </w:rPr>
            </w:pPr>
            <w:r>
              <w:rPr>
                <w:sz w:val="21"/>
                <w:szCs w:val="21"/>
              </w:rPr>
              <w:t>6</w:t>
            </w:r>
          </w:p>
        </w:tc>
        <w:tc>
          <w:tcPr>
            <w:tcW w:w="3240" w:type="dxa"/>
            <w:vAlign w:val="bottom"/>
          </w:tcPr>
          <w:p w14:paraId="6A66E6B3" w14:textId="19F339F7"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19.14 </w:t>
            </w:r>
          </w:p>
        </w:tc>
      </w:tr>
      <w:tr w:rsidR="00D17BA8" w:rsidRPr="00814CC7" w14:paraId="42EFF0DE" w14:textId="77777777" w:rsidTr="00CD0794">
        <w:tc>
          <w:tcPr>
            <w:tcW w:w="2760" w:type="dxa"/>
          </w:tcPr>
          <w:p w14:paraId="7C33403A" w14:textId="77777777" w:rsidR="00D17BA8" w:rsidRPr="00814CC7" w:rsidRDefault="00D17BA8" w:rsidP="00D17BA8">
            <w:pPr>
              <w:widowControl/>
              <w:jc w:val="center"/>
              <w:rPr>
                <w:sz w:val="21"/>
                <w:szCs w:val="21"/>
              </w:rPr>
            </w:pPr>
            <w:r>
              <w:rPr>
                <w:sz w:val="21"/>
                <w:szCs w:val="21"/>
              </w:rPr>
              <w:t>7</w:t>
            </w:r>
          </w:p>
        </w:tc>
        <w:tc>
          <w:tcPr>
            <w:tcW w:w="3240" w:type="dxa"/>
            <w:vAlign w:val="bottom"/>
          </w:tcPr>
          <w:p w14:paraId="5533E548" w14:textId="23036684"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20.10 </w:t>
            </w:r>
          </w:p>
        </w:tc>
      </w:tr>
      <w:tr w:rsidR="00D17BA8" w:rsidRPr="00814CC7" w14:paraId="50552802" w14:textId="77777777" w:rsidTr="00CD0794">
        <w:tc>
          <w:tcPr>
            <w:tcW w:w="2760" w:type="dxa"/>
          </w:tcPr>
          <w:p w14:paraId="09F85C34" w14:textId="77777777" w:rsidR="00D17BA8" w:rsidRPr="00814CC7" w:rsidRDefault="00D17BA8" w:rsidP="00D17BA8">
            <w:pPr>
              <w:widowControl/>
              <w:jc w:val="center"/>
              <w:rPr>
                <w:sz w:val="21"/>
                <w:szCs w:val="21"/>
              </w:rPr>
            </w:pPr>
            <w:r>
              <w:rPr>
                <w:sz w:val="21"/>
                <w:szCs w:val="21"/>
              </w:rPr>
              <w:t>8</w:t>
            </w:r>
          </w:p>
        </w:tc>
        <w:tc>
          <w:tcPr>
            <w:tcW w:w="3240" w:type="dxa"/>
            <w:vAlign w:val="bottom"/>
          </w:tcPr>
          <w:p w14:paraId="17F5EB6B" w14:textId="548088C1"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21.11 </w:t>
            </w:r>
          </w:p>
        </w:tc>
      </w:tr>
      <w:tr w:rsidR="00D17BA8" w:rsidRPr="00814CC7" w14:paraId="48F03EC1" w14:textId="77777777" w:rsidTr="00CD0794">
        <w:tc>
          <w:tcPr>
            <w:tcW w:w="2760" w:type="dxa"/>
          </w:tcPr>
          <w:p w14:paraId="6DECC125" w14:textId="77777777" w:rsidR="00D17BA8" w:rsidRPr="00814CC7" w:rsidRDefault="00D17BA8" w:rsidP="00D17BA8">
            <w:pPr>
              <w:widowControl/>
              <w:jc w:val="center"/>
              <w:rPr>
                <w:sz w:val="21"/>
                <w:szCs w:val="21"/>
              </w:rPr>
            </w:pPr>
            <w:r>
              <w:rPr>
                <w:sz w:val="21"/>
                <w:szCs w:val="21"/>
              </w:rPr>
              <w:lastRenderedPageBreak/>
              <w:t>9</w:t>
            </w:r>
          </w:p>
        </w:tc>
        <w:tc>
          <w:tcPr>
            <w:tcW w:w="3240" w:type="dxa"/>
            <w:vAlign w:val="bottom"/>
          </w:tcPr>
          <w:p w14:paraId="2EBAA247" w14:textId="620B33CC"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22.16 </w:t>
            </w:r>
          </w:p>
        </w:tc>
      </w:tr>
      <w:tr w:rsidR="00D17BA8" w:rsidRPr="00814CC7" w14:paraId="12E37E73" w14:textId="77777777" w:rsidTr="00CD0794">
        <w:tc>
          <w:tcPr>
            <w:tcW w:w="2760" w:type="dxa"/>
          </w:tcPr>
          <w:p w14:paraId="43A45E76" w14:textId="77777777" w:rsidR="00D17BA8" w:rsidRPr="00814CC7" w:rsidRDefault="00D17BA8" w:rsidP="00D17BA8">
            <w:pPr>
              <w:widowControl/>
              <w:jc w:val="center"/>
              <w:rPr>
                <w:sz w:val="21"/>
                <w:szCs w:val="21"/>
              </w:rPr>
            </w:pPr>
            <w:r>
              <w:rPr>
                <w:sz w:val="21"/>
                <w:szCs w:val="21"/>
              </w:rPr>
              <w:t>10</w:t>
            </w:r>
          </w:p>
        </w:tc>
        <w:tc>
          <w:tcPr>
            <w:tcW w:w="3240" w:type="dxa"/>
            <w:vAlign w:val="bottom"/>
          </w:tcPr>
          <w:p w14:paraId="13C8A15F" w14:textId="380908ED"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23.27 </w:t>
            </w:r>
          </w:p>
        </w:tc>
      </w:tr>
      <w:tr w:rsidR="0071211F" w:rsidRPr="00814CC7" w14:paraId="12C003CA" w14:textId="77777777">
        <w:tc>
          <w:tcPr>
            <w:tcW w:w="2760" w:type="dxa"/>
          </w:tcPr>
          <w:p w14:paraId="3C76B973" w14:textId="77777777" w:rsidR="0071211F" w:rsidRPr="00814CC7" w:rsidRDefault="0071211F" w:rsidP="0071211F">
            <w:pPr>
              <w:widowControl/>
              <w:jc w:val="center"/>
              <w:rPr>
                <w:sz w:val="21"/>
                <w:szCs w:val="21"/>
              </w:rPr>
            </w:pPr>
            <w:r w:rsidRPr="00814CC7">
              <w:rPr>
                <w:sz w:val="21"/>
                <w:szCs w:val="21"/>
              </w:rPr>
              <w:t>1</w:t>
            </w:r>
            <w:r w:rsidRPr="00814CC7">
              <w:rPr>
                <w:sz w:val="21"/>
                <w:szCs w:val="21"/>
                <w:vertAlign w:val="superscript"/>
              </w:rPr>
              <w:t>st</w:t>
            </w:r>
            <w:r w:rsidRPr="00814CC7">
              <w:rPr>
                <w:sz w:val="21"/>
                <w:szCs w:val="21"/>
              </w:rPr>
              <w:t xml:space="preserve"> Option Period</w:t>
            </w:r>
          </w:p>
        </w:tc>
        <w:tc>
          <w:tcPr>
            <w:tcW w:w="3240" w:type="dxa"/>
          </w:tcPr>
          <w:p w14:paraId="31B5490B" w14:textId="77777777" w:rsidR="0071211F" w:rsidRPr="00D17BA8" w:rsidRDefault="0071211F" w:rsidP="0071211F">
            <w:pPr>
              <w:widowControl/>
              <w:jc w:val="center"/>
              <w:rPr>
                <w:sz w:val="21"/>
                <w:szCs w:val="21"/>
              </w:rPr>
            </w:pPr>
          </w:p>
        </w:tc>
      </w:tr>
      <w:tr w:rsidR="00D17BA8" w:rsidRPr="00814CC7" w14:paraId="0DEA2105" w14:textId="77777777" w:rsidTr="00CD0794">
        <w:tc>
          <w:tcPr>
            <w:tcW w:w="2760" w:type="dxa"/>
          </w:tcPr>
          <w:p w14:paraId="6B5E1939" w14:textId="77777777" w:rsidR="00D17BA8" w:rsidRPr="00814CC7" w:rsidRDefault="00D17BA8" w:rsidP="00D17BA8">
            <w:pPr>
              <w:widowControl/>
              <w:jc w:val="center"/>
              <w:rPr>
                <w:sz w:val="21"/>
                <w:szCs w:val="21"/>
              </w:rPr>
            </w:pPr>
            <w:r>
              <w:rPr>
                <w:sz w:val="21"/>
                <w:szCs w:val="21"/>
              </w:rPr>
              <w:t>11</w:t>
            </w:r>
          </w:p>
        </w:tc>
        <w:tc>
          <w:tcPr>
            <w:tcW w:w="3240" w:type="dxa"/>
            <w:vAlign w:val="bottom"/>
          </w:tcPr>
          <w:p w14:paraId="13FA8C6E" w14:textId="48670A21"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24.43 </w:t>
            </w:r>
          </w:p>
        </w:tc>
      </w:tr>
      <w:tr w:rsidR="00D17BA8" w:rsidRPr="00814CC7" w14:paraId="57D92F2F" w14:textId="77777777" w:rsidTr="00CD0794">
        <w:tc>
          <w:tcPr>
            <w:tcW w:w="2760" w:type="dxa"/>
          </w:tcPr>
          <w:p w14:paraId="6A01741C" w14:textId="77777777" w:rsidR="00D17BA8" w:rsidRPr="00814CC7" w:rsidRDefault="00D17BA8" w:rsidP="00D17BA8">
            <w:pPr>
              <w:widowControl/>
              <w:jc w:val="center"/>
              <w:rPr>
                <w:sz w:val="21"/>
                <w:szCs w:val="21"/>
              </w:rPr>
            </w:pPr>
            <w:r>
              <w:rPr>
                <w:sz w:val="21"/>
                <w:szCs w:val="21"/>
              </w:rPr>
              <w:t>12</w:t>
            </w:r>
          </w:p>
        </w:tc>
        <w:tc>
          <w:tcPr>
            <w:tcW w:w="3240" w:type="dxa"/>
            <w:vAlign w:val="bottom"/>
          </w:tcPr>
          <w:p w14:paraId="54D05852" w14:textId="00975365"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25.66 </w:t>
            </w:r>
          </w:p>
        </w:tc>
      </w:tr>
      <w:tr w:rsidR="00D17BA8" w:rsidRPr="00814CC7" w14:paraId="598152AA" w14:textId="77777777" w:rsidTr="00CD0794">
        <w:tc>
          <w:tcPr>
            <w:tcW w:w="2760" w:type="dxa"/>
          </w:tcPr>
          <w:p w14:paraId="41F3FF68" w14:textId="77777777" w:rsidR="00D17BA8" w:rsidRPr="00814CC7" w:rsidRDefault="00D17BA8" w:rsidP="00D17BA8">
            <w:pPr>
              <w:widowControl/>
              <w:jc w:val="center"/>
              <w:rPr>
                <w:sz w:val="21"/>
                <w:szCs w:val="21"/>
              </w:rPr>
            </w:pPr>
            <w:r>
              <w:rPr>
                <w:sz w:val="21"/>
                <w:szCs w:val="21"/>
              </w:rPr>
              <w:t>13</w:t>
            </w:r>
          </w:p>
        </w:tc>
        <w:tc>
          <w:tcPr>
            <w:tcW w:w="3240" w:type="dxa"/>
            <w:vAlign w:val="bottom"/>
          </w:tcPr>
          <w:p w14:paraId="489A10BF" w14:textId="78FDC6E6"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26.94 </w:t>
            </w:r>
          </w:p>
        </w:tc>
      </w:tr>
      <w:tr w:rsidR="00D17BA8" w:rsidRPr="00814CC7" w14:paraId="49467348" w14:textId="77777777" w:rsidTr="00CD0794">
        <w:tc>
          <w:tcPr>
            <w:tcW w:w="2760" w:type="dxa"/>
          </w:tcPr>
          <w:p w14:paraId="514D3772" w14:textId="77777777" w:rsidR="00D17BA8" w:rsidRPr="00814CC7" w:rsidRDefault="00D17BA8" w:rsidP="00D17BA8">
            <w:pPr>
              <w:widowControl/>
              <w:jc w:val="center"/>
              <w:rPr>
                <w:sz w:val="21"/>
                <w:szCs w:val="21"/>
              </w:rPr>
            </w:pPr>
            <w:r>
              <w:rPr>
                <w:sz w:val="21"/>
                <w:szCs w:val="21"/>
              </w:rPr>
              <w:t>14</w:t>
            </w:r>
          </w:p>
        </w:tc>
        <w:tc>
          <w:tcPr>
            <w:tcW w:w="3240" w:type="dxa"/>
            <w:vAlign w:val="bottom"/>
          </w:tcPr>
          <w:p w14:paraId="1A54FBA4" w14:textId="1CCB266E"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28.28 </w:t>
            </w:r>
          </w:p>
        </w:tc>
      </w:tr>
      <w:tr w:rsidR="00D17BA8" w:rsidRPr="00814CC7" w14:paraId="4C4AE25F" w14:textId="77777777" w:rsidTr="00CD0794">
        <w:tc>
          <w:tcPr>
            <w:tcW w:w="2760" w:type="dxa"/>
          </w:tcPr>
          <w:p w14:paraId="2EC16D8B" w14:textId="77777777" w:rsidR="00D17BA8" w:rsidRPr="00814CC7" w:rsidRDefault="00D17BA8" w:rsidP="00D17BA8">
            <w:pPr>
              <w:widowControl/>
              <w:jc w:val="center"/>
              <w:rPr>
                <w:sz w:val="21"/>
                <w:szCs w:val="21"/>
              </w:rPr>
            </w:pPr>
            <w:r>
              <w:rPr>
                <w:sz w:val="21"/>
                <w:szCs w:val="21"/>
              </w:rPr>
              <w:t>15</w:t>
            </w:r>
          </w:p>
        </w:tc>
        <w:tc>
          <w:tcPr>
            <w:tcW w:w="3240" w:type="dxa"/>
            <w:vAlign w:val="bottom"/>
          </w:tcPr>
          <w:p w14:paraId="4D9445E9" w14:textId="3A3DA37D"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29.70 </w:t>
            </w:r>
          </w:p>
        </w:tc>
      </w:tr>
      <w:tr w:rsidR="0071211F" w:rsidRPr="00814CC7" w14:paraId="46E629F9" w14:textId="77777777">
        <w:tc>
          <w:tcPr>
            <w:tcW w:w="2760" w:type="dxa"/>
          </w:tcPr>
          <w:p w14:paraId="6FDB3179" w14:textId="77777777" w:rsidR="0071211F" w:rsidRPr="00814CC7" w:rsidRDefault="0071211F" w:rsidP="0071211F">
            <w:pPr>
              <w:widowControl/>
              <w:jc w:val="center"/>
              <w:rPr>
                <w:sz w:val="21"/>
                <w:szCs w:val="21"/>
              </w:rPr>
            </w:pPr>
            <w:r w:rsidRPr="00814CC7">
              <w:rPr>
                <w:sz w:val="21"/>
                <w:szCs w:val="21"/>
              </w:rPr>
              <w:t>2</w:t>
            </w:r>
            <w:r w:rsidRPr="00814CC7">
              <w:rPr>
                <w:sz w:val="21"/>
                <w:szCs w:val="21"/>
                <w:vertAlign w:val="superscript"/>
              </w:rPr>
              <w:t>nd</w:t>
            </w:r>
            <w:r w:rsidRPr="00814CC7">
              <w:rPr>
                <w:sz w:val="21"/>
                <w:szCs w:val="21"/>
              </w:rPr>
              <w:t xml:space="preserve"> Option Period</w:t>
            </w:r>
          </w:p>
        </w:tc>
        <w:tc>
          <w:tcPr>
            <w:tcW w:w="3240" w:type="dxa"/>
          </w:tcPr>
          <w:p w14:paraId="4705DC6D" w14:textId="77777777" w:rsidR="0071211F" w:rsidRPr="00D17BA8" w:rsidRDefault="0071211F" w:rsidP="0071211F">
            <w:pPr>
              <w:widowControl/>
              <w:jc w:val="center"/>
              <w:rPr>
                <w:sz w:val="21"/>
                <w:szCs w:val="21"/>
              </w:rPr>
            </w:pPr>
          </w:p>
        </w:tc>
      </w:tr>
      <w:tr w:rsidR="00D17BA8" w:rsidRPr="00814CC7" w14:paraId="5B400C1F" w14:textId="77777777" w:rsidTr="00CD0794">
        <w:tc>
          <w:tcPr>
            <w:tcW w:w="2760" w:type="dxa"/>
          </w:tcPr>
          <w:p w14:paraId="06E51046" w14:textId="77777777" w:rsidR="00D17BA8" w:rsidRPr="00814CC7" w:rsidRDefault="00D17BA8" w:rsidP="00D17BA8">
            <w:pPr>
              <w:widowControl/>
              <w:jc w:val="center"/>
              <w:rPr>
                <w:sz w:val="21"/>
                <w:szCs w:val="21"/>
              </w:rPr>
            </w:pPr>
            <w:r>
              <w:rPr>
                <w:sz w:val="21"/>
                <w:szCs w:val="21"/>
              </w:rPr>
              <w:t>16</w:t>
            </w:r>
          </w:p>
        </w:tc>
        <w:tc>
          <w:tcPr>
            <w:tcW w:w="3240" w:type="dxa"/>
            <w:vAlign w:val="bottom"/>
          </w:tcPr>
          <w:p w14:paraId="1CAE069A" w14:textId="6B26567F"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31.18 </w:t>
            </w:r>
          </w:p>
        </w:tc>
      </w:tr>
      <w:tr w:rsidR="00D17BA8" w:rsidRPr="00814CC7" w14:paraId="55805426" w14:textId="77777777" w:rsidTr="00CD0794">
        <w:tc>
          <w:tcPr>
            <w:tcW w:w="2760" w:type="dxa"/>
          </w:tcPr>
          <w:p w14:paraId="431DFAB8" w14:textId="77777777" w:rsidR="00D17BA8" w:rsidRPr="00814CC7" w:rsidRDefault="00D17BA8" w:rsidP="00D17BA8">
            <w:pPr>
              <w:widowControl/>
              <w:jc w:val="center"/>
              <w:rPr>
                <w:sz w:val="21"/>
                <w:szCs w:val="21"/>
              </w:rPr>
            </w:pPr>
            <w:r>
              <w:rPr>
                <w:sz w:val="21"/>
                <w:szCs w:val="21"/>
              </w:rPr>
              <w:t>17</w:t>
            </w:r>
          </w:p>
        </w:tc>
        <w:tc>
          <w:tcPr>
            <w:tcW w:w="3240" w:type="dxa"/>
            <w:vAlign w:val="bottom"/>
          </w:tcPr>
          <w:p w14:paraId="70284F8A" w14:textId="6CABEB79"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32.74 </w:t>
            </w:r>
          </w:p>
        </w:tc>
      </w:tr>
      <w:tr w:rsidR="00D17BA8" w:rsidRPr="00814CC7" w14:paraId="396B987C" w14:textId="77777777" w:rsidTr="00CD0794">
        <w:tc>
          <w:tcPr>
            <w:tcW w:w="2760" w:type="dxa"/>
          </w:tcPr>
          <w:p w14:paraId="372908C0" w14:textId="77777777" w:rsidR="00D17BA8" w:rsidRPr="00814CC7" w:rsidRDefault="00D17BA8" w:rsidP="00D17BA8">
            <w:pPr>
              <w:widowControl/>
              <w:jc w:val="center"/>
              <w:rPr>
                <w:sz w:val="21"/>
                <w:szCs w:val="21"/>
              </w:rPr>
            </w:pPr>
            <w:r>
              <w:rPr>
                <w:sz w:val="21"/>
                <w:szCs w:val="21"/>
              </w:rPr>
              <w:t>18</w:t>
            </w:r>
          </w:p>
        </w:tc>
        <w:tc>
          <w:tcPr>
            <w:tcW w:w="3240" w:type="dxa"/>
            <w:vAlign w:val="bottom"/>
          </w:tcPr>
          <w:p w14:paraId="3C418A83" w14:textId="3EF98D14"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34.38 </w:t>
            </w:r>
          </w:p>
        </w:tc>
      </w:tr>
      <w:tr w:rsidR="00D17BA8" w:rsidRPr="00814CC7" w14:paraId="18429172" w14:textId="77777777" w:rsidTr="00CD0794">
        <w:tc>
          <w:tcPr>
            <w:tcW w:w="2760" w:type="dxa"/>
          </w:tcPr>
          <w:p w14:paraId="6FC59F2A" w14:textId="77777777" w:rsidR="00D17BA8" w:rsidRPr="00814CC7" w:rsidRDefault="00D17BA8" w:rsidP="00D17BA8">
            <w:pPr>
              <w:widowControl/>
              <w:jc w:val="center"/>
              <w:rPr>
                <w:sz w:val="21"/>
                <w:szCs w:val="21"/>
              </w:rPr>
            </w:pPr>
            <w:r>
              <w:rPr>
                <w:sz w:val="21"/>
                <w:szCs w:val="21"/>
              </w:rPr>
              <w:t>19</w:t>
            </w:r>
          </w:p>
        </w:tc>
        <w:tc>
          <w:tcPr>
            <w:tcW w:w="3240" w:type="dxa"/>
            <w:vAlign w:val="bottom"/>
          </w:tcPr>
          <w:p w14:paraId="0B781176" w14:textId="07EB30D1"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36.10 </w:t>
            </w:r>
          </w:p>
        </w:tc>
      </w:tr>
      <w:tr w:rsidR="00D17BA8" w:rsidRPr="00814CC7" w14:paraId="71578DFE" w14:textId="77777777" w:rsidTr="00CD0794">
        <w:tc>
          <w:tcPr>
            <w:tcW w:w="2760" w:type="dxa"/>
          </w:tcPr>
          <w:p w14:paraId="4CD27105" w14:textId="77777777" w:rsidR="00D17BA8" w:rsidRPr="00814CC7" w:rsidRDefault="00D17BA8" w:rsidP="00D17BA8">
            <w:pPr>
              <w:widowControl/>
              <w:jc w:val="center"/>
              <w:rPr>
                <w:sz w:val="21"/>
                <w:szCs w:val="21"/>
              </w:rPr>
            </w:pPr>
            <w:r>
              <w:rPr>
                <w:sz w:val="21"/>
                <w:szCs w:val="21"/>
              </w:rPr>
              <w:t>20</w:t>
            </w:r>
          </w:p>
        </w:tc>
        <w:tc>
          <w:tcPr>
            <w:tcW w:w="3240" w:type="dxa"/>
            <w:vAlign w:val="bottom"/>
          </w:tcPr>
          <w:p w14:paraId="4046A5E8" w14:textId="37197573" w:rsidR="00D17BA8" w:rsidRPr="00D17BA8" w:rsidRDefault="00D17BA8" w:rsidP="00D17BA8">
            <w:pPr>
              <w:widowControl/>
              <w:jc w:val="center"/>
              <w:rPr>
                <w:sz w:val="21"/>
                <w:szCs w:val="21"/>
              </w:rPr>
            </w:pPr>
            <w:r w:rsidRPr="00D17BA8">
              <w:rPr>
                <w:sz w:val="21"/>
                <w:szCs w:val="21"/>
              </w:rPr>
              <w:t>$</w:t>
            </w:r>
            <w:r w:rsidRPr="00D17BA8">
              <w:rPr>
                <w:color w:val="000000"/>
                <w:sz w:val="21"/>
                <w:szCs w:val="21"/>
              </w:rPr>
              <w:t xml:space="preserve">37.90 </w:t>
            </w:r>
          </w:p>
        </w:tc>
      </w:tr>
    </w:tbl>
    <w:p w14:paraId="46EF4BE0" w14:textId="77777777" w:rsidR="0071211F" w:rsidRPr="00814CC7" w:rsidRDefault="0071211F" w:rsidP="0071211F">
      <w:pPr>
        <w:widowControl/>
        <w:jc w:val="both"/>
        <w:rPr>
          <w:b/>
          <w:bCs/>
          <w:sz w:val="21"/>
          <w:szCs w:val="21"/>
        </w:rPr>
      </w:pPr>
    </w:p>
    <w:p w14:paraId="03E69D50" w14:textId="1BC2E0AF" w:rsidR="00A475B4" w:rsidRPr="00814CC7" w:rsidRDefault="00A475B4" w:rsidP="00926B3D">
      <w:pPr>
        <w:widowControl/>
        <w:ind w:left="720" w:hanging="720"/>
        <w:jc w:val="both"/>
        <w:rPr>
          <w:sz w:val="21"/>
          <w:szCs w:val="21"/>
        </w:rPr>
      </w:pPr>
      <w:r w:rsidRPr="00814CC7">
        <w:rPr>
          <w:sz w:val="21"/>
          <w:szCs w:val="21"/>
        </w:rPr>
        <w:t>(8)</w:t>
      </w:r>
      <w:r w:rsidRPr="00814CC7">
        <w:rPr>
          <w:b/>
          <w:sz w:val="21"/>
          <w:szCs w:val="21"/>
        </w:rPr>
        <w:tab/>
      </w:r>
      <w:r w:rsidRPr="00814CC7">
        <w:rPr>
          <w:b/>
          <w:sz w:val="21"/>
          <w:szCs w:val="21"/>
          <w:u w:val="single"/>
        </w:rPr>
        <w:t>Taxes</w:t>
      </w:r>
      <w:r w:rsidRPr="00814CC7">
        <w:rPr>
          <w:sz w:val="21"/>
          <w:szCs w:val="21"/>
        </w:rPr>
        <w:t xml:space="preserve">:  Section 8.1  </w:t>
      </w:r>
    </w:p>
    <w:p w14:paraId="412DC753" w14:textId="77777777" w:rsidR="00A475B4" w:rsidRPr="00814CC7" w:rsidRDefault="00A475B4">
      <w:pPr>
        <w:keepNext/>
        <w:widowControl/>
        <w:jc w:val="both"/>
        <w:rPr>
          <w:sz w:val="21"/>
          <w:szCs w:val="21"/>
        </w:rPr>
      </w:pPr>
    </w:p>
    <w:p w14:paraId="14449D03" w14:textId="7D424270" w:rsidR="00A475B4" w:rsidRPr="00814CC7" w:rsidRDefault="00A475B4">
      <w:pPr>
        <w:widowControl/>
        <w:ind w:left="720" w:hanging="720"/>
        <w:jc w:val="both"/>
        <w:rPr>
          <w:sz w:val="21"/>
          <w:szCs w:val="21"/>
        </w:rPr>
      </w:pPr>
      <w:r w:rsidRPr="00814CC7">
        <w:rPr>
          <w:sz w:val="21"/>
          <w:szCs w:val="21"/>
        </w:rPr>
        <w:tab/>
        <w:t xml:space="preserve">During the first Lease Year,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is estimated at </w:t>
      </w:r>
      <w:r w:rsidR="007C56A3" w:rsidRPr="00814CC7">
        <w:rPr>
          <w:b/>
          <w:bCs/>
          <w:sz w:val="21"/>
          <w:szCs w:val="21"/>
        </w:rPr>
        <w:t>$</w:t>
      </w:r>
      <w:r w:rsidR="007C56A3">
        <w:rPr>
          <w:b/>
          <w:bCs/>
          <w:sz w:val="21"/>
          <w:szCs w:val="21"/>
        </w:rPr>
        <w:t xml:space="preserve">4.25 </w:t>
      </w:r>
      <w:r w:rsidR="000E4A6B">
        <w:rPr>
          <w:b/>
          <w:bCs/>
          <w:sz w:val="21"/>
          <w:szCs w:val="21"/>
        </w:rPr>
        <w:t xml:space="preserve"> </w:t>
      </w:r>
      <w:r w:rsidRPr="00814CC7">
        <w:rPr>
          <w:sz w:val="21"/>
          <w:szCs w:val="21"/>
        </w:rPr>
        <w:t>per square foot of GLA of the Premises</w:t>
      </w:r>
      <w:bookmarkStart w:id="6" w:name="_Hlk123643066"/>
      <w:r w:rsidR="007C56A3">
        <w:rPr>
          <w:sz w:val="21"/>
          <w:szCs w:val="21"/>
        </w:rPr>
        <w:t>.</w:t>
      </w:r>
    </w:p>
    <w:p w14:paraId="2748381C" w14:textId="77777777" w:rsidR="00A475B4" w:rsidRPr="00814CC7" w:rsidRDefault="00A475B4">
      <w:pPr>
        <w:widowControl/>
        <w:jc w:val="both"/>
        <w:rPr>
          <w:sz w:val="21"/>
          <w:szCs w:val="21"/>
        </w:rPr>
      </w:pPr>
    </w:p>
    <w:bookmarkEnd w:id="6"/>
    <w:p w14:paraId="189D509B" w14:textId="77777777" w:rsidR="00A475B4" w:rsidRPr="00814CC7" w:rsidRDefault="00A475B4">
      <w:pPr>
        <w:keepNext/>
        <w:widowControl/>
        <w:jc w:val="both"/>
        <w:rPr>
          <w:sz w:val="21"/>
          <w:szCs w:val="21"/>
        </w:rPr>
      </w:pPr>
      <w:r w:rsidRPr="00814CC7">
        <w:rPr>
          <w:sz w:val="21"/>
          <w:szCs w:val="21"/>
        </w:rPr>
        <w:t>(9)</w:t>
      </w:r>
      <w:r w:rsidRPr="00814CC7">
        <w:rPr>
          <w:sz w:val="21"/>
          <w:szCs w:val="21"/>
        </w:rPr>
        <w:tab/>
      </w:r>
      <w:r w:rsidRPr="00814CC7">
        <w:rPr>
          <w:b/>
          <w:sz w:val="21"/>
          <w:szCs w:val="21"/>
          <w:u w:val="single"/>
        </w:rPr>
        <w:t>Insurance Expense</w:t>
      </w:r>
      <w:r w:rsidRPr="00814CC7">
        <w:rPr>
          <w:sz w:val="21"/>
          <w:szCs w:val="21"/>
        </w:rPr>
        <w:t xml:space="preserve">:  Section 9.1  </w:t>
      </w:r>
    </w:p>
    <w:p w14:paraId="662A1A41" w14:textId="77777777" w:rsidR="00A475B4" w:rsidRPr="00814CC7" w:rsidRDefault="00A475B4">
      <w:pPr>
        <w:keepNext/>
        <w:widowControl/>
        <w:jc w:val="both"/>
        <w:rPr>
          <w:sz w:val="21"/>
          <w:szCs w:val="21"/>
        </w:rPr>
      </w:pPr>
    </w:p>
    <w:p w14:paraId="783E288B" w14:textId="5F1BE9A1" w:rsidR="00A475B4" w:rsidRPr="00814CC7" w:rsidRDefault="00A475B4">
      <w:pPr>
        <w:widowControl/>
        <w:ind w:left="720"/>
        <w:jc w:val="both"/>
        <w:rPr>
          <w:sz w:val="21"/>
          <w:szCs w:val="21"/>
        </w:rPr>
      </w:pPr>
      <w:r w:rsidRPr="00814CC7">
        <w:rPr>
          <w:sz w:val="21"/>
          <w:szCs w:val="21"/>
        </w:rPr>
        <w:t xml:space="preserve">During the first Lease Year,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insurance costs incurred by Landlord is estimated at </w:t>
      </w:r>
      <w:r w:rsidR="007C56A3" w:rsidRPr="00814CC7">
        <w:rPr>
          <w:b/>
          <w:bCs/>
          <w:sz w:val="21"/>
          <w:szCs w:val="21"/>
        </w:rPr>
        <w:t>$</w:t>
      </w:r>
      <w:r w:rsidR="007C56A3" w:rsidRPr="00111649">
        <w:rPr>
          <w:b/>
          <w:bCs/>
          <w:sz w:val="21"/>
          <w:szCs w:val="21"/>
        </w:rPr>
        <w:t>0.75</w:t>
      </w:r>
      <w:r w:rsidR="007C56A3" w:rsidRPr="00814CC7">
        <w:rPr>
          <w:sz w:val="21"/>
          <w:szCs w:val="21"/>
        </w:rPr>
        <w:t xml:space="preserve"> </w:t>
      </w:r>
      <w:r w:rsidRPr="00814CC7">
        <w:rPr>
          <w:sz w:val="21"/>
          <w:szCs w:val="21"/>
        </w:rPr>
        <w:t>per square foot of GLA of the Premises</w:t>
      </w:r>
      <w:bookmarkStart w:id="7" w:name="_Hlk123643079"/>
      <w:r w:rsidR="007C56A3">
        <w:rPr>
          <w:sz w:val="21"/>
          <w:szCs w:val="21"/>
        </w:rPr>
        <w:t>.</w:t>
      </w:r>
      <w:bookmarkEnd w:id="7"/>
    </w:p>
    <w:p w14:paraId="03A66325" w14:textId="77777777" w:rsidR="00A475B4" w:rsidRPr="00814CC7" w:rsidRDefault="00A475B4">
      <w:pPr>
        <w:widowControl/>
        <w:jc w:val="both"/>
        <w:rPr>
          <w:b/>
          <w:sz w:val="21"/>
          <w:szCs w:val="21"/>
        </w:rPr>
      </w:pPr>
    </w:p>
    <w:p w14:paraId="213645A7" w14:textId="034B5C85" w:rsidR="00A475B4" w:rsidRPr="006F5C3F" w:rsidRDefault="00A475B4">
      <w:pPr>
        <w:keepNext/>
        <w:widowControl/>
        <w:jc w:val="both"/>
        <w:rPr>
          <w:sz w:val="21"/>
          <w:szCs w:val="21"/>
        </w:rPr>
      </w:pPr>
      <w:r w:rsidRPr="00814CC7">
        <w:rPr>
          <w:sz w:val="21"/>
          <w:szCs w:val="21"/>
        </w:rPr>
        <w:t>(10)</w:t>
      </w:r>
      <w:r w:rsidRPr="00814CC7">
        <w:rPr>
          <w:sz w:val="21"/>
          <w:szCs w:val="21"/>
        </w:rPr>
        <w:tab/>
      </w:r>
      <w:r w:rsidRPr="00814CC7">
        <w:rPr>
          <w:b/>
          <w:sz w:val="21"/>
          <w:szCs w:val="21"/>
          <w:u w:val="single"/>
        </w:rPr>
        <w:t>Promotion Fund</w:t>
      </w:r>
      <w:r w:rsidRPr="00814CC7">
        <w:rPr>
          <w:sz w:val="21"/>
          <w:szCs w:val="21"/>
        </w:rPr>
        <w:t>:  Section 14.2</w:t>
      </w:r>
    </w:p>
    <w:p w14:paraId="3A1AEEE3" w14:textId="77777777" w:rsidR="00A475B4" w:rsidRPr="00814CC7" w:rsidRDefault="00A475B4">
      <w:pPr>
        <w:keepNext/>
        <w:widowControl/>
        <w:jc w:val="both"/>
        <w:rPr>
          <w:sz w:val="21"/>
          <w:szCs w:val="21"/>
        </w:rPr>
      </w:pPr>
    </w:p>
    <w:p w14:paraId="364B3E6D" w14:textId="609E14AF" w:rsidR="00A475B4" w:rsidRPr="00814CC7" w:rsidRDefault="007C56A3" w:rsidP="00380A52">
      <w:pPr>
        <w:widowControl/>
        <w:ind w:left="720"/>
        <w:jc w:val="both"/>
        <w:rPr>
          <w:sz w:val="21"/>
          <w:szCs w:val="21"/>
        </w:rPr>
      </w:pPr>
      <w:r>
        <w:rPr>
          <w:sz w:val="21"/>
          <w:szCs w:val="21"/>
        </w:rPr>
        <w:t xml:space="preserve">$1.00 </w:t>
      </w:r>
      <w:r w:rsidRPr="00814CC7">
        <w:rPr>
          <w:sz w:val="21"/>
          <w:szCs w:val="21"/>
        </w:rPr>
        <w:t>per square foot of GLA of the Premises payable annually</w:t>
      </w:r>
    </w:p>
    <w:p w14:paraId="7FA6ABC4" w14:textId="77777777" w:rsidR="00A475B4" w:rsidRPr="00814CC7" w:rsidRDefault="00A475B4">
      <w:pPr>
        <w:widowControl/>
        <w:ind w:left="3600" w:hanging="2880"/>
        <w:jc w:val="both"/>
        <w:rPr>
          <w:sz w:val="21"/>
          <w:szCs w:val="21"/>
        </w:rPr>
      </w:pPr>
    </w:p>
    <w:p w14:paraId="38188C0B" w14:textId="77777777" w:rsidR="00A475B4" w:rsidRPr="00814CC7" w:rsidRDefault="00A475B4">
      <w:pPr>
        <w:keepNext/>
        <w:widowControl/>
        <w:jc w:val="both"/>
        <w:rPr>
          <w:sz w:val="21"/>
          <w:szCs w:val="21"/>
        </w:rPr>
      </w:pPr>
      <w:r w:rsidRPr="00814CC7">
        <w:rPr>
          <w:sz w:val="21"/>
          <w:szCs w:val="21"/>
        </w:rPr>
        <w:t>(11)</w:t>
      </w:r>
      <w:r w:rsidRPr="00814CC7">
        <w:rPr>
          <w:sz w:val="21"/>
          <w:szCs w:val="21"/>
        </w:rPr>
        <w:tab/>
      </w:r>
      <w:r w:rsidRPr="00814CC7">
        <w:rPr>
          <w:b/>
          <w:sz w:val="21"/>
          <w:szCs w:val="21"/>
          <w:u w:val="single"/>
        </w:rPr>
        <w:t>Grand Opening Charge</w:t>
      </w:r>
      <w:r w:rsidRPr="00814CC7">
        <w:rPr>
          <w:sz w:val="21"/>
          <w:szCs w:val="21"/>
        </w:rPr>
        <w:t>:</w:t>
      </w:r>
    </w:p>
    <w:p w14:paraId="20C155FE" w14:textId="77777777" w:rsidR="00A475B4" w:rsidRPr="00814CC7" w:rsidRDefault="00A475B4">
      <w:pPr>
        <w:keepNext/>
        <w:widowControl/>
        <w:jc w:val="both"/>
        <w:rPr>
          <w:sz w:val="21"/>
          <w:szCs w:val="21"/>
        </w:rPr>
      </w:pPr>
    </w:p>
    <w:p w14:paraId="340CBC81" w14:textId="0AAE2E6A" w:rsidR="00A475B4" w:rsidRPr="00814CC7" w:rsidRDefault="00B25E84" w:rsidP="00380A52">
      <w:pPr>
        <w:widowControl/>
        <w:ind w:left="720"/>
        <w:jc w:val="both"/>
        <w:rPr>
          <w:sz w:val="21"/>
          <w:szCs w:val="21"/>
        </w:rPr>
      </w:pPr>
      <w:r>
        <w:rPr>
          <w:sz w:val="21"/>
          <w:szCs w:val="21"/>
        </w:rPr>
        <w:t xml:space="preserve">$2.00 </w:t>
      </w:r>
      <w:r w:rsidR="00A475B4" w:rsidRPr="00814CC7">
        <w:rPr>
          <w:sz w:val="21"/>
          <w:szCs w:val="21"/>
        </w:rPr>
        <w:t>per square foot of GLA of the Premises payable on the Commencement Date.</w:t>
      </w:r>
    </w:p>
    <w:p w14:paraId="67A8626C" w14:textId="77777777" w:rsidR="00A475B4" w:rsidRPr="00814CC7" w:rsidRDefault="00A475B4">
      <w:pPr>
        <w:widowControl/>
        <w:jc w:val="both"/>
        <w:rPr>
          <w:sz w:val="21"/>
          <w:szCs w:val="21"/>
        </w:rPr>
      </w:pPr>
    </w:p>
    <w:p w14:paraId="41D4C6F7" w14:textId="77777777" w:rsidR="00A475B4" w:rsidRPr="00814CC7" w:rsidRDefault="00A475B4">
      <w:pPr>
        <w:keepNext/>
        <w:widowControl/>
        <w:jc w:val="both"/>
        <w:rPr>
          <w:sz w:val="21"/>
          <w:szCs w:val="21"/>
        </w:rPr>
      </w:pPr>
      <w:r w:rsidRPr="00814CC7">
        <w:rPr>
          <w:sz w:val="21"/>
          <w:szCs w:val="21"/>
        </w:rPr>
        <w:t>(12)</w:t>
      </w:r>
      <w:r w:rsidRPr="00814CC7">
        <w:rPr>
          <w:sz w:val="21"/>
          <w:szCs w:val="21"/>
        </w:rPr>
        <w:tab/>
      </w:r>
      <w:r w:rsidRPr="00814CC7">
        <w:rPr>
          <w:b/>
          <w:bCs/>
          <w:sz w:val="21"/>
          <w:szCs w:val="21"/>
          <w:u w:val="single"/>
        </w:rPr>
        <w:t>Security Deposit</w:t>
      </w:r>
      <w:r w:rsidRPr="00814CC7">
        <w:rPr>
          <w:sz w:val="21"/>
          <w:szCs w:val="21"/>
        </w:rPr>
        <w:t>:  Section 3.5</w:t>
      </w:r>
    </w:p>
    <w:p w14:paraId="1AE1C3A1" w14:textId="77777777" w:rsidR="00A475B4" w:rsidRPr="00814CC7" w:rsidRDefault="00A475B4">
      <w:pPr>
        <w:keepNext/>
        <w:widowControl/>
        <w:jc w:val="both"/>
        <w:rPr>
          <w:sz w:val="21"/>
          <w:szCs w:val="21"/>
        </w:rPr>
      </w:pPr>
    </w:p>
    <w:p w14:paraId="621ABF6B" w14:textId="5CB60BEA" w:rsidR="00A475B4" w:rsidRPr="00814CC7" w:rsidRDefault="00A475B4" w:rsidP="00380A52">
      <w:pPr>
        <w:widowControl/>
        <w:ind w:left="720"/>
        <w:jc w:val="both"/>
        <w:rPr>
          <w:sz w:val="21"/>
          <w:szCs w:val="21"/>
        </w:rPr>
      </w:pPr>
      <w:r w:rsidRPr="00814CC7">
        <w:rPr>
          <w:sz w:val="21"/>
          <w:szCs w:val="21"/>
        </w:rPr>
        <w:t>$</w:t>
      </w:r>
      <w:r w:rsidR="00AA066C">
        <w:rPr>
          <w:sz w:val="21"/>
          <w:szCs w:val="21"/>
        </w:rPr>
        <w:t>24,258.34</w:t>
      </w:r>
    </w:p>
    <w:p w14:paraId="372E5419" w14:textId="77777777" w:rsidR="00A475B4" w:rsidRPr="00814CC7" w:rsidRDefault="00A475B4">
      <w:pPr>
        <w:widowControl/>
        <w:jc w:val="both"/>
        <w:rPr>
          <w:sz w:val="21"/>
          <w:szCs w:val="21"/>
        </w:rPr>
      </w:pPr>
    </w:p>
    <w:p w14:paraId="075D0FF6" w14:textId="77777777" w:rsidR="00A475B4" w:rsidRPr="00814CC7" w:rsidRDefault="00A475B4">
      <w:pPr>
        <w:keepNext/>
        <w:widowControl/>
        <w:jc w:val="both"/>
        <w:rPr>
          <w:sz w:val="21"/>
          <w:szCs w:val="21"/>
        </w:rPr>
      </w:pPr>
      <w:r w:rsidRPr="00814CC7">
        <w:rPr>
          <w:sz w:val="21"/>
          <w:szCs w:val="21"/>
        </w:rPr>
        <w:t>(13)</w:t>
      </w:r>
      <w:r w:rsidRPr="00814CC7">
        <w:rPr>
          <w:sz w:val="21"/>
          <w:szCs w:val="21"/>
        </w:rPr>
        <w:tab/>
      </w:r>
      <w:r w:rsidRPr="00814CC7">
        <w:rPr>
          <w:b/>
          <w:bCs/>
          <w:sz w:val="21"/>
          <w:szCs w:val="21"/>
          <w:u w:val="single"/>
        </w:rPr>
        <w:t>Prepaid Rent</w:t>
      </w:r>
      <w:r w:rsidRPr="00814CC7">
        <w:rPr>
          <w:sz w:val="21"/>
          <w:szCs w:val="21"/>
        </w:rPr>
        <w:t>:  Section 3.6</w:t>
      </w:r>
    </w:p>
    <w:p w14:paraId="183A11C8" w14:textId="77777777" w:rsidR="00A475B4" w:rsidRPr="00814CC7" w:rsidRDefault="00A475B4">
      <w:pPr>
        <w:keepNext/>
        <w:widowControl/>
        <w:jc w:val="both"/>
        <w:rPr>
          <w:sz w:val="21"/>
          <w:szCs w:val="21"/>
        </w:rPr>
      </w:pPr>
    </w:p>
    <w:p w14:paraId="3913885E" w14:textId="3F0AA0C4" w:rsidR="00AA066C" w:rsidRDefault="00A475B4" w:rsidP="00AA066C">
      <w:pPr>
        <w:widowControl/>
        <w:spacing w:after="240"/>
        <w:ind w:left="720"/>
        <w:jc w:val="both"/>
        <w:rPr>
          <w:sz w:val="21"/>
          <w:szCs w:val="21"/>
        </w:rPr>
      </w:pPr>
      <w:r w:rsidRPr="00814CC7">
        <w:rPr>
          <w:sz w:val="21"/>
          <w:szCs w:val="21"/>
        </w:rPr>
        <w:t>$</w:t>
      </w:r>
      <w:r w:rsidR="00D32E17">
        <w:rPr>
          <w:sz w:val="21"/>
          <w:szCs w:val="21"/>
        </w:rPr>
        <w:t>18,491.67</w:t>
      </w:r>
    </w:p>
    <w:p w14:paraId="6588F921" w14:textId="77777777" w:rsidR="000110D0" w:rsidRDefault="000110D0" w:rsidP="000110D0">
      <w:pPr>
        <w:keepNext/>
        <w:widowControl/>
        <w:jc w:val="both"/>
        <w:rPr>
          <w:sz w:val="21"/>
          <w:szCs w:val="21"/>
        </w:rPr>
      </w:pPr>
      <w:r>
        <w:rPr>
          <w:sz w:val="21"/>
          <w:szCs w:val="21"/>
        </w:rPr>
        <w:t>(14</w:t>
      </w:r>
      <w:r w:rsidRPr="00814CC7">
        <w:rPr>
          <w:sz w:val="21"/>
          <w:szCs w:val="21"/>
        </w:rPr>
        <w:t>)</w:t>
      </w:r>
      <w:r w:rsidRPr="00814CC7">
        <w:rPr>
          <w:sz w:val="21"/>
          <w:szCs w:val="21"/>
        </w:rPr>
        <w:tab/>
      </w:r>
      <w:r>
        <w:rPr>
          <w:b/>
          <w:bCs/>
          <w:sz w:val="21"/>
          <w:szCs w:val="21"/>
          <w:u w:val="single"/>
        </w:rPr>
        <w:t>Trash Removal Fee</w:t>
      </w:r>
      <w:r w:rsidRPr="00814CC7">
        <w:rPr>
          <w:sz w:val="21"/>
          <w:szCs w:val="21"/>
        </w:rPr>
        <w:t xml:space="preserve">:  Section </w:t>
      </w:r>
      <w:r>
        <w:rPr>
          <w:sz w:val="21"/>
          <w:szCs w:val="21"/>
        </w:rPr>
        <w:t>20</w:t>
      </w:r>
      <w:r w:rsidRPr="00814CC7">
        <w:rPr>
          <w:sz w:val="21"/>
          <w:szCs w:val="21"/>
        </w:rPr>
        <w:t>.</w:t>
      </w:r>
      <w:r>
        <w:rPr>
          <w:sz w:val="21"/>
          <w:szCs w:val="21"/>
        </w:rPr>
        <w:t>2(a)</w:t>
      </w:r>
    </w:p>
    <w:p w14:paraId="52CA5488" w14:textId="77777777" w:rsidR="000110D0" w:rsidRDefault="000110D0" w:rsidP="000110D0">
      <w:pPr>
        <w:keepNext/>
        <w:widowControl/>
        <w:jc w:val="both"/>
        <w:rPr>
          <w:sz w:val="21"/>
          <w:szCs w:val="21"/>
        </w:rPr>
      </w:pPr>
    </w:p>
    <w:p w14:paraId="3719D4AD" w14:textId="042D92FD" w:rsidR="000110D0" w:rsidRPr="00907A34" w:rsidRDefault="00907A34" w:rsidP="00380A52">
      <w:pPr>
        <w:keepNext/>
        <w:widowControl/>
        <w:ind w:left="720"/>
        <w:jc w:val="both"/>
        <w:rPr>
          <w:sz w:val="21"/>
          <w:szCs w:val="21"/>
        </w:rPr>
      </w:pPr>
      <w:r w:rsidRPr="00907A34">
        <w:rPr>
          <w:sz w:val="21"/>
          <w:szCs w:val="21"/>
        </w:rPr>
        <w:t>A</w:t>
      </w:r>
      <w:r w:rsidR="005E15D5" w:rsidRPr="00907A34">
        <w:rPr>
          <w:sz w:val="21"/>
          <w:szCs w:val="21"/>
        </w:rPr>
        <w:t>s set forth in Section 20.2(a).</w:t>
      </w:r>
    </w:p>
    <w:p w14:paraId="7500C092" w14:textId="77777777" w:rsidR="000110D0" w:rsidRPr="00814CC7" w:rsidRDefault="000110D0" w:rsidP="000110D0">
      <w:pPr>
        <w:keepNext/>
        <w:widowControl/>
        <w:jc w:val="both"/>
        <w:rPr>
          <w:sz w:val="21"/>
          <w:szCs w:val="21"/>
        </w:rPr>
      </w:pPr>
    </w:p>
    <w:p w14:paraId="38E88512" w14:textId="77777777" w:rsidR="00A63DCF" w:rsidRDefault="00A63DCF" w:rsidP="00A63DCF">
      <w:pPr>
        <w:widowControl/>
        <w:jc w:val="both"/>
        <w:rPr>
          <w:sz w:val="21"/>
          <w:szCs w:val="21"/>
        </w:rPr>
      </w:pPr>
      <w:r>
        <w:rPr>
          <w:sz w:val="21"/>
          <w:szCs w:val="21"/>
        </w:rPr>
        <w:t>(15)</w:t>
      </w:r>
      <w:r>
        <w:rPr>
          <w:sz w:val="21"/>
          <w:szCs w:val="21"/>
        </w:rPr>
        <w:tab/>
      </w:r>
      <w:r>
        <w:rPr>
          <w:b/>
          <w:sz w:val="21"/>
          <w:szCs w:val="21"/>
          <w:u w:val="single"/>
        </w:rPr>
        <w:t>Construction Period Trash Fee</w:t>
      </w:r>
      <w:r>
        <w:rPr>
          <w:sz w:val="21"/>
          <w:szCs w:val="21"/>
        </w:rPr>
        <w:t>:  See Section 20.2(c)</w:t>
      </w:r>
    </w:p>
    <w:p w14:paraId="4B45C9E5" w14:textId="77777777" w:rsidR="00A63DCF" w:rsidRDefault="00A63DCF" w:rsidP="00A63DCF">
      <w:pPr>
        <w:widowControl/>
        <w:jc w:val="both"/>
        <w:rPr>
          <w:sz w:val="21"/>
          <w:szCs w:val="21"/>
        </w:rPr>
      </w:pPr>
    </w:p>
    <w:p w14:paraId="4F5F4589" w14:textId="73167CA0" w:rsidR="00A63DCF" w:rsidRDefault="00464D26" w:rsidP="00380A52">
      <w:pPr>
        <w:widowControl/>
        <w:ind w:left="720"/>
        <w:jc w:val="both"/>
        <w:rPr>
          <w:sz w:val="21"/>
          <w:szCs w:val="21"/>
        </w:rPr>
      </w:pPr>
      <w:r w:rsidRPr="00464D26">
        <w:rPr>
          <w:sz w:val="21"/>
          <w:szCs w:val="21"/>
        </w:rPr>
        <w:t>$1.00</w:t>
      </w:r>
      <w:r w:rsidR="006F5C3F">
        <w:rPr>
          <w:sz w:val="21"/>
          <w:szCs w:val="21"/>
        </w:rPr>
        <w:t xml:space="preserve"> </w:t>
      </w:r>
      <w:r w:rsidR="00A63DCF">
        <w:rPr>
          <w:sz w:val="21"/>
          <w:szCs w:val="21"/>
        </w:rPr>
        <w:t>per square foot of GLA of the Premises (paid upon delivery of the Premises)</w:t>
      </w:r>
      <w:r w:rsidR="006F5C3F">
        <w:rPr>
          <w:sz w:val="21"/>
          <w:szCs w:val="21"/>
        </w:rPr>
        <w:t xml:space="preserve"> </w:t>
      </w:r>
    </w:p>
    <w:p w14:paraId="14FB6F77" w14:textId="77777777" w:rsidR="00C94E04" w:rsidRDefault="00C94E04" w:rsidP="00A63DCF">
      <w:pPr>
        <w:widowControl/>
        <w:jc w:val="both"/>
        <w:rPr>
          <w:sz w:val="21"/>
          <w:szCs w:val="21"/>
        </w:rPr>
      </w:pPr>
    </w:p>
    <w:p w14:paraId="6CAF3021" w14:textId="6599DA94" w:rsidR="00595078" w:rsidRPr="006F5C3F" w:rsidRDefault="006F5C3F" w:rsidP="00A63DCF">
      <w:pPr>
        <w:widowControl/>
        <w:jc w:val="both"/>
        <w:rPr>
          <w:b/>
          <w:sz w:val="21"/>
          <w:szCs w:val="21"/>
          <w:u w:val="single"/>
        </w:rPr>
      </w:pPr>
      <w:r>
        <w:rPr>
          <w:sz w:val="21"/>
          <w:szCs w:val="21"/>
        </w:rPr>
        <w:t xml:space="preserve"> </w:t>
      </w:r>
      <w:r w:rsidR="00A63DCF">
        <w:rPr>
          <w:sz w:val="21"/>
          <w:szCs w:val="21"/>
        </w:rPr>
        <w:t>(16</w:t>
      </w:r>
      <w:r w:rsidR="00595078">
        <w:rPr>
          <w:sz w:val="21"/>
          <w:szCs w:val="21"/>
        </w:rPr>
        <w:t>)</w:t>
      </w:r>
      <w:r w:rsidR="00595078">
        <w:rPr>
          <w:sz w:val="21"/>
          <w:szCs w:val="21"/>
        </w:rPr>
        <w:tab/>
      </w:r>
      <w:r>
        <w:rPr>
          <w:b/>
          <w:sz w:val="21"/>
          <w:szCs w:val="21"/>
          <w:u w:val="single"/>
        </w:rPr>
        <w:t>Intentionally Deleted</w:t>
      </w:r>
    </w:p>
    <w:p w14:paraId="17D64E90" w14:textId="77777777" w:rsidR="00595078" w:rsidRDefault="00595078">
      <w:pPr>
        <w:widowControl/>
        <w:jc w:val="both"/>
        <w:rPr>
          <w:sz w:val="21"/>
          <w:szCs w:val="21"/>
        </w:rPr>
      </w:pPr>
    </w:p>
    <w:p w14:paraId="7B37363F" w14:textId="47841032" w:rsidR="00FD7222" w:rsidRDefault="006F5C3F" w:rsidP="00FD7222">
      <w:pPr>
        <w:widowControl/>
        <w:jc w:val="both"/>
        <w:rPr>
          <w:sz w:val="21"/>
          <w:szCs w:val="21"/>
        </w:rPr>
      </w:pPr>
      <w:r>
        <w:rPr>
          <w:sz w:val="21"/>
          <w:szCs w:val="21"/>
        </w:rPr>
        <w:t xml:space="preserve"> </w:t>
      </w:r>
      <w:r w:rsidR="00A63DCF">
        <w:rPr>
          <w:sz w:val="21"/>
          <w:szCs w:val="21"/>
        </w:rPr>
        <w:t>(17</w:t>
      </w:r>
      <w:r w:rsidR="00FD7222">
        <w:rPr>
          <w:sz w:val="21"/>
          <w:szCs w:val="21"/>
        </w:rPr>
        <w:t>)</w:t>
      </w:r>
      <w:r w:rsidR="00FD7222">
        <w:rPr>
          <w:sz w:val="21"/>
          <w:szCs w:val="21"/>
        </w:rPr>
        <w:tab/>
      </w:r>
      <w:r w:rsidR="00FD7222" w:rsidRPr="00595078">
        <w:rPr>
          <w:b/>
          <w:sz w:val="21"/>
          <w:szCs w:val="21"/>
          <w:u w:val="single"/>
        </w:rPr>
        <w:t>G</w:t>
      </w:r>
      <w:r w:rsidR="00FD7222">
        <w:rPr>
          <w:b/>
          <w:sz w:val="21"/>
          <w:szCs w:val="21"/>
          <w:u w:val="single"/>
        </w:rPr>
        <w:t>uarantor</w:t>
      </w:r>
      <w:r w:rsidR="00FD7222">
        <w:rPr>
          <w:sz w:val="21"/>
          <w:szCs w:val="21"/>
        </w:rPr>
        <w:t xml:space="preserve">:  Section 21.27 and </w:t>
      </w:r>
      <w:r w:rsidR="00FD7222">
        <w:rPr>
          <w:sz w:val="21"/>
          <w:szCs w:val="21"/>
          <w:u w:val="single"/>
        </w:rPr>
        <w:t>Exhibit D</w:t>
      </w:r>
      <w:r w:rsidR="00FD7222">
        <w:rPr>
          <w:sz w:val="21"/>
          <w:szCs w:val="21"/>
        </w:rPr>
        <w:t>.</w:t>
      </w:r>
    </w:p>
    <w:p w14:paraId="10290979" w14:textId="77777777" w:rsidR="002F73CD" w:rsidRDefault="002F73CD" w:rsidP="00FD7222">
      <w:pPr>
        <w:widowControl/>
        <w:jc w:val="both"/>
        <w:rPr>
          <w:sz w:val="21"/>
          <w:szCs w:val="21"/>
        </w:rPr>
      </w:pPr>
    </w:p>
    <w:p w14:paraId="115D20BB" w14:textId="4DF28943" w:rsidR="00A475B4" w:rsidRDefault="00AA066C" w:rsidP="00380A52">
      <w:pPr>
        <w:widowControl/>
        <w:ind w:left="720"/>
        <w:jc w:val="both"/>
        <w:rPr>
          <w:sz w:val="21"/>
          <w:szCs w:val="21"/>
        </w:rPr>
      </w:pPr>
      <w:proofErr w:type="spellStart"/>
      <w:r>
        <w:rPr>
          <w:sz w:val="21"/>
          <w:szCs w:val="21"/>
        </w:rPr>
        <w:t>Peiru</w:t>
      </w:r>
      <w:proofErr w:type="spellEnd"/>
      <w:r w:rsidR="00EE7EFA">
        <w:rPr>
          <w:sz w:val="21"/>
          <w:szCs w:val="21"/>
        </w:rPr>
        <w:t xml:space="preserve"> Kim</w:t>
      </w:r>
      <w:r w:rsidR="002F73CD">
        <w:rPr>
          <w:sz w:val="21"/>
          <w:szCs w:val="21"/>
        </w:rPr>
        <w:t>, a</w:t>
      </w:r>
      <w:r>
        <w:rPr>
          <w:sz w:val="21"/>
          <w:szCs w:val="21"/>
        </w:rPr>
        <w:t>n individual</w:t>
      </w:r>
      <w:r w:rsidR="0025170C">
        <w:rPr>
          <w:sz w:val="21"/>
          <w:szCs w:val="21"/>
        </w:rPr>
        <w:t xml:space="preserve"> and </w:t>
      </w:r>
      <w:r w:rsidR="0025170C" w:rsidRPr="00D3402B">
        <w:rPr>
          <w:sz w:val="21"/>
          <w:szCs w:val="21"/>
        </w:rPr>
        <w:t>Sugarcoat Medley Ventures, LLC,</w:t>
      </w:r>
      <w:r w:rsidR="0025170C">
        <w:rPr>
          <w:sz w:val="21"/>
          <w:szCs w:val="21"/>
        </w:rPr>
        <w:t xml:space="preserve"> </w:t>
      </w:r>
      <w:r w:rsidR="0025170C" w:rsidRPr="00D3402B">
        <w:rPr>
          <w:sz w:val="21"/>
          <w:szCs w:val="21"/>
        </w:rPr>
        <w:t>a Georgia limited liability company</w:t>
      </w:r>
    </w:p>
    <w:p w14:paraId="2B044E36" w14:textId="77777777" w:rsidR="00E95E5A" w:rsidRDefault="00E95E5A" w:rsidP="00E95E5A">
      <w:pPr>
        <w:keepNext/>
        <w:widowControl/>
        <w:jc w:val="both"/>
        <w:rPr>
          <w:b/>
          <w:sz w:val="21"/>
          <w:szCs w:val="21"/>
          <w:u w:val="single"/>
        </w:rPr>
      </w:pPr>
    </w:p>
    <w:p w14:paraId="5A0725EC" w14:textId="4C2C01B6" w:rsidR="00E95E5A" w:rsidRPr="001C7E44" w:rsidRDefault="00E95E5A" w:rsidP="00E95E5A">
      <w:pPr>
        <w:widowControl/>
        <w:tabs>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spacing w:line="360" w:lineRule="auto"/>
        <w:jc w:val="both"/>
        <w:rPr>
          <w:sz w:val="21"/>
          <w:szCs w:val="21"/>
        </w:rPr>
      </w:pPr>
      <w:r w:rsidRPr="00E95E5A">
        <w:rPr>
          <w:sz w:val="21"/>
          <w:szCs w:val="21"/>
        </w:rPr>
        <w:t>(18)</w:t>
      </w:r>
      <w:r>
        <w:rPr>
          <w:b/>
          <w:sz w:val="20"/>
        </w:rPr>
        <w:tab/>
      </w:r>
      <w:r w:rsidRPr="001C7E44">
        <w:rPr>
          <w:b/>
          <w:sz w:val="21"/>
          <w:szCs w:val="21"/>
          <w:u w:val="single"/>
        </w:rPr>
        <w:t>Brokers</w:t>
      </w:r>
      <w:r w:rsidRPr="001C7E44">
        <w:rPr>
          <w:sz w:val="21"/>
          <w:szCs w:val="21"/>
        </w:rPr>
        <w:t>:</w:t>
      </w:r>
      <w:r w:rsidRPr="001C7E44">
        <w:rPr>
          <w:sz w:val="21"/>
          <w:szCs w:val="21"/>
        </w:rPr>
        <w:tab/>
        <w:t xml:space="preserve">Landlord’s Broker: </w:t>
      </w:r>
      <w:bookmarkStart w:id="8" w:name="_Hlk123643459"/>
      <w:r w:rsidR="001C7E44" w:rsidRPr="001C7E44">
        <w:rPr>
          <w:sz w:val="21"/>
          <w:szCs w:val="21"/>
          <w:u w:val="single"/>
        </w:rPr>
        <w:t>Franklin Street Real Estate Services LLC</w:t>
      </w:r>
      <w:bookmarkEnd w:id="8"/>
    </w:p>
    <w:p w14:paraId="5A1C8D6A" w14:textId="3342F743" w:rsidR="00E95E5A" w:rsidRPr="001C7E44" w:rsidRDefault="00E95E5A" w:rsidP="00E95E5A">
      <w:pPr>
        <w:keepNext/>
        <w:widowControl/>
        <w:jc w:val="both"/>
        <w:rPr>
          <w:sz w:val="21"/>
          <w:szCs w:val="21"/>
        </w:rPr>
      </w:pPr>
      <w:r w:rsidRPr="001C7E44">
        <w:rPr>
          <w:b/>
          <w:sz w:val="21"/>
          <w:szCs w:val="21"/>
        </w:rPr>
        <w:tab/>
      </w:r>
      <w:r w:rsidRPr="001C7E44">
        <w:rPr>
          <w:b/>
          <w:sz w:val="21"/>
          <w:szCs w:val="21"/>
        </w:rPr>
        <w:tab/>
      </w:r>
      <w:r w:rsidRPr="001C7E44">
        <w:rPr>
          <w:b/>
          <w:sz w:val="21"/>
          <w:szCs w:val="21"/>
        </w:rPr>
        <w:tab/>
      </w:r>
      <w:r w:rsidRPr="001C7E44">
        <w:rPr>
          <w:sz w:val="21"/>
          <w:szCs w:val="21"/>
        </w:rPr>
        <w:t xml:space="preserve">Tenant’s Broker: </w:t>
      </w:r>
      <w:r w:rsidR="001C7E44" w:rsidRPr="001C7E44">
        <w:rPr>
          <w:sz w:val="21"/>
          <w:szCs w:val="21"/>
          <w:u w:val="single"/>
        </w:rPr>
        <w:t xml:space="preserve">Erica Nguyen of </w:t>
      </w:r>
      <w:proofErr w:type="spellStart"/>
      <w:r w:rsidR="001C7E44" w:rsidRPr="001C7E44">
        <w:rPr>
          <w:sz w:val="21"/>
          <w:szCs w:val="21"/>
          <w:u w:val="single"/>
        </w:rPr>
        <w:t>eXp</w:t>
      </w:r>
      <w:proofErr w:type="spellEnd"/>
      <w:r w:rsidR="001C7E44" w:rsidRPr="001C7E44">
        <w:rPr>
          <w:sz w:val="21"/>
          <w:szCs w:val="21"/>
          <w:u w:val="single"/>
        </w:rPr>
        <w:t xml:space="preserve"> Commercial</w:t>
      </w:r>
    </w:p>
    <w:p w14:paraId="409721C3" w14:textId="77777777" w:rsidR="00E95E5A" w:rsidRDefault="00E95E5A" w:rsidP="00E95E5A">
      <w:pPr>
        <w:keepNext/>
        <w:widowControl/>
        <w:jc w:val="both"/>
        <w:rPr>
          <w:sz w:val="21"/>
          <w:szCs w:val="21"/>
        </w:rPr>
      </w:pPr>
    </w:p>
    <w:p w14:paraId="20F919B2" w14:textId="77777777" w:rsidR="00E95E5A" w:rsidRDefault="00E95E5A" w:rsidP="00E95E5A">
      <w:pPr>
        <w:keepNext/>
        <w:widowControl/>
        <w:jc w:val="both"/>
        <w:rPr>
          <w:sz w:val="21"/>
          <w:szCs w:val="21"/>
        </w:rPr>
      </w:pPr>
    </w:p>
    <w:p w14:paraId="457E22A9" w14:textId="77777777" w:rsidR="00E95E5A" w:rsidRDefault="00E95E5A" w:rsidP="00E95E5A">
      <w:pPr>
        <w:keepNext/>
        <w:widowControl/>
        <w:jc w:val="both"/>
        <w:rPr>
          <w:sz w:val="21"/>
          <w:szCs w:val="21"/>
        </w:rPr>
      </w:pPr>
    </w:p>
    <w:p w14:paraId="317E16A8" w14:textId="77777777" w:rsidR="00E95E5A" w:rsidRDefault="00E95E5A" w:rsidP="00E95E5A">
      <w:pPr>
        <w:keepNext/>
        <w:widowControl/>
        <w:jc w:val="both"/>
        <w:rPr>
          <w:sz w:val="21"/>
          <w:szCs w:val="21"/>
        </w:rPr>
      </w:pPr>
    </w:p>
    <w:p w14:paraId="76C40BD7" w14:textId="77777777" w:rsidR="00E95E5A" w:rsidRDefault="00E95E5A" w:rsidP="00E95E5A">
      <w:pPr>
        <w:keepNext/>
        <w:widowControl/>
        <w:jc w:val="both"/>
        <w:rPr>
          <w:sz w:val="21"/>
          <w:szCs w:val="21"/>
        </w:rPr>
      </w:pPr>
    </w:p>
    <w:p w14:paraId="3CBD5B22" w14:textId="4D37F523" w:rsidR="00E95E5A" w:rsidRPr="00E95E5A" w:rsidRDefault="00E95E5A" w:rsidP="00E95E5A">
      <w:pPr>
        <w:keepNext/>
        <w:widowControl/>
        <w:jc w:val="both"/>
        <w:rPr>
          <w:sz w:val="21"/>
          <w:szCs w:val="21"/>
        </w:rPr>
        <w:sectPr w:rsidR="00E95E5A" w:rsidRPr="00E95E5A" w:rsidSect="00A35E6C">
          <w:footerReference w:type="default" r:id="rId15"/>
          <w:endnotePr>
            <w:numFmt w:val="decimal"/>
          </w:endnotePr>
          <w:pgSz w:w="12240" w:h="15840" w:code="1"/>
          <w:pgMar w:top="1440" w:right="1440" w:bottom="1440" w:left="1440" w:header="720" w:footer="720" w:gutter="0"/>
          <w:pgNumType w:fmt="upperRoman" w:start="1"/>
          <w:cols w:space="720"/>
          <w:noEndnote/>
          <w:docGrid w:linePitch="326"/>
        </w:sectPr>
      </w:pPr>
    </w:p>
    <w:p w14:paraId="475DFFD7" w14:textId="77777777" w:rsidR="00A475B4" w:rsidRPr="00814CC7" w:rsidRDefault="00A475B4">
      <w:pPr>
        <w:keepNext/>
        <w:widowControl/>
        <w:jc w:val="center"/>
        <w:rPr>
          <w:b/>
          <w:sz w:val="21"/>
          <w:szCs w:val="21"/>
        </w:rPr>
      </w:pPr>
      <w:r w:rsidRPr="00814CC7">
        <w:rPr>
          <w:b/>
          <w:sz w:val="21"/>
          <w:szCs w:val="21"/>
          <w:u w:val="single"/>
        </w:rPr>
        <w:lastRenderedPageBreak/>
        <w:t>ARTICLE I</w:t>
      </w:r>
      <w:r w:rsidRPr="00814CC7">
        <w:rPr>
          <w:b/>
          <w:sz w:val="21"/>
          <w:szCs w:val="21"/>
          <w:u w:val="single"/>
        </w:rPr>
        <w:fldChar w:fldCharType="begin"/>
      </w:r>
      <w:r w:rsidRPr="00814CC7">
        <w:rPr>
          <w:sz w:val="21"/>
          <w:szCs w:val="21"/>
        </w:rPr>
        <w:instrText xml:space="preserve"> TC “</w:instrText>
      </w:r>
      <w:bookmarkStart w:id="10" w:name="_Toc127886846"/>
      <w:r w:rsidRPr="00814CC7">
        <w:rPr>
          <w:b/>
          <w:sz w:val="21"/>
          <w:szCs w:val="21"/>
          <w:u w:val="single"/>
        </w:rPr>
        <w:instrText>ARTICLE I</w:instrText>
      </w:r>
      <w:bookmarkEnd w:id="10"/>
      <w:r w:rsidRPr="00814CC7">
        <w:rPr>
          <w:sz w:val="21"/>
          <w:szCs w:val="21"/>
        </w:rPr>
        <w:instrText xml:space="preserve">” \f C \l “1” </w:instrText>
      </w:r>
      <w:r w:rsidRPr="00814CC7">
        <w:rPr>
          <w:b/>
          <w:sz w:val="21"/>
          <w:szCs w:val="21"/>
          <w:u w:val="single"/>
        </w:rPr>
        <w:fldChar w:fldCharType="end"/>
      </w:r>
    </w:p>
    <w:p w14:paraId="7C2CC8CC" w14:textId="77777777" w:rsidR="00A475B4" w:rsidRPr="00814CC7" w:rsidRDefault="00A475B4">
      <w:pPr>
        <w:keepNext/>
        <w:widowControl/>
        <w:jc w:val="center"/>
        <w:rPr>
          <w:b/>
          <w:sz w:val="21"/>
          <w:szCs w:val="21"/>
        </w:rPr>
      </w:pPr>
    </w:p>
    <w:p w14:paraId="5D203750" w14:textId="77777777" w:rsidR="00A475B4" w:rsidRPr="00814CC7" w:rsidRDefault="00A475B4">
      <w:pPr>
        <w:keepNext/>
        <w:widowControl/>
        <w:jc w:val="center"/>
        <w:rPr>
          <w:b/>
          <w:sz w:val="21"/>
          <w:szCs w:val="21"/>
        </w:rPr>
      </w:pPr>
      <w:r w:rsidRPr="00814CC7">
        <w:rPr>
          <w:b/>
          <w:sz w:val="21"/>
          <w:szCs w:val="21"/>
          <w:u w:val="single"/>
        </w:rPr>
        <w:t>INTRODUCTORY PROVISIONS</w:t>
      </w:r>
      <w:r w:rsidRPr="00814CC7">
        <w:rPr>
          <w:b/>
          <w:sz w:val="21"/>
          <w:szCs w:val="21"/>
          <w:u w:val="single"/>
        </w:rPr>
        <w:fldChar w:fldCharType="begin"/>
      </w:r>
      <w:r w:rsidRPr="00814CC7">
        <w:rPr>
          <w:sz w:val="21"/>
          <w:szCs w:val="21"/>
        </w:rPr>
        <w:instrText xml:space="preserve"> TC “</w:instrText>
      </w:r>
      <w:bookmarkStart w:id="11" w:name="_Toc127886847"/>
      <w:r w:rsidRPr="00814CC7">
        <w:rPr>
          <w:b/>
          <w:sz w:val="21"/>
          <w:szCs w:val="21"/>
          <w:u w:val="single"/>
        </w:rPr>
        <w:instrText>INTRODUCTORY PROVISIONS</w:instrText>
      </w:r>
      <w:bookmarkEnd w:id="11"/>
      <w:r w:rsidRPr="00814CC7">
        <w:rPr>
          <w:sz w:val="21"/>
          <w:szCs w:val="21"/>
        </w:rPr>
        <w:instrText xml:space="preserve">” \f C \l “2” </w:instrText>
      </w:r>
      <w:r w:rsidRPr="00814CC7">
        <w:rPr>
          <w:b/>
          <w:sz w:val="21"/>
          <w:szCs w:val="21"/>
          <w:u w:val="single"/>
        </w:rPr>
        <w:fldChar w:fldCharType="end"/>
      </w:r>
    </w:p>
    <w:p w14:paraId="37F6E5FC" w14:textId="77777777" w:rsidR="00A475B4" w:rsidRPr="00814CC7" w:rsidRDefault="00A475B4">
      <w:pPr>
        <w:keepNext/>
        <w:widowControl/>
        <w:jc w:val="both"/>
        <w:rPr>
          <w:b/>
          <w:sz w:val="21"/>
          <w:szCs w:val="21"/>
        </w:rPr>
      </w:pPr>
    </w:p>
    <w:p w14:paraId="15E1B9EF" w14:textId="77777777" w:rsidR="00A475B4" w:rsidRPr="00814CC7" w:rsidRDefault="00A475B4">
      <w:pPr>
        <w:widowControl/>
        <w:ind w:firstLine="720"/>
        <w:jc w:val="both"/>
        <w:rPr>
          <w:sz w:val="21"/>
          <w:szCs w:val="21"/>
        </w:rPr>
      </w:pPr>
      <w:r w:rsidRPr="00814CC7">
        <w:rPr>
          <w:sz w:val="21"/>
          <w:szCs w:val="21"/>
        </w:rPr>
        <w:t xml:space="preserve">Section 1.1. </w:t>
      </w:r>
      <w:r w:rsidRPr="00814CC7">
        <w:rPr>
          <w:b/>
          <w:sz w:val="21"/>
          <w:szCs w:val="21"/>
          <w:u w:val="single"/>
        </w:rPr>
        <w:t>References and Conflicts</w:t>
      </w:r>
      <w:r w:rsidRPr="00814CC7">
        <w:rPr>
          <w:b/>
          <w:sz w:val="21"/>
          <w:szCs w:val="21"/>
          <w:u w:val="single"/>
        </w:rPr>
        <w:fldChar w:fldCharType="begin"/>
      </w:r>
      <w:r w:rsidRPr="00814CC7">
        <w:rPr>
          <w:sz w:val="21"/>
          <w:szCs w:val="21"/>
        </w:rPr>
        <w:instrText xml:space="preserve"> TC “</w:instrText>
      </w:r>
      <w:bookmarkStart w:id="12" w:name="_Toc127886848"/>
      <w:r w:rsidRPr="00814CC7">
        <w:rPr>
          <w:sz w:val="21"/>
          <w:szCs w:val="21"/>
        </w:rPr>
        <w:instrText xml:space="preserve">Section 1.1. </w:instrText>
      </w:r>
      <w:r w:rsidRPr="001509BD">
        <w:rPr>
          <w:b/>
          <w:sz w:val="21"/>
          <w:szCs w:val="21"/>
        </w:rPr>
        <w:instrText>References and Conflicts</w:instrText>
      </w:r>
      <w:bookmarkEnd w:id="1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5F2024" w:rsidRPr="00814CC7">
        <w:rPr>
          <w:b/>
          <w:sz w:val="21"/>
          <w:szCs w:val="21"/>
        </w:rPr>
        <w:t xml:space="preserve"> </w:t>
      </w:r>
      <w:r w:rsidRPr="00814CC7">
        <w:rPr>
          <w:sz w:val="21"/>
          <w:szCs w:val="21"/>
        </w:rPr>
        <w:t xml:space="preserve">References </w:t>
      </w:r>
      <w:r w:rsidR="005F2024" w:rsidRPr="00814CC7">
        <w:rPr>
          <w:sz w:val="21"/>
          <w:szCs w:val="21"/>
        </w:rPr>
        <w:t xml:space="preserve">to Sections </w:t>
      </w:r>
      <w:r w:rsidRPr="00814CC7">
        <w:rPr>
          <w:sz w:val="21"/>
          <w:szCs w:val="21"/>
        </w:rPr>
        <w:t xml:space="preserve">appearing in the Data Sheet </w:t>
      </w:r>
      <w:r w:rsidR="005F2024" w:rsidRPr="00814CC7">
        <w:rPr>
          <w:sz w:val="21"/>
          <w:szCs w:val="21"/>
        </w:rPr>
        <w:t xml:space="preserve">are to </w:t>
      </w:r>
      <w:r w:rsidRPr="00814CC7">
        <w:rPr>
          <w:sz w:val="21"/>
          <w:szCs w:val="21"/>
        </w:rPr>
        <w:t>de</w:t>
      </w:r>
      <w:r w:rsidR="00742023" w:rsidRPr="00814CC7">
        <w:rPr>
          <w:sz w:val="21"/>
          <w:szCs w:val="21"/>
        </w:rPr>
        <w:t xml:space="preserve">signate some of the other </w:t>
      </w:r>
      <w:r w:rsidR="003F73EB" w:rsidRPr="00814CC7">
        <w:rPr>
          <w:sz w:val="21"/>
          <w:szCs w:val="21"/>
        </w:rPr>
        <w:t>locations</w:t>
      </w:r>
      <w:r w:rsidRPr="00814CC7">
        <w:rPr>
          <w:sz w:val="21"/>
          <w:szCs w:val="21"/>
        </w:rPr>
        <w:t xml:space="preserve"> in this Lease where additional </w:t>
      </w:r>
      <w:r w:rsidR="005F2024" w:rsidRPr="00814CC7">
        <w:rPr>
          <w:sz w:val="21"/>
          <w:szCs w:val="21"/>
        </w:rPr>
        <w:t xml:space="preserve">provisions </w:t>
      </w:r>
      <w:r w:rsidRPr="00814CC7">
        <w:rPr>
          <w:sz w:val="21"/>
          <w:szCs w:val="21"/>
        </w:rPr>
        <w:t xml:space="preserve">applicable </w:t>
      </w:r>
      <w:r w:rsidR="005F2024" w:rsidRPr="00814CC7">
        <w:rPr>
          <w:sz w:val="21"/>
          <w:szCs w:val="21"/>
        </w:rPr>
        <w:t xml:space="preserve">to the particular items within the Data Sheet </w:t>
      </w:r>
      <w:r w:rsidRPr="00814CC7">
        <w:rPr>
          <w:sz w:val="21"/>
          <w:szCs w:val="21"/>
        </w:rPr>
        <w:t>appear. Each reference in this Lease to any item within the Data Sheet shall be construed to incorporate all of the terms provided for under such provision and shall be read in conjunction with all other provisions of this Lease applicable thereto. If there is any conflict between the terms contained in the Data Sheet and any other provisions of this Lease, the latter shall control.</w:t>
      </w:r>
    </w:p>
    <w:p w14:paraId="0FA6C0F2" w14:textId="77777777" w:rsidR="00A475B4" w:rsidRPr="00814CC7" w:rsidRDefault="00A475B4">
      <w:pPr>
        <w:widowControl/>
        <w:jc w:val="both"/>
        <w:rPr>
          <w:sz w:val="21"/>
          <w:szCs w:val="21"/>
        </w:rPr>
      </w:pPr>
    </w:p>
    <w:p w14:paraId="0B44C375" w14:textId="77777777" w:rsidR="00A475B4" w:rsidRPr="00814CC7" w:rsidRDefault="00A475B4">
      <w:pPr>
        <w:widowControl/>
        <w:ind w:firstLine="720"/>
        <w:jc w:val="both"/>
        <w:rPr>
          <w:sz w:val="21"/>
          <w:szCs w:val="21"/>
        </w:rPr>
      </w:pPr>
      <w:r w:rsidRPr="00814CC7">
        <w:rPr>
          <w:sz w:val="21"/>
          <w:szCs w:val="21"/>
        </w:rPr>
        <w:t xml:space="preserve">Section 1.2. </w:t>
      </w:r>
      <w:r w:rsidRPr="00814CC7">
        <w:rPr>
          <w:b/>
          <w:sz w:val="21"/>
          <w:szCs w:val="21"/>
          <w:u w:val="single"/>
        </w:rPr>
        <w:t>Exhibits</w:t>
      </w:r>
      <w:r w:rsidRPr="00814CC7">
        <w:rPr>
          <w:b/>
          <w:sz w:val="21"/>
          <w:szCs w:val="21"/>
          <w:u w:val="single"/>
        </w:rPr>
        <w:fldChar w:fldCharType="begin"/>
      </w:r>
      <w:r w:rsidRPr="00814CC7">
        <w:rPr>
          <w:sz w:val="21"/>
          <w:szCs w:val="21"/>
        </w:rPr>
        <w:instrText xml:space="preserve"> TC “</w:instrText>
      </w:r>
      <w:bookmarkStart w:id="13" w:name="_Toc127886849"/>
      <w:r w:rsidRPr="00814CC7">
        <w:rPr>
          <w:sz w:val="21"/>
          <w:szCs w:val="21"/>
        </w:rPr>
        <w:instrText xml:space="preserve">Section 1.2. </w:instrText>
      </w:r>
      <w:r w:rsidRPr="001509BD">
        <w:rPr>
          <w:b/>
          <w:sz w:val="21"/>
          <w:szCs w:val="21"/>
        </w:rPr>
        <w:instrText>Exhibits</w:instrText>
      </w:r>
      <w:bookmarkEnd w:id="13"/>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The following drawings and special provisions are attached to this Lease as exhibits and are hereby made a part of this Lease:</w:t>
      </w:r>
    </w:p>
    <w:p w14:paraId="680B142D" w14:textId="77777777" w:rsidR="00A475B4" w:rsidRPr="00814CC7" w:rsidRDefault="00A475B4">
      <w:pPr>
        <w:widowControl/>
        <w:ind w:firstLine="720"/>
        <w:jc w:val="both"/>
        <w:rPr>
          <w:sz w:val="21"/>
          <w:szCs w:val="21"/>
        </w:rPr>
      </w:pPr>
    </w:p>
    <w:p w14:paraId="0C11F6CA" w14:textId="77777777" w:rsidR="00A475B4" w:rsidRDefault="00A475B4">
      <w:pPr>
        <w:widowControl/>
        <w:ind w:firstLine="720"/>
        <w:jc w:val="both"/>
        <w:rPr>
          <w:sz w:val="21"/>
          <w:szCs w:val="21"/>
        </w:rPr>
      </w:pPr>
      <w:r w:rsidRPr="00814CC7">
        <w:rPr>
          <w:sz w:val="21"/>
          <w:szCs w:val="21"/>
        </w:rPr>
        <w:t>Exhibit A</w:t>
      </w:r>
      <w:r w:rsidRPr="00814CC7">
        <w:rPr>
          <w:sz w:val="21"/>
          <w:szCs w:val="21"/>
        </w:rPr>
        <w:tab/>
        <w:t>-</w:t>
      </w:r>
      <w:r w:rsidRPr="00814CC7">
        <w:rPr>
          <w:sz w:val="21"/>
          <w:szCs w:val="21"/>
        </w:rPr>
        <w:tab/>
        <w:t>Site Plan</w:t>
      </w:r>
    </w:p>
    <w:p w14:paraId="28356133" w14:textId="43C1A4BB" w:rsidR="001D4CAD" w:rsidRDefault="004E2DF0">
      <w:pPr>
        <w:widowControl/>
        <w:ind w:firstLine="720"/>
        <w:jc w:val="both"/>
        <w:rPr>
          <w:sz w:val="21"/>
          <w:szCs w:val="21"/>
        </w:rPr>
      </w:pPr>
      <w:r w:rsidRPr="004E2DF0">
        <w:rPr>
          <w:sz w:val="21"/>
          <w:szCs w:val="21"/>
        </w:rPr>
        <w:t>Exhibit A-1</w:t>
      </w:r>
      <w:r w:rsidRPr="004E2DF0">
        <w:rPr>
          <w:sz w:val="21"/>
          <w:szCs w:val="21"/>
        </w:rPr>
        <w:tab/>
        <w:t>-</w:t>
      </w:r>
      <w:r w:rsidRPr="004E2DF0">
        <w:rPr>
          <w:sz w:val="21"/>
          <w:szCs w:val="21"/>
        </w:rPr>
        <w:tab/>
        <w:t>Retail Tenants Under Office</w:t>
      </w:r>
    </w:p>
    <w:p w14:paraId="1B7E4DDD" w14:textId="77777777" w:rsidR="004E2DF0" w:rsidRPr="004E2DF0" w:rsidRDefault="004E2DF0" w:rsidP="004E2DF0">
      <w:pPr>
        <w:widowControl/>
        <w:ind w:firstLine="720"/>
        <w:jc w:val="both"/>
        <w:rPr>
          <w:snapToGrid/>
          <w:sz w:val="21"/>
          <w:szCs w:val="21"/>
        </w:rPr>
      </w:pPr>
      <w:r w:rsidRPr="004E2DF0">
        <w:rPr>
          <w:sz w:val="21"/>
          <w:szCs w:val="21"/>
        </w:rPr>
        <w:t>Exhibit A-2</w:t>
      </w:r>
      <w:r w:rsidRPr="004E2DF0">
        <w:rPr>
          <w:sz w:val="21"/>
          <w:szCs w:val="21"/>
        </w:rPr>
        <w:tab/>
        <w:t>-</w:t>
      </w:r>
      <w:r w:rsidRPr="004E2DF0">
        <w:rPr>
          <w:sz w:val="21"/>
          <w:szCs w:val="21"/>
        </w:rPr>
        <w:tab/>
        <w:t>Legal Description</w:t>
      </w:r>
    </w:p>
    <w:p w14:paraId="22DEB5C0" w14:textId="77777777" w:rsidR="00A475B4" w:rsidRPr="00814CC7" w:rsidRDefault="00A475B4">
      <w:pPr>
        <w:widowControl/>
        <w:ind w:firstLine="720"/>
        <w:jc w:val="both"/>
        <w:rPr>
          <w:sz w:val="21"/>
          <w:szCs w:val="21"/>
        </w:rPr>
      </w:pPr>
      <w:r w:rsidRPr="00814CC7">
        <w:rPr>
          <w:sz w:val="21"/>
          <w:szCs w:val="21"/>
        </w:rPr>
        <w:t>Exhibit B</w:t>
      </w:r>
      <w:r w:rsidRPr="00814CC7">
        <w:rPr>
          <w:sz w:val="21"/>
          <w:szCs w:val="21"/>
        </w:rPr>
        <w:tab/>
        <w:t>-</w:t>
      </w:r>
      <w:r w:rsidRPr="00814CC7">
        <w:rPr>
          <w:sz w:val="21"/>
          <w:szCs w:val="21"/>
        </w:rPr>
        <w:tab/>
        <w:t>Shopping Center Rules and Regulations</w:t>
      </w:r>
    </w:p>
    <w:p w14:paraId="54EF4085" w14:textId="77777777" w:rsidR="00A475B4" w:rsidRPr="00814CC7" w:rsidRDefault="00A475B4">
      <w:pPr>
        <w:widowControl/>
        <w:ind w:firstLine="720"/>
        <w:jc w:val="both"/>
        <w:rPr>
          <w:sz w:val="21"/>
          <w:szCs w:val="21"/>
        </w:rPr>
      </w:pPr>
      <w:r w:rsidRPr="00814CC7">
        <w:rPr>
          <w:sz w:val="21"/>
          <w:szCs w:val="21"/>
        </w:rPr>
        <w:t>Exhibit C</w:t>
      </w:r>
      <w:r w:rsidRPr="00814CC7">
        <w:rPr>
          <w:sz w:val="21"/>
          <w:szCs w:val="21"/>
        </w:rPr>
        <w:tab/>
        <w:t>-</w:t>
      </w:r>
      <w:r w:rsidRPr="00814CC7">
        <w:rPr>
          <w:sz w:val="21"/>
          <w:szCs w:val="21"/>
        </w:rPr>
        <w:tab/>
        <w:t>Commencement and Expiration Date Declaration</w:t>
      </w:r>
    </w:p>
    <w:p w14:paraId="798B09E0" w14:textId="77777777" w:rsidR="00A475B4" w:rsidRPr="00814CC7" w:rsidRDefault="00A475B4">
      <w:pPr>
        <w:widowControl/>
        <w:ind w:firstLine="720"/>
        <w:jc w:val="both"/>
        <w:rPr>
          <w:sz w:val="21"/>
          <w:szCs w:val="21"/>
        </w:rPr>
      </w:pPr>
      <w:r w:rsidRPr="00814CC7">
        <w:rPr>
          <w:sz w:val="21"/>
          <w:szCs w:val="21"/>
        </w:rPr>
        <w:t>Exhibit D</w:t>
      </w:r>
      <w:r w:rsidRPr="00814CC7">
        <w:rPr>
          <w:sz w:val="21"/>
          <w:szCs w:val="21"/>
        </w:rPr>
        <w:tab/>
        <w:t>-</w:t>
      </w:r>
      <w:r w:rsidRPr="00814CC7">
        <w:rPr>
          <w:sz w:val="21"/>
          <w:szCs w:val="21"/>
        </w:rPr>
        <w:tab/>
        <w:t>Form of Guaranty of Lease</w:t>
      </w:r>
    </w:p>
    <w:p w14:paraId="6606D53A" w14:textId="77777777" w:rsidR="00A475B4" w:rsidRPr="00814CC7" w:rsidRDefault="00A475B4">
      <w:pPr>
        <w:widowControl/>
        <w:ind w:firstLine="720"/>
        <w:jc w:val="both"/>
        <w:rPr>
          <w:bCs/>
          <w:sz w:val="21"/>
          <w:szCs w:val="21"/>
        </w:rPr>
      </w:pPr>
      <w:r w:rsidRPr="00814CC7">
        <w:rPr>
          <w:bCs/>
          <w:sz w:val="21"/>
          <w:szCs w:val="21"/>
        </w:rPr>
        <w:t>Exhibit E</w:t>
      </w:r>
      <w:r w:rsidRPr="00814CC7">
        <w:rPr>
          <w:bCs/>
          <w:sz w:val="21"/>
          <w:szCs w:val="21"/>
        </w:rPr>
        <w:tab/>
        <w:t>-</w:t>
      </w:r>
      <w:r w:rsidRPr="00814CC7">
        <w:rPr>
          <w:bCs/>
          <w:sz w:val="21"/>
          <w:szCs w:val="21"/>
        </w:rPr>
        <w:tab/>
        <w:t>Description of Landlord’s Work</w:t>
      </w:r>
    </w:p>
    <w:p w14:paraId="2F2EFFD7" w14:textId="77777777" w:rsidR="00A475B4" w:rsidRPr="00814CC7" w:rsidRDefault="00A475B4">
      <w:pPr>
        <w:widowControl/>
        <w:ind w:firstLine="720"/>
        <w:jc w:val="both"/>
        <w:rPr>
          <w:bCs/>
          <w:sz w:val="21"/>
          <w:szCs w:val="21"/>
        </w:rPr>
      </w:pPr>
      <w:r w:rsidRPr="00814CC7">
        <w:rPr>
          <w:bCs/>
          <w:sz w:val="21"/>
          <w:szCs w:val="21"/>
        </w:rPr>
        <w:t>Exhibit E-1</w:t>
      </w:r>
      <w:r w:rsidRPr="00814CC7">
        <w:rPr>
          <w:bCs/>
          <w:sz w:val="21"/>
          <w:szCs w:val="21"/>
        </w:rPr>
        <w:tab/>
        <w:t>-</w:t>
      </w:r>
      <w:r w:rsidRPr="00814CC7">
        <w:rPr>
          <w:bCs/>
          <w:sz w:val="21"/>
          <w:szCs w:val="21"/>
        </w:rPr>
        <w:tab/>
        <w:t>Description of Tenant’s Work</w:t>
      </w:r>
    </w:p>
    <w:p w14:paraId="3919B8EB" w14:textId="7FCF69CB" w:rsidR="005F2024" w:rsidRDefault="00963E85">
      <w:pPr>
        <w:widowControl/>
        <w:ind w:firstLine="720"/>
        <w:jc w:val="both"/>
        <w:rPr>
          <w:bCs/>
          <w:sz w:val="21"/>
          <w:szCs w:val="21"/>
        </w:rPr>
      </w:pPr>
      <w:r w:rsidRPr="00814CC7">
        <w:rPr>
          <w:bCs/>
          <w:sz w:val="21"/>
          <w:szCs w:val="21"/>
        </w:rPr>
        <w:t>Exhibit F</w:t>
      </w:r>
      <w:r w:rsidRPr="00814CC7">
        <w:rPr>
          <w:bCs/>
          <w:sz w:val="21"/>
          <w:szCs w:val="21"/>
        </w:rPr>
        <w:tab/>
        <w:t>-</w:t>
      </w:r>
      <w:r w:rsidRPr="00814CC7">
        <w:rPr>
          <w:bCs/>
          <w:sz w:val="21"/>
          <w:szCs w:val="21"/>
        </w:rPr>
        <w:tab/>
      </w:r>
      <w:r w:rsidR="005F2024" w:rsidRPr="00814CC7">
        <w:rPr>
          <w:bCs/>
          <w:sz w:val="21"/>
          <w:szCs w:val="21"/>
        </w:rPr>
        <w:t>Prohibited Uses</w:t>
      </w:r>
    </w:p>
    <w:p w14:paraId="531A9179" w14:textId="5D1E150B" w:rsidR="00EF2C33" w:rsidRDefault="00EF2C33">
      <w:pPr>
        <w:widowControl/>
        <w:ind w:firstLine="720"/>
        <w:jc w:val="both"/>
        <w:rPr>
          <w:bCs/>
          <w:sz w:val="21"/>
          <w:szCs w:val="21"/>
        </w:rPr>
      </w:pPr>
      <w:r>
        <w:rPr>
          <w:bCs/>
          <w:sz w:val="21"/>
          <w:szCs w:val="21"/>
        </w:rPr>
        <w:t>Exhibit F-1</w:t>
      </w:r>
      <w:r>
        <w:rPr>
          <w:bCs/>
          <w:sz w:val="21"/>
          <w:szCs w:val="21"/>
        </w:rPr>
        <w:tab/>
        <w:t>-</w:t>
      </w:r>
      <w:r>
        <w:rPr>
          <w:bCs/>
          <w:sz w:val="21"/>
          <w:szCs w:val="21"/>
        </w:rPr>
        <w:tab/>
        <w:t>Exclusive Uses</w:t>
      </w:r>
    </w:p>
    <w:p w14:paraId="2AD7D2BC" w14:textId="18EF3E93" w:rsidR="00E471A2" w:rsidRDefault="00E471A2">
      <w:pPr>
        <w:widowControl/>
        <w:ind w:firstLine="720"/>
        <w:jc w:val="both"/>
        <w:rPr>
          <w:bCs/>
          <w:sz w:val="21"/>
          <w:szCs w:val="21"/>
        </w:rPr>
      </w:pPr>
      <w:r>
        <w:rPr>
          <w:bCs/>
          <w:sz w:val="21"/>
          <w:szCs w:val="21"/>
        </w:rPr>
        <w:t>Exhibit G</w:t>
      </w:r>
      <w:r>
        <w:rPr>
          <w:bCs/>
          <w:sz w:val="21"/>
          <w:szCs w:val="21"/>
        </w:rPr>
        <w:tab/>
        <w:t>-</w:t>
      </w:r>
      <w:r>
        <w:rPr>
          <w:bCs/>
          <w:sz w:val="21"/>
          <w:szCs w:val="21"/>
        </w:rPr>
        <w:tab/>
      </w:r>
      <w:r w:rsidR="00F86DEF">
        <w:rPr>
          <w:bCs/>
          <w:sz w:val="21"/>
          <w:szCs w:val="21"/>
        </w:rPr>
        <w:t>Intentionally Deleted</w:t>
      </w:r>
    </w:p>
    <w:p w14:paraId="34BC3516" w14:textId="267D2C11" w:rsidR="004E6657" w:rsidRDefault="004E6657">
      <w:pPr>
        <w:widowControl/>
        <w:ind w:firstLine="720"/>
        <w:jc w:val="both"/>
        <w:rPr>
          <w:sz w:val="21"/>
          <w:szCs w:val="21"/>
        </w:rPr>
      </w:pPr>
      <w:r>
        <w:rPr>
          <w:sz w:val="21"/>
          <w:szCs w:val="21"/>
        </w:rPr>
        <w:t xml:space="preserve">Exhibit H </w:t>
      </w:r>
      <w:r>
        <w:rPr>
          <w:sz w:val="21"/>
          <w:szCs w:val="21"/>
        </w:rPr>
        <w:tab/>
        <w:t>-</w:t>
      </w:r>
      <w:r>
        <w:rPr>
          <w:sz w:val="21"/>
          <w:szCs w:val="21"/>
        </w:rPr>
        <w:tab/>
      </w:r>
      <w:r w:rsidR="00E15CEF">
        <w:rPr>
          <w:sz w:val="21"/>
          <w:szCs w:val="21"/>
        </w:rPr>
        <w:t>Delivery Date Agreement</w:t>
      </w:r>
    </w:p>
    <w:p w14:paraId="2B104625" w14:textId="2A5FB53C" w:rsidR="00B524B1" w:rsidRPr="00B524B1" w:rsidRDefault="00B524B1">
      <w:pPr>
        <w:widowControl/>
        <w:ind w:firstLine="720"/>
        <w:jc w:val="both"/>
        <w:rPr>
          <w:sz w:val="21"/>
          <w:szCs w:val="21"/>
        </w:rPr>
      </w:pPr>
      <w:r w:rsidRPr="00B524B1">
        <w:rPr>
          <w:sz w:val="21"/>
          <w:szCs w:val="21"/>
        </w:rPr>
        <w:t>Exhibit I</w:t>
      </w:r>
      <w:r w:rsidRPr="00B524B1">
        <w:rPr>
          <w:sz w:val="21"/>
          <w:szCs w:val="21"/>
        </w:rPr>
        <w:tab/>
        <w:t>-</w:t>
      </w:r>
      <w:r w:rsidRPr="00B524B1">
        <w:rPr>
          <w:sz w:val="21"/>
          <w:szCs w:val="21"/>
        </w:rPr>
        <w:tab/>
        <w:t>Menu of Salon Services</w:t>
      </w:r>
    </w:p>
    <w:p w14:paraId="334D6F13" w14:textId="77777777" w:rsidR="00A475B4" w:rsidRPr="00814CC7" w:rsidRDefault="00A475B4">
      <w:pPr>
        <w:widowControl/>
        <w:jc w:val="both"/>
        <w:rPr>
          <w:sz w:val="21"/>
          <w:szCs w:val="21"/>
        </w:rPr>
      </w:pPr>
    </w:p>
    <w:p w14:paraId="3CAAFCD3" w14:textId="77777777" w:rsidR="00A475B4" w:rsidRPr="00814CC7" w:rsidRDefault="00A475B4">
      <w:pPr>
        <w:widowControl/>
        <w:ind w:firstLine="720"/>
        <w:jc w:val="both"/>
        <w:rPr>
          <w:sz w:val="21"/>
          <w:szCs w:val="21"/>
        </w:rPr>
      </w:pPr>
      <w:r w:rsidRPr="00814CC7">
        <w:rPr>
          <w:sz w:val="21"/>
          <w:szCs w:val="21"/>
        </w:rPr>
        <w:t xml:space="preserve">Section 1.3. </w:t>
      </w:r>
      <w:r w:rsidRPr="00814CC7">
        <w:rPr>
          <w:b/>
          <w:sz w:val="21"/>
          <w:szCs w:val="21"/>
          <w:u w:val="single"/>
        </w:rPr>
        <w:t>General Definitions</w:t>
      </w:r>
      <w:r w:rsidRPr="00814CC7">
        <w:rPr>
          <w:b/>
          <w:sz w:val="21"/>
          <w:szCs w:val="21"/>
          <w:u w:val="single"/>
        </w:rPr>
        <w:fldChar w:fldCharType="begin"/>
      </w:r>
      <w:r w:rsidRPr="00814CC7">
        <w:rPr>
          <w:sz w:val="21"/>
          <w:szCs w:val="21"/>
        </w:rPr>
        <w:instrText xml:space="preserve"> TC “</w:instrText>
      </w:r>
      <w:bookmarkStart w:id="14" w:name="_Toc127886850"/>
      <w:r w:rsidRPr="00814CC7">
        <w:rPr>
          <w:sz w:val="21"/>
          <w:szCs w:val="21"/>
        </w:rPr>
        <w:instrText xml:space="preserve">Section 1.3. </w:instrText>
      </w:r>
      <w:r w:rsidRPr="001509BD">
        <w:rPr>
          <w:b/>
          <w:sz w:val="21"/>
          <w:szCs w:val="21"/>
        </w:rPr>
        <w:instrText>General Definitions</w:instrText>
      </w:r>
      <w:bookmarkEnd w:id="1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addition to the terms defined in the Data Sheet, the following terms, whenever used in this Lease</w:t>
      </w:r>
      <w:r w:rsidR="005F2024" w:rsidRPr="00814CC7">
        <w:rPr>
          <w:sz w:val="21"/>
          <w:szCs w:val="21"/>
        </w:rPr>
        <w:t xml:space="preserve"> with the first letter of each word capitalized</w:t>
      </w:r>
      <w:r w:rsidRPr="00814CC7">
        <w:rPr>
          <w:sz w:val="21"/>
          <w:szCs w:val="21"/>
        </w:rPr>
        <w:t xml:space="preserve">, shall have only the meanings set forth in this Section, unless such meanings are expressly modified, </w:t>
      </w:r>
      <w:proofErr w:type="gramStart"/>
      <w:r w:rsidRPr="00814CC7">
        <w:rPr>
          <w:sz w:val="21"/>
          <w:szCs w:val="21"/>
        </w:rPr>
        <w:t>limited</w:t>
      </w:r>
      <w:proofErr w:type="gramEnd"/>
      <w:r w:rsidRPr="00814CC7">
        <w:rPr>
          <w:sz w:val="21"/>
          <w:szCs w:val="21"/>
        </w:rPr>
        <w:t xml:space="preserve"> or expanded elsewhere in this Lease:</w:t>
      </w:r>
    </w:p>
    <w:p w14:paraId="06B20B17" w14:textId="77777777" w:rsidR="00A475B4" w:rsidRPr="00814CC7" w:rsidRDefault="00A475B4">
      <w:pPr>
        <w:widowControl/>
        <w:jc w:val="both"/>
        <w:rPr>
          <w:sz w:val="21"/>
          <w:szCs w:val="21"/>
        </w:rPr>
      </w:pPr>
    </w:p>
    <w:p w14:paraId="77601C10"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r>
      <w:r w:rsidR="00811D97" w:rsidRPr="00814CC7">
        <w:rPr>
          <w:b/>
          <w:sz w:val="21"/>
          <w:szCs w:val="21"/>
        </w:rPr>
        <w:t>“</w:t>
      </w:r>
      <w:r w:rsidRPr="00814CC7">
        <w:rPr>
          <w:b/>
          <w:sz w:val="21"/>
          <w:szCs w:val="21"/>
        </w:rPr>
        <w:t>Common Areas</w:t>
      </w:r>
      <w:r w:rsidR="00811D97" w:rsidRPr="00814CC7">
        <w:rPr>
          <w:b/>
          <w:sz w:val="21"/>
          <w:szCs w:val="21"/>
        </w:rPr>
        <w:t>”</w:t>
      </w:r>
      <w:r w:rsidRPr="00814CC7">
        <w:rPr>
          <w:sz w:val="21"/>
          <w:szCs w:val="21"/>
        </w:rPr>
        <w:t xml:space="preserve"> mean all areas, </w:t>
      </w:r>
      <w:proofErr w:type="gramStart"/>
      <w:r w:rsidRPr="00814CC7">
        <w:rPr>
          <w:sz w:val="21"/>
          <w:szCs w:val="21"/>
        </w:rPr>
        <w:t>facilities</w:t>
      </w:r>
      <w:proofErr w:type="gramEnd"/>
      <w:r w:rsidRPr="00814CC7">
        <w:rPr>
          <w:sz w:val="21"/>
          <w:szCs w:val="21"/>
        </w:rPr>
        <w:t xml:space="preserve"> and improvements (as the same may be enlarged, reduced, replaced, removed or otherwise altered by Landlord) from time to time made available in the Shopping Center </w:t>
      </w:r>
      <w:r w:rsidR="00844493" w:rsidRPr="00814CC7">
        <w:rPr>
          <w:sz w:val="21"/>
          <w:szCs w:val="21"/>
        </w:rPr>
        <w:t xml:space="preserve">or Development Area </w:t>
      </w:r>
      <w:r w:rsidRPr="00814CC7">
        <w:rPr>
          <w:sz w:val="21"/>
          <w:szCs w:val="21"/>
        </w:rPr>
        <w:t xml:space="preserve">by Landlord for the non-exclusive common use of occupants of the Shopping Center, including Tenant, its agents, employees and customers. The Common Areas shall include, but shall not be limited to, parking areas, decks and facilities, sidewalks, stairways, escalators, elevators, service corridors, fire corridors, seating areas, </w:t>
      </w:r>
      <w:proofErr w:type="spellStart"/>
      <w:r w:rsidRPr="00814CC7">
        <w:rPr>
          <w:sz w:val="21"/>
          <w:szCs w:val="21"/>
        </w:rPr>
        <w:t>truckways</w:t>
      </w:r>
      <w:proofErr w:type="spellEnd"/>
      <w:r w:rsidRPr="00814CC7">
        <w:rPr>
          <w:sz w:val="21"/>
          <w:szCs w:val="21"/>
        </w:rPr>
        <w:t>, ramps, loading docks, delivery areas, landscaped areas, park areas, hardscape elements (including fountains), retention/detention areas, park areas, package pickup stations, public restrooms and comfort stations, access and interior roads, retaining walls, drainage systems, bus stops and lighting facilities. Notwithstanding anything in the foregoing to the contrary, the Common Areas shall not include any stairways, escalators, elevators, ramps, loading docks or delivery areas included in the Premises or in the premises of any occupant of the Shopping Center and intended for such occupant’s exclusive use.</w:t>
      </w:r>
    </w:p>
    <w:p w14:paraId="3D21802F" w14:textId="77777777" w:rsidR="00A475B4" w:rsidRPr="00814CC7" w:rsidRDefault="00A475B4">
      <w:pPr>
        <w:widowControl/>
        <w:ind w:firstLine="720"/>
        <w:jc w:val="both"/>
        <w:rPr>
          <w:sz w:val="21"/>
          <w:szCs w:val="21"/>
        </w:rPr>
      </w:pPr>
    </w:p>
    <w:p w14:paraId="493F53FB" w14:textId="189F841D" w:rsidR="00A475B4" w:rsidRPr="00814CC7" w:rsidRDefault="00A475B4">
      <w:pPr>
        <w:widowControl/>
        <w:ind w:firstLine="720"/>
        <w:jc w:val="both"/>
        <w:rPr>
          <w:sz w:val="21"/>
          <w:szCs w:val="21"/>
        </w:rPr>
      </w:pPr>
      <w:r w:rsidRPr="00814CC7">
        <w:rPr>
          <w:sz w:val="21"/>
          <w:szCs w:val="21"/>
        </w:rPr>
        <w:t>(b)</w:t>
      </w:r>
      <w:r w:rsidRPr="00814CC7">
        <w:rPr>
          <w:sz w:val="21"/>
          <w:szCs w:val="21"/>
        </w:rPr>
        <w:tab/>
      </w:r>
      <w:r w:rsidR="00811D97" w:rsidRPr="00814CC7">
        <w:rPr>
          <w:b/>
          <w:bCs/>
          <w:sz w:val="21"/>
          <w:szCs w:val="21"/>
        </w:rPr>
        <w:t>“</w:t>
      </w:r>
      <w:r w:rsidRPr="00814CC7">
        <w:rPr>
          <w:b/>
          <w:bCs/>
          <w:sz w:val="21"/>
          <w:szCs w:val="21"/>
        </w:rPr>
        <w:t>Design Manual</w:t>
      </w:r>
      <w:r w:rsidR="00811D97" w:rsidRPr="00814CC7">
        <w:rPr>
          <w:b/>
          <w:bCs/>
          <w:sz w:val="21"/>
          <w:szCs w:val="21"/>
        </w:rPr>
        <w:t>”</w:t>
      </w:r>
      <w:r w:rsidRPr="00814CC7">
        <w:rPr>
          <w:b/>
          <w:bCs/>
          <w:sz w:val="21"/>
          <w:szCs w:val="21"/>
        </w:rPr>
        <w:t xml:space="preserve"> </w:t>
      </w:r>
      <w:r w:rsidRPr="00814CC7">
        <w:rPr>
          <w:spacing w:val="-2"/>
          <w:sz w:val="21"/>
          <w:szCs w:val="21"/>
        </w:rPr>
        <w:t xml:space="preserve"> </w:t>
      </w:r>
      <w:r w:rsidR="00D32E17">
        <w:rPr>
          <w:spacing w:val="-2"/>
          <w:sz w:val="21"/>
          <w:szCs w:val="21"/>
        </w:rPr>
        <w:t xml:space="preserve">Within five  (5) business day of Landlord’s receipt of the final Tenant Design Criteria Manual Landlord </w:t>
      </w:r>
      <w:r w:rsidR="00D32E17" w:rsidRPr="00FD61BF">
        <w:rPr>
          <w:spacing w:val="-2"/>
          <w:sz w:val="21"/>
          <w:szCs w:val="21"/>
        </w:rPr>
        <w:t>(</w:t>
      </w:r>
      <w:r w:rsidR="00D32E17" w:rsidRPr="00814CC7">
        <w:rPr>
          <w:spacing w:val="-2"/>
          <w:sz w:val="21"/>
          <w:szCs w:val="21"/>
        </w:rPr>
        <w:t>the “</w:t>
      </w:r>
      <w:r w:rsidR="00D32E17" w:rsidRPr="00814CC7">
        <w:rPr>
          <w:b/>
          <w:spacing w:val="-2"/>
          <w:sz w:val="21"/>
          <w:szCs w:val="21"/>
        </w:rPr>
        <w:t>Design Manual</w:t>
      </w:r>
      <w:r w:rsidR="00D32E17" w:rsidRPr="00814CC7">
        <w:rPr>
          <w:spacing w:val="-2"/>
          <w:sz w:val="21"/>
          <w:szCs w:val="21"/>
        </w:rPr>
        <w:t xml:space="preserve">”) </w:t>
      </w:r>
      <w:r w:rsidR="00D32E17">
        <w:rPr>
          <w:spacing w:val="-2"/>
          <w:sz w:val="21"/>
          <w:szCs w:val="21"/>
        </w:rPr>
        <w:t xml:space="preserve">Landlord agrees to provide </w:t>
      </w:r>
      <w:r w:rsidR="00D32E17" w:rsidRPr="00814CC7">
        <w:rPr>
          <w:spacing w:val="-2"/>
          <w:sz w:val="21"/>
          <w:szCs w:val="21"/>
        </w:rPr>
        <w:t xml:space="preserve">Tenant </w:t>
      </w:r>
      <w:r w:rsidR="00D32E17">
        <w:rPr>
          <w:spacing w:val="-2"/>
          <w:sz w:val="21"/>
          <w:szCs w:val="21"/>
        </w:rPr>
        <w:t xml:space="preserve">with the </w:t>
      </w:r>
      <w:r w:rsidR="00D32E17" w:rsidRPr="00730199">
        <w:rPr>
          <w:spacing w:val="-2"/>
          <w:sz w:val="21"/>
          <w:szCs w:val="21"/>
        </w:rPr>
        <w:t>Design Manual</w:t>
      </w:r>
      <w:r w:rsidR="00D32E17">
        <w:rPr>
          <w:spacing w:val="-2"/>
          <w:sz w:val="21"/>
          <w:szCs w:val="21"/>
        </w:rPr>
        <w:t>,</w:t>
      </w:r>
      <w:r w:rsidR="00D32E17" w:rsidRPr="00814CC7">
        <w:rPr>
          <w:spacing w:val="-2"/>
          <w:sz w:val="21"/>
          <w:szCs w:val="21"/>
        </w:rPr>
        <w:t xml:space="preserve"> which contains provisions regarding the design and construction of the Shopping Center and Premises, the Shopping Center Sign Criteria (the “</w:t>
      </w:r>
      <w:r w:rsidR="00D32E17" w:rsidRPr="00814CC7">
        <w:rPr>
          <w:b/>
          <w:spacing w:val="-2"/>
          <w:sz w:val="21"/>
          <w:szCs w:val="21"/>
        </w:rPr>
        <w:t>Sign Criteria</w:t>
      </w:r>
      <w:r w:rsidR="00D32E17" w:rsidRPr="00814CC7">
        <w:rPr>
          <w:spacing w:val="-2"/>
          <w:sz w:val="21"/>
          <w:szCs w:val="21"/>
        </w:rPr>
        <w:t>”) and Contractor Rules &amp; Regulations (“</w:t>
      </w:r>
      <w:r w:rsidR="00D32E17" w:rsidRPr="00814CC7">
        <w:rPr>
          <w:b/>
          <w:spacing w:val="-2"/>
          <w:sz w:val="21"/>
          <w:szCs w:val="21"/>
        </w:rPr>
        <w:t>Contractor Rules &amp; Regulations</w:t>
      </w:r>
      <w:r w:rsidR="00D32E17" w:rsidRPr="00814CC7">
        <w:rPr>
          <w:spacing w:val="-2"/>
          <w:sz w:val="21"/>
          <w:szCs w:val="21"/>
        </w:rPr>
        <w:t>”)</w:t>
      </w:r>
      <w:r w:rsidR="00D32E17">
        <w:rPr>
          <w:spacing w:val="-2"/>
          <w:sz w:val="21"/>
          <w:szCs w:val="21"/>
        </w:rPr>
        <w:t>.</w:t>
      </w:r>
      <w:r w:rsidR="00D32E17" w:rsidRPr="00814CC7">
        <w:rPr>
          <w:spacing w:val="-2"/>
          <w:sz w:val="21"/>
          <w:szCs w:val="21"/>
        </w:rPr>
        <w:t xml:space="preserve">   The contents of the Design Manual, the Sign Criteria and Contractor Rules &amp; Regulations are subject to change at Landlord’s reasonable discretion and upon reasonable prior, written notice to Tenant.  Tenant shall abide by and comply with all terms, conditions, </w:t>
      </w:r>
      <w:proofErr w:type="gramStart"/>
      <w:r w:rsidR="00D32E17" w:rsidRPr="00814CC7">
        <w:rPr>
          <w:spacing w:val="-2"/>
          <w:sz w:val="21"/>
          <w:szCs w:val="21"/>
        </w:rPr>
        <w:t>rules</w:t>
      </w:r>
      <w:proofErr w:type="gramEnd"/>
      <w:r w:rsidR="00D32E17" w:rsidRPr="00814CC7">
        <w:rPr>
          <w:spacing w:val="-2"/>
          <w:sz w:val="21"/>
          <w:szCs w:val="21"/>
        </w:rPr>
        <w:t xml:space="preserve"> and regulations set forth in the Design Manual, the Sign </w:t>
      </w:r>
      <w:r w:rsidR="00D32E17" w:rsidRPr="00814CC7">
        <w:rPr>
          <w:spacing w:val="-2"/>
          <w:sz w:val="21"/>
          <w:szCs w:val="21"/>
        </w:rPr>
        <w:lastRenderedPageBreak/>
        <w:t xml:space="preserve">Criteria and the Contractor Rules &amp; Regulations.  </w:t>
      </w:r>
      <w:r w:rsidR="00D32E17" w:rsidRPr="007A0502">
        <w:rPr>
          <w:sz w:val="21"/>
          <w:szCs w:val="21"/>
        </w:rPr>
        <w:t xml:space="preserve">In the event of any conflict between the Design Manual, the Sign Criteria, the Contractor Rules &amp; Regulations, this Lease or Tenant’s approved plans and specifications, </w:t>
      </w:r>
      <w:r w:rsidR="00D32E17">
        <w:rPr>
          <w:sz w:val="21"/>
          <w:szCs w:val="21"/>
        </w:rPr>
        <w:t>this Lease</w:t>
      </w:r>
      <w:r w:rsidR="00D32E17" w:rsidRPr="007A0502">
        <w:rPr>
          <w:sz w:val="21"/>
          <w:szCs w:val="21"/>
        </w:rPr>
        <w:t xml:space="preserve"> shall prevail.</w:t>
      </w:r>
    </w:p>
    <w:p w14:paraId="1D8593E9" w14:textId="77777777" w:rsidR="00844493" w:rsidRPr="00814CC7" w:rsidRDefault="00844493">
      <w:pPr>
        <w:widowControl/>
        <w:ind w:firstLine="720"/>
        <w:jc w:val="both"/>
        <w:rPr>
          <w:sz w:val="21"/>
          <w:szCs w:val="21"/>
        </w:rPr>
      </w:pPr>
    </w:p>
    <w:p w14:paraId="28880F50" w14:textId="77777777" w:rsidR="00A475B4" w:rsidRDefault="00844493" w:rsidP="008A5E1C">
      <w:pPr>
        <w:widowControl/>
        <w:ind w:firstLine="720"/>
        <w:jc w:val="both"/>
        <w:rPr>
          <w:bCs/>
          <w:sz w:val="21"/>
          <w:szCs w:val="21"/>
          <w:u w:val="single"/>
        </w:rPr>
      </w:pPr>
      <w:r w:rsidRPr="00814CC7">
        <w:rPr>
          <w:sz w:val="21"/>
          <w:szCs w:val="21"/>
        </w:rPr>
        <w:t>(c)</w:t>
      </w:r>
      <w:r w:rsidRPr="00814CC7">
        <w:rPr>
          <w:b/>
          <w:sz w:val="21"/>
          <w:szCs w:val="21"/>
        </w:rPr>
        <w:tab/>
        <w:t>“Development Area”</w:t>
      </w:r>
      <w:r w:rsidRPr="00814CC7">
        <w:rPr>
          <w:bCs/>
          <w:sz w:val="21"/>
          <w:szCs w:val="21"/>
        </w:rPr>
        <w:t xml:space="preserve"> means those areas outside the Shopping Center but within the development that are not used for retail purposes, specifically referring to office, hotel (if any) and resident</w:t>
      </w:r>
      <w:r w:rsidR="00534091">
        <w:rPr>
          <w:bCs/>
          <w:sz w:val="21"/>
          <w:szCs w:val="21"/>
        </w:rPr>
        <w:t>ial portions of the development</w:t>
      </w:r>
      <w:r w:rsidR="000B12F4">
        <w:rPr>
          <w:bCs/>
          <w:sz w:val="21"/>
          <w:szCs w:val="21"/>
        </w:rPr>
        <w:t>.</w:t>
      </w:r>
    </w:p>
    <w:p w14:paraId="06C03659" w14:textId="77777777" w:rsidR="008A5E1C" w:rsidRPr="00814CC7" w:rsidRDefault="008A5E1C" w:rsidP="008A5E1C">
      <w:pPr>
        <w:widowControl/>
        <w:ind w:firstLine="720"/>
        <w:jc w:val="both"/>
        <w:rPr>
          <w:b/>
          <w:sz w:val="21"/>
          <w:szCs w:val="21"/>
        </w:rPr>
      </w:pPr>
    </w:p>
    <w:p w14:paraId="16F1B659" w14:textId="77777777" w:rsidR="00844493" w:rsidRPr="00814CC7" w:rsidRDefault="00844493" w:rsidP="00844493">
      <w:pPr>
        <w:widowControl/>
        <w:snapToGrid w:val="0"/>
        <w:ind w:firstLine="720"/>
        <w:jc w:val="both"/>
        <w:rPr>
          <w:sz w:val="21"/>
          <w:szCs w:val="21"/>
        </w:rPr>
      </w:pPr>
      <w:r w:rsidRPr="00814CC7">
        <w:rPr>
          <w:bCs/>
          <w:sz w:val="21"/>
          <w:szCs w:val="21"/>
        </w:rPr>
        <w:t>(d)</w:t>
      </w:r>
      <w:r w:rsidRPr="00814CC7">
        <w:rPr>
          <w:bCs/>
          <w:sz w:val="21"/>
          <w:szCs w:val="21"/>
        </w:rPr>
        <w:tab/>
      </w:r>
      <w:r w:rsidRPr="004E2DF0">
        <w:rPr>
          <w:b/>
          <w:sz w:val="21"/>
          <w:szCs w:val="21"/>
        </w:rPr>
        <w:t xml:space="preserve">“GLA” </w:t>
      </w:r>
      <w:r w:rsidRPr="004E2DF0">
        <w:rPr>
          <w:sz w:val="21"/>
          <w:szCs w:val="21"/>
        </w:rPr>
        <w:t xml:space="preserve">means the number of </w:t>
      </w:r>
      <w:r w:rsidR="00B16A34" w:rsidRPr="004E2DF0">
        <w:rPr>
          <w:sz w:val="21"/>
          <w:szCs w:val="21"/>
        </w:rPr>
        <w:t xml:space="preserve">gross leasable </w:t>
      </w:r>
      <w:r w:rsidRPr="004E2DF0">
        <w:rPr>
          <w:sz w:val="21"/>
          <w:szCs w:val="21"/>
        </w:rPr>
        <w:t xml:space="preserve">square feet of enclosed </w:t>
      </w:r>
      <w:r w:rsidR="00B16A34" w:rsidRPr="004E2DF0">
        <w:rPr>
          <w:sz w:val="21"/>
          <w:szCs w:val="21"/>
        </w:rPr>
        <w:t xml:space="preserve">occupiable </w:t>
      </w:r>
      <w:r w:rsidRPr="004E2DF0">
        <w:rPr>
          <w:sz w:val="21"/>
          <w:szCs w:val="21"/>
        </w:rPr>
        <w:t xml:space="preserve">floor area within the Premises (intended for the exclusive use by </w:t>
      </w:r>
      <w:r w:rsidR="0001566F" w:rsidRPr="004E2DF0">
        <w:rPr>
          <w:sz w:val="21"/>
          <w:szCs w:val="21"/>
        </w:rPr>
        <w:t>Tenant</w:t>
      </w:r>
      <w:r w:rsidRPr="004E2DF0">
        <w:rPr>
          <w:sz w:val="21"/>
          <w:szCs w:val="21"/>
        </w:rPr>
        <w:t xml:space="preserve"> and its customers), the Shopping Center and the Development Area, as the case may be, whether or not actually leased or occupied. GLA shall not include: (</w:t>
      </w:r>
      <w:proofErr w:type="spellStart"/>
      <w:r w:rsidRPr="004E2DF0">
        <w:rPr>
          <w:sz w:val="21"/>
          <w:szCs w:val="21"/>
        </w:rPr>
        <w:t>i</w:t>
      </w:r>
      <w:proofErr w:type="spellEnd"/>
      <w:r w:rsidRPr="004E2DF0">
        <w:rPr>
          <w:sz w:val="21"/>
          <w:szCs w:val="21"/>
        </w:rPr>
        <w:t>) penthouse or other areas used for mechanical, electrical, telephone or other operating equipment, (ii) outside selling areas which are not heated or air conditioned, (iii) loading docks and truck ramps which are not enclosed, (iv) upper levels of multi-deck storage areas, (v) management offices of the Shopping Center, (vi) community rooms, if any</w:t>
      </w:r>
      <w:r w:rsidR="00B16A34" w:rsidRPr="004E2DF0">
        <w:rPr>
          <w:sz w:val="21"/>
          <w:szCs w:val="21"/>
        </w:rPr>
        <w:t>, and public restrooms</w:t>
      </w:r>
      <w:r w:rsidRPr="004E2DF0">
        <w:rPr>
          <w:sz w:val="21"/>
          <w:szCs w:val="21"/>
        </w:rPr>
        <w:t>, (vii) residential space, (viii) limited common elements for the exclusive use of any residential component of the Development Area, (ix) office space other than office space located on the ground level, (x) second level and above space in the Shopping Center until such time that same has initially been leased and occupied, (xi) the Common Areas</w:t>
      </w:r>
      <w:r w:rsidR="00534091" w:rsidRPr="004E2DF0">
        <w:rPr>
          <w:sz w:val="21"/>
          <w:szCs w:val="21"/>
        </w:rPr>
        <w:t>, including corridors, bathrooms, utility rooms, etc.</w:t>
      </w:r>
      <w:r w:rsidRPr="004E2DF0">
        <w:rPr>
          <w:sz w:val="21"/>
          <w:szCs w:val="21"/>
        </w:rPr>
        <w:t>, (xii) for the calculation of Taxes</w:t>
      </w:r>
      <w:r w:rsidR="0001566F" w:rsidRPr="004E2DF0">
        <w:rPr>
          <w:sz w:val="21"/>
          <w:szCs w:val="21"/>
        </w:rPr>
        <w:t xml:space="preserve"> (as defined in Section 8.1 below)</w:t>
      </w:r>
      <w:r w:rsidRPr="004E2DF0">
        <w:rPr>
          <w:sz w:val="21"/>
          <w:szCs w:val="21"/>
        </w:rPr>
        <w:t xml:space="preserve">, any GLA of a tenant or occupant who is obligated to pay real estate taxes upon specific improvements or </w:t>
      </w:r>
      <w:r w:rsidR="005A31E6" w:rsidRPr="004E2DF0">
        <w:rPr>
          <w:sz w:val="21"/>
          <w:szCs w:val="21"/>
        </w:rPr>
        <w:t>a separately assesse</w:t>
      </w:r>
      <w:r w:rsidR="00807231" w:rsidRPr="004E2DF0">
        <w:rPr>
          <w:sz w:val="21"/>
          <w:szCs w:val="21"/>
        </w:rPr>
        <w:t>d</w:t>
      </w:r>
      <w:r w:rsidR="005A31E6" w:rsidRPr="004E2DF0">
        <w:rPr>
          <w:sz w:val="21"/>
          <w:szCs w:val="21"/>
        </w:rPr>
        <w:t xml:space="preserve"> </w:t>
      </w:r>
      <w:r w:rsidRPr="004E2DF0">
        <w:rPr>
          <w:sz w:val="21"/>
          <w:szCs w:val="21"/>
        </w:rPr>
        <w:t>parcel of land</w:t>
      </w:r>
      <w:r w:rsidR="005A31E6" w:rsidRPr="004E2DF0">
        <w:rPr>
          <w:sz w:val="21"/>
          <w:szCs w:val="21"/>
        </w:rPr>
        <w:t>, and (xiii) the GLA of buildings not owned by Landlord</w:t>
      </w:r>
      <w:r w:rsidRPr="004E2DF0">
        <w:rPr>
          <w:sz w:val="21"/>
          <w:szCs w:val="21"/>
        </w:rPr>
        <w:t>. GLA shall be measured from the exterior face of the exterior walls and from the centerline of interior or party walls. No deduction from GLA shall be made for columns, stairs, or any interior construction or equipment.</w:t>
      </w:r>
      <w:r w:rsidRPr="00814CC7">
        <w:rPr>
          <w:sz w:val="21"/>
          <w:szCs w:val="21"/>
        </w:rPr>
        <w:t xml:space="preserve"> </w:t>
      </w:r>
    </w:p>
    <w:p w14:paraId="51ED28C8" w14:textId="77777777" w:rsidR="00A475B4" w:rsidRPr="00814CC7" w:rsidRDefault="00A475B4">
      <w:pPr>
        <w:widowControl/>
        <w:jc w:val="both"/>
        <w:rPr>
          <w:sz w:val="21"/>
          <w:szCs w:val="21"/>
        </w:rPr>
      </w:pPr>
    </w:p>
    <w:p w14:paraId="12426031" w14:textId="77777777" w:rsidR="00A475B4" w:rsidRPr="00814CC7" w:rsidRDefault="00A475B4">
      <w:pPr>
        <w:widowControl/>
        <w:ind w:firstLine="720"/>
        <w:jc w:val="both"/>
        <w:rPr>
          <w:sz w:val="21"/>
          <w:szCs w:val="21"/>
        </w:rPr>
      </w:pPr>
      <w:r w:rsidRPr="00814CC7">
        <w:rPr>
          <w:sz w:val="21"/>
          <w:szCs w:val="21"/>
        </w:rPr>
        <w:t xml:space="preserve">The amount of Minimum Rent set forth in Paragraph 3 of the Data Sheet is based upon the GLA of the Premises equal to the square feet referenced in Paragraph (1) of the Data Sheet. Upon substantial completion of construction of Landlord’s Work (as defined in Section 4.1 below), the GLA of the Premises shall be determined by Landlord’s architect, and the Minimum Rent and Sales Breakpoint, if applicable, shall be adjusted prior to the Commencement Date (as defined in Section 2.2 below). Promptly after the Commencement Date, Landlord and Tenant shall execute and deliver a written declaration, in the form attached hereto as </w:t>
      </w:r>
      <w:r w:rsidRPr="00814CC7">
        <w:rPr>
          <w:bCs/>
          <w:sz w:val="21"/>
          <w:szCs w:val="21"/>
          <w:u w:val="single"/>
        </w:rPr>
        <w:t>Exhibit C</w:t>
      </w:r>
      <w:r w:rsidRPr="00814CC7">
        <w:rPr>
          <w:sz w:val="21"/>
          <w:szCs w:val="21"/>
        </w:rPr>
        <w:t xml:space="preserve">. </w:t>
      </w:r>
      <w:r w:rsidR="003F73EB" w:rsidRPr="00814CC7">
        <w:rPr>
          <w:sz w:val="21"/>
          <w:szCs w:val="21"/>
        </w:rPr>
        <w:t xml:space="preserve"> </w:t>
      </w:r>
      <w:r w:rsidRPr="00814CC7">
        <w:rPr>
          <w:sz w:val="21"/>
          <w:szCs w:val="21"/>
        </w:rPr>
        <w:t>From time to time during the Term, Landlord shall give Tenant notice of the GLA in the Shopping Center, at a given time or for a given period of time, as such GLA may be revised because of additions or reductions to the Shopping Center, as may be permitted by this Lease.</w:t>
      </w:r>
    </w:p>
    <w:p w14:paraId="177101FC" w14:textId="77777777" w:rsidR="00A475B4" w:rsidRPr="00814CC7" w:rsidRDefault="00A475B4">
      <w:pPr>
        <w:widowControl/>
        <w:jc w:val="both"/>
        <w:rPr>
          <w:sz w:val="21"/>
          <w:szCs w:val="21"/>
        </w:rPr>
      </w:pPr>
    </w:p>
    <w:p w14:paraId="6565CD47" w14:textId="7A382DF7" w:rsidR="00A475B4" w:rsidRPr="00814CC7" w:rsidRDefault="00844493" w:rsidP="005A31E6">
      <w:pPr>
        <w:widowControl/>
        <w:ind w:firstLine="720"/>
        <w:jc w:val="both"/>
        <w:rPr>
          <w:sz w:val="21"/>
          <w:szCs w:val="21"/>
        </w:rPr>
      </w:pPr>
      <w:r w:rsidRPr="00814CC7">
        <w:rPr>
          <w:sz w:val="21"/>
          <w:szCs w:val="21"/>
        </w:rPr>
        <w:t>(</w:t>
      </w:r>
      <w:r w:rsidR="005A31E6">
        <w:rPr>
          <w:sz w:val="21"/>
          <w:szCs w:val="21"/>
        </w:rPr>
        <w:t>e</w:t>
      </w:r>
      <w:r w:rsidR="00A475B4" w:rsidRPr="00814CC7">
        <w:rPr>
          <w:sz w:val="21"/>
          <w:szCs w:val="21"/>
        </w:rPr>
        <w:t>)</w:t>
      </w:r>
      <w:r w:rsidR="00A475B4" w:rsidRPr="00814CC7">
        <w:rPr>
          <w:sz w:val="21"/>
          <w:szCs w:val="21"/>
        </w:rPr>
        <w:tab/>
      </w:r>
      <w:r w:rsidR="00811D97" w:rsidRPr="00814CC7">
        <w:rPr>
          <w:b/>
          <w:bCs/>
          <w:sz w:val="21"/>
          <w:szCs w:val="21"/>
        </w:rPr>
        <w:t>“</w:t>
      </w:r>
      <w:r w:rsidR="00A475B4" w:rsidRPr="00814CC7">
        <w:rPr>
          <w:b/>
          <w:bCs/>
          <w:sz w:val="21"/>
          <w:szCs w:val="21"/>
        </w:rPr>
        <w:t>Shopping Center</w:t>
      </w:r>
      <w:r w:rsidR="00811D97" w:rsidRPr="00814CC7">
        <w:rPr>
          <w:b/>
          <w:bCs/>
          <w:sz w:val="21"/>
          <w:szCs w:val="21"/>
        </w:rPr>
        <w:t>”</w:t>
      </w:r>
      <w:r w:rsidR="00A475B4" w:rsidRPr="00814CC7">
        <w:rPr>
          <w:sz w:val="21"/>
          <w:szCs w:val="21"/>
        </w:rPr>
        <w:t xml:space="preserve"> means </w:t>
      </w:r>
      <w:r w:rsidR="00534091">
        <w:rPr>
          <w:sz w:val="21"/>
          <w:szCs w:val="21"/>
        </w:rPr>
        <w:t xml:space="preserve">the retail portion of </w:t>
      </w:r>
      <w:r w:rsidR="00552FE3">
        <w:rPr>
          <w:sz w:val="21"/>
          <w:szCs w:val="21"/>
        </w:rPr>
        <w:t xml:space="preserve">the mixed-use center known as </w:t>
      </w:r>
      <w:r w:rsidR="008612ED">
        <w:rPr>
          <w:b/>
          <w:bCs/>
          <w:i/>
          <w:iCs/>
          <w:sz w:val="21"/>
          <w:szCs w:val="21"/>
        </w:rPr>
        <w:t>Medley</w:t>
      </w:r>
      <w:r w:rsidR="00A475B4" w:rsidRPr="00814CC7">
        <w:rPr>
          <w:sz w:val="21"/>
          <w:szCs w:val="21"/>
        </w:rPr>
        <w:t xml:space="preserve"> located in the City of </w:t>
      </w:r>
      <w:r w:rsidR="004070A6">
        <w:rPr>
          <w:sz w:val="21"/>
          <w:szCs w:val="21"/>
        </w:rPr>
        <w:t>Johns Creek</w:t>
      </w:r>
      <w:r w:rsidR="00A475B4" w:rsidRPr="00814CC7">
        <w:rPr>
          <w:sz w:val="21"/>
          <w:szCs w:val="21"/>
        </w:rPr>
        <w:t xml:space="preserve">, Fulton County, Georgia, or such other name as Landlord </w:t>
      </w:r>
      <w:r w:rsidR="00534091">
        <w:rPr>
          <w:sz w:val="21"/>
          <w:szCs w:val="21"/>
        </w:rPr>
        <w:t xml:space="preserve">may designate from time to time, </w:t>
      </w:r>
      <w:r w:rsidR="00206513">
        <w:rPr>
          <w:sz w:val="21"/>
          <w:szCs w:val="21"/>
        </w:rPr>
        <w:t xml:space="preserve">consisting of Phase I and Phase II, </w:t>
      </w:r>
      <w:r w:rsidR="00534091">
        <w:rPr>
          <w:sz w:val="21"/>
          <w:szCs w:val="21"/>
        </w:rPr>
        <w:t xml:space="preserve">and as further shown and delineated on the Site Plan attached hereto as </w:t>
      </w:r>
      <w:r w:rsidR="00534091" w:rsidRPr="00534091">
        <w:rPr>
          <w:sz w:val="21"/>
          <w:szCs w:val="21"/>
          <w:u w:val="single"/>
        </w:rPr>
        <w:t>Exhibit A</w:t>
      </w:r>
      <w:r w:rsidR="00B16A34" w:rsidRPr="00B16A34">
        <w:rPr>
          <w:sz w:val="21"/>
          <w:szCs w:val="21"/>
        </w:rPr>
        <w:t>.</w:t>
      </w:r>
    </w:p>
    <w:p w14:paraId="0D81077F" w14:textId="77777777" w:rsidR="00A475B4" w:rsidRPr="00814CC7" w:rsidRDefault="00A475B4">
      <w:pPr>
        <w:widowControl/>
        <w:jc w:val="both"/>
        <w:rPr>
          <w:sz w:val="21"/>
          <w:szCs w:val="21"/>
        </w:rPr>
      </w:pPr>
    </w:p>
    <w:p w14:paraId="2A09396D" w14:textId="77777777" w:rsidR="00A475B4" w:rsidRPr="00814CC7" w:rsidRDefault="00A475B4">
      <w:pPr>
        <w:widowControl/>
        <w:tabs>
          <w:tab w:val="left" w:pos="-720"/>
        </w:tabs>
        <w:suppressAutoHyphens/>
        <w:jc w:val="both"/>
        <w:rPr>
          <w:spacing w:val="-2"/>
          <w:sz w:val="21"/>
          <w:szCs w:val="21"/>
        </w:rPr>
      </w:pPr>
      <w:r w:rsidRPr="00814CC7">
        <w:rPr>
          <w:sz w:val="21"/>
          <w:szCs w:val="21"/>
        </w:rPr>
        <w:tab/>
        <w:t>(</w:t>
      </w:r>
      <w:r w:rsidR="005A31E6">
        <w:rPr>
          <w:sz w:val="21"/>
          <w:szCs w:val="21"/>
        </w:rPr>
        <w:t>f</w:t>
      </w:r>
      <w:r w:rsidRPr="00814CC7">
        <w:rPr>
          <w:sz w:val="21"/>
          <w:szCs w:val="21"/>
        </w:rPr>
        <w:t>)</w:t>
      </w:r>
      <w:r w:rsidRPr="00814CC7">
        <w:rPr>
          <w:sz w:val="21"/>
          <w:szCs w:val="21"/>
        </w:rPr>
        <w:tab/>
      </w:r>
      <w:r w:rsidR="00811D97" w:rsidRPr="00814CC7">
        <w:rPr>
          <w:b/>
          <w:bCs/>
          <w:sz w:val="21"/>
          <w:szCs w:val="21"/>
        </w:rPr>
        <w:t>“</w:t>
      </w:r>
      <w:r w:rsidRPr="00814CC7">
        <w:rPr>
          <w:b/>
          <w:bCs/>
          <w:sz w:val="21"/>
          <w:szCs w:val="21"/>
        </w:rPr>
        <w:t>State</w:t>
      </w:r>
      <w:r w:rsidR="00811D97" w:rsidRPr="00814CC7">
        <w:rPr>
          <w:b/>
          <w:bCs/>
          <w:sz w:val="21"/>
          <w:szCs w:val="21"/>
        </w:rPr>
        <w:t>”</w:t>
      </w:r>
      <w:r w:rsidRPr="00814CC7">
        <w:rPr>
          <w:sz w:val="21"/>
          <w:szCs w:val="21"/>
        </w:rPr>
        <w:t xml:space="preserve"> means the State of Georgia.</w:t>
      </w:r>
    </w:p>
    <w:p w14:paraId="3EECDD78" w14:textId="77777777" w:rsidR="00A475B4" w:rsidRPr="00814CC7" w:rsidRDefault="00A475B4">
      <w:pPr>
        <w:widowControl/>
        <w:ind w:firstLine="720"/>
        <w:jc w:val="both"/>
        <w:rPr>
          <w:sz w:val="21"/>
          <w:szCs w:val="21"/>
        </w:rPr>
      </w:pPr>
    </w:p>
    <w:p w14:paraId="1FF91A64" w14:textId="77777777" w:rsidR="00A475B4" w:rsidRPr="00814CC7" w:rsidRDefault="00A475B4">
      <w:pPr>
        <w:keepNext/>
        <w:widowControl/>
        <w:ind w:firstLine="720"/>
        <w:jc w:val="both"/>
        <w:rPr>
          <w:sz w:val="21"/>
          <w:szCs w:val="21"/>
        </w:rPr>
      </w:pPr>
      <w:r w:rsidRPr="00814CC7">
        <w:rPr>
          <w:sz w:val="21"/>
          <w:szCs w:val="21"/>
        </w:rPr>
        <w:t>(</w:t>
      </w:r>
      <w:r w:rsidR="005A31E6">
        <w:rPr>
          <w:sz w:val="21"/>
          <w:szCs w:val="21"/>
        </w:rPr>
        <w:t>g</w:t>
      </w:r>
      <w:r w:rsidRPr="00814CC7">
        <w:rPr>
          <w:sz w:val="21"/>
          <w:szCs w:val="21"/>
        </w:rPr>
        <w:t>)</w:t>
      </w:r>
      <w:r w:rsidRPr="00814CC7">
        <w:rPr>
          <w:sz w:val="21"/>
          <w:szCs w:val="21"/>
        </w:rPr>
        <w:tab/>
      </w:r>
      <w:r w:rsidR="00811D97" w:rsidRPr="00814CC7">
        <w:rPr>
          <w:b/>
          <w:bCs/>
          <w:sz w:val="21"/>
          <w:szCs w:val="21"/>
        </w:rPr>
        <w:t>“</w:t>
      </w:r>
      <w:r w:rsidRPr="00814CC7">
        <w:rPr>
          <w:b/>
          <w:bCs/>
          <w:sz w:val="21"/>
          <w:szCs w:val="21"/>
        </w:rPr>
        <w:t xml:space="preserve">Tenant’s </w:t>
      </w:r>
      <w:r w:rsidR="00D62C3A">
        <w:rPr>
          <w:b/>
          <w:bCs/>
          <w:sz w:val="21"/>
          <w:szCs w:val="21"/>
        </w:rPr>
        <w:t>P</w:t>
      </w:r>
      <w:r w:rsidRPr="00814CC7">
        <w:rPr>
          <w:b/>
          <w:bCs/>
          <w:sz w:val="21"/>
          <w:szCs w:val="21"/>
        </w:rPr>
        <w:t xml:space="preserve">roportionate </w:t>
      </w:r>
      <w:r w:rsidR="00D62C3A">
        <w:rPr>
          <w:b/>
          <w:bCs/>
          <w:sz w:val="21"/>
          <w:szCs w:val="21"/>
        </w:rPr>
        <w:t>S</w:t>
      </w:r>
      <w:r w:rsidRPr="00814CC7">
        <w:rPr>
          <w:b/>
          <w:bCs/>
          <w:sz w:val="21"/>
          <w:szCs w:val="21"/>
        </w:rPr>
        <w:t>hare</w:t>
      </w:r>
      <w:r w:rsidR="00811D97" w:rsidRPr="00814CC7">
        <w:rPr>
          <w:b/>
          <w:bCs/>
          <w:sz w:val="21"/>
          <w:szCs w:val="21"/>
        </w:rPr>
        <w:t>”</w:t>
      </w:r>
      <w:r w:rsidRPr="00814CC7">
        <w:rPr>
          <w:b/>
          <w:bCs/>
          <w:sz w:val="21"/>
          <w:szCs w:val="21"/>
        </w:rPr>
        <w:t xml:space="preserve"> </w:t>
      </w:r>
      <w:r w:rsidRPr="00814CC7">
        <w:rPr>
          <w:sz w:val="21"/>
          <w:szCs w:val="21"/>
        </w:rPr>
        <w:t>means</w:t>
      </w:r>
      <w:r w:rsidRPr="00814CC7">
        <w:rPr>
          <w:b/>
          <w:bCs/>
          <w:sz w:val="21"/>
          <w:szCs w:val="21"/>
        </w:rPr>
        <w:t xml:space="preserve"> </w:t>
      </w:r>
      <w:r w:rsidRPr="00814CC7">
        <w:rPr>
          <w:sz w:val="21"/>
          <w:szCs w:val="21"/>
        </w:rPr>
        <w:t xml:space="preserve">that portion which bears the same ratio as the GLA of the Premises bears to the GLA of the Shopping Center. </w:t>
      </w:r>
    </w:p>
    <w:p w14:paraId="327620FB" w14:textId="77777777" w:rsidR="00A475B4" w:rsidRPr="00814CC7" w:rsidRDefault="00A475B4">
      <w:pPr>
        <w:keepNext/>
        <w:widowControl/>
        <w:ind w:firstLine="720"/>
        <w:jc w:val="both"/>
        <w:rPr>
          <w:sz w:val="21"/>
          <w:szCs w:val="21"/>
        </w:rPr>
      </w:pPr>
    </w:p>
    <w:p w14:paraId="4B22262F" w14:textId="4B7B4547" w:rsidR="00AB535D" w:rsidRPr="00AB535D" w:rsidRDefault="00A475B4" w:rsidP="00AB535D">
      <w:pPr>
        <w:pStyle w:val="BodyTextIndent3"/>
        <w:rPr>
          <w:sz w:val="21"/>
          <w:szCs w:val="21"/>
        </w:rPr>
      </w:pPr>
      <w:r w:rsidRPr="00814CC7">
        <w:rPr>
          <w:b w:val="0"/>
          <w:bCs w:val="0"/>
          <w:sz w:val="21"/>
          <w:szCs w:val="21"/>
        </w:rPr>
        <w:t>(</w:t>
      </w:r>
      <w:r w:rsidR="005A31E6">
        <w:rPr>
          <w:b w:val="0"/>
          <w:bCs w:val="0"/>
          <w:sz w:val="21"/>
          <w:szCs w:val="21"/>
        </w:rPr>
        <w:t>h</w:t>
      </w:r>
      <w:r w:rsidRPr="00814CC7">
        <w:rPr>
          <w:b w:val="0"/>
          <w:bCs w:val="0"/>
          <w:sz w:val="21"/>
          <w:szCs w:val="21"/>
        </w:rPr>
        <w:t>)</w:t>
      </w:r>
      <w:r w:rsidRPr="00814CC7">
        <w:rPr>
          <w:b w:val="0"/>
          <w:bCs w:val="0"/>
          <w:sz w:val="21"/>
          <w:szCs w:val="21"/>
        </w:rPr>
        <w:tab/>
      </w:r>
      <w:r w:rsidR="00811D97" w:rsidRPr="00814CC7">
        <w:rPr>
          <w:sz w:val="21"/>
          <w:szCs w:val="21"/>
        </w:rPr>
        <w:t>“</w:t>
      </w:r>
      <w:r w:rsidRPr="00814CC7">
        <w:rPr>
          <w:sz w:val="21"/>
          <w:szCs w:val="21"/>
        </w:rPr>
        <w:t>Underlying Documents</w:t>
      </w:r>
      <w:r w:rsidR="00811D97" w:rsidRPr="00814CC7">
        <w:rPr>
          <w:sz w:val="21"/>
          <w:szCs w:val="21"/>
        </w:rPr>
        <w:t>”</w:t>
      </w:r>
      <w:r w:rsidR="0001566F" w:rsidRPr="00814CC7">
        <w:rPr>
          <w:sz w:val="21"/>
          <w:szCs w:val="21"/>
        </w:rPr>
        <w:t xml:space="preserve">. </w:t>
      </w:r>
      <w:r w:rsidRPr="00814CC7">
        <w:rPr>
          <w:sz w:val="21"/>
          <w:szCs w:val="21"/>
        </w:rPr>
        <w:t xml:space="preserve"> </w:t>
      </w:r>
      <w:r w:rsidR="00AB535D" w:rsidRPr="00AB535D">
        <w:rPr>
          <w:b w:val="0"/>
          <w:sz w:val="21"/>
          <w:szCs w:val="21"/>
        </w:rPr>
        <w:t xml:space="preserve">The terms and conditions of this Lease and the rights of the parties hereto are subject to matters of public record, public or private restrictions affecting Landlord or the Shopping Center and all applicable governmental rules and regulations, and subject to and subordinate </w:t>
      </w:r>
      <w:bookmarkStart w:id="15" w:name="_Hlk113468013"/>
      <w:r w:rsidR="00AB535D" w:rsidRPr="00AB535D">
        <w:rPr>
          <w:b w:val="0"/>
          <w:sz w:val="21"/>
          <w:szCs w:val="21"/>
        </w:rPr>
        <w:t>to a declaration providing for easements, covenants and restrictions affecting the Shopping Center</w:t>
      </w:r>
      <w:bookmarkEnd w:id="15"/>
      <w:r w:rsidR="00AB535D" w:rsidRPr="00AB535D">
        <w:rPr>
          <w:b w:val="0"/>
          <w:sz w:val="21"/>
          <w:szCs w:val="21"/>
        </w:rPr>
        <w:t xml:space="preserve"> (the "</w:t>
      </w:r>
      <w:r w:rsidR="00AB535D" w:rsidRPr="00AB535D">
        <w:rPr>
          <w:sz w:val="21"/>
          <w:szCs w:val="21"/>
        </w:rPr>
        <w:t>Declaration</w:t>
      </w:r>
      <w:r w:rsidR="00AB535D" w:rsidRPr="00AB535D">
        <w:rPr>
          <w:b w:val="0"/>
          <w:sz w:val="21"/>
          <w:szCs w:val="21"/>
        </w:rPr>
        <w:t>").  Tenant agrees to comply with the provisions of the Declaration and any other recorded or unrecorded documents affecting the Shopping Center (the “</w:t>
      </w:r>
      <w:r w:rsidR="00AB535D" w:rsidRPr="00AC4E21">
        <w:rPr>
          <w:bCs w:val="0"/>
          <w:sz w:val="21"/>
          <w:szCs w:val="21"/>
        </w:rPr>
        <w:t>Permitted Encumbrances</w:t>
      </w:r>
      <w:r w:rsidR="00AB535D" w:rsidRPr="00AB535D">
        <w:rPr>
          <w:b w:val="0"/>
          <w:sz w:val="21"/>
          <w:szCs w:val="21"/>
        </w:rPr>
        <w:t xml:space="preserve">”).  Landlord represents and warrants that the Permitted Use does not violate any restrictions, </w:t>
      </w:r>
      <w:proofErr w:type="gramStart"/>
      <w:r w:rsidR="00AB535D" w:rsidRPr="00AB535D">
        <w:rPr>
          <w:b w:val="0"/>
          <w:sz w:val="21"/>
          <w:szCs w:val="21"/>
        </w:rPr>
        <w:t>terms</w:t>
      </w:r>
      <w:proofErr w:type="gramEnd"/>
      <w:r w:rsidR="00AB535D" w:rsidRPr="00AB535D">
        <w:rPr>
          <w:b w:val="0"/>
          <w:sz w:val="21"/>
          <w:szCs w:val="21"/>
        </w:rPr>
        <w:t xml:space="preserve"> and conditions of the Declaration.</w:t>
      </w:r>
    </w:p>
    <w:p w14:paraId="2D35A0D2" w14:textId="77777777" w:rsidR="00A475B4" w:rsidRPr="00814CC7" w:rsidRDefault="00A475B4">
      <w:pPr>
        <w:widowControl/>
        <w:jc w:val="both"/>
        <w:rPr>
          <w:sz w:val="21"/>
          <w:szCs w:val="21"/>
        </w:rPr>
      </w:pPr>
    </w:p>
    <w:p w14:paraId="7D67628A" w14:textId="77777777" w:rsidR="00A475B4" w:rsidRPr="00814CC7" w:rsidRDefault="00A475B4">
      <w:pPr>
        <w:keepNext/>
        <w:widowControl/>
        <w:jc w:val="center"/>
        <w:rPr>
          <w:b/>
          <w:sz w:val="21"/>
          <w:szCs w:val="21"/>
        </w:rPr>
      </w:pPr>
      <w:r w:rsidRPr="00814CC7">
        <w:rPr>
          <w:b/>
          <w:sz w:val="21"/>
          <w:szCs w:val="21"/>
          <w:u w:val="single"/>
        </w:rPr>
        <w:lastRenderedPageBreak/>
        <w:t>ARTICLE II</w:t>
      </w:r>
      <w:r w:rsidRPr="00814CC7">
        <w:rPr>
          <w:b/>
          <w:sz w:val="21"/>
          <w:szCs w:val="21"/>
          <w:u w:val="single"/>
        </w:rPr>
        <w:fldChar w:fldCharType="begin"/>
      </w:r>
      <w:r w:rsidRPr="00814CC7">
        <w:rPr>
          <w:sz w:val="21"/>
          <w:szCs w:val="21"/>
        </w:rPr>
        <w:instrText xml:space="preserve"> TC “</w:instrText>
      </w:r>
      <w:bookmarkStart w:id="16" w:name="_Toc127886851"/>
      <w:r w:rsidRPr="00814CC7">
        <w:rPr>
          <w:b/>
          <w:sz w:val="21"/>
          <w:szCs w:val="21"/>
          <w:u w:val="single"/>
        </w:rPr>
        <w:instrText>ARTICLE II</w:instrText>
      </w:r>
      <w:bookmarkEnd w:id="16"/>
      <w:r w:rsidRPr="00814CC7">
        <w:rPr>
          <w:sz w:val="21"/>
          <w:szCs w:val="21"/>
        </w:rPr>
        <w:instrText xml:space="preserve">” \f C \l “1” </w:instrText>
      </w:r>
      <w:r w:rsidRPr="00814CC7">
        <w:rPr>
          <w:b/>
          <w:sz w:val="21"/>
          <w:szCs w:val="21"/>
          <w:u w:val="single"/>
        </w:rPr>
        <w:fldChar w:fldCharType="end"/>
      </w:r>
    </w:p>
    <w:p w14:paraId="023C4890" w14:textId="77777777" w:rsidR="00A475B4" w:rsidRPr="00814CC7" w:rsidRDefault="00A475B4">
      <w:pPr>
        <w:keepNext/>
        <w:widowControl/>
        <w:jc w:val="center"/>
        <w:rPr>
          <w:b/>
          <w:sz w:val="21"/>
          <w:szCs w:val="21"/>
        </w:rPr>
      </w:pPr>
    </w:p>
    <w:p w14:paraId="5DB87CAD" w14:textId="77777777" w:rsidR="00A475B4" w:rsidRPr="00814CC7" w:rsidRDefault="00A475B4">
      <w:pPr>
        <w:keepNext/>
        <w:widowControl/>
        <w:jc w:val="center"/>
        <w:rPr>
          <w:b/>
          <w:sz w:val="21"/>
          <w:szCs w:val="21"/>
        </w:rPr>
      </w:pPr>
      <w:r w:rsidRPr="00814CC7">
        <w:rPr>
          <w:b/>
          <w:sz w:val="21"/>
          <w:szCs w:val="21"/>
          <w:u w:val="single"/>
        </w:rPr>
        <w:t>GRANT AND TERM</w:t>
      </w:r>
      <w:r w:rsidRPr="00814CC7">
        <w:rPr>
          <w:b/>
          <w:sz w:val="21"/>
          <w:szCs w:val="21"/>
          <w:u w:val="single"/>
        </w:rPr>
        <w:fldChar w:fldCharType="begin"/>
      </w:r>
      <w:r w:rsidRPr="00814CC7">
        <w:rPr>
          <w:sz w:val="21"/>
          <w:szCs w:val="21"/>
        </w:rPr>
        <w:instrText xml:space="preserve"> TC “</w:instrText>
      </w:r>
      <w:bookmarkStart w:id="17" w:name="_Toc127886852"/>
      <w:r w:rsidRPr="00814CC7">
        <w:rPr>
          <w:b/>
          <w:sz w:val="21"/>
          <w:szCs w:val="21"/>
          <w:u w:val="single"/>
        </w:rPr>
        <w:instrText>GRANT AND TERM</w:instrText>
      </w:r>
      <w:bookmarkEnd w:id="17"/>
      <w:r w:rsidRPr="00814CC7">
        <w:rPr>
          <w:sz w:val="21"/>
          <w:szCs w:val="21"/>
        </w:rPr>
        <w:instrText xml:space="preserve">” \f C \l “2” </w:instrText>
      </w:r>
      <w:r w:rsidRPr="00814CC7">
        <w:rPr>
          <w:b/>
          <w:sz w:val="21"/>
          <w:szCs w:val="21"/>
          <w:u w:val="single"/>
        </w:rPr>
        <w:fldChar w:fldCharType="end"/>
      </w:r>
    </w:p>
    <w:p w14:paraId="0993D3D1" w14:textId="77777777" w:rsidR="00A475B4" w:rsidRPr="00814CC7" w:rsidRDefault="00A475B4">
      <w:pPr>
        <w:keepNext/>
        <w:widowControl/>
        <w:jc w:val="both"/>
        <w:rPr>
          <w:b/>
          <w:sz w:val="21"/>
          <w:szCs w:val="21"/>
        </w:rPr>
      </w:pPr>
    </w:p>
    <w:p w14:paraId="0731B0AD" w14:textId="77777777" w:rsidR="00A475B4" w:rsidRPr="00814CC7" w:rsidRDefault="00A475B4">
      <w:pPr>
        <w:keepNext/>
        <w:widowControl/>
        <w:ind w:firstLine="720"/>
        <w:jc w:val="both"/>
        <w:rPr>
          <w:b/>
          <w:sz w:val="21"/>
          <w:szCs w:val="21"/>
        </w:rPr>
      </w:pPr>
      <w:r w:rsidRPr="00814CC7">
        <w:rPr>
          <w:sz w:val="21"/>
          <w:szCs w:val="21"/>
        </w:rPr>
        <w:t xml:space="preserve">Section 2.1. </w:t>
      </w:r>
      <w:r w:rsidRPr="00814CC7">
        <w:rPr>
          <w:b/>
          <w:sz w:val="21"/>
          <w:szCs w:val="21"/>
          <w:u w:val="single"/>
        </w:rPr>
        <w:t>Premises</w:t>
      </w:r>
      <w:r w:rsidRPr="00814CC7">
        <w:rPr>
          <w:b/>
          <w:sz w:val="21"/>
          <w:szCs w:val="21"/>
          <w:u w:val="single"/>
        </w:rPr>
        <w:fldChar w:fldCharType="begin"/>
      </w:r>
      <w:r w:rsidRPr="00814CC7">
        <w:rPr>
          <w:sz w:val="21"/>
          <w:szCs w:val="21"/>
        </w:rPr>
        <w:instrText xml:space="preserve"> TC “</w:instrText>
      </w:r>
      <w:bookmarkStart w:id="18" w:name="_Toc127886853"/>
      <w:r w:rsidRPr="00814CC7">
        <w:rPr>
          <w:sz w:val="21"/>
          <w:szCs w:val="21"/>
        </w:rPr>
        <w:instrText xml:space="preserve">Section 2.1. </w:instrText>
      </w:r>
      <w:r w:rsidRPr="00551A0E">
        <w:rPr>
          <w:b/>
          <w:sz w:val="21"/>
          <w:szCs w:val="21"/>
        </w:rPr>
        <w:instrText>Premises</w:instrText>
      </w:r>
      <w:bookmarkEnd w:id="18"/>
      <w:r w:rsidRPr="00814CC7">
        <w:rPr>
          <w:sz w:val="21"/>
          <w:szCs w:val="21"/>
        </w:rPr>
        <w:instrText xml:space="preserve">” \f C \l “3” </w:instrText>
      </w:r>
      <w:r w:rsidRPr="00814CC7">
        <w:rPr>
          <w:b/>
          <w:sz w:val="21"/>
          <w:szCs w:val="21"/>
          <w:u w:val="single"/>
        </w:rPr>
        <w:fldChar w:fldCharType="end"/>
      </w:r>
      <w:r w:rsidRPr="00814CC7">
        <w:rPr>
          <w:b/>
          <w:sz w:val="21"/>
          <w:szCs w:val="21"/>
          <w:u w:val="single"/>
        </w:rPr>
        <w:t>.</w:t>
      </w:r>
    </w:p>
    <w:p w14:paraId="185395B9" w14:textId="77777777" w:rsidR="00A475B4" w:rsidRPr="00814CC7" w:rsidRDefault="00A475B4">
      <w:pPr>
        <w:keepNext/>
        <w:widowControl/>
        <w:jc w:val="both"/>
        <w:rPr>
          <w:b/>
          <w:sz w:val="21"/>
          <w:szCs w:val="21"/>
        </w:rPr>
      </w:pPr>
    </w:p>
    <w:p w14:paraId="59A38883"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Subject to the provisions of Sections 2.1(b) and 2.1(c) hereof, Landlord, in consideration of the rent to be paid and the covenants to be performed by Tenant, does hereby lease and demise to Tenant, and Tenant hereby rents and hires from Landlord, for the Term, the Premises.</w:t>
      </w:r>
      <w:r w:rsidRPr="00814CC7">
        <w:rPr>
          <w:spacing w:val="-3"/>
          <w:sz w:val="21"/>
          <w:szCs w:val="21"/>
        </w:rPr>
        <w:t xml:space="preserve"> Landlord does not warrant that the Shopping Center is or will be constructed exactly as shown on the </w:t>
      </w:r>
      <w:r w:rsidR="0001566F" w:rsidRPr="00814CC7">
        <w:rPr>
          <w:spacing w:val="-3"/>
          <w:sz w:val="21"/>
          <w:szCs w:val="21"/>
        </w:rPr>
        <w:t>proposed building plan for the Shopping Center (the “</w:t>
      </w:r>
      <w:r w:rsidRPr="00814CC7">
        <w:rPr>
          <w:b/>
          <w:spacing w:val="-3"/>
          <w:sz w:val="21"/>
          <w:szCs w:val="21"/>
        </w:rPr>
        <w:t>Site Plan</w:t>
      </w:r>
      <w:r w:rsidR="0001566F" w:rsidRPr="00814CC7">
        <w:rPr>
          <w:spacing w:val="-3"/>
          <w:sz w:val="21"/>
          <w:szCs w:val="21"/>
        </w:rPr>
        <w:t xml:space="preserve">”) and as more generally set forth on </w:t>
      </w:r>
      <w:r w:rsidR="003F73EB" w:rsidRPr="00814CC7">
        <w:rPr>
          <w:spacing w:val="-3"/>
          <w:sz w:val="21"/>
          <w:szCs w:val="21"/>
          <w:u w:val="single"/>
        </w:rPr>
        <w:t xml:space="preserve">Exhibit </w:t>
      </w:r>
      <w:r w:rsidR="0001566F" w:rsidRPr="00814CC7">
        <w:rPr>
          <w:spacing w:val="-3"/>
          <w:sz w:val="21"/>
          <w:szCs w:val="21"/>
          <w:u w:val="single"/>
        </w:rPr>
        <w:t>A</w:t>
      </w:r>
      <w:r w:rsidR="0001566F" w:rsidRPr="00814CC7">
        <w:rPr>
          <w:spacing w:val="-3"/>
          <w:sz w:val="21"/>
          <w:szCs w:val="21"/>
        </w:rPr>
        <w:t xml:space="preserve"> attached hereto</w:t>
      </w:r>
      <w:r w:rsidRPr="00814CC7">
        <w:rPr>
          <w:spacing w:val="-3"/>
          <w:sz w:val="21"/>
          <w:szCs w:val="21"/>
        </w:rPr>
        <w:t>.  Landlord shall have and hereby reserves the right at its sole discretion, at any time and from time to time during the Term, to (</w:t>
      </w:r>
      <w:proofErr w:type="spellStart"/>
      <w:r w:rsidRPr="00814CC7">
        <w:rPr>
          <w:spacing w:val="-3"/>
          <w:sz w:val="21"/>
          <w:szCs w:val="21"/>
        </w:rPr>
        <w:t>i</w:t>
      </w:r>
      <w:proofErr w:type="spellEnd"/>
      <w:r w:rsidRPr="00814CC7">
        <w:rPr>
          <w:spacing w:val="-3"/>
          <w:sz w:val="21"/>
          <w:szCs w:val="21"/>
        </w:rPr>
        <w:t xml:space="preserve">) redesignate, modify, alter, expand, reduce and to change the Common Areas, including, without limitation, the area, level, location and arrangement of all parking areas, decks, roadways and driveways; and (ii) make alterations or additions to, and build additional stories on, the buildings in the Shopping Center and to construct other buildings and improvements of any type in the Shopping Center or the Common Areas for lease to tenants or for such other uses as Landlord desires, including the right to locate and/or erect thereon permanent or temporary kiosks and structures; and (iii) exclude from the Common Areas such building areas and related areas as Landlord shall designate. </w:t>
      </w:r>
      <w:r w:rsidRPr="00814CC7">
        <w:rPr>
          <w:sz w:val="21"/>
          <w:szCs w:val="21"/>
        </w:rPr>
        <w:t>If Landlord elects to enlarge the Shopping Center</w:t>
      </w:r>
      <w:r w:rsidR="0001566F" w:rsidRPr="00814CC7">
        <w:rPr>
          <w:sz w:val="21"/>
          <w:szCs w:val="21"/>
        </w:rPr>
        <w:t>,</w:t>
      </w:r>
      <w:r w:rsidRPr="00814CC7">
        <w:rPr>
          <w:sz w:val="21"/>
          <w:szCs w:val="21"/>
        </w:rPr>
        <w:t xml:space="preserve"> any additional area may be included by Landlord in the definition of the Shopping Center.</w:t>
      </w:r>
      <w:r w:rsidR="008D5826" w:rsidRPr="00814CC7">
        <w:rPr>
          <w:sz w:val="21"/>
          <w:szCs w:val="21"/>
        </w:rPr>
        <w:t xml:space="preserve"> </w:t>
      </w:r>
      <w:r w:rsidRPr="00814CC7">
        <w:rPr>
          <w:sz w:val="21"/>
          <w:szCs w:val="21"/>
        </w:rPr>
        <w:t xml:space="preserve"> Landlord shall also have the general right from time to time to include within and/or to exclude from the defined Shopping Center any existing or future areas, and the floor areas of the Shopping Center shall be accordingly adjusted. This Lease is subject to all applicable building restrictions, planning and zoning ordinances, governmental rules and regulations, existing underlying leases, and all other encumbrances, covenants, </w:t>
      </w:r>
      <w:proofErr w:type="gramStart"/>
      <w:r w:rsidRPr="00814CC7">
        <w:rPr>
          <w:sz w:val="21"/>
          <w:szCs w:val="21"/>
        </w:rPr>
        <w:t>restrictions</w:t>
      </w:r>
      <w:proofErr w:type="gramEnd"/>
      <w:r w:rsidRPr="00814CC7">
        <w:rPr>
          <w:sz w:val="21"/>
          <w:szCs w:val="21"/>
        </w:rPr>
        <w:t xml:space="preserve"> and easements affecting the Shopping Center.</w:t>
      </w:r>
    </w:p>
    <w:p w14:paraId="71B8ED2B" w14:textId="77777777" w:rsidR="00A475B4" w:rsidRPr="00814CC7" w:rsidRDefault="00A475B4">
      <w:pPr>
        <w:widowControl/>
        <w:jc w:val="both"/>
        <w:rPr>
          <w:sz w:val="21"/>
          <w:szCs w:val="21"/>
        </w:rPr>
      </w:pPr>
    </w:p>
    <w:p w14:paraId="5E6F73D2" w14:textId="30CAE9E0" w:rsidR="00A475B4" w:rsidRPr="00814CC7" w:rsidRDefault="00A475B4">
      <w:pPr>
        <w:pStyle w:val="BodyTextIndent"/>
        <w:rPr>
          <w:sz w:val="21"/>
          <w:szCs w:val="21"/>
        </w:rPr>
      </w:pPr>
      <w:r w:rsidRPr="00814CC7">
        <w:rPr>
          <w:sz w:val="21"/>
          <w:szCs w:val="21"/>
        </w:rPr>
        <w:t>(b)</w:t>
      </w:r>
      <w:r w:rsidRPr="00814CC7">
        <w:rPr>
          <w:sz w:val="21"/>
          <w:szCs w:val="21"/>
        </w:rPr>
        <w:tab/>
        <w:t xml:space="preserve">Landlord reserves the right </w:t>
      </w:r>
      <w:r w:rsidRPr="00814CC7">
        <w:rPr>
          <w:i/>
          <w:sz w:val="21"/>
          <w:szCs w:val="21"/>
        </w:rPr>
        <w:t>at any time prior to the commencement of the Term</w:t>
      </w:r>
      <w:r w:rsidRPr="00814CC7">
        <w:rPr>
          <w:sz w:val="21"/>
          <w:szCs w:val="21"/>
        </w:rPr>
        <w:t xml:space="preserve"> to change the location of the Premises upon written notice to Tenant, which notice shall include an alternative location (the </w:t>
      </w:r>
      <w:r w:rsidR="00811D97" w:rsidRPr="00814CC7">
        <w:rPr>
          <w:sz w:val="21"/>
          <w:szCs w:val="21"/>
        </w:rPr>
        <w:t>“</w:t>
      </w:r>
      <w:r w:rsidRPr="00814CC7">
        <w:rPr>
          <w:b/>
          <w:sz w:val="21"/>
          <w:szCs w:val="21"/>
        </w:rPr>
        <w:t>Relocation Space</w:t>
      </w:r>
      <w:r w:rsidR="00811D97" w:rsidRPr="00814CC7">
        <w:rPr>
          <w:sz w:val="21"/>
          <w:szCs w:val="21"/>
        </w:rPr>
        <w:t>”</w:t>
      </w:r>
      <w:r w:rsidRPr="00814CC7">
        <w:rPr>
          <w:sz w:val="21"/>
          <w:szCs w:val="21"/>
        </w:rPr>
        <w:t xml:space="preserve">) in the Shopping Center which is comparable in all material aspects to the Premises.  Landlord shall reimburse Tenant for the reasonable actual out-of-pocket costs Tenant incurs which are directly related to such relocation, which costs shall be for revisions made to the plans and specifications for Tenant’s leasehold improvements and any costs relating to any construction activities </w:t>
      </w:r>
      <w:r w:rsidR="0001566F" w:rsidRPr="00814CC7">
        <w:rPr>
          <w:sz w:val="21"/>
          <w:szCs w:val="21"/>
        </w:rPr>
        <w:t xml:space="preserve">previously </w:t>
      </w:r>
      <w:r w:rsidRPr="00814CC7">
        <w:rPr>
          <w:sz w:val="21"/>
          <w:szCs w:val="21"/>
        </w:rPr>
        <w:t>undertaken by Tenant.  Such reimbursement shall be made within thirty (30) days after Tenant provides Landlord with sufficient evidence of such costs.  If such relocation will delay Tenant’s proposed opening date, then the Fixturing Period will be extended the lesser of: (</w:t>
      </w:r>
      <w:proofErr w:type="spellStart"/>
      <w:r w:rsidRPr="00814CC7">
        <w:rPr>
          <w:sz w:val="21"/>
          <w:szCs w:val="21"/>
        </w:rPr>
        <w:t>i</w:t>
      </w:r>
      <w:proofErr w:type="spellEnd"/>
      <w:r w:rsidRPr="00814CC7">
        <w:rPr>
          <w:sz w:val="21"/>
          <w:szCs w:val="21"/>
        </w:rPr>
        <w:t xml:space="preserve">) the number of days required for making revisions to the plans and specifications for Tenant’s leasehold improvements, </w:t>
      </w:r>
      <w:r w:rsidR="0001566F" w:rsidRPr="00814CC7">
        <w:rPr>
          <w:sz w:val="21"/>
          <w:szCs w:val="21"/>
        </w:rPr>
        <w:t>or</w:t>
      </w:r>
      <w:r w:rsidRPr="00814CC7">
        <w:rPr>
          <w:sz w:val="21"/>
          <w:szCs w:val="21"/>
        </w:rPr>
        <w:t xml:space="preserve"> (ii) sixty (60) days.  If Tenant refuses to relocate, then Tenant shall notify Landlord of such refusal within fifteen (15) days after Tenant is notified by Landlord of the location of the Relocation Space and Landlord shall have the right to terminate this Lease upon written notice to Tenant</w:t>
      </w:r>
      <w:r w:rsidR="000F7A6F">
        <w:rPr>
          <w:sz w:val="21"/>
          <w:szCs w:val="21"/>
        </w:rPr>
        <w:t>, and neither party shall have any further liability to the other</w:t>
      </w:r>
      <w:r w:rsidRPr="00814CC7">
        <w:rPr>
          <w:sz w:val="21"/>
          <w:szCs w:val="21"/>
        </w:rPr>
        <w:t>.</w:t>
      </w:r>
      <w:r w:rsidR="00EE55B4" w:rsidRPr="00814CC7">
        <w:rPr>
          <w:sz w:val="21"/>
          <w:szCs w:val="21"/>
        </w:rPr>
        <w:t xml:space="preserve">  </w:t>
      </w:r>
    </w:p>
    <w:p w14:paraId="74BB1A06" w14:textId="77777777" w:rsidR="000B3111" w:rsidRPr="00814CC7" w:rsidRDefault="000B3111">
      <w:pPr>
        <w:widowControl/>
        <w:ind w:firstLine="720"/>
        <w:jc w:val="both"/>
        <w:rPr>
          <w:sz w:val="21"/>
          <w:szCs w:val="21"/>
        </w:rPr>
      </w:pPr>
    </w:p>
    <w:p w14:paraId="48E2571C" w14:textId="1AEA27E3" w:rsidR="001C7E44" w:rsidRPr="00814CC7" w:rsidRDefault="00A475B4" w:rsidP="001C7E44">
      <w:pPr>
        <w:pStyle w:val="BodyTextIndent"/>
        <w:rPr>
          <w:sz w:val="21"/>
          <w:szCs w:val="21"/>
        </w:rPr>
      </w:pPr>
      <w:r w:rsidRPr="00814CC7">
        <w:rPr>
          <w:sz w:val="21"/>
          <w:szCs w:val="21"/>
        </w:rPr>
        <w:t>(c)</w:t>
      </w:r>
      <w:r w:rsidRPr="00814CC7">
        <w:rPr>
          <w:sz w:val="21"/>
          <w:szCs w:val="21"/>
        </w:rPr>
        <w:tab/>
        <w:t xml:space="preserve">Landlord reserves the right </w:t>
      </w:r>
      <w:r w:rsidRPr="00814CC7">
        <w:rPr>
          <w:i/>
          <w:sz w:val="21"/>
          <w:szCs w:val="21"/>
        </w:rPr>
        <w:t>at any time during the Term</w:t>
      </w:r>
      <w:r w:rsidRPr="00814CC7">
        <w:rPr>
          <w:sz w:val="21"/>
          <w:szCs w:val="21"/>
        </w:rPr>
        <w:t xml:space="preserve"> to change the location of the Premises upon thirty (30) days’ prior written notice to Tenant. Landlord shall offer to Tenant an alternative location (the </w:t>
      </w:r>
      <w:r w:rsidR="00811D97" w:rsidRPr="00814CC7">
        <w:rPr>
          <w:sz w:val="21"/>
          <w:szCs w:val="21"/>
        </w:rPr>
        <w:t>“</w:t>
      </w:r>
      <w:r w:rsidRPr="00814CC7">
        <w:rPr>
          <w:b/>
          <w:sz w:val="21"/>
          <w:szCs w:val="21"/>
        </w:rPr>
        <w:t>Relocation Space</w:t>
      </w:r>
      <w:r w:rsidR="00811D97" w:rsidRPr="00814CC7">
        <w:rPr>
          <w:sz w:val="21"/>
          <w:szCs w:val="21"/>
        </w:rPr>
        <w:t>”</w:t>
      </w:r>
      <w:r w:rsidRPr="00814CC7">
        <w:rPr>
          <w:sz w:val="21"/>
          <w:szCs w:val="21"/>
        </w:rPr>
        <w:t xml:space="preserve">) in the Shopping Center that is comparable in all material respects to the Premises. Landlord, at Landlord’s cost and expense, shall complete the leasehold improvements to the Relocation Space in accordance with the working drawings originally approved by Landlord with respect to Tenant’s Work (as defined in Section 4.3 below) in connection with Tenant’s initial occupancy of the Premises.  Landlord shall reimburse Tenant for the reasonable actual out-of-pocket costs Tenant incurs which are directly related to such relocation, which costs shall be for moving, changing </w:t>
      </w:r>
      <w:proofErr w:type="gramStart"/>
      <w:r w:rsidRPr="00814CC7">
        <w:rPr>
          <w:sz w:val="21"/>
          <w:szCs w:val="21"/>
        </w:rPr>
        <w:t>stationery</w:t>
      </w:r>
      <w:proofErr w:type="gramEnd"/>
      <w:r w:rsidRPr="00814CC7">
        <w:rPr>
          <w:sz w:val="21"/>
          <w:szCs w:val="21"/>
        </w:rPr>
        <w:t xml:space="preserve"> and relocating telephone equipment. Such reimbursement shall be made within thirty (30) days after Tenant provides Landlord with sufficient evidence of such costs.  Tenant shall open for business in the Relocation Space within fifteen (15) days after delivery to Tenant. If the parties agree on the Relocation Space, then Landlord and Tenant shall promptly enter into an agreement modifying this Lease only with respect to the description of the Premises and the Minimum Rent and all other items of rent which this Lease expressly states are calculated on a per square foot basis. If the Relocation Space is substantially comparable in all material respects to the Premises but Tenant refuses to relocate thereto, </w:t>
      </w:r>
      <w:r w:rsidRPr="00814CC7">
        <w:rPr>
          <w:sz w:val="21"/>
          <w:szCs w:val="21"/>
        </w:rPr>
        <w:lastRenderedPageBreak/>
        <w:t>then Landlord may terminate this Lease upon delivery to Tenant of a written notice (</w:t>
      </w:r>
      <w:r w:rsidR="00811D97" w:rsidRPr="00814CC7">
        <w:rPr>
          <w:sz w:val="21"/>
          <w:szCs w:val="21"/>
        </w:rPr>
        <w:t>“</w:t>
      </w:r>
      <w:r w:rsidRPr="00814CC7">
        <w:rPr>
          <w:b/>
          <w:sz w:val="21"/>
          <w:szCs w:val="21"/>
        </w:rPr>
        <w:t>Termination Notice</w:t>
      </w:r>
      <w:r w:rsidR="00811D97" w:rsidRPr="00814CC7">
        <w:rPr>
          <w:sz w:val="21"/>
          <w:szCs w:val="21"/>
        </w:rPr>
        <w:t>”</w:t>
      </w:r>
      <w:r w:rsidRPr="00814CC7">
        <w:rPr>
          <w:sz w:val="21"/>
          <w:szCs w:val="21"/>
        </w:rPr>
        <w:t>) terminating this Lease</w:t>
      </w:r>
      <w:r w:rsidR="00E91EDD">
        <w:rPr>
          <w:sz w:val="21"/>
          <w:szCs w:val="21"/>
        </w:rPr>
        <w:t>, and neither party shall have any further liability to the other</w:t>
      </w:r>
      <w:r w:rsidRPr="00814CC7">
        <w:rPr>
          <w:sz w:val="21"/>
          <w:szCs w:val="21"/>
        </w:rPr>
        <w:t>. Tenant shall vacate the Premises within thirty (30) days after receiving the Termination Notice. Tenant shall deliver possession of the Premises to Landlord, within fifteen (15) days after the date Tenant opens for business in the Relocation Space, in the condition required pursuant to this Lease and subject to all charges which are due and owing or which shall accrue up to such date (which charges shall be paid to Landlord within thirty (30) days of such date). From and after the date Tenant takes possession of the Relocation Space, any and all references in this Lease to the Premises shall be deemed to be references to the Relocation Space.</w:t>
      </w:r>
      <w:r w:rsidR="00EE55B4" w:rsidRPr="00814CC7">
        <w:rPr>
          <w:sz w:val="21"/>
          <w:szCs w:val="21"/>
        </w:rPr>
        <w:t xml:space="preserve">  </w:t>
      </w:r>
    </w:p>
    <w:p w14:paraId="04502538" w14:textId="77777777" w:rsidR="001C7E44" w:rsidRDefault="001C7E44">
      <w:pPr>
        <w:keepNext/>
        <w:widowControl/>
        <w:ind w:left="720"/>
        <w:jc w:val="both"/>
        <w:rPr>
          <w:sz w:val="21"/>
          <w:szCs w:val="21"/>
        </w:rPr>
      </w:pPr>
    </w:p>
    <w:p w14:paraId="1C649937" w14:textId="2408E544" w:rsidR="00A475B4" w:rsidRPr="00814CC7" w:rsidRDefault="00A475B4">
      <w:pPr>
        <w:keepNext/>
        <w:widowControl/>
        <w:ind w:left="720"/>
        <w:jc w:val="both"/>
        <w:rPr>
          <w:b/>
          <w:sz w:val="21"/>
          <w:szCs w:val="21"/>
        </w:rPr>
      </w:pPr>
      <w:r w:rsidRPr="00814CC7">
        <w:rPr>
          <w:sz w:val="21"/>
          <w:szCs w:val="21"/>
        </w:rPr>
        <w:t xml:space="preserve">Section 2.2. </w:t>
      </w:r>
      <w:r w:rsidRPr="00814CC7">
        <w:rPr>
          <w:b/>
          <w:sz w:val="21"/>
          <w:szCs w:val="21"/>
          <w:u w:val="single"/>
        </w:rPr>
        <w:t>Term</w:t>
      </w:r>
      <w:r w:rsidRPr="00814CC7">
        <w:rPr>
          <w:b/>
          <w:sz w:val="21"/>
          <w:szCs w:val="21"/>
          <w:u w:val="single"/>
        </w:rPr>
        <w:fldChar w:fldCharType="begin"/>
      </w:r>
      <w:r w:rsidRPr="00814CC7">
        <w:rPr>
          <w:sz w:val="21"/>
          <w:szCs w:val="21"/>
        </w:rPr>
        <w:instrText xml:space="preserve"> TC “</w:instrText>
      </w:r>
      <w:bookmarkStart w:id="19" w:name="_Toc127886854"/>
      <w:r w:rsidRPr="00814CC7">
        <w:rPr>
          <w:sz w:val="21"/>
          <w:szCs w:val="21"/>
        </w:rPr>
        <w:instrText xml:space="preserve">Section 2.2. </w:instrText>
      </w:r>
      <w:r w:rsidRPr="00551A0E">
        <w:rPr>
          <w:b/>
          <w:sz w:val="21"/>
          <w:szCs w:val="21"/>
        </w:rPr>
        <w:instrText>Term</w:instrText>
      </w:r>
      <w:bookmarkEnd w:id="19"/>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5A5682EF" w14:textId="77777777" w:rsidR="00A475B4" w:rsidRPr="00814CC7" w:rsidRDefault="00A475B4">
      <w:pPr>
        <w:keepNext/>
        <w:widowControl/>
        <w:jc w:val="both"/>
        <w:rPr>
          <w:b/>
          <w:sz w:val="21"/>
          <w:szCs w:val="21"/>
        </w:rPr>
      </w:pPr>
    </w:p>
    <w:p w14:paraId="43E9EE41" w14:textId="110BF5C2" w:rsidR="00A475B4" w:rsidRPr="00814CC7" w:rsidRDefault="00A475B4">
      <w:pPr>
        <w:widowControl/>
        <w:ind w:left="90" w:firstLine="630"/>
        <w:jc w:val="both"/>
        <w:rPr>
          <w:sz w:val="21"/>
          <w:szCs w:val="21"/>
        </w:rPr>
      </w:pPr>
      <w:r w:rsidRPr="00814CC7">
        <w:rPr>
          <w:sz w:val="21"/>
          <w:szCs w:val="21"/>
        </w:rPr>
        <w:t>(a)</w:t>
      </w:r>
      <w:r w:rsidRPr="00814CC7">
        <w:rPr>
          <w:sz w:val="21"/>
          <w:szCs w:val="21"/>
        </w:rPr>
        <w:tab/>
        <w:t xml:space="preserve">The term of this Lease (the </w:t>
      </w:r>
      <w:r w:rsidR="00811D97" w:rsidRPr="00814CC7">
        <w:rPr>
          <w:sz w:val="21"/>
          <w:szCs w:val="21"/>
        </w:rPr>
        <w:t>“</w:t>
      </w:r>
      <w:r w:rsidRPr="00814CC7">
        <w:rPr>
          <w:b/>
          <w:sz w:val="21"/>
          <w:szCs w:val="21"/>
        </w:rPr>
        <w:t>Term</w:t>
      </w:r>
      <w:r w:rsidR="00811D97" w:rsidRPr="00814CC7">
        <w:rPr>
          <w:sz w:val="21"/>
          <w:szCs w:val="21"/>
        </w:rPr>
        <w:t>”</w:t>
      </w:r>
      <w:r w:rsidRPr="00814CC7">
        <w:rPr>
          <w:sz w:val="21"/>
          <w:szCs w:val="21"/>
        </w:rPr>
        <w:t xml:space="preserve">) shall be for a period commencing on the date (the </w:t>
      </w:r>
      <w:r w:rsidR="00811D97" w:rsidRPr="00814CC7">
        <w:rPr>
          <w:sz w:val="21"/>
          <w:szCs w:val="21"/>
        </w:rPr>
        <w:t>“</w:t>
      </w:r>
      <w:r w:rsidRPr="00814CC7">
        <w:rPr>
          <w:b/>
          <w:sz w:val="21"/>
          <w:szCs w:val="21"/>
        </w:rPr>
        <w:t>Commencement Date</w:t>
      </w:r>
      <w:r w:rsidR="00811D97" w:rsidRPr="00814CC7">
        <w:rPr>
          <w:sz w:val="21"/>
          <w:szCs w:val="21"/>
        </w:rPr>
        <w:t>”</w:t>
      </w:r>
      <w:r w:rsidRPr="00814CC7">
        <w:rPr>
          <w:sz w:val="21"/>
          <w:szCs w:val="21"/>
        </w:rPr>
        <w:t>) which is the earlier of (</w:t>
      </w:r>
      <w:proofErr w:type="spellStart"/>
      <w:r w:rsidRPr="00814CC7">
        <w:rPr>
          <w:sz w:val="21"/>
          <w:szCs w:val="21"/>
        </w:rPr>
        <w:t>i</w:t>
      </w:r>
      <w:proofErr w:type="spellEnd"/>
      <w:r w:rsidRPr="00814CC7">
        <w:rPr>
          <w:sz w:val="21"/>
          <w:szCs w:val="21"/>
        </w:rPr>
        <w:t>) the expiration of the Fixturing Period</w:t>
      </w:r>
      <w:r w:rsidR="0001566F" w:rsidRPr="00814CC7">
        <w:rPr>
          <w:sz w:val="21"/>
          <w:szCs w:val="21"/>
        </w:rPr>
        <w:t>,</w:t>
      </w:r>
      <w:r w:rsidRPr="00814CC7">
        <w:rPr>
          <w:sz w:val="21"/>
          <w:szCs w:val="21"/>
        </w:rPr>
        <w:t xml:space="preserve"> or (ii) the date on which Tenant opens the Premises for business, and expiring at 11:59 p.m. local time on the day before the </w:t>
      </w:r>
      <w:r w:rsidR="001C7E44">
        <w:rPr>
          <w:sz w:val="21"/>
          <w:szCs w:val="21"/>
        </w:rPr>
        <w:t>tenth (10</w:t>
      </w:r>
      <w:r w:rsidR="001C7E44" w:rsidRPr="001C7E44">
        <w:rPr>
          <w:sz w:val="21"/>
          <w:szCs w:val="21"/>
          <w:vertAlign w:val="superscript"/>
        </w:rPr>
        <w:t>th</w:t>
      </w:r>
      <w:r w:rsidR="001C7E44">
        <w:rPr>
          <w:sz w:val="21"/>
          <w:szCs w:val="21"/>
        </w:rPr>
        <w:t>)</w:t>
      </w:r>
      <w:r w:rsidRPr="00814CC7">
        <w:rPr>
          <w:sz w:val="21"/>
          <w:szCs w:val="21"/>
        </w:rPr>
        <w:t xml:space="preserve"> anniversary of the Commencement Date, unless extended or sooner terminated in accordance with the provisions hereof (the </w:t>
      </w:r>
      <w:r w:rsidR="00811D97" w:rsidRPr="00814CC7">
        <w:rPr>
          <w:sz w:val="21"/>
          <w:szCs w:val="21"/>
        </w:rPr>
        <w:t>“</w:t>
      </w:r>
      <w:r w:rsidRPr="00814CC7">
        <w:rPr>
          <w:b/>
          <w:sz w:val="21"/>
          <w:szCs w:val="21"/>
        </w:rPr>
        <w:t>Expiration Date</w:t>
      </w:r>
      <w:r w:rsidR="00811D97" w:rsidRPr="00814CC7">
        <w:rPr>
          <w:sz w:val="21"/>
          <w:szCs w:val="21"/>
        </w:rPr>
        <w:t>”</w:t>
      </w:r>
      <w:r w:rsidRPr="00814CC7">
        <w:rPr>
          <w:sz w:val="21"/>
          <w:szCs w:val="21"/>
        </w:rPr>
        <w:t xml:space="preserve">).  </w:t>
      </w:r>
      <w:r w:rsidR="00811D97" w:rsidRPr="00814CC7">
        <w:rPr>
          <w:sz w:val="21"/>
          <w:szCs w:val="21"/>
        </w:rPr>
        <w:t>“</w:t>
      </w:r>
      <w:r w:rsidRPr="00814CC7">
        <w:rPr>
          <w:b/>
          <w:sz w:val="21"/>
          <w:szCs w:val="21"/>
        </w:rPr>
        <w:t>Lease Year</w:t>
      </w:r>
      <w:r w:rsidR="00811D97" w:rsidRPr="00814CC7">
        <w:rPr>
          <w:sz w:val="21"/>
          <w:szCs w:val="21"/>
        </w:rPr>
        <w:t>”</w:t>
      </w:r>
      <w:r w:rsidRPr="00814CC7">
        <w:rPr>
          <w:sz w:val="21"/>
          <w:szCs w:val="21"/>
        </w:rPr>
        <w:t xml:space="preserve"> means the twelve (12) month period beginning on the first day of the month immediately following the Commencement Date and terminating on the same day of the succeeding year, and on the same day of each year thereafter during the Term.  The period of time, if any, between the Commencement Date and the first day of the month immediately following the Commencement Date shall be considered to be a part of the first Lease Year.</w:t>
      </w:r>
    </w:p>
    <w:p w14:paraId="00660EE1" w14:textId="77777777" w:rsidR="00A475B4" w:rsidRPr="00814CC7" w:rsidRDefault="00A475B4">
      <w:pPr>
        <w:widowControl/>
        <w:jc w:val="both"/>
        <w:rPr>
          <w:sz w:val="21"/>
          <w:szCs w:val="21"/>
        </w:rPr>
      </w:pPr>
    </w:p>
    <w:p w14:paraId="66558A5A" w14:textId="44ADD2D3"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Provided Tenant is not then in default hereof beyond any applicable notice and cure periods, Tenant shall have the option to extend the Term for </w:t>
      </w:r>
      <w:r w:rsidR="003F2045">
        <w:rPr>
          <w:sz w:val="21"/>
          <w:szCs w:val="21"/>
        </w:rPr>
        <w:t xml:space="preserve">two (2) </w:t>
      </w:r>
      <w:r w:rsidRPr="00814CC7">
        <w:rPr>
          <w:sz w:val="21"/>
          <w:szCs w:val="21"/>
        </w:rPr>
        <w:t xml:space="preserve"> additional periods of </w:t>
      </w:r>
      <w:r w:rsidR="003F2045">
        <w:rPr>
          <w:sz w:val="21"/>
          <w:szCs w:val="21"/>
        </w:rPr>
        <w:t>five (5) Lease Y</w:t>
      </w:r>
      <w:r w:rsidRPr="00814CC7">
        <w:rPr>
          <w:sz w:val="21"/>
          <w:szCs w:val="21"/>
        </w:rPr>
        <w:t xml:space="preserve">ears each (each an </w:t>
      </w:r>
      <w:r w:rsidR="00811D97" w:rsidRPr="00814CC7">
        <w:rPr>
          <w:sz w:val="21"/>
          <w:szCs w:val="21"/>
        </w:rPr>
        <w:t>“</w:t>
      </w:r>
      <w:r w:rsidRPr="00814CC7">
        <w:rPr>
          <w:b/>
          <w:sz w:val="21"/>
          <w:szCs w:val="21"/>
        </w:rPr>
        <w:t>Option Period</w:t>
      </w:r>
      <w:r w:rsidR="00811D97" w:rsidRPr="00814CC7">
        <w:rPr>
          <w:sz w:val="21"/>
          <w:szCs w:val="21"/>
        </w:rPr>
        <w:t>”</w:t>
      </w:r>
      <w:r w:rsidRPr="00814CC7">
        <w:rPr>
          <w:sz w:val="21"/>
          <w:szCs w:val="21"/>
        </w:rPr>
        <w:t xml:space="preserve">). Said options shall be exercised, if at all, by written notice to Landlord at least twelve (12) months prior to the expiration of the then-current Term. All terms and conditions contained herein shall apply during the </w:t>
      </w:r>
      <w:r w:rsidR="0001566F" w:rsidRPr="00814CC7">
        <w:rPr>
          <w:sz w:val="21"/>
          <w:szCs w:val="21"/>
        </w:rPr>
        <w:t>O</w:t>
      </w:r>
      <w:r w:rsidRPr="00814CC7">
        <w:rPr>
          <w:sz w:val="21"/>
          <w:szCs w:val="21"/>
        </w:rPr>
        <w:t xml:space="preserve">ption </w:t>
      </w:r>
      <w:r w:rsidR="0001566F" w:rsidRPr="00814CC7">
        <w:rPr>
          <w:sz w:val="21"/>
          <w:szCs w:val="21"/>
        </w:rPr>
        <w:t>P</w:t>
      </w:r>
      <w:r w:rsidRPr="00814CC7">
        <w:rPr>
          <w:sz w:val="21"/>
          <w:szCs w:val="21"/>
        </w:rPr>
        <w:t xml:space="preserve">eriods.  If Tenant does not exercise the foregoing options to renew this Lease within the required time periods, then such options shall become null and void and be of no further force or effect. </w:t>
      </w:r>
    </w:p>
    <w:p w14:paraId="7AA99CDF" w14:textId="77777777" w:rsidR="00A475B4" w:rsidRPr="00814CC7" w:rsidRDefault="00A475B4">
      <w:pPr>
        <w:widowControl/>
        <w:jc w:val="both"/>
        <w:rPr>
          <w:sz w:val="21"/>
          <w:szCs w:val="21"/>
        </w:rPr>
      </w:pPr>
    </w:p>
    <w:p w14:paraId="57F4211A" w14:textId="77777777" w:rsidR="00A475B4" w:rsidRPr="00814CC7" w:rsidRDefault="00A475B4">
      <w:pPr>
        <w:widowControl/>
        <w:ind w:firstLine="720"/>
        <w:jc w:val="both"/>
        <w:rPr>
          <w:sz w:val="21"/>
          <w:szCs w:val="21"/>
        </w:rPr>
      </w:pPr>
      <w:r w:rsidRPr="00814CC7">
        <w:rPr>
          <w:sz w:val="21"/>
          <w:szCs w:val="21"/>
        </w:rPr>
        <w:t xml:space="preserve">Section 2.3. </w:t>
      </w:r>
      <w:r w:rsidRPr="00814CC7">
        <w:rPr>
          <w:b/>
          <w:sz w:val="21"/>
          <w:szCs w:val="21"/>
          <w:u w:val="single"/>
        </w:rPr>
        <w:t>Opening</w:t>
      </w:r>
      <w:r w:rsidRPr="00814CC7">
        <w:rPr>
          <w:b/>
          <w:sz w:val="21"/>
          <w:szCs w:val="21"/>
          <w:u w:val="single"/>
        </w:rPr>
        <w:fldChar w:fldCharType="begin"/>
      </w:r>
      <w:r w:rsidRPr="00814CC7">
        <w:rPr>
          <w:sz w:val="21"/>
          <w:szCs w:val="21"/>
        </w:rPr>
        <w:instrText xml:space="preserve"> TC “</w:instrText>
      </w:r>
      <w:bookmarkStart w:id="20" w:name="_Toc127886855"/>
      <w:r w:rsidRPr="00814CC7">
        <w:rPr>
          <w:sz w:val="21"/>
          <w:szCs w:val="21"/>
        </w:rPr>
        <w:instrText xml:space="preserve">Section 2.3. </w:instrText>
      </w:r>
      <w:r w:rsidRPr="00551A0E">
        <w:rPr>
          <w:b/>
          <w:sz w:val="21"/>
          <w:szCs w:val="21"/>
        </w:rPr>
        <w:instrText>Opening</w:instrText>
      </w:r>
      <w:bookmarkEnd w:id="20"/>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Subject to Section 2.2 hereof, Tenant covenants and agrees to complete its construction within the Premises in accordance with the provisions of this Lease, and to open for business with the public </w:t>
      </w:r>
      <w:r w:rsidR="00552FE3">
        <w:rPr>
          <w:sz w:val="21"/>
          <w:szCs w:val="21"/>
        </w:rPr>
        <w:t xml:space="preserve">as the Permitted Use </w:t>
      </w:r>
      <w:r w:rsidRPr="00814CC7">
        <w:rPr>
          <w:sz w:val="21"/>
          <w:szCs w:val="21"/>
        </w:rPr>
        <w:t xml:space="preserve">not later than the expiration of the Fixturing Period provided, however, Landlord shall have the right to delay Tenant’s store opening for </w:t>
      </w:r>
      <w:r w:rsidR="00521EFF" w:rsidRPr="00814CC7">
        <w:rPr>
          <w:sz w:val="21"/>
          <w:szCs w:val="21"/>
        </w:rPr>
        <w:t>sixty</w:t>
      </w:r>
      <w:r w:rsidRPr="00814CC7">
        <w:rPr>
          <w:sz w:val="21"/>
          <w:szCs w:val="21"/>
        </w:rPr>
        <w:t xml:space="preserve"> (</w:t>
      </w:r>
      <w:r w:rsidR="00521EFF" w:rsidRPr="00814CC7">
        <w:rPr>
          <w:sz w:val="21"/>
          <w:szCs w:val="21"/>
        </w:rPr>
        <w:t>60</w:t>
      </w:r>
      <w:r w:rsidRPr="00814CC7">
        <w:rPr>
          <w:sz w:val="21"/>
          <w:szCs w:val="21"/>
        </w:rPr>
        <w:t xml:space="preserve">) days upon written notice to Tenant given at least sixty (60) days prior to Tenant’s scheduled store opening date.  </w:t>
      </w:r>
    </w:p>
    <w:p w14:paraId="4BA6D9A8" w14:textId="77777777" w:rsidR="00A475B4" w:rsidRPr="00814CC7" w:rsidRDefault="00A475B4">
      <w:pPr>
        <w:widowControl/>
        <w:jc w:val="both"/>
        <w:rPr>
          <w:sz w:val="21"/>
          <w:szCs w:val="21"/>
        </w:rPr>
      </w:pPr>
    </w:p>
    <w:p w14:paraId="5AF8DB7F" w14:textId="77777777" w:rsidR="00A475B4" w:rsidRPr="00814CC7" w:rsidRDefault="00A475B4">
      <w:pPr>
        <w:widowControl/>
        <w:ind w:firstLine="720"/>
        <w:jc w:val="both"/>
        <w:rPr>
          <w:sz w:val="21"/>
          <w:szCs w:val="21"/>
        </w:rPr>
      </w:pPr>
      <w:r w:rsidRPr="00814CC7">
        <w:rPr>
          <w:sz w:val="21"/>
          <w:szCs w:val="21"/>
        </w:rPr>
        <w:t xml:space="preserve">Section 2.4. </w:t>
      </w:r>
      <w:r w:rsidRPr="00814CC7">
        <w:rPr>
          <w:b/>
          <w:sz w:val="21"/>
          <w:szCs w:val="21"/>
          <w:u w:val="single"/>
        </w:rPr>
        <w:t>Late Opening</w:t>
      </w:r>
      <w:r w:rsidRPr="00814CC7">
        <w:rPr>
          <w:b/>
          <w:sz w:val="21"/>
          <w:szCs w:val="21"/>
          <w:u w:val="single"/>
        </w:rPr>
        <w:fldChar w:fldCharType="begin"/>
      </w:r>
      <w:r w:rsidRPr="00814CC7">
        <w:rPr>
          <w:sz w:val="21"/>
          <w:szCs w:val="21"/>
        </w:rPr>
        <w:instrText xml:space="preserve"> TC “</w:instrText>
      </w:r>
      <w:bookmarkStart w:id="21" w:name="_Toc127886856"/>
      <w:r w:rsidRPr="00814CC7">
        <w:rPr>
          <w:sz w:val="21"/>
          <w:szCs w:val="21"/>
        </w:rPr>
        <w:instrText xml:space="preserve">Section 2.4. </w:instrText>
      </w:r>
      <w:r w:rsidRPr="00551A0E">
        <w:rPr>
          <w:b/>
          <w:sz w:val="21"/>
          <w:szCs w:val="21"/>
        </w:rPr>
        <w:instrText>Late Opening</w:instrText>
      </w:r>
      <w:bookmarkEnd w:id="21"/>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If Tenant fails to open for business with the public </w:t>
      </w:r>
      <w:r w:rsidR="007C0BD7">
        <w:rPr>
          <w:sz w:val="21"/>
          <w:szCs w:val="21"/>
        </w:rPr>
        <w:t>on or before the expiration of the Fixturing Period</w:t>
      </w:r>
      <w:r w:rsidRPr="00814CC7">
        <w:rPr>
          <w:sz w:val="21"/>
          <w:szCs w:val="21"/>
        </w:rPr>
        <w:t xml:space="preserve">, then in order to compensate Landlord for its loss, Tenant shall pay to Landlord as </w:t>
      </w:r>
      <w:r w:rsidR="003E2472">
        <w:rPr>
          <w:sz w:val="21"/>
          <w:szCs w:val="21"/>
        </w:rPr>
        <w:t>Additional Rent</w:t>
      </w:r>
      <w:r w:rsidRPr="00814CC7">
        <w:rPr>
          <w:sz w:val="21"/>
          <w:szCs w:val="21"/>
        </w:rPr>
        <w:t xml:space="preserve"> (as defined in Section 3.3 below), over and above the Minimum Rent and all other charges to be paid by Tenant to Landlord, a sum equal to $500.00 per day for each day after the </w:t>
      </w:r>
      <w:r w:rsidR="007C0BD7">
        <w:rPr>
          <w:sz w:val="21"/>
          <w:szCs w:val="21"/>
        </w:rPr>
        <w:t>expiration of the Fixturing Period</w:t>
      </w:r>
      <w:r w:rsidRPr="00814CC7">
        <w:rPr>
          <w:sz w:val="21"/>
          <w:szCs w:val="21"/>
        </w:rPr>
        <w:t xml:space="preserve"> that Tenant fail</w:t>
      </w:r>
      <w:r w:rsidR="00F078F7" w:rsidRPr="00814CC7">
        <w:rPr>
          <w:sz w:val="21"/>
          <w:szCs w:val="21"/>
        </w:rPr>
        <w:t>ed</w:t>
      </w:r>
      <w:r w:rsidRPr="00814CC7">
        <w:rPr>
          <w:sz w:val="21"/>
          <w:szCs w:val="21"/>
        </w:rPr>
        <w:t xml:space="preserve"> to open for business. This remedy shall be in addition to any and all other remedies provided for in this Lease in the event of such failure to open. Such additional late opening rent shall be deemed to be in lieu of any Percentage Rent that might have been earned during the period of Tenant’s failure to open.</w:t>
      </w:r>
    </w:p>
    <w:p w14:paraId="18096C55" w14:textId="77777777" w:rsidR="00A475B4" w:rsidRPr="00814CC7" w:rsidRDefault="00A475B4">
      <w:pPr>
        <w:widowControl/>
        <w:ind w:firstLine="720"/>
        <w:jc w:val="both"/>
        <w:rPr>
          <w:sz w:val="21"/>
          <w:szCs w:val="21"/>
        </w:rPr>
      </w:pPr>
    </w:p>
    <w:p w14:paraId="6DE92B58" w14:textId="565A8617" w:rsidR="00173782" w:rsidRPr="009C4136" w:rsidRDefault="00173782" w:rsidP="00173782">
      <w:pPr>
        <w:widowControl/>
        <w:jc w:val="both"/>
        <w:rPr>
          <w:sz w:val="21"/>
          <w:szCs w:val="21"/>
        </w:rPr>
      </w:pPr>
      <w:r>
        <w:rPr>
          <w:sz w:val="21"/>
          <w:szCs w:val="21"/>
        </w:rPr>
        <w:tab/>
      </w:r>
      <w:r w:rsidRPr="009C4136">
        <w:rPr>
          <w:iCs/>
          <w:sz w:val="21"/>
          <w:szCs w:val="21"/>
        </w:rPr>
        <w:t>Section 2.</w:t>
      </w:r>
      <w:r w:rsidR="003F2045" w:rsidRPr="009C4136">
        <w:rPr>
          <w:iCs/>
          <w:sz w:val="21"/>
          <w:szCs w:val="21"/>
        </w:rPr>
        <w:t>5</w:t>
      </w:r>
      <w:r w:rsidRPr="009C4136">
        <w:rPr>
          <w:iCs/>
          <w:sz w:val="21"/>
          <w:szCs w:val="21"/>
        </w:rPr>
        <w:t xml:space="preserve">. </w:t>
      </w:r>
      <w:r w:rsidRPr="009C4136">
        <w:rPr>
          <w:b/>
          <w:iCs/>
          <w:sz w:val="21"/>
          <w:szCs w:val="21"/>
          <w:u w:val="single"/>
        </w:rPr>
        <w:t xml:space="preserve">Landlord’s Leasing Covenant </w:t>
      </w:r>
      <w:r w:rsidRPr="009C4136">
        <w:rPr>
          <w:b/>
          <w:iCs/>
          <w:sz w:val="21"/>
          <w:szCs w:val="21"/>
          <w:u w:val="single"/>
        </w:rPr>
        <w:fldChar w:fldCharType="begin"/>
      </w:r>
      <w:r w:rsidRPr="009C4136">
        <w:rPr>
          <w:iCs/>
          <w:sz w:val="21"/>
          <w:szCs w:val="21"/>
        </w:rPr>
        <w:instrText>tc "</w:instrText>
      </w:r>
      <w:bookmarkStart w:id="22" w:name="_Toc127886857"/>
      <w:r w:rsidRPr="009C4136">
        <w:rPr>
          <w:iCs/>
          <w:sz w:val="21"/>
          <w:szCs w:val="21"/>
        </w:rPr>
        <w:instrText>Section 2.</w:instrText>
      </w:r>
      <w:r w:rsidR="003F2045" w:rsidRPr="009C4136">
        <w:rPr>
          <w:iCs/>
          <w:sz w:val="21"/>
          <w:szCs w:val="21"/>
        </w:rPr>
        <w:instrText>5</w:instrText>
      </w:r>
      <w:r w:rsidRPr="009C4136">
        <w:rPr>
          <w:iCs/>
          <w:sz w:val="21"/>
          <w:szCs w:val="21"/>
        </w:rPr>
        <w:instrText xml:space="preserve">. </w:instrText>
      </w:r>
      <w:r w:rsidRPr="009C4136">
        <w:rPr>
          <w:b/>
          <w:iCs/>
          <w:sz w:val="21"/>
          <w:szCs w:val="21"/>
        </w:rPr>
        <w:instrText>Landlord’s Leasing Covenant</w:instrText>
      </w:r>
      <w:bookmarkEnd w:id="22"/>
      <w:r w:rsidRPr="009C4136">
        <w:rPr>
          <w:iCs/>
          <w:sz w:val="21"/>
          <w:szCs w:val="21"/>
        </w:rPr>
        <w:instrText xml:space="preserve"> " \f C \l 3</w:instrText>
      </w:r>
      <w:r w:rsidRPr="009C4136">
        <w:rPr>
          <w:b/>
          <w:iCs/>
          <w:sz w:val="21"/>
          <w:szCs w:val="21"/>
          <w:u w:val="single"/>
        </w:rPr>
        <w:fldChar w:fldCharType="end"/>
      </w:r>
      <w:r w:rsidRPr="009C4136">
        <w:rPr>
          <w:b/>
          <w:iCs/>
          <w:sz w:val="21"/>
          <w:szCs w:val="21"/>
        </w:rPr>
        <w:t>.</w:t>
      </w:r>
      <w:r w:rsidRPr="009C4136">
        <w:rPr>
          <w:sz w:val="21"/>
          <w:szCs w:val="21"/>
        </w:rPr>
        <w:t xml:space="preserve">  </w:t>
      </w:r>
      <w:r w:rsidR="004C209D" w:rsidRPr="009C4136">
        <w:rPr>
          <w:sz w:val="21"/>
          <w:szCs w:val="21"/>
        </w:rPr>
        <w:t xml:space="preserve">So long as Tenant is not then in default under this Lease and is open and operating, fully </w:t>
      </w:r>
      <w:proofErr w:type="gramStart"/>
      <w:r w:rsidR="004C209D" w:rsidRPr="009C4136">
        <w:rPr>
          <w:sz w:val="21"/>
          <w:szCs w:val="21"/>
        </w:rPr>
        <w:t>stocked</w:t>
      </w:r>
      <w:proofErr w:type="gramEnd"/>
      <w:r w:rsidR="004C209D" w:rsidRPr="009C4136">
        <w:rPr>
          <w:sz w:val="21"/>
          <w:szCs w:val="21"/>
        </w:rPr>
        <w:t xml:space="preserve"> and staffed and operating as the </w:t>
      </w:r>
      <w:r w:rsidR="00C92FCE">
        <w:rPr>
          <w:sz w:val="21"/>
          <w:szCs w:val="21"/>
        </w:rPr>
        <w:t>Primary</w:t>
      </w:r>
      <w:r w:rsidR="004C209D" w:rsidRPr="009C4136">
        <w:rPr>
          <w:sz w:val="21"/>
          <w:szCs w:val="21"/>
        </w:rPr>
        <w:t xml:space="preserve"> Use, Landlord will not knowingly and intentionally enter into a lease </w:t>
      </w:r>
      <w:bookmarkStart w:id="23" w:name="_Hlk123610507"/>
      <w:r w:rsidR="004C209D" w:rsidRPr="009C4136">
        <w:rPr>
          <w:sz w:val="21"/>
          <w:szCs w:val="21"/>
        </w:rPr>
        <w:t>within the area of the Shopping Center identified on the Site Plan as the “</w:t>
      </w:r>
      <w:r w:rsidR="004C209D" w:rsidRPr="009C4136">
        <w:rPr>
          <w:b/>
          <w:sz w:val="21"/>
          <w:szCs w:val="21"/>
        </w:rPr>
        <w:t>Protected Area</w:t>
      </w:r>
      <w:r w:rsidR="004C209D" w:rsidRPr="009C4136">
        <w:rPr>
          <w:sz w:val="21"/>
          <w:szCs w:val="21"/>
        </w:rPr>
        <w:t>”</w:t>
      </w:r>
      <w:r w:rsidR="00B33AEE" w:rsidRPr="009C4136">
        <w:rPr>
          <w:sz w:val="21"/>
          <w:szCs w:val="21"/>
        </w:rPr>
        <w:t>,</w:t>
      </w:r>
      <w:r w:rsidR="004C209D" w:rsidRPr="009C4136">
        <w:rPr>
          <w:sz w:val="21"/>
          <w:szCs w:val="21"/>
        </w:rPr>
        <w:t xml:space="preserve"> </w:t>
      </w:r>
      <w:bookmarkEnd w:id="23"/>
      <w:r w:rsidR="004C209D" w:rsidRPr="009C4136">
        <w:rPr>
          <w:sz w:val="21"/>
          <w:szCs w:val="21"/>
        </w:rPr>
        <w:t>or consent to any assignment or sublease where its consent is required to a tenant whose Primary Business (as defined below) is the</w:t>
      </w:r>
      <w:r w:rsidR="00B33AEE" w:rsidRPr="009C4136">
        <w:rPr>
          <w:sz w:val="21"/>
          <w:szCs w:val="21"/>
        </w:rPr>
        <w:t xml:space="preserve"> </w:t>
      </w:r>
      <w:r w:rsidR="00C92FCE">
        <w:rPr>
          <w:sz w:val="21"/>
          <w:szCs w:val="21"/>
        </w:rPr>
        <w:t xml:space="preserve">Tenant’s Primary Use </w:t>
      </w:r>
      <w:r w:rsidR="004C209D" w:rsidRPr="009C4136">
        <w:rPr>
          <w:sz w:val="21"/>
          <w:szCs w:val="21"/>
        </w:rPr>
        <w:t>(the “</w:t>
      </w:r>
      <w:r w:rsidR="009C4136" w:rsidRPr="009C4136">
        <w:rPr>
          <w:b/>
          <w:sz w:val="21"/>
          <w:szCs w:val="21"/>
        </w:rPr>
        <w:t>Restricted Products/Services</w:t>
      </w:r>
      <w:r w:rsidR="004C209D" w:rsidRPr="009C4136">
        <w:rPr>
          <w:b/>
          <w:sz w:val="21"/>
          <w:szCs w:val="21"/>
        </w:rPr>
        <w:t>”)</w:t>
      </w:r>
      <w:r w:rsidR="004C209D" w:rsidRPr="009C4136">
        <w:rPr>
          <w:sz w:val="21"/>
          <w:szCs w:val="21"/>
        </w:rPr>
        <w:t xml:space="preserve">. </w:t>
      </w:r>
      <w:r w:rsidR="004C209D" w:rsidRPr="009C4136">
        <w:rPr>
          <w:color w:val="000000"/>
          <w:sz w:val="21"/>
          <w:szCs w:val="21"/>
        </w:rPr>
        <w:t>As used in this Lease, “</w:t>
      </w:r>
      <w:r w:rsidR="004C209D" w:rsidRPr="009C4136">
        <w:rPr>
          <w:b/>
          <w:color w:val="000000"/>
          <w:sz w:val="21"/>
          <w:szCs w:val="21"/>
        </w:rPr>
        <w:t>Primary Business</w:t>
      </w:r>
      <w:r w:rsidR="004C209D" w:rsidRPr="009C4136">
        <w:rPr>
          <w:color w:val="000000"/>
          <w:sz w:val="21"/>
          <w:szCs w:val="21"/>
        </w:rPr>
        <w:t>” means that such tenan</w:t>
      </w:r>
      <w:r w:rsidR="00AD6A0F" w:rsidRPr="009C4136">
        <w:rPr>
          <w:color w:val="000000"/>
          <w:sz w:val="21"/>
          <w:szCs w:val="21"/>
        </w:rPr>
        <w:t>t who intends to use their premises for Tenant’s</w:t>
      </w:r>
      <w:r w:rsidR="004C209D" w:rsidRPr="009C4136">
        <w:rPr>
          <w:color w:val="000000"/>
          <w:sz w:val="21"/>
          <w:szCs w:val="21"/>
        </w:rPr>
        <w:t xml:space="preserve"> </w:t>
      </w:r>
      <w:r w:rsidR="00AD6A0F" w:rsidRPr="009C4136">
        <w:rPr>
          <w:color w:val="000000"/>
          <w:sz w:val="21"/>
          <w:szCs w:val="21"/>
        </w:rPr>
        <w:t>“</w:t>
      </w:r>
      <w:r w:rsidR="009C4136" w:rsidRPr="009C4136">
        <w:rPr>
          <w:b/>
          <w:sz w:val="21"/>
          <w:szCs w:val="21"/>
        </w:rPr>
        <w:t>Restricted Products/Services</w:t>
      </w:r>
      <w:r w:rsidR="00AD6A0F" w:rsidRPr="009C4136">
        <w:rPr>
          <w:color w:val="000000"/>
          <w:sz w:val="21"/>
          <w:szCs w:val="21"/>
        </w:rPr>
        <w:t xml:space="preserve">” </w:t>
      </w:r>
      <w:r w:rsidR="004C209D" w:rsidRPr="009C4136">
        <w:rPr>
          <w:color w:val="000000"/>
          <w:sz w:val="21"/>
          <w:szCs w:val="21"/>
        </w:rPr>
        <w:t xml:space="preserve">exceeds </w:t>
      </w:r>
      <w:r w:rsidR="00AD6A0F" w:rsidRPr="009C4136">
        <w:rPr>
          <w:color w:val="000000"/>
          <w:sz w:val="21"/>
          <w:szCs w:val="21"/>
        </w:rPr>
        <w:t xml:space="preserve">twenty-five percent (25%) of such tenant’s total combined gross sales from the </w:t>
      </w:r>
      <w:r w:rsidR="009C4136" w:rsidRPr="009C4136">
        <w:rPr>
          <w:sz w:val="21"/>
          <w:szCs w:val="21"/>
        </w:rPr>
        <w:t>Restricted Products/Services</w:t>
      </w:r>
      <w:r w:rsidR="00AD6A0F" w:rsidRPr="009C4136">
        <w:rPr>
          <w:color w:val="000000"/>
          <w:sz w:val="21"/>
          <w:szCs w:val="21"/>
        </w:rPr>
        <w:t xml:space="preserve">.  </w:t>
      </w:r>
      <w:r w:rsidR="004C209D" w:rsidRPr="009C4136">
        <w:rPr>
          <w:color w:val="000000"/>
          <w:sz w:val="21"/>
          <w:szCs w:val="21"/>
        </w:rPr>
        <w:t xml:space="preserve"> </w:t>
      </w:r>
      <w:r w:rsidRPr="009C4136">
        <w:rPr>
          <w:sz w:val="21"/>
          <w:szCs w:val="21"/>
        </w:rPr>
        <w:t>If Landlord violates the foregoing covenant, then so long as Tenant is operating at the Premises, Tenant shall have the right, upon thirty (30) days written notice to Landlord, to pay, in lieu of Minimum Rent and Percentage Rent, seventy-</w:t>
      </w:r>
      <w:r w:rsidRPr="009C4136">
        <w:rPr>
          <w:sz w:val="21"/>
          <w:szCs w:val="21"/>
        </w:rPr>
        <w:lastRenderedPageBreak/>
        <w:t xml:space="preserve">five percent (75%) of the applicable rent payable hereunder.  In the event Landlord violates such covenant, upon the cessation of the sale of Restricted Products in the Shopping Center by such tenant(s)  (other than the sale of same by Tenant or any Selective Tenants), Tenant shall immediately return to paying full Fixed Minimum Rent, Percentage Rent and </w:t>
      </w:r>
      <w:r w:rsidR="003E2472" w:rsidRPr="009C4136">
        <w:rPr>
          <w:sz w:val="21"/>
          <w:szCs w:val="21"/>
        </w:rPr>
        <w:t>Additional Rent</w:t>
      </w:r>
      <w:r w:rsidR="00E05313" w:rsidRPr="009C4136">
        <w:rPr>
          <w:sz w:val="21"/>
          <w:szCs w:val="21"/>
        </w:rPr>
        <w:t xml:space="preserve"> as required under this Lease.</w:t>
      </w:r>
      <w:r w:rsidRPr="009C4136">
        <w:rPr>
          <w:sz w:val="21"/>
          <w:szCs w:val="21"/>
        </w:rPr>
        <w:t xml:space="preserve">  For purposes of this Section 2.</w:t>
      </w:r>
      <w:r w:rsidR="00524298" w:rsidRPr="009C4136">
        <w:rPr>
          <w:sz w:val="21"/>
          <w:szCs w:val="21"/>
        </w:rPr>
        <w:t>8</w:t>
      </w:r>
      <w:r w:rsidRPr="009C4136">
        <w:rPr>
          <w:sz w:val="21"/>
          <w:szCs w:val="21"/>
        </w:rPr>
        <w:t>, “</w:t>
      </w:r>
      <w:r w:rsidRPr="009C4136">
        <w:rPr>
          <w:b/>
          <w:sz w:val="21"/>
          <w:szCs w:val="21"/>
        </w:rPr>
        <w:t>Selective Tenants</w:t>
      </w:r>
      <w:r w:rsidRPr="009C4136">
        <w:rPr>
          <w:sz w:val="21"/>
          <w:szCs w:val="21"/>
        </w:rPr>
        <w:t>” shall mean (</w:t>
      </w:r>
      <w:proofErr w:type="spellStart"/>
      <w:r w:rsidRPr="009C4136">
        <w:rPr>
          <w:sz w:val="21"/>
          <w:szCs w:val="21"/>
        </w:rPr>
        <w:t>i</w:t>
      </w:r>
      <w:proofErr w:type="spellEnd"/>
      <w:r w:rsidRPr="009C4136">
        <w:rPr>
          <w:sz w:val="21"/>
          <w:szCs w:val="21"/>
        </w:rPr>
        <w:t xml:space="preserve">) any tenant under a lease signed prior to the date of this Lease, (ii) any tenant whose lease permits the assignment thereof or the subletting of the premises demised thereby to sell the Restricted Products, (iii) any tenant occupying at least 10,000 square feet of gross leasable area within the Shopping Center, or (iv) the operation of an internet kiosk or other similar mechanism providing internet access to a tenant’s website which is not dedicated to the sale or display of the Restricted Products, but offers such product for sale on such website.  Notwithstanding anything in this Section </w:t>
      </w:r>
      <w:r w:rsidR="00524298" w:rsidRPr="009C4136">
        <w:rPr>
          <w:sz w:val="21"/>
          <w:szCs w:val="21"/>
        </w:rPr>
        <w:t>2.8</w:t>
      </w:r>
      <w:r w:rsidRPr="009C4136">
        <w:rPr>
          <w:sz w:val="21"/>
          <w:szCs w:val="21"/>
        </w:rPr>
        <w:t xml:space="preserve"> to the contrary, any leases or letters of intent that Landlord enters into during a period of time in which Tenant fails to operate its business at the Premises on an ongoing basis (excluding temporary closings due to remodeling, </w:t>
      </w:r>
      <w:proofErr w:type="gramStart"/>
      <w:r w:rsidRPr="009C4136">
        <w:rPr>
          <w:sz w:val="21"/>
          <w:szCs w:val="21"/>
        </w:rPr>
        <w:t>renovations</w:t>
      </w:r>
      <w:proofErr w:type="gramEnd"/>
      <w:r w:rsidRPr="009C4136">
        <w:rPr>
          <w:sz w:val="21"/>
          <w:szCs w:val="21"/>
        </w:rPr>
        <w:t xml:space="preserve"> and condemnation</w:t>
      </w:r>
      <w:r w:rsidR="0026015E" w:rsidRPr="009C4136">
        <w:rPr>
          <w:sz w:val="21"/>
          <w:szCs w:val="21"/>
        </w:rPr>
        <w:t>)</w:t>
      </w:r>
      <w:r w:rsidRPr="009C4136">
        <w:rPr>
          <w:sz w:val="21"/>
          <w:szCs w:val="21"/>
        </w:rPr>
        <w:t xml:space="preserve"> shall not be subject to the restrictions set forth in this Section </w:t>
      </w:r>
      <w:r w:rsidR="00524298" w:rsidRPr="009C4136">
        <w:rPr>
          <w:sz w:val="21"/>
          <w:szCs w:val="21"/>
        </w:rPr>
        <w:t>2.8</w:t>
      </w:r>
      <w:r w:rsidRPr="009C4136">
        <w:rPr>
          <w:sz w:val="21"/>
          <w:szCs w:val="21"/>
        </w:rPr>
        <w:t xml:space="preserve">.  </w:t>
      </w:r>
      <w:r w:rsidRPr="009C4136">
        <w:rPr>
          <w:bCs/>
          <w:sz w:val="21"/>
          <w:szCs w:val="21"/>
        </w:rPr>
        <w:t xml:space="preserve">If Landlord violates the provisions of this Section </w:t>
      </w:r>
      <w:r w:rsidR="00524298" w:rsidRPr="009C4136">
        <w:rPr>
          <w:bCs/>
          <w:sz w:val="21"/>
          <w:szCs w:val="21"/>
        </w:rPr>
        <w:t>2.8</w:t>
      </w:r>
      <w:r w:rsidRPr="009C4136">
        <w:rPr>
          <w:bCs/>
          <w:sz w:val="21"/>
          <w:szCs w:val="21"/>
        </w:rPr>
        <w:t xml:space="preserve"> and subsequently cures such violation, w</w:t>
      </w:r>
      <w:r w:rsidRPr="009C4136">
        <w:rPr>
          <w:sz w:val="21"/>
          <w:szCs w:val="21"/>
        </w:rPr>
        <w:t>hen full Minimum Rent is reinstated following such cure, the Percentage Rent for the Year in which the violation was cured shall be calculated as if Minimum Rent had been paid in full.</w:t>
      </w:r>
    </w:p>
    <w:p w14:paraId="2530B180" w14:textId="77777777" w:rsidR="00173782" w:rsidRPr="009C4136" w:rsidRDefault="00173782" w:rsidP="00173782">
      <w:pPr>
        <w:widowControl/>
        <w:jc w:val="both"/>
        <w:rPr>
          <w:sz w:val="21"/>
          <w:szCs w:val="21"/>
        </w:rPr>
      </w:pPr>
    </w:p>
    <w:p w14:paraId="58164FF1" w14:textId="77777777" w:rsidR="00173782" w:rsidRPr="009C4136" w:rsidRDefault="00173782" w:rsidP="00173782">
      <w:pPr>
        <w:widowControl/>
        <w:ind w:firstLine="720"/>
        <w:jc w:val="both"/>
        <w:rPr>
          <w:sz w:val="21"/>
          <w:szCs w:val="21"/>
        </w:rPr>
      </w:pPr>
      <w:r w:rsidRPr="009C4136">
        <w:rPr>
          <w:sz w:val="21"/>
          <w:szCs w:val="21"/>
        </w:rPr>
        <w:t>This covenant is not an "exclusive" but rather a personal covenant between Landlord and Tenant and this shall not restrict any tenant from changing its use or subleasing its premises or assigning its lease to a party that will sell the Restricted Products, nor will such covenant prohibit Landlord from entering into a lease containing an "open" use clause or other use clause not restricting a tenant's use (</w:t>
      </w:r>
      <w:proofErr w:type="gramStart"/>
      <w:r w:rsidRPr="009C4136">
        <w:rPr>
          <w:sz w:val="21"/>
          <w:szCs w:val="21"/>
        </w:rPr>
        <w:t>i.e.</w:t>
      </w:r>
      <w:proofErr w:type="gramEnd"/>
      <w:r w:rsidRPr="009C4136">
        <w:rPr>
          <w:sz w:val="21"/>
          <w:szCs w:val="21"/>
        </w:rPr>
        <w:t xml:space="preserve"> a provision permitting any use or any lawful use or words of similar import).  Moreover, this provision shall not restrict Landlord from leasing space to a tenant which sells the Restricted Products provided such sale is not such tenant’s primary use. Tenant's remedies upon an alleged violation are limited to those enumerated in this Section 2.8.</w:t>
      </w:r>
    </w:p>
    <w:p w14:paraId="57D861D9" w14:textId="653CB8B7" w:rsidR="00C942B5" w:rsidRDefault="00173782">
      <w:pPr>
        <w:widowControl/>
        <w:jc w:val="both"/>
        <w:rPr>
          <w:i/>
          <w:sz w:val="21"/>
          <w:szCs w:val="21"/>
        </w:rPr>
      </w:pPr>
      <w:r>
        <w:rPr>
          <w:sz w:val="21"/>
          <w:szCs w:val="21"/>
        </w:rPr>
        <w:tab/>
      </w:r>
    </w:p>
    <w:p w14:paraId="280C4908" w14:textId="77777777" w:rsidR="00A475B4" w:rsidRPr="00814CC7" w:rsidRDefault="00A475B4">
      <w:pPr>
        <w:keepNext/>
        <w:widowControl/>
        <w:jc w:val="center"/>
        <w:rPr>
          <w:b/>
          <w:sz w:val="21"/>
          <w:szCs w:val="21"/>
        </w:rPr>
      </w:pPr>
      <w:r w:rsidRPr="00814CC7">
        <w:rPr>
          <w:b/>
          <w:sz w:val="21"/>
          <w:szCs w:val="21"/>
          <w:u w:val="single"/>
        </w:rPr>
        <w:t>ARTICLE III</w:t>
      </w:r>
      <w:r w:rsidRPr="00814CC7">
        <w:rPr>
          <w:b/>
          <w:sz w:val="21"/>
          <w:szCs w:val="21"/>
          <w:u w:val="single"/>
        </w:rPr>
        <w:fldChar w:fldCharType="begin"/>
      </w:r>
      <w:r w:rsidRPr="00814CC7">
        <w:rPr>
          <w:sz w:val="21"/>
          <w:szCs w:val="21"/>
        </w:rPr>
        <w:instrText xml:space="preserve"> TC “</w:instrText>
      </w:r>
      <w:bookmarkStart w:id="24" w:name="_Toc127886858"/>
      <w:r w:rsidRPr="00814CC7">
        <w:rPr>
          <w:b/>
          <w:sz w:val="21"/>
          <w:szCs w:val="21"/>
          <w:u w:val="single"/>
        </w:rPr>
        <w:instrText>ARTICLE III</w:instrText>
      </w:r>
      <w:bookmarkEnd w:id="24"/>
      <w:r w:rsidRPr="00814CC7">
        <w:rPr>
          <w:sz w:val="21"/>
          <w:szCs w:val="21"/>
        </w:rPr>
        <w:instrText xml:space="preserve">” \f C \l “1” </w:instrText>
      </w:r>
      <w:r w:rsidRPr="00814CC7">
        <w:rPr>
          <w:b/>
          <w:sz w:val="21"/>
          <w:szCs w:val="21"/>
          <w:u w:val="single"/>
        </w:rPr>
        <w:fldChar w:fldCharType="end"/>
      </w:r>
    </w:p>
    <w:p w14:paraId="7A5A732C" w14:textId="77777777" w:rsidR="00A475B4" w:rsidRPr="00814CC7" w:rsidRDefault="00A475B4">
      <w:pPr>
        <w:keepNext/>
        <w:widowControl/>
        <w:jc w:val="center"/>
        <w:rPr>
          <w:b/>
          <w:sz w:val="21"/>
          <w:szCs w:val="21"/>
        </w:rPr>
      </w:pPr>
    </w:p>
    <w:p w14:paraId="7B0152D2" w14:textId="77777777" w:rsidR="00A475B4" w:rsidRPr="00814CC7" w:rsidRDefault="00A475B4">
      <w:pPr>
        <w:keepNext/>
        <w:widowControl/>
        <w:jc w:val="center"/>
        <w:rPr>
          <w:b/>
          <w:sz w:val="21"/>
          <w:szCs w:val="21"/>
          <w:u w:val="single"/>
        </w:rPr>
      </w:pPr>
      <w:r w:rsidRPr="00814CC7">
        <w:rPr>
          <w:b/>
          <w:sz w:val="21"/>
          <w:szCs w:val="21"/>
          <w:u w:val="single"/>
        </w:rPr>
        <w:t>RENT</w:t>
      </w:r>
      <w:r w:rsidRPr="00814CC7">
        <w:rPr>
          <w:b/>
          <w:sz w:val="21"/>
          <w:szCs w:val="21"/>
          <w:u w:val="single"/>
        </w:rPr>
        <w:fldChar w:fldCharType="begin"/>
      </w:r>
      <w:r w:rsidRPr="00814CC7">
        <w:rPr>
          <w:sz w:val="21"/>
          <w:szCs w:val="21"/>
        </w:rPr>
        <w:instrText xml:space="preserve"> TC “</w:instrText>
      </w:r>
      <w:bookmarkStart w:id="25" w:name="_Toc127886859"/>
      <w:r w:rsidRPr="00814CC7">
        <w:rPr>
          <w:b/>
          <w:sz w:val="21"/>
          <w:szCs w:val="21"/>
          <w:u w:val="single"/>
        </w:rPr>
        <w:instrText>RENT</w:instrText>
      </w:r>
      <w:bookmarkEnd w:id="25"/>
      <w:r w:rsidRPr="00814CC7">
        <w:rPr>
          <w:sz w:val="21"/>
          <w:szCs w:val="21"/>
        </w:rPr>
        <w:instrText xml:space="preserve">” \f C \l “2” </w:instrText>
      </w:r>
      <w:r w:rsidRPr="00814CC7">
        <w:rPr>
          <w:b/>
          <w:sz w:val="21"/>
          <w:szCs w:val="21"/>
          <w:u w:val="single"/>
        </w:rPr>
        <w:fldChar w:fldCharType="end"/>
      </w:r>
    </w:p>
    <w:p w14:paraId="7CD33B98" w14:textId="77777777" w:rsidR="00A475B4" w:rsidRPr="00814CC7" w:rsidRDefault="00A475B4">
      <w:pPr>
        <w:keepNext/>
        <w:widowControl/>
        <w:jc w:val="both"/>
        <w:rPr>
          <w:b/>
          <w:sz w:val="21"/>
          <w:szCs w:val="21"/>
        </w:rPr>
      </w:pPr>
    </w:p>
    <w:p w14:paraId="4EA2396B" w14:textId="77777777" w:rsidR="00A475B4" w:rsidRPr="00814CC7" w:rsidRDefault="00A475B4">
      <w:pPr>
        <w:widowControl/>
        <w:ind w:firstLine="720"/>
        <w:jc w:val="both"/>
        <w:rPr>
          <w:sz w:val="21"/>
          <w:szCs w:val="21"/>
        </w:rPr>
      </w:pPr>
      <w:r w:rsidRPr="00814CC7">
        <w:rPr>
          <w:sz w:val="21"/>
          <w:szCs w:val="21"/>
        </w:rPr>
        <w:t xml:space="preserve">Section 3.1. </w:t>
      </w:r>
      <w:r w:rsidRPr="00814CC7">
        <w:rPr>
          <w:b/>
          <w:sz w:val="21"/>
          <w:szCs w:val="21"/>
          <w:u w:val="single"/>
        </w:rPr>
        <w:t>Minimum Rent</w:t>
      </w:r>
      <w:r w:rsidRPr="00814CC7">
        <w:rPr>
          <w:b/>
          <w:sz w:val="21"/>
          <w:szCs w:val="21"/>
          <w:u w:val="single"/>
        </w:rPr>
        <w:fldChar w:fldCharType="begin"/>
      </w:r>
      <w:r w:rsidRPr="00814CC7">
        <w:rPr>
          <w:sz w:val="21"/>
          <w:szCs w:val="21"/>
        </w:rPr>
        <w:instrText xml:space="preserve"> TC “</w:instrText>
      </w:r>
      <w:bookmarkStart w:id="26" w:name="_Toc127886860"/>
      <w:r w:rsidRPr="00814CC7">
        <w:rPr>
          <w:sz w:val="21"/>
          <w:szCs w:val="21"/>
        </w:rPr>
        <w:instrText xml:space="preserve">Section 3.1. </w:instrText>
      </w:r>
      <w:r w:rsidRPr="004772DC">
        <w:rPr>
          <w:b/>
          <w:sz w:val="21"/>
          <w:szCs w:val="21"/>
        </w:rPr>
        <w:instrText>Minimum Rent</w:instrText>
      </w:r>
      <w:bookmarkEnd w:id="2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During the entire Term, Tenant shall pay annual minimum rental (</w:t>
      </w:r>
      <w:r w:rsidR="00811D97" w:rsidRPr="00814CC7">
        <w:rPr>
          <w:sz w:val="21"/>
          <w:szCs w:val="21"/>
        </w:rPr>
        <w:t>“</w:t>
      </w:r>
      <w:r w:rsidRPr="00814CC7">
        <w:rPr>
          <w:b/>
          <w:sz w:val="21"/>
          <w:szCs w:val="21"/>
        </w:rPr>
        <w:t>Minimum Rent</w:t>
      </w:r>
      <w:r w:rsidR="00811D97" w:rsidRPr="00814CC7">
        <w:rPr>
          <w:sz w:val="21"/>
          <w:szCs w:val="21"/>
          <w:vertAlign w:val="superscript"/>
        </w:rPr>
        <w:t>”</w:t>
      </w:r>
      <w:r w:rsidRPr="00814CC7">
        <w:rPr>
          <w:sz w:val="21"/>
          <w:szCs w:val="21"/>
        </w:rPr>
        <w:t>) for the Premises in the amount set forth in Paragraph (3) of the Data Sheet, which sum shall be payable by Tenant in equal consecutive monthly installments in the amount set forth in the Data Sheet, on or before the first day of each month, in advance. The Minimum Rent and each of the monthly installments of rent called for hereunder shall be payable to Landlord, without demand, deduction, set-off or counterclaim. The first installment of Minimum Rent shall be paid in advance on the Commencement Date. If the Commencement Date occurs on a day other than the first day of a month, the first installment of Minimum Rent shall be prorated at a daily rate based on the number of days in such month.</w:t>
      </w:r>
    </w:p>
    <w:p w14:paraId="408199CF" w14:textId="77777777" w:rsidR="00A475B4" w:rsidRPr="00814CC7" w:rsidRDefault="00A475B4">
      <w:pPr>
        <w:widowControl/>
        <w:jc w:val="both"/>
        <w:rPr>
          <w:sz w:val="21"/>
          <w:szCs w:val="21"/>
        </w:rPr>
      </w:pPr>
    </w:p>
    <w:p w14:paraId="46F66F2B" w14:textId="77777777" w:rsidR="00A475B4" w:rsidRPr="00814CC7" w:rsidRDefault="00A475B4">
      <w:pPr>
        <w:keepNext/>
        <w:widowControl/>
        <w:ind w:firstLine="720"/>
        <w:jc w:val="both"/>
        <w:rPr>
          <w:b/>
          <w:sz w:val="21"/>
          <w:szCs w:val="21"/>
        </w:rPr>
      </w:pPr>
      <w:r w:rsidRPr="00814CC7">
        <w:rPr>
          <w:sz w:val="21"/>
          <w:szCs w:val="21"/>
        </w:rPr>
        <w:t xml:space="preserve">Section 3.2. </w:t>
      </w:r>
      <w:r w:rsidRPr="00814CC7">
        <w:rPr>
          <w:b/>
          <w:sz w:val="21"/>
          <w:szCs w:val="21"/>
          <w:u w:val="single"/>
        </w:rPr>
        <w:t>Percentage Rent</w:t>
      </w:r>
      <w:r w:rsidRPr="00814CC7">
        <w:rPr>
          <w:b/>
          <w:sz w:val="21"/>
          <w:szCs w:val="21"/>
          <w:u w:val="single"/>
        </w:rPr>
        <w:fldChar w:fldCharType="begin"/>
      </w:r>
      <w:r w:rsidRPr="00814CC7">
        <w:rPr>
          <w:sz w:val="21"/>
          <w:szCs w:val="21"/>
        </w:rPr>
        <w:instrText xml:space="preserve"> TC “</w:instrText>
      </w:r>
      <w:bookmarkStart w:id="27" w:name="_Toc127886861"/>
      <w:r w:rsidRPr="00814CC7">
        <w:rPr>
          <w:sz w:val="21"/>
          <w:szCs w:val="21"/>
        </w:rPr>
        <w:instrText xml:space="preserve">Section 3.2. </w:instrText>
      </w:r>
      <w:r w:rsidRPr="004772DC">
        <w:rPr>
          <w:b/>
          <w:sz w:val="21"/>
          <w:szCs w:val="21"/>
        </w:rPr>
        <w:instrText>Percentage Rent</w:instrText>
      </w:r>
      <w:bookmarkEnd w:id="27"/>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77139DB5" w14:textId="77777777" w:rsidR="00A475B4" w:rsidRPr="00814CC7" w:rsidRDefault="00A475B4">
      <w:pPr>
        <w:keepNext/>
        <w:widowControl/>
        <w:jc w:val="both"/>
        <w:rPr>
          <w:b/>
          <w:sz w:val="21"/>
          <w:szCs w:val="21"/>
        </w:rPr>
      </w:pPr>
    </w:p>
    <w:p w14:paraId="469627D5" w14:textId="7DE6FFE3" w:rsidR="0068494C" w:rsidRPr="00814CC7" w:rsidRDefault="00A475B4" w:rsidP="0068494C">
      <w:pPr>
        <w:pStyle w:val="BodyTextIndent"/>
        <w:rPr>
          <w:sz w:val="21"/>
          <w:szCs w:val="21"/>
        </w:rPr>
      </w:pPr>
      <w:r w:rsidRPr="00814CC7">
        <w:rPr>
          <w:sz w:val="21"/>
          <w:szCs w:val="21"/>
        </w:rPr>
        <w:t>(a)</w:t>
      </w:r>
      <w:r w:rsidRPr="00814CC7">
        <w:rPr>
          <w:sz w:val="21"/>
          <w:szCs w:val="21"/>
        </w:rPr>
        <w:tab/>
        <w:t>During and for each Lease Year, Tenant shall pay annual percentage rent (</w:t>
      </w:r>
      <w:r w:rsidR="00811D97" w:rsidRPr="00814CC7">
        <w:rPr>
          <w:sz w:val="21"/>
          <w:szCs w:val="21"/>
        </w:rPr>
        <w:t>“</w:t>
      </w:r>
      <w:r w:rsidRPr="00814CC7">
        <w:rPr>
          <w:b/>
          <w:sz w:val="21"/>
          <w:szCs w:val="21"/>
        </w:rPr>
        <w:t>Percentage Rent</w:t>
      </w:r>
      <w:r w:rsidR="00811D97" w:rsidRPr="00814CC7">
        <w:rPr>
          <w:sz w:val="21"/>
          <w:szCs w:val="21"/>
        </w:rPr>
        <w:t>”</w:t>
      </w:r>
      <w:r w:rsidRPr="00814CC7">
        <w:rPr>
          <w:sz w:val="21"/>
          <w:szCs w:val="21"/>
        </w:rPr>
        <w:t xml:space="preserve">) equal to </w:t>
      </w:r>
      <w:r w:rsidR="00863094">
        <w:rPr>
          <w:sz w:val="21"/>
          <w:szCs w:val="21"/>
        </w:rPr>
        <w:t>five</w:t>
      </w:r>
      <w:r w:rsidRPr="00814CC7">
        <w:rPr>
          <w:sz w:val="21"/>
          <w:szCs w:val="21"/>
        </w:rPr>
        <w:t xml:space="preserve"> percent (</w:t>
      </w:r>
      <w:r w:rsidR="00863094">
        <w:rPr>
          <w:sz w:val="21"/>
          <w:szCs w:val="21"/>
        </w:rPr>
        <w:t>5</w:t>
      </w:r>
      <w:r w:rsidRPr="00814CC7">
        <w:rPr>
          <w:sz w:val="21"/>
          <w:szCs w:val="21"/>
        </w:rPr>
        <w:t xml:space="preserve">%) multiplied by all Gross Sales resulting from business conducted in, on or from the Premises during such Lease Year in excess of the Sales Break Point (see </w:t>
      </w:r>
      <w:r w:rsidR="00C74CDA" w:rsidRPr="00814CC7">
        <w:rPr>
          <w:sz w:val="21"/>
          <w:szCs w:val="21"/>
        </w:rPr>
        <w:t xml:space="preserve">Paragraph (4) of the </w:t>
      </w:r>
      <w:r w:rsidRPr="00814CC7">
        <w:rPr>
          <w:sz w:val="21"/>
          <w:szCs w:val="21"/>
        </w:rPr>
        <w:t xml:space="preserve">Data Sheet). </w:t>
      </w:r>
      <w:r w:rsidR="00615830" w:rsidRPr="00814CC7">
        <w:rPr>
          <w:sz w:val="21"/>
          <w:szCs w:val="21"/>
        </w:rPr>
        <w:t xml:space="preserve"> </w:t>
      </w:r>
      <w:r w:rsidR="00811D97" w:rsidRPr="00814CC7">
        <w:rPr>
          <w:sz w:val="21"/>
          <w:szCs w:val="21"/>
        </w:rPr>
        <w:t>“</w:t>
      </w:r>
      <w:r w:rsidRPr="00814CC7">
        <w:rPr>
          <w:b/>
          <w:sz w:val="21"/>
          <w:szCs w:val="21"/>
        </w:rPr>
        <w:t>Gross Sales</w:t>
      </w:r>
      <w:r w:rsidR="00811D97" w:rsidRPr="00814CC7">
        <w:rPr>
          <w:sz w:val="21"/>
          <w:szCs w:val="21"/>
        </w:rPr>
        <w:t>”</w:t>
      </w:r>
      <w:r w:rsidRPr="00814CC7">
        <w:rPr>
          <w:sz w:val="21"/>
          <w:szCs w:val="21"/>
        </w:rPr>
        <w:t xml:space="preserve"> means the total price charged for all goods, merchandise, tickets, trade-ins, beverages and food sold, leased or licensed, and all services or other operations or items sold or rendered at, in, on, or from the Premises by or on account of Tenant or any sublessee, assignee, licensee or concessionaire of Tenant, for cash or on a charge, credit, or time basis or otherwise, including all orders for merchandise taken from or filled at or from the Premises, including all deposits not refunded to customers. The entire amount of the sale price shall be included in Gross Sales at such time as (</w:t>
      </w:r>
      <w:proofErr w:type="spellStart"/>
      <w:r w:rsidRPr="00814CC7">
        <w:rPr>
          <w:sz w:val="21"/>
          <w:szCs w:val="21"/>
        </w:rPr>
        <w:t>i</w:t>
      </w:r>
      <w:proofErr w:type="spellEnd"/>
      <w:r w:rsidRPr="00814CC7">
        <w:rPr>
          <w:sz w:val="21"/>
          <w:szCs w:val="21"/>
        </w:rPr>
        <w:t xml:space="preserve">) the transaction is initially reflected in the books or records of Tenant or any person or entity operating in the Premises, or (ii) Tenant or such other entity receives all or any portion of the sales price, or (iii) the applicable goods or services are delivered to the customer, whichever first occurs. Gross Sales shall exclude (1) proceeds from any sales tax; (2) gross receipts tax or similar tax which are separately stated and in addition to the purchase price; (3) refunds to customers for merchandise purchased at the Premises and returned or exchanged; (4) sales of Tenant’s fixtures and equipment not in the ordinary course </w:t>
      </w:r>
      <w:r w:rsidRPr="00814CC7">
        <w:rPr>
          <w:sz w:val="21"/>
          <w:szCs w:val="21"/>
        </w:rPr>
        <w:lastRenderedPageBreak/>
        <w:t>of Tenant’s business; (5) discounted sales to employees of Tenant (not to exceed two percent (2%) of Gross Sales); and (6) </w:t>
      </w:r>
      <w:r w:rsidR="0068494C" w:rsidRPr="00814CC7">
        <w:rPr>
          <w:sz w:val="21"/>
          <w:szCs w:val="21"/>
        </w:rPr>
        <w:t xml:space="preserve">catalog sales and internet sales, except that sales of merchandise ordered from a catalog or over the internet shall be included in Gross Sales if the merchandise ordered from such catalog or internet sale is delivered and/or filled at the Premises and payment is made </w:t>
      </w:r>
      <w:r w:rsidR="00C74CDA" w:rsidRPr="00814CC7">
        <w:rPr>
          <w:sz w:val="21"/>
          <w:szCs w:val="21"/>
        </w:rPr>
        <w:t>to</w:t>
      </w:r>
      <w:r w:rsidR="0068494C" w:rsidRPr="00814CC7">
        <w:rPr>
          <w:sz w:val="21"/>
          <w:szCs w:val="21"/>
        </w:rPr>
        <w:t xml:space="preserve"> the Premises; and, provided further that, the return of any merchandise to the Premises purchased through a catalog or the internet shall not be a deduction from Gross Sales.</w:t>
      </w:r>
    </w:p>
    <w:p w14:paraId="0982F29F" w14:textId="77777777" w:rsidR="00A475B4" w:rsidRPr="00814CC7" w:rsidRDefault="00A475B4">
      <w:pPr>
        <w:widowControl/>
        <w:jc w:val="both"/>
        <w:rPr>
          <w:sz w:val="21"/>
          <w:szCs w:val="21"/>
        </w:rPr>
      </w:pPr>
    </w:p>
    <w:p w14:paraId="7FA261E0" w14:textId="77777777" w:rsidR="00A475B4" w:rsidRPr="00814CC7" w:rsidRDefault="00A475B4">
      <w:pPr>
        <w:widowControl/>
        <w:ind w:firstLine="720"/>
        <w:jc w:val="both"/>
        <w:rPr>
          <w:spacing w:val="-2"/>
          <w:sz w:val="21"/>
          <w:szCs w:val="21"/>
        </w:rPr>
      </w:pPr>
      <w:r w:rsidRPr="00814CC7">
        <w:rPr>
          <w:sz w:val="21"/>
          <w:szCs w:val="21"/>
        </w:rPr>
        <w:t>(b)</w:t>
      </w:r>
      <w:r w:rsidRPr="00814CC7">
        <w:rPr>
          <w:sz w:val="21"/>
          <w:szCs w:val="21"/>
        </w:rPr>
        <w:tab/>
        <w:t xml:space="preserve">Within </w:t>
      </w:r>
      <w:r w:rsidR="00130E15" w:rsidRPr="00814CC7">
        <w:rPr>
          <w:sz w:val="21"/>
          <w:szCs w:val="21"/>
        </w:rPr>
        <w:t>fifteen</w:t>
      </w:r>
      <w:r w:rsidRPr="00814CC7">
        <w:rPr>
          <w:sz w:val="21"/>
          <w:szCs w:val="21"/>
        </w:rPr>
        <w:t xml:space="preserve"> (</w:t>
      </w:r>
      <w:r w:rsidR="00130E15" w:rsidRPr="00814CC7">
        <w:rPr>
          <w:sz w:val="21"/>
          <w:szCs w:val="21"/>
        </w:rPr>
        <w:t>15</w:t>
      </w:r>
      <w:r w:rsidRPr="00814CC7">
        <w:rPr>
          <w:sz w:val="21"/>
          <w:szCs w:val="21"/>
        </w:rPr>
        <w:t xml:space="preserve">) days following the end of each calendar month of the Term, Tenant shall submit to Landlord an accurate statement of Gross Sales certified by Tenant for such calendar month and, if such Gross Sales to date exceed the Sales Break Point, Tenant shall pay to Landlord Percentage Rent for such period. Within forty-five (45) days after the end of each Lease Year, Tenant shall furnish to Landlord such a statement certified by Tenant (or by Tenant’s chief financial officer if Tenant is a corporation) setting forth the amount of Gross Sales during such Lease Year and showing the amount of Percentage Rent required to be paid for such Lease Year. When and as Landlord may reasonably require, Tenant shall furnish to Landlord any and all statements, information and copies of sales and income tax reports and returns that separately show financial data for the Premises, and inventory records and other data evidencing Gross Sales. If Tenant’s annual statement reveals that the amounts actually paid by Tenant were less than the amount actually due, then such report shall be accompanied by payment of the remaining amount due.  </w:t>
      </w:r>
      <w:r w:rsidRPr="00814CC7">
        <w:rPr>
          <w:spacing w:val="-2"/>
          <w:sz w:val="21"/>
          <w:szCs w:val="21"/>
        </w:rPr>
        <w:t xml:space="preserve">Any excess payments shall be credited against Tenant’s next payment of Percentage Rent (any overpayment in the final year of the Term shall be refunded to Tenant).  Tenant’s obligation for the payment of Percentage Rent shall survive the expiration or earlier termination of this Lease.  </w:t>
      </w:r>
    </w:p>
    <w:p w14:paraId="1391BD59" w14:textId="77777777" w:rsidR="00A475B4" w:rsidRPr="00814CC7" w:rsidRDefault="00A475B4">
      <w:pPr>
        <w:widowControl/>
        <w:ind w:firstLine="720"/>
        <w:jc w:val="both"/>
        <w:rPr>
          <w:spacing w:val="-2"/>
          <w:sz w:val="21"/>
          <w:szCs w:val="21"/>
        </w:rPr>
      </w:pPr>
    </w:p>
    <w:p w14:paraId="5919B342" w14:textId="77777777" w:rsidR="00A475B4" w:rsidRPr="00814CC7" w:rsidRDefault="00A475B4">
      <w:pPr>
        <w:widowControl/>
        <w:ind w:firstLine="720"/>
        <w:jc w:val="both"/>
        <w:rPr>
          <w:spacing w:val="-2"/>
          <w:sz w:val="21"/>
          <w:szCs w:val="21"/>
        </w:rPr>
      </w:pPr>
      <w:r w:rsidRPr="00814CC7">
        <w:rPr>
          <w:sz w:val="21"/>
          <w:szCs w:val="21"/>
        </w:rPr>
        <w:t>(c)</w:t>
      </w:r>
      <w:r w:rsidRPr="00814CC7">
        <w:rPr>
          <w:sz w:val="21"/>
          <w:szCs w:val="21"/>
        </w:rPr>
        <w:tab/>
        <w:t xml:space="preserve">Notwithstanding anything to the contrary contained in this Lease, if the first Lease Year or the last Lease Year of the Term contains other than three hundred sixty-five (365) days, then, in either event, Percentage Rent for the first Lease Year, or the last Lease Year, as the case may be, shall be computed using the otherwise applicable </w:t>
      </w:r>
      <w:r w:rsidR="00C74CDA" w:rsidRPr="00814CC7">
        <w:rPr>
          <w:sz w:val="21"/>
          <w:szCs w:val="21"/>
        </w:rPr>
        <w:t>a</w:t>
      </w:r>
      <w:r w:rsidRPr="00814CC7">
        <w:rPr>
          <w:sz w:val="21"/>
          <w:szCs w:val="21"/>
        </w:rPr>
        <w:t>nnual Sales Break Point multiplied by a fraction, the numerator of which shall be the number of days in the first Lease Year, or the last Lease Year, as the case may be, and the denominator of which shall be three hundred sixty-five (365).</w:t>
      </w:r>
    </w:p>
    <w:p w14:paraId="49FEC018" w14:textId="77777777" w:rsidR="00A475B4" w:rsidRPr="00814CC7" w:rsidRDefault="00A475B4">
      <w:pPr>
        <w:widowControl/>
        <w:ind w:firstLine="720"/>
        <w:jc w:val="both"/>
        <w:rPr>
          <w:sz w:val="21"/>
          <w:szCs w:val="21"/>
        </w:rPr>
      </w:pPr>
    </w:p>
    <w:p w14:paraId="4D1C3FBF" w14:textId="77777777" w:rsidR="00A475B4" w:rsidRPr="00814CC7" w:rsidRDefault="00A475B4">
      <w:pPr>
        <w:widowControl/>
        <w:ind w:firstLine="720"/>
        <w:jc w:val="both"/>
        <w:rPr>
          <w:sz w:val="21"/>
          <w:szCs w:val="21"/>
        </w:rPr>
      </w:pPr>
      <w:r w:rsidRPr="00814CC7">
        <w:rPr>
          <w:sz w:val="21"/>
          <w:szCs w:val="21"/>
        </w:rPr>
        <w:t>(d)</w:t>
      </w:r>
      <w:r w:rsidRPr="00814CC7">
        <w:rPr>
          <w:sz w:val="21"/>
          <w:szCs w:val="21"/>
        </w:rPr>
        <w:tab/>
        <w:t xml:space="preserve">Tenant shall keep at the Premises or at Tenant’s executive offices within the continental United States a full and accurate set of books and records documenting the amount of Gross Sales in each Lease Year. Such books and records shall be kept in accordance with generally accepted accounting principles and practices and shall be retained by Tenant for a period of not less than three (3) years following the end of the Lease Year to which they have reference. Upon not less than ten (10) business days’ prior written notice, Landlord and/or Landlord’s auditor shall have the right to inspect and/or to audit the records of Tenant relating to Gross Sales. If the Gross Sales exceed those reported, Tenant shall immediately pay any deficiency in Percentage Rent. If Landlord’s examination reveals a two percent (2%) or more discrepancy between actual and reported Gross Sales, Tenant shall pay to Landlord as </w:t>
      </w:r>
      <w:r w:rsidR="003E2472">
        <w:rPr>
          <w:sz w:val="21"/>
          <w:szCs w:val="21"/>
        </w:rPr>
        <w:t>Additional Rent</w:t>
      </w:r>
      <w:r w:rsidRPr="00814CC7">
        <w:rPr>
          <w:sz w:val="21"/>
          <w:szCs w:val="21"/>
        </w:rPr>
        <w:t xml:space="preserve">, upon demand, the cost of the audit.  </w:t>
      </w:r>
    </w:p>
    <w:p w14:paraId="4FC652DC" w14:textId="77777777" w:rsidR="00A475B4" w:rsidRPr="00814CC7" w:rsidRDefault="00A475B4">
      <w:pPr>
        <w:widowControl/>
        <w:jc w:val="both"/>
        <w:rPr>
          <w:sz w:val="21"/>
          <w:szCs w:val="21"/>
        </w:rPr>
      </w:pPr>
    </w:p>
    <w:p w14:paraId="06659EE9" w14:textId="77777777" w:rsidR="00A475B4" w:rsidRPr="00814CC7" w:rsidRDefault="00A475B4">
      <w:pPr>
        <w:widowControl/>
        <w:ind w:firstLine="720"/>
        <w:jc w:val="both"/>
        <w:rPr>
          <w:sz w:val="21"/>
          <w:szCs w:val="21"/>
        </w:rPr>
      </w:pPr>
      <w:r w:rsidRPr="00814CC7">
        <w:rPr>
          <w:sz w:val="21"/>
          <w:szCs w:val="21"/>
        </w:rPr>
        <w:t xml:space="preserve">Section 3.3. </w:t>
      </w:r>
      <w:r w:rsidRPr="00814CC7">
        <w:rPr>
          <w:b/>
          <w:sz w:val="21"/>
          <w:szCs w:val="21"/>
          <w:u w:val="single"/>
        </w:rPr>
        <w:t>Payments By Tenant</w:t>
      </w:r>
      <w:r w:rsidRPr="00814CC7">
        <w:rPr>
          <w:b/>
          <w:sz w:val="21"/>
          <w:szCs w:val="21"/>
          <w:u w:val="single"/>
        </w:rPr>
        <w:fldChar w:fldCharType="begin"/>
      </w:r>
      <w:r w:rsidRPr="00814CC7">
        <w:rPr>
          <w:sz w:val="21"/>
          <w:szCs w:val="21"/>
        </w:rPr>
        <w:instrText xml:space="preserve"> TC “</w:instrText>
      </w:r>
      <w:bookmarkStart w:id="28" w:name="_Toc127886862"/>
      <w:r w:rsidRPr="00814CC7">
        <w:rPr>
          <w:sz w:val="21"/>
          <w:szCs w:val="21"/>
        </w:rPr>
        <w:instrText xml:space="preserve">Section 3.3. </w:instrText>
      </w:r>
      <w:r w:rsidRPr="004772DC">
        <w:rPr>
          <w:b/>
          <w:sz w:val="21"/>
          <w:szCs w:val="21"/>
        </w:rPr>
        <w:instrText>Payments By Tenant</w:instrText>
      </w:r>
      <w:bookmarkEnd w:id="28"/>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Unless otherwise stated, all sums of money or charges of any kind or nature, in addition to Minimum Rent and Percentage Rent, payable by Tenant to Landlord pursuant to this Lease or the exhibits attached hereto are defined as </w:t>
      </w:r>
      <w:r w:rsidR="00811D97" w:rsidRPr="00814CC7">
        <w:rPr>
          <w:sz w:val="21"/>
          <w:szCs w:val="21"/>
        </w:rPr>
        <w:t>“</w:t>
      </w:r>
      <w:r w:rsidR="003E2472">
        <w:rPr>
          <w:b/>
          <w:sz w:val="21"/>
          <w:szCs w:val="21"/>
        </w:rPr>
        <w:t>Additional R</w:t>
      </w:r>
      <w:r w:rsidRPr="00814CC7">
        <w:rPr>
          <w:b/>
          <w:sz w:val="21"/>
          <w:szCs w:val="21"/>
        </w:rPr>
        <w:t>ent</w:t>
      </w:r>
      <w:r w:rsidR="00811D97" w:rsidRPr="00814CC7">
        <w:rPr>
          <w:sz w:val="21"/>
          <w:szCs w:val="21"/>
        </w:rPr>
        <w:t>”</w:t>
      </w:r>
      <w:r w:rsidRPr="00814CC7">
        <w:rPr>
          <w:sz w:val="21"/>
          <w:szCs w:val="21"/>
        </w:rPr>
        <w:t xml:space="preserve"> and are due thirty (30) days after the rendering of an invoice therefor, without any deductions, set-offs or counterclaims, and failure to pay such sums of money or charges shall carry the same consequences as Tenant’s failure to pay Minimum Rent. All payments shall be payable in United States funds, at the address indicated on the Data Sheet (unless otherwise specified by written notice from Landlord to Tenant). No payment by Tenant of a lesser amount than the correct rent shall be deemed to be other than a payment on account, and no endorsement or statement on any check or other communication accompanying a check shall be deemed an accord and satisfaction, and Landlord may accept such check as partial payment without prejudice to Landlord’s right to recover the balance owed by Tenant or to pursue against Tenant any additional remedies available under this Lease or provided at law or in equity. The obligations of Tenant to pay Minimum Rent, Percentage Rent and </w:t>
      </w:r>
      <w:r w:rsidR="003E2472">
        <w:rPr>
          <w:sz w:val="21"/>
          <w:szCs w:val="21"/>
        </w:rPr>
        <w:t>Additional Rent</w:t>
      </w:r>
      <w:r w:rsidRPr="00814CC7">
        <w:rPr>
          <w:sz w:val="21"/>
          <w:szCs w:val="21"/>
        </w:rPr>
        <w:t xml:space="preserve"> that have accrued as of the date of expiration or sooner termination of the Term shall survive the expiration or earlier termination of this Lease.</w:t>
      </w:r>
    </w:p>
    <w:p w14:paraId="038E1416" w14:textId="77777777" w:rsidR="00A475B4" w:rsidRPr="00814CC7" w:rsidRDefault="00A475B4">
      <w:pPr>
        <w:widowControl/>
        <w:jc w:val="both"/>
        <w:rPr>
          <w:sz w:val="21"/>
          <w:szCs w:val="21"/>
        </w:rPr>
      </w:pPr>
    </w:p>
    <w:p w14:paraId="7CA52F62" w14:textId="77777777" w:rsidR="00A475B4" w:rsidRPr="00814CC7" w:rsidRDefault="00A475B4">
      <w:pPr>
        <w:widowControl/>
        <w:ind w:firstLine="720"/>
        <w:jc w:val="both"/>
        <w:rPr>
          <w:sz w:val="21"/>
          <w:szCs w:val="21"/>
        </w:rPr>
      </w:pPr>
      <w:r w:rsidRPr="00814CC7">
        <w:rPr>
          <w:sz w:val="21"/>
          <w:szCs w:val="21"/>
        </w:rPr>
        <w:t xml:space="preserve">Section 3.4. </w:t>
      </w:r>
      <w:r w:rsidRPr="00814CC7">
        <w:rPr>
          <w:b/>
          <w:sz w:val="21"/>
          <w:szCs w:val="21"/>
          <w:u w:val="single"/>
        </w:rPr>
        <w:t>Late Charge</w:t>
      </w:r>
      <w:r w:rsidRPr="00814CC7">
        <w:rPr>
          <w:b/>
          <w:sz w:val="21"/>
          <w:szCs w:val="21"/>
          <w:u w:val="single"/>
        </w:rPr>
        <w:fldChar w:fldCharType="begin"/>
      </w:r>
      <w:r w:rsidRPr="00814CC7">
        <w:rPr>
          <w:sz w:val="21"/>
          <w:szCs w:val="21"/>
        </w:rPr>
        <w:instrText xml:space="preserve"> TC “</w:instrText>
      </w:r>
      <w:bookmarkStart w:id="29" w:name="_Toc127886863"/>
      <w:r w:rsidRPr="00814CC7">
        <w:rPr>
          <w:sz w:val="21"/>
          <w:szCs w:val="21"/>
        </w:rPr>
        <w:instrText xml:space="preserve">Section 3.4. </w:instrText>
      </w:r>
      <w:r w:rsidRPr="004772DC">
        <w:rPr>
          <w:b/>
          <w:sz w:val="21"/>
          <w:szCs w:val="21"/>
        </w:rPr>
        <w:instrText>Late Charge</w:instrText>
      </w:r>
      <w:bookmarkEnd w:id="2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any rent or other sums are not received on or before the date the same are due, Te</w:t>
      </w:r>
      <w:r w:rsidR="003E2472">
        <w:rPr>
          <w:sz w:val="21"/>
          <w:szCs w:val="21"/>
        </w:rPr>
        <w:t>nant shall immediately pay, as Additional R</w:t>
      </w:r>
      <w:r w:rsidRPr="00814CC7">
        <w:rPr>
          <w:sz w:val="21"/>
          <w:szCs w:val="21"/>
        </w:rPr>
        <w:t>ent, (</w:t>
      </w:r>
      <w:proofErr w:type="spellStart"/>
      <w:r w:rsidRPr="00814CC7">
        <w:rPr>
          <w:sz w:val="21"/>
          <w:szCs w:val="21"/>
        </w:rPr>
        <w:t>i</w:t>
      </w:r>
      <w:proofErr w:type="spellEnd"/>
      <w:r w:rsidRPr="00814CC7">
        <w:rPr>
          <w:sz w:val="21"/>
          <w:szCs w:val="21"/>
        </w:rPr>
        <w:t xml:space="preserve">) a service charge equal to </w:t>
      </w:r>
      <w:r w:rsidR="00C74CDA" w:rsidRPr="00814CC7">
        <w:rPr>
          <w:sz w:val="21"/>
          <w:szCs w:val="21"/>
        </w:rPr>
        <w:t>five percent (</w:t>
      </w:r>
      <w:r w:rsidRPr="00814CC7">
        <w:rPr>
          <w:sz w:val="21"/>
          <w:szCs w:val="21"/>
        </w:rPr>
        <w:t>5%</w:t>
      </w:r>
      <w:r w:rsidR="00C74CDA" w:rsidRPr="00814CC7">
        <w:rPr>
          <w:sz w:val="21"/>
          <w:szCs w:val="21"/>
        </w:rPr>
        <w:t>)</w:t>
      </w:r>
      <w:r w:rsidRPr="00814CC7">
        <w:rPr>
          <w:sz w:val="21"/>
          <w:szCs w:val="21"/>
        </w:rPr>
        <w:t xml:space="preserve"> of the amount of such overdue payment for the purpose of defraying Landlord’s administrative expenses relative to handling such overdue payment plus (ii) Interest</w:t>
      </w:r>
      <w:r w:rsidR="006C574A" w:rsidRPr="00814CC7">
        <w:rPr>
          <w:sz w:val="21"/>
          <w:szCs w:val="21"/>
        </w:rPr>
        <w:t xml:space="preserve"> (as defined in Section 21.12</w:t>
      </w:r>
      <w:r w:rsidRPr="00814CC7">
        <w:rPr>
          <w:sz w:val="21"/>
          <w:szCs w:val="21"/>
        </w:rPr>
        <w:t>), which Interest shall accrue beginning on the date the payment was originally due and payable.</w:t>
      </w:r>
    </w:p>
    <w:p w14:paraId="6817C6EC" w14:textId="77777777" w:rsidR="00A475B4" w:rsidRPr="00814CC7" w:rsidRDefault="00A475B4">
      <w:pPr>
        <w:widowControl/>
        <w:ind w:firstLine="720"/>
        <w:jc w:val="both"/>
        <w:rPr>
          <w:sz w:val="21"/>
          <w:szCs w:val="21"/>
        </w:rPr>
      </w:pPr>
    </w:p>
    <w:p w14:paraId="7337438B" w14:textId="77777777" w:rsidR="00A475B4" w:rsidRPr="00814CC7" w:rsidRDefault="00A475B4">
      <w:pPr>
        <w:pStyle w:val="BodyTextIndent"/>
        <w:ind w:firstLine="0"/>
        <w:rPr>
          <w:sz w:val="21"/>
          <w:szCs w:val="21"/>
        </w:rPr>
      </w:pPr>
      <w:r w:rsidRPr="00814CC7">
        <w:rPr>
          <w:sz w:val="21"/>
          <w:szCs w:val="21"/>
        </w:rPr>
        <w:tab/>
        <w:t xml:space="preserve">Section 3.5. </w:t>
      </w:r>
      <w:r w:rsidRPr="00814CC7">
        <w:rPr>
          <w:b/>
          <w:sz w:val="21"/>
          <w:szCs w:val="21"/>
          <w:u w:val="single"/>
        </w:rPr>
        <w:t>Security Deposit</w:t>
      </w:r>
      <w:r w:rsidRPr="00814CC7">
        <w:rPr>
          <w:b/>
          <w:sz w:val="21"/>
          <w:szCs w:val="21"/>
          <w:u w:val="single"/>
        </w:rPr>
        <w:fldChar w:fldCharType="begin"/>
      </w:r>
      <w:r w:rsidRPr="00814CC7">
        <w:rPr>
          <w:sz w:val="21"/>
          <w:szCs w:val="21"/>
        </w:rPr>
        <w:instrText xml:space="preserve"> TC "</w:instrText>
      </w:r>
      <w:bookmarkStart w:id="30" w:name="_Toc61689309"/>
      <w:bookmarkStart w:id="31" w:name="_Toc127886864"/>
      <w:r w:rsidRPr="00814CC7">
        <w:rPr>
          <w:sz w:val="21"/>
          <w:szCs w:val="21"/>
        </w:rPr>
        <w:instrText xml:space="preserve">Section 3.5. </w:instrText>
      </w:r>
      <w:r w:rsidRPr="004772DC">
        <w:rPr>
          <w:b/>
          <w:sz w:val="21"/>
          <w:szCs w:val="21"/>
        </w:rPr>
        <w:instrText>Security Deposit</w:instrText>
      </w:r>
      <w:bookmarkEnd w:id="30"/>
      <w:bookmarkEnd w:id="3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deposit with Landlord a security deposit in the amount </w:t>
      </w:r>
      <w:r w:rsidR="008B5E3A">
        <w:rPr>
          <w:sz w:val="21"/>
          <w:szCs w:val="21"/>
        </w:rPr>
        <w:t>set forth in Paragraph (12) of the Data Sheet</w:t>
      </w:r>
      <w:r w:rsidRPr="00814CC7">
        <w:rPr>
          <w:sz w:val="21"/>
          <w:szCs w:val="21"/>
        </w:rPr>
        <w:t xml:space="preserve"> (the </w:t>
      </w:r>
      <w:r w:rsidR="00811D97" w:rsidRPr="00814CC7">
        <w:rPr>
          <w:sz w:val="21"/>
          <w:szCs w:val="21"/>
        </w:rPr>
        <w:t>“</w:t>
      </w:r>
      <w:r w:rsidRPr="00814CC7">
        <w:rPr>
          <w:b/>
          <w:sz w:val="21"/>
          <w:szCs w:val="21"/>
        </w:rPr>
        <w:t>Security Deposit</w:t>
      </w:r>
      <w:r w:rsidR="00811D97" w:rsidRPr="00814CC7">
        <w:rPr>
          <w:sz w:val="21"/>
          <w:szCs w:val="21"/>
        </w:rPr>
        <w:t>”</w:t>
      </w:r>
      <w:r w:rsidRPr="00814CC7">
        <w:rPr>
          <w:sz w:val="21"/>
          <w:szCs w:val="21"/>
        </w:rPr>
        <w:t>) upon execution of this Lease.  If Tenant fails to make such deposit, Landlord shall have the right to terminate this Lease upon written notice to Tenant given prior to the delivery of the Security Deposit</w:t>
      </w:r>
      <w:r w:rsidR="007C401B" w:rsidRPr="007C401B">
        <w:rPr>
          <w:iCs/>
          <w:sz w:val="21"/>
          <w:szCs w:val="21"/>
        </w:rPr>
        <w:t>, and neither party shall have any further liability to the other</w:t>
      </w:r>
      <w:r w:rsidR="007C401B">
        <w:rPr>
          <w:iCs/>
          <w:sz w:val="21"/>
          <w:szCs w:val="21"/>
        </w:rPr>
        <w:t>.</w:t>
      </w:r>
      <w:r w:rsidRPr="00814CC7">
        <w:rPr>
          <w:sz w:val="21"/>
          <w:szCs w:val="21"/>
        </w:rPr>
        <w:t xml:space="preserve">  The Security Deposit shall be held by Landlord without interest as security for the performance by Tenant of Tenant's covenants and obligations under this Lease, it being expressly understood that the Security Deposit may be commingled with Landlord's other funds and is not an advance payment of Rent or a measure of or limit to Landlord's damages in case of default by Tenant. Upon the occurrence of any event of default by Tenant that remains uncured beyond the applicable notice and cure period provided in this Lease, Landlord may, from time to time, without prejudice to any other remedy provided herein or provided by law, use such fund to the extent necessary to make good any arrears of Rent and any other damage, injury, expense or liability caused to Landlord by such event of default, and Tenant shall pay to Landlord on demand the amount so applied in order to restore the Security Deposit to its original amount.  Any remaining balance of the Security Deposit shall be returned by Landlord to Tenant </w:t>
      </w:r>
      <w:r w:rsidR="00C74CDA" w:rsidRPr="00814CC7">
        <w:rPr>
          <w:sz w:val="21"/>
          <w:szCs w:val="21"/>
        </w:rPr>
        <w:t>within thirty (30) days of the</w:t>
      </w:r>
      <w:r w:rsidRPr="00814CC7">
        <w:rPr>
          <w:sz w:val="21"/>
          <w:szCs w:val="21"/>
        </w:rPr>
        <w:t xml:space="preserve"> expiration of the Term of this Lease.</w:t>
      </w:r>
    </w:p>
    <w:p w14:paraId="2A271658" w14:textId="77777777" w:rsidR="00A475B4" w:rsidRPr="00814CC7" w:rsidRDefault="00A475B4">
      <w:pPr>
        <w:pStyle w:val="BodyTextIndent"/>
        <w:ind w:firstLine="0"/>
        <w:rPr>
          <w:sz w:val="21"/>
          <w:szCs w:val="21"/>
        </w:rPr>
      </w:pPr>
    </w:p>
    <w:p w14:paraId="389108B5" w14:textId="77777777" w:rsidR="00A475B4" w:rsidRPr="00814CC7" w:rsidRDefault="00A475B4" w:rsidP="00E479A9">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sz w:val="21"/>
          <w:szCs w:val="21"/>
        </w:rPr>
      </w:pPr>
      <w:r w:rsidRPr="00814CC7">
        <w:rPr>
          <w:sz w:val="21"/>
          <w:szCs w:val="21"/>
        </w:rPr>
        <w:tab/>
        <w:t xml:space="preserve">Section 3.6. </w:t>
      </w:r>
      <w:r w:rsidRPr="00814CC7">
        <w:rPr>
          <w:b/>
          <w:sz w:val="21"/>
          <w:szCs w:val="21"/>
          <w:u w:val="single"/>
        </w:rPr>
        <w:t>Prepaid Rent</w:t>
      </w:r>
      <w:r w:rsidRPr="00814CC7">
        <w:rPr>
          <w:b/>
          <w:sz w:val="21"/>
          <w:szCs w:val="21"/>
          <w:u w:val="single"/>
        </w:rPr>
        <w:fldChar w:fldCharType="begin"/>
      </w:r>
      <w:r w:rsidRPr="00814CC7">
        <w:rPr>
          <w:sz w:val="21"/>
          <w:szCs w:val="21"/>
        </w:rPr>
        <w:instrText xml:space="preserve"> TC "</w:instrText>
      </w:r>
      <w:bookmarkStart w:id="32" w:name="_Toc127886865"/>
      <w:r w:rsidRPr="00814CC7">
        <w:rPr>
          <w:sz w:val="21"/>
          <w:szCs w:val="21"/>
        </w:rPr>
        <w:instrText xml:space="preserve">Section 3.6. </w:instrText>
      </w:r>
      <w:r w:rsidRPr="004772DC">
        <w:rPr>
          <w:b/>
          <w:sz w:val="21"/>
          <w:szCs w:val="21"/>
        </w:rPr>
        <w:instrText>Prepaid Rent</w:instrText>
      </w:r>
      <w:bookmarkEnd w:id="32"/>
      <w:r w:rsidRPr="00814CC7">
        <w:rPr>
          <w:sz w:val="21"/>
          <w:szCs w:val="21"/>
        </w:rPr>
        <w:instrText xml:space="preserve">" \f C \l "3" </w:instrText>
      </w:r>
      <w:r w:rsidRPr="00814CC7">
        <w:rPr>
          <w:b/>
          <w:sz w:val="21"/>
          <w:szCs w:val="21"/>
          <w:u w:val="single"/>
        </w:rPr>
        <w:fldChar w:fldCharType="end"/>
      </w:r>
      <w:r w:rsidR="001934E6" w:rsidRPr="001934E6">
        <w:rPr>
          <w:b/>
          <w:sz w:val="21"/>
          <w:szCs w:val="21"/>
        </w:rPr>
        <w:t>.</w:t>
      </w:r>
      <w:r w:rsidRPr="00814CC7">
        <w:rPr>
          <w:b/>
          <w:sz w:val="21"/>
          <w:szCs w:val="21"/>
        </w:rPr>
        <w:t xml:space="preserve">  </w:t>
      </w:r>
      <w:r w:rsidRPr="00814CC7">
        <w:rPr>
          <w:sz w:val="21"/>
          <w:szCs w:val="21"/>
        </w:rPr>
        <w:t xml:space="preserve">Tenant shall deposit with Landlord prepaid rent in the amount </w:t>
      </w:r>
      <w:r w:rsidR="008B5E3A">
        <w:rPr>
          <w:sz w:val="21"/>
          <w:szCs w:val="21"/>
        </w:rPr>
        <w:t>set forth in Paragraph (13) of the Data Sheet</w:t>
      </w:r>
      <w:r w:rsidRPr="00814CC7">
        <w:rPr>
          <w:sz w:val="21"/>
          <w:szCs w:val="21"/>
        </w:rPr>
        <w:t xml:space="preserve"> (the </w:t>
      </w:r>
      <w:r w:rsidR="00811D97" w:rsidRPr="00814CC7">
        <w:rPr>
          <w:sz w:val="21"/>
          <w:szCs w:val="21"/>
        </w:rPr>
        <w:t>“</w:t>
      </w:r>
      <w:r w:rsidRPr="00814CC7">
        <w:rPr>
          <w:b/>
          <w:sz w:val="21"/>
          <w:szCs w:val="21"/>
        </w:rPr>
        <w:t>Prepaid Rent</w:t>
      </w:r>
      <w:r w:rsidR="00811D97" w:rsidRPr="00814CC7">
        <w:rPr>
          <w:sz w:val="21"/>
          <w:szCs w:val="21"/>
        </w:rPr>
        <w:t>”</w:t>
      </w:r>
      <w:r w:rsidRPr="00814CC7">
        <w:rPr>
          <w:sz w:val="21"/>
          <w:szCs w:val="21"/>
        </w:rPr>
        <w:t xml:space="preserve">) upon execution of this Lease </w:t>
      </w:r>
      <w:r w:rsidRPr="00814CC7">
        <w:rPr>
          <w:spacing w:val="-2"/>
          <w:sz w:val="21"/>
          <w:szCs w:val="21"/>
        </w:rPr>
        <w:t>to be applied to the first installment of Minimum Rent and Additional Rent due hereunder</w:t>
      </w:r>
      <w:r w:rsidRPr="00814CC7">
        <w:rPr>
          <w:sz w:val="21"/>
          <w:szCs w:val="21"/>
        </w:rPr>
        <w:t>.  If Tenant fails to remit such sum, Landlord shall have the right to terminate this Lease upon written notice to Tenant given prior to the delivery of the Prepaid Rent</w:t>
      </w:r>
      <w:r w:rsidR="00312A3D" w:rsidRPr="00312A3D">
        <w:rPr>
          <w:iCs/>
          <w:sz w:val="21"/>
          <w:szCs w:val="21"/>
        </w:rPr>
        <w:t>, and neither party shall have any further liability to the other</w:t>
      </w:r>
      <w:r w:rsidRPr="00312A3D">
        <w:rPr>
          <w:sz w:val="21"/>
          <w:szCs w:val="21"/>
        </w:rPr>
        <w:t>.</w:t>
      </w:r>
      <w:r w:rsidR="0063715F">
        <w:rPr>
          <w:sz w:val="21"/>
          <w:szCs w:val="21"/>
        </w:rPr>
        <w:t xml:space="preserve">  The parties hereto acknowledge and agree that so long as there is a mortgage encumbering the Shopping Center that Tenant shall not pay or prepay rent more than one (1) month in advance.</w:t>
      </w:r>
    </w:p>
    <w:p w14:paraId="2F07E052" w14:textId="77777777" w:rsidR="00A475B4" w:rsidRPr="00814CC7" w:rsidRDefault="00A475B4">
      <w:pPr>
        <w:widowControl/>
        <w:jc w:val="both"/>
        <w:rPr>
          <w:sz w:val="21"/>
          <w:szCs w:val="21"/>
        </w:rPr>
      </w:pPr>
    </w:p>
    <w:p w14:paraId="5C357816" w14:textId="77777777" w:rsidR="00A475B4" w:rsidRPr="00814CC7" w:rsidRDefault="00A475B4">
      <w:pPr>
        <w:keepNext/>
        <w:widowControl/>
        <w:jc w:val="center"/>
        <w:rPr>
          <w:b/>
          <w:sz w:val="21"/>
          <w:szCs w:val="21"/>
        </w:rPr>
      </w:pPr>
      <w:r w:rsidRPr="00814CC7">
        <w:rPr>
          <w:b/>
          <w:sz w:val="21"/>
          <w:szCs w:val="21"/>
          <w:u w:val="single"/>
        </w:rPr>
        <w:t>ARTICLE IV</w:t>
      </w:r>
      <w:r w:rsidRPr="00814CC7">
        <w:rPr>
          <w:b/>
          <w:sz w:val="21"/>
          <w:szCs w:val="21"/>
          <w:u w:val="single"/>
        </w:rPr>
        <w:fldChar w:fldCharType="begin"/>
      </w:r>
      <w:r w:rsidRPr="00814CC7">
        <w:rPr>
          <w:sz w:val="21"/>
          <w:szCs w:val="21"/>
        </w:rPr>
        <w:instrText xml:space="preserve"> TC “</w:instrText>
      </w:r>
      <w:bookmarkStart w:id="33" w:name="_Toc127886866"/>
      <w:r w:rsidRPr="00814CC7">
        <w:rPr>
          <w:b/>
          <w:sz w:val="21"/>
          <w:szCs w:val="21"/>
          <w:u w:val="single"/>
        </w:rPr>
        <w:instrText>ARTICLE IV</w:instrText>
      </w:r>
      <w:bookmarkEnd w:id="33"/>
      <w:r w:rsidRPr="00814CC7">
        <w:rPr>
          <w:sz w:val="21"/>
          <w:szCs w:val="21"/>
        </w:rPr>
        <w:instrText xml:space="preserve">” \f C \l “1” </w:instrText>
      </w:r>
      <w:r w:rsidRPr="00814CC7">
        <w:rPr>
          <w:b/>
          <w:sz w:val="21"/>
          <w:szCs w:val="21"/>
          <w:u w:val="single"/>
        </w:rPr>
        <w:fldChar w:fldCharType="end"/>
      </w:r>
    </w:p>
    <w:p w14:paraId="0A4CDD14" w14:textId="77777777" w:rsidR="00A475B4" w:rsidRPr="00814CC7" w:rsidRDefault="00A475B4">
      <w:pPr>
        <w:keepNext/>
        <w:widowControl/>
        <w:jc w:val="center"/>
        <w:rPr>
          <w:b/>
          <w:sz w:val="21"/>
          <w:szCs w:val="21"/>
        </w:rPr>
      </w:pPr>
    </w:p>
    <w:p w14:paraId="41CA101F" w14:textId="77777777" w:rsidR="00A475B4" w:rsidRPr="00814CC7" w:rsidRDefault="00A475B4">
      <w:pPr>
        <w:keepNext/>
        <w:widowControl/>
        <w:jc w:val="center"/>
        <w:rPr>
          <w:b/>
          <w:sz w:val="21"/>
          <w:szCs w:val="21"/>
        </w:rPr>
      </w:pPr>
      <w:r w:rsidRPr="00814CC7">
        <w:rPr>
          <w:b/>
          <w:sz w:val="21"/>
          <w:szCs w:val="21"/>
          <w:u w:val="single"/>
        </w:rPr>
        <w:t>PREPARATION OF PREMISES</w:t>
      </w:r>
      <w:r w:rsidRPr="00814CC7">
        <w:rPr>
          <w:b/>
          <w:sz w:val="21"/>
          <w:szCs w:val="21"/>
          <w:u w:val="single"/>
        </w:rPr>
        <w:fldChar w:fldCharType="begin"/>
      </w:r>
      <w:r w:rsidRPr="00814CC7">
        <w:rPr>
          <w:sz w:val="21"/>
          <w:szCs w:val="21"/>
        </w:rPr>
        <w:instrText xml:space="preserve"> TC “</w:instrText>
      </w:r>
      <w:bookmarkStart w:id="34" w:name="_Toc127886867"/>
      <w:r w:rsidRPr="00814CC7">
        <w:rPr>
          <w:b/>
          <w:sz w:val="21"/>
          <w:szCs w:val="21"/>
          <w:u w:val="single"/>
        </w:rPr>
        <w:instrText>PREPARATION OF PREMISES</w:instrText>
      </w:r>
      <w:bookmarkEnd w:id="34"/>
      <w:r w:rsidRPr="00814CC7">
        <w:rPr>
          <w:sz w:val="21"/>
          <w:szCs w:val="21"/>
        </w:rPr>
        <w:instrText xml:space="preserve">” \f C \l “2” </w:instrText>
      </w:r>
      <w:r w:rsidRPr="00814CC7">
        <w:rPr>
          <w:b/>
          <w:sz w:val="21"/>
          <w:szCs w:val="21"/>
          <w:u w:val="single"/>
        </w:rPr>
        <w:fldChar w:fldCharType="end"/>
      </w:r>
    </w:p>
    <w:p w14:paraId="7FD95684" w14:textId="77777777" w:rsidR="00A475B4" w:rsidRPr="00814CC7" w:rsidRDefault="00A475B4">
      <w:pPr>
        <w:keepNext/>
        <w:widowControl/>
        <w:jc w:val="both"/>
        <w:rPr>
          <w:b/>
          <w:sz w:val="21"/>
          <w:szCs w:val="21"/>
        </w:rPr>
      </w:pPr>
    </w:p>
    <w:p w14:paraId="4FD8FD50" w14:textId="6F60896F" w:rsidR="00A475B4" w:rsidRPr="00814CC7" w:rsidRDefault="00A475B4">
      <w:pPr>
        <w:widowControl/>
        <w:ind w:firstLine="720"/>
        <w:jc w:val="both"/>
        <w:rPr>
          <w:sz w:val="21"/>
          <w:szCs w:val="21"/>
        </w:rPr>
      </w:pPr>
      <w:r w:rsidRPr="00814CC7">
        <w:rPr>
          <w:sz w:val="21"/>
          <w:szCs w:val="21"/>
        </w:rPr>
        <w:t xml:space="preserve">Section 4.1. </w:t>
      </w:r>
      <w:r w:rsidRPr="00814CC7">
        <w:rPr>
          <w:b/>
          <w:sz w:val="21"/>
          <w:szCs w:val="21"/>
          <w:u w:val="single"/>
        </w:rPr>
        <w:t>Landlord’s Work</w:t>
      </w:r>
      <w:r w:rsidRPr="00814CC7">
        <w:rPr>
          <w:b/>
          <w:sz w:val="21"/>
          <w:szCs w:val="21"/>
          <w:u w:val="single"/>
        </w:rPr>
        <w:fldChar w:fldCharType="begin"/>
      </w:r>
      <w:r w:rsidRPr="00814CC7">
        <w:rPr>
          <w:sz w:val="21"/>
          <w:szCs w:val="21"/>
        </w:rPr>
        <w:instrText xml:space="preserve"> TC “</w:instrText>
      </w:r>
      <w:bookmarkStart w:id="35" w:name="_Toc127886868"/>
      <w:r w:rsidRPr="00814CC7">
        <w:rPr>
          <w:sz w:val="21"/>
          <w:szCs w:val="21"/>
        </w:rPr>
        <w:instrText xml:space="preserve">Section 4.1. </w:instrText>
      </w:r>
      <w:r w:rsidRPr="004772DC">
        <w:rPr>
          <w:b/>
          <w:sz w:val="21"/>
          <w:szCs w:val="21"/>
        </w:rPr>
        <w:instrText>Landlord’s Work</w:instrText>
      </w:r>
      <w:bookmarkEnd w:id="3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 shall</w:t>
      </w:r>
      <w:r w:rsidRPr="00814CC7">
        <w:rPr>
          <w:b/>
          <w:sz w:val="21"/>
          <w:szCs w:val="21"/>
        </w:rPr>
        <w:t xml:space="preserve"> </w:t>
      </w:r>
      <w:r w:rsidRPr="00814CC7">
        <w:rPr>
          <w:sz w:val="21"/>
          <w:szCs w:val="21"/>
        </w:rPr>
        <w:t xml:space="preserve">construct the shell of the building wherein the Premises is to be located and perform the work described on </w:t>
      </w:r>
      <w:r w:rsidRPr="00814CC7">
        <w:rPr>
          <w:sz w:val="21"/>
          <w:szCs w:val="21"/>
          <w:u w:val="single"/>
        </w:rPr>
        <w:t>Exhibit E</w:t>
      </w:r>
      <w:r w:rsidRPr="00814CC7">
        <w:rPr>
          <w:sz w:val="21"/>
          <w:szCs w:val="21"/>
        </w:rPr>
        <w:t xml:space="preserve"> attached hereto (</w:t>
      </w:r>
      <w:r w:rsidR="00811D97" w:rsidRPr="00814CC7">
        <w:rPr>
          <w:sz w:val="21"/>
          <w:szCs w:val="21"/>
        </w:rPr>
        <w:t>“</w:t>
      </w:r>
      <w:r w:rsidRPr="00814CC7">
        <w:rPr>
          <w:b/>
          <w:sz w:val="21"/>
          <w:szCs w:val="21"/>
        </w:rPr>
        <w:t>Landlord’s Work</w:t>
      </w:r>
      <w:r w:rsidR="00811D97" w:rsidRPr="00814CC7">
        <w:rPr>
          <w:sz w:val="21"/>
          <w:szCs w:val="21"/>
        </w:rPr>
        <w:t>”</w:t>
      </w:r>
      <w:r w:rsidRPr="00814CC7">
        <w:rPr>
          <w:sz w:val="21"/>
          <w:szCs w:val="21"/>
        </w:rPr>
        <w:t>) at Landlord’s cost and expense. Landlord shall obtain all certificates and approvals necessary with respect to Landlord’s Work. Acceptance of possession of the Premises by Tenant shall be conclusive evidence that Landlord’s Work has been fully performed in the manner required, subject to punch list items. Any items of Landlord’s Work that are not completed as of delivery of the Premises shall be identified by Tenant on a punch list submitted to Landlord within fifteen (15) business days after such delivery, and Landlord shall thereafter complete the same. Any items of Landlord’s Work that are not timely identified on such a punch list shall be deemed completed. All work other than Landlord’s Work to be carried out and completed in the Premises is the responsibility of Tenant.</w:t>
      </w:r>
      <w:r w:rsidR="00265A5E">
        <w:rPr>
          <w:sz w:val="21"/>
          <w:szCs w:val="21"/>
        </w:rPr>
        <w:t xml:space="preserve">    </w:t>
      </w:r>
    </w:p>
    <w:p w14:paraId="527ACD8A" w14:textId="77777777" w:rsidR="005A72B1" w:rsidRPr="00814CC7" w:rsidRDefault="005A72B1">
      <w:pPr>
        <w:keepNext/>
        <w:widowControl/>
        <w:ind w:firstLine="720"/>
        <w:jc w:val="both"/>
        <w:rPr>
          <w:sz w:val="21"/>
          <w:szCs w:val="21"/>
        </w:rPr>
      </w:pPr>
    </w:p>
    <w:p w14:paraId="4C2BFB0D" w14:textId="0F617B87" w:rsidR="00A475B4" w:rsidRPr="00814CC7" w:rsidRDefault="00A475B4">
      <w:pPr>
        <w:keepNext/>
        <w:widowControl/>
        <w:ind w:firstLine="720"/>
        <w:jc w:val="both"/>
        <w:rPr>
          <w:sz w:val="21"/>
          <w:szCs w:val="21"/>
        </w:rPr>
      </w:pPr>
      <w:r w:rsidRPr="00814CC7">
        <w:rPr>
          <w:sz w:val="21"/>
          <w:szCs w:val="21"/>
        </w:rPr>
        <w:t xml:space="preserve">Section 4.2. </w:t>
      </w:r>
      <w:r w:rsidRPr="00814CC7">
        <w:rPr>
          <w:b/>
          <w:sz w:val="21"/>
          <w:szCs w:val="21"/>
          <w:u w:val="single"/>
        </w:rPr>
        <w:t>Delivery of Possession</w:t>
      </w:r>
      <w:r w:rsidRPr="00814CC7">
        <w:rPr>
          <w:b/>
          <w:sz w:val="21"/>
          <w:szCs w:val="21"/>
          <w:u w:val="single"/>
        </w:rPr>
        <w:fldChar w:fldCharType="begin"/>
      </w:r>
      <w:r w:rsidRPr="00814CC7">
        <w:rPr>
          <w:sz w:val="21"/>
          <w:szCs w:val="21"/>
        </w:rPr>
        <w:instrText xml:space="preserve"> TC “</w:instrText>
      </w:r>
      <w:bookmarkStart w:id="36" w:name="_Toc127886869"/>
      <w:r w:rsidRPr="00814CC7">
        <w:rPr>
          <w:sz w:val="21"/>
          <w:szCs w:val="21"/>
        </w:rPr>
        <w:instrText xml:space="preserve">Section 4.2. </w:instrText>
      </w:r>
      <w:r w:rsidRPr="004772DC">
        <w:rPr>
          <w:b/>
          <w:sz w:val="21"/>
          <w:szCs w:val="21"/>
        </w:rPr>
        <w:instrText>Delivery of Possession</w:instrText>
      </w:r>
      <w:bookmarkEnd w:id="36"/>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B524B1">
        <w:rPr>
          <w:sz w:val="21"/>
          <w:szCs w:val="21"/>
        </w:rPr>
        <w:t xml:space="preserve">Subject to Delays (as defined in Section XVII) </w:t>
      </w:r>
      <w:r w:rsidR="00090FF1">
        <w:rPr>
          <w:sz w:val="21"/>
          <w:szCs w:val="21"/>
        </w:rPr>
        <w:t>and Tenant Delays</w:t>
      </w:r>
      <w:r w:rsidR="00B524B1">
        <w:rPr>
          <w:sz w:val="21"/>
          <w:szCs w:val="21"/>
        </w:rPr>
        <w:t>, t</w:t>
      </w:r>
      <w:r w:rsidRPr="00814CC7">
        <w:rPr>
          <w:sz w:val="21"/>
          <w:szCs w:val="21"/>
        </w:rPr>
        <w:t xml:space="preserve">he delivery of possession date is estimated to be </w:t>
      </w:r>
      <w:r w:rsidR="00AF2DFA">
        <w:rPr>
          <w:sz w:val="21"/>
          <w:szCs w:val="21"/>
        </w:rPr>
        <w:t>March 31, 2025</w:t>
      </w:r>
      <w:r w:rsidRPr="00814CC7">
        <w:rPr>
          <w:sz w:val="21"/>
          <w:szCs w:val="21"/>
        </w:rPr>
        <w:t xml:space="preserve"> </w:t>
      </w:r>
      <w:r w:rsidR="00C74CDA" w:rsidRPr="00814CC7">
        <w:rPr>
          <w:sz w:val="21"/>
          <w:szCs w:val="21"/>
        </w:rPr>
        <w:t>(the “</w:t>
      </w:r>
      <w:r w:rsidR="00C74CDA" w:rsidRPr="00814CC7">
        <w:rPr>
          <w:b/>
          <w:sz w:val="21"/>
          <w:szCs w:val="21"/>
        </w:rPr>
        <w:t>Estimated Delivery Date</w:t>
      </w:r>
      <w:r w:rsidR="00C74CDA" w:rsidRPr="00814CC7">
        <w:rPr>
          <w:sz w:val="21"/>
          <w:szCs w:val="21"/>
        </w:rPr>
        <w:t xml:space="preserve">”) </w:t>
      </w:r>
      <w:r w:rsidRPr="00814CC7">
        <w:rPr>
          <w:sz w:val="21"/>
          <w:szCs w:val="21"/>
        </w:rPr>
        <w:t>and shall be confirmed by Landlord, or Landlord’s architect, by written notice to Tenant. Failure of Landlord to deliver possession of the Premises within the time and in the condition provided for in this Lease will not give rise to any claim for damages by Tenant against Landlord or permit Tenant to rescind or terminate this Lease.</w:t>
      </w:r>
      <w:r w:rsidR="00090FF1">
        <w:rPr>
          <w:sz w:val="21"/>
          <w:szCs w:val="21"/>
        </w:rPr>
        <w:t xml:space="preserve">  For purposes of this Lease, </w:t>
      </w:r>
      <w:r w:rsidR="00090FF1" w:rsidRPr="00090FF1">
        <w:rPr>
          <w:sz w:val="21"/>
          <w:szCs w:val="21"/>
        </w:rPr>
        <w:t xml:space="preserve">Tenant Delay shall mean a delay resulting from (a) Tenant’s failure to deliver its plans to Landlord on a timely basis, (b) Tenant’s failure to </w:t>
      </w:r>
      <w:r w:rsidR="00090FF1" w:rsidRPr="00090FF1">
        <w:rPr>
          <w:sz w:val="21"/>
          <w:szCs w:val="21"/>
        </w:rPr>
        <w:lastRenderedPageBreak/>
        <w:t>approve, consent, comment upon or otherwise respond to a request for plan approval within the express time provisions required herein; or (c) Tenant’s request for a change order to the Tenant Improvements which directly results in a delay in Landlord’s ability to perform its obligations under this Lease; (d) failure by Tenant to apply for all permits, if required hereunder, in a timely manner and diligently pursue the same, (e) the interference by Tenant or Tenant’s contractors in the construction by Landlord or Landlord’s contractors of the Tenant Improvements; or (f) any delay directly caused by an act or omission of Tenant, its employees, agents, contractors or representatives.</w:t>
      </w:r>
      <w:r w:rsidR="00090FF1">
        <w:t xml:space="preserve">  </w:t>
      </w:r>
    </w:p>
    <w:p w14:paraId="4E4B0C58" w14:textId="77777777" w:rsidR="00A475B4" w:rsidRPr="00814CC7" w:rsidRDefault="00A475B4">
      <w:pPr>
        <w:keepNext/>
        <w:widowControl/>
        <w:ind w:firstLine="720"/>
        <w:jc w:val="both"/>
        <w:rPr>
          <w:sz w:val="21"/>
          <w:szCs w:val="21"/>
        </w:rPr>
      </w:pPr>
    </w:p>
    <w:p w14:paraId="3857C663" w14:textId="77777777" w:rsidR="00A475B4" w:rsidRPr="00814CC7" w:rsidRDefault="00A475B4">
      <w:pPr>
        <w:keepNext/>
        <w:widowControl/>
        <w:ind w:firstLine="720"/>
        <w:jc w:val="both"/>
        <w:rPr>
          <w:b/>
          <w:sz w:val="21"/>
          <w:szCs w:val="21"/>
        </w:rPr>
      </w:pPr>
      <w:r w:rsidRPr="00814CC7">
        <w:rPr>
          <w:sz w:val="21"/>
          <w:szCs w:val="21"/>
        </w:rPr>
        <w:t xml:space="preserve">Section 4.3. </w:t>
      </w:r>
      <w:r w:rsidRPr="00814CC7">
        <w:rPr>
          <w:b/>
          <w:sz w:val="21"/>
          <w:szCs w:val="21"/>
          <w:u w:val="single"/>
        </w:rPr>
        <w:t>Tenant’s Work</w:t>
      </w:r>
      <w:r w:rsidRPr="00814CC7">
        <w:rPr>
          <w:b/>
          <w:sz w:val="21"/>
          <w:szCs w:val="21"/>
          <w:u w:val="single"/>
        </w:rPr>
        <w:fldChar w:fldCharType="begin"/>
      </w:r>
      <w:r w:rsidRPr="00814CC7">
        <w:rPr>
          <w:sz w:val="21"/>
          <w:szCs w:val="21"/>
        </w:rPr>
        <w:instrText xml:space="preserve"> TC “</w:instrText>
      </w:r>
      <w:bookmarkStart w:id="37" w:name="_Toc127886870"/>
      <w:r w:rsidRPr="00814CC7">
        <w:rPr>
          <w:sz w:val="21"/>
          <w:szCs w:val="21"/>
        </w:rPr>
        <w:instrText xml:space="preserve">Section 4.3. </w:instrText>
      </w:r>
      <w:r w:rsidRPr="004772DC">
        <w:rPr>
          <w:b/>
          <w:sz w:val="21"/>
          <w:szCs w:val="21"/>
        </w:rPr>
        <w:instrText>Tenant’s Work</w:instrText>
      </w:r>
      <w:bookmarkEnd w:id="37"/>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1A62944A" w14:textId="77777777" w:rsidR="00A475B4" w:rsidRPr="00814CC7" w:rsidRDefault="00A475B4">
      <w:pPr>
        <w:keepNext/>
        <w:widowControl/>
        <w:jc w:val="both"/>
        <w:rPr>
          <w:b/>
          <w:sz w:val="21"/>
          <w:szCs w:val="21"/>
        </w:rPr>
      </w:pPr>
    </w:p>
    <w:p w14:paraId="2725DD47" w14:textId="1F48E0C4" w:rsidR="00585487" w:rsidRPr="00C62660" w:rsidRDefault="00A475B4" w:rsidP="00554EF5">
      <w:pPr>
        <w:widowControl/>
        <w:tabs>
          <w:tab w:val="left" w:pos="720"/>
          <w:tab w:val="left" w:pos="1440"/>
        </w:tabs>
        <w:ind w:firstLine="720"/>
        <w:jc w:val="both"/>
        <w:rPr>
          <w:sz w:val="21"/>
          <w:szCs w:val="21"/>
        </w:rPr>
      </w:pPr>
      <w:r w:rsidRPr="00814CC7">
        <w:rPr>
          <w:sz w:val="21"/>
          <w:szCs w:val="21"/>
        </w:rPr>
        <w:t>(a)</w:t>
      </w:r>
      <w:r w:rsidRPr="00814CC7">
        <w:rPr>
          <w:sz w:val="21"/>
          <w:szCs w:val="21"/>
        </w:rPr>
        <w:tab/>
      </w:r>
      <w:r w:rsidRPr="00C62660">
        <w:rPr>
          <w:sz w:val="21"/>
          <w:szCs w:val="21"/>
        </w:rPr>
        <w:t xml:space="preserve">Tenant agrees to diligently perform all its work in accordance with this Lease and Tenant’s obligations set forth in the Design Manual and </w:t>
      </w:r>
      <w:r w:rsidRPr="00C62660">
        <w:rPr>
          <w:sz w:val="21"/>
          <w:szCs w:val="21"/>
          <w:u w:val="single"/>
        </w:rPr>
        <w:t>Exhibit E-1</w:t>
      </w:r>
      <w:r w:rsidRPr="00C62660">
        <w:rPr>
          <w:sz w:val="21"/>
          <w:szCs w:val="21"/>
        </w:rPr>
        <w:t xml:space="preserve"> attached hereto (</w:t>
      </w:r>
      <w:r w:rsidR="00811D97" w:rsidRPr="00C62660">
        <w:rPr>
          <w:sz w:val="21"/>
          <w:szCs w:val="21"/>
        </w:rPr>
        <w:t>“</w:t>
      </w:r>
      <w:r w:rsidRPr="00C62660">
        <w:rPr>
          <w:b/>
          <w:sz w:val="21"/>
          <w:szCs w:val="21"/>
        </w:rPr>
        <w:t>Tenant’s Work</w:t>
      </w:r>
      <w:r w:rsidR="00811D97" w:rsidRPr="00C62660">
        <w:rPr>
          <w:sz w:val="21"/>
          <w:szCs w:val="21"/>
        </w:rPr>
        <w:t>”</w:t>
      </w:r>
      <w:r w:rsidRPr="00C62660">
        <w:rPr>
          <w:sz w:val="21"/>
          <w:szCs w:val="21"/>
        </w:rPr>
        <w:t>) and all other related work necessary to prepare for the opening to the public of Tenant’s store in the Premises. Tenant’s Work shall be performed (</w:t>
      </w:r>
      <w:proofErr w:type="spellStart"/>
      <w:r w:rsidRPr="00C62660">
        <w:rPr>
          <w:sz w:val="21"/>
          <w:szCs w:val="21"/>
        </w:rPr>
        <w:t>i</w:t>
      </w:r>
      <w:proofErr w:type="spellEnd"/>
      <w:r w:rsidRPr="00C62660">
        <w:rPr>
          <w:sz w:val="21"/>
          <w:szCs w:val="21"/>
        </w:rPr>
        <w:t xml:space="preserve">) by Tenant at Tenant’s sole cost and expense, subject to Landlord’s obligation to grant Tenant the Allowance hereinbelow described, (ii) in a first-class workmanlike manner with first-class materials and in accordance with all applicable laws, ordinances, </w:t>
      </w:r>
      <w:proofErr w:type="gramStart"/>
      <w:r w:rsidRPr="00C62660">
        <w:rPr>
          <w:sz w:val="21"/>
          <w:szCs w:val="21"/>
        </w:rPr>
        <w:t>codes</w:t>
      </w:r>
      <w:proofErr w:type="gramEnd"/>
      <w:r w:rsidRPr="00C62660">
        <w:rPr>
          <w:sz w:val="21"/>
          <w:szCs w:val="21"/>
        </w:rPr>
        <w:t xml:space="preserve"> and insurance company requirements, and (iii) by duly qualified or licensed persons.</w:t>
      </w:r>
      <w:r w:rsidR="00382871" w:rsidRPr="00C62660">
        <w:rPr>
          <w:sz w:val="21"/>
          <w:szCs w:val="21"/>
        </w:rPr>
        <w:t xml:space="preserve">  P</w:t>
      </w:r>
      <w:r w:rsidRPr="00C62660">
        <w:rPr>
          <w:sz w:val="21"/>
          <w:szCs w:val="21"/>
        </w:rPr>
        <w:t xml:space="preserve">rovided Tenant is not in default under this Lease, Landlord hereby agrees to reimburse Tenant, at Tenant’s election, for the amounts actually incurred by Tenant in the performance of Tenant’s Work (the </w:t>
      </w:r>
      <w:r w:rsidR="00811D97" w:rsidRPr="00C62660">
        <w:rPr>
          <w:sz w:val="21"/>
          <w:szCs w:val="21"/>
        </w:rPr>
        <w:t>“</w:t>
      </w:r>
      <w:r w:rsidRPr="00C62660">
        <w:rPr>
          <w:b/>
          <w:sz w:val="21"/>
          <w:szCs w:val="21"/>
        </w:rPr>
        <w:t>Allowance</w:t>
      </w:r>
      <w:r w:rsidR="00811D97" w:rsidRPr="00C62660">
        <w:rPr>
          <w:sz w:val="21"/>
          <w:szCs w:val="21"/>
        </w:rPr>
        <w:t>”</w:t>
      </w:r>
      <w:r w:rsidRPr="00C62660">
        <w:rPr>
          <w:sz w:val="21"/>
          <w:szCs w:val="21"/>
        </w:rPr>
        <w:t xml:space="preserve">) in an amount not to exceed </w:t>
      </w:r>
      <w:bookmarkStart w:id="38" w:name="_Hlk123644244"/>
      <w:r w:rsidR="005301CC" w:rsidRPr="00C62660">
        <w:rPr>
          <w:b/>
          <w:bCs/>
          <w:sz w:val="21"/>
          <w:szCs w:val="21"/>
        </w:rPr>
        <w:t xml:space="preserve">One Hundred </w:t>
      </w:r>
      <w:r w:rsidR="00D43824" w:rsidRPr="00C62660">
        <w:rPr>
          <w:b/>
          <w:bCs/>
          <w:sz w:val="21"/>
          <w:szCs w:val="21"/>
        </w:rPr>
        <w:t>Fifty</w:t>
      </w:r>
      <w:r w:rsidRPr="00C62660">
        <w:rPr>
          <w:b/>
          <w:bCs/>
          <w:sz w:val="21"/>
          <w:szCs w:val="21"/>
        </w:rPr>
        <w:t xml:space="preserve"> and 00/100 Dollars ($</w:t>
      </w:r>
      <w:r w:rsidR="00D43824" w:rsidRPr="00C62660">
        <w:rPr>
          <w:b/>
          <w:bCs/>
          <w:sz w:val="21"/>
          <w:szCs w:val="21"/>
        </w:rPr>
        <w:t>150</w:t>
      </w:r>
      <w:r w:rsidR="004B58C5" w:rsidRPr="00C62660">
        <w:rPr>
          <w:b/>
          <w:bCs/>
          <w:sz w:val="21"/>
          <w:szCs w:val="21"/>
        </w:rPr>
        <w:t>.00</w:t>
      </w:r>
      <w:r w:rsidRPr="00C62660">
        <w:rPr>
          <w:b/>
          <w:bCs/>
          <w:sz w:val="21"/>
          <w:szCs w:val="21"/>
        </w:rPr>
        <w:t>)</w:t>
      </w:r>
      <w:r w:rsidRPr="00C62660">
        <w:rPr>
          <w:sz w:val="21"/>
          <w:szCs w:val="21"/>
        </w:rPr>
        <w:t xml:space="preserve"> </w:t>
      </w:r>
      <w:bookmarkEnd w:id="38"/>
      <w:r w:rsidRPr="00C62660">
        <w:rPr>
          <w:sz w:val="21"/>
          <w:szCs w:val="21"/>
        </w:rPr>
        <w:t xml:space="preserve">per square foot of GLA in the Premises. The Allowance shall be paid to Tenant </w:t>
      </w:r>
      <w:r w:rsidR="00CD68DA" w:rsidRPr="00C62660">
        <w:rPr>
          <w:sz w:val="21"/>
          <w:szCs w:val="21"/>
        </w:rPr>
        <w:t xml:space="preserve">in two </w:t>
      </w:r>
      <w:r w:rsidR="00CD68DA" w:rsidRPr="00C62660">
        <w:rPr>
          <w:sz w:val="21"/>
          <w:szCs w:val="21"/>
        </w:rPr>
        <w:br/>
        <w:t xml:space="preserve">(2) </w:t>
      </w:r>
      <w:r w:rsidR="00585487" w:rsidRPr="00C62660">
        <w:rPr>
          <w:sz w:val="21"/>
          <w:szCs w:val="21"/>
        </w:rPr>
        <w:t xml:space="preserve">equal installments as follows: </w:t>
      </w:r>
    </w:p>
    <w:p w14:paraId="49E385A3" w14:textId="77777777" w:rsidR="0098660E" w:rsidRPr="00C62660" w:rsidRDefault="0098660E" w:rsidP="00554EF5">
      <w:pPr>
        <w:widowControl/>
        <w:tabs>
          <w:tab w:val="left" w:pos="720"/>
          <w:tab w:val="left" w:pos="1440"/>
        </w:tabs>
        <w:ind w:firstLine="720"/>
        <w:jc w:val="both"/>
        <w:rPr>
          <w:sz w:val="21"/>
          <w:szCs w:val="21"/>
        </w:rPr>
      </w:pPr>
    </w:p>
    <w:p w14:paraId="0F5348C6" w14:textId="4E085EBB" w:rsidR="00585487" w:rsidRPr="00C62660" w:rsidRDefault="00585487" w:rsidP="00554EF5">
      <w:pPr>
        <w:widowControl/>
        <w:tabs>
          <w:tab w:val="left" w:pos="720"/>
          <w:tab w:val="left" w:pos="1440"/>
        </w:tabs>
        <w:ind w:firstLine="720"/>
        <w:jc w:val="both"/>
        <w:rPr>
          <w:sz w:val="21"/>
          <w:szCs w:val="21"/>
        </w:rPr>
      </w:pPr>
      <w:r w:rsidRPr="00C62660">
        <w:rPr>
          <w:sz w:val="21"/>
          <w:szCs w:val="21"/>
        </w:rPr>
        <w:t>(</w:t>
      </w:r>
      <w:proofErr w:type="spellStart"/>
      <w:r w:rsidRPr="00C62660">
        <w:rPr>
          <w:sz w:val="21"/>
          <w:szCs w:val="21"/>
        </w:rPr>
        <w:t>i</w:t>
      </w:r>
      <w:proofErr w:type="spellEnd"/>
      <w:r w:rsidRPr="00C62660">
        <w:rPr>
          <w:sz w:val="21"/>
          <w:szCs w:val="21"/>
        </w:rPr>
        <w:t>)</w:t>
      </w:r>
      <w:r w:rsidRPr="00C62660">
        <w:rPr>
          <w:sz w:val="21"/>
          <w:szCs w:val="21"/>
        </w:rPr>
        <w:tab/>
      </w:r>
      <w:r w:rsidR="008375A8" w:rsidRPr="00C62660">
        <w:rPr>
          <w:sz w:val="21"/>
          <w:szCs w:val="21"/>
        </w:rPr>
        <w:t>Fifty</w:t>
      </w:r>
      <w:r w:rsidRPr="00C62660">
        <w:rPr>
          <w:sz w:val="21"/>
          <w:szCs w:val="21"/>
        </w:rPr>
        <w:t xml:space="preserve"> percent (</w:t>
      </w:r>
      <w:r w:rsidR="008375A8" w:rsidRPr="00C62660">
        <w:rPr>
          <w:sz w:val="21"/>
          <w:szCs w:val="21"/>
        </w:rPr>
        <w:t>50</w:t>
      </w:r>
      <w:r w:rsidRPr="00C62660">
        <w:rPr>
          <w:sz w:val="21"/>
          <w:szCs w:val="21"/>
        </w:rPr>
        <w:t xml:space="preserve">%) of </w:t>
      </w:r>
      <w:r w:rsidR="0098660E" w:rsidRPr="00C62660">
        <w:rPr>
          <w:sz w:val="21"/>
          <w:szCs w:val="21"/>
        </w:rPr>
        <w:t xml:space="preserve">the </w:t>
      </w:r>
      <w:r w:rsidRPr="00C62660">
        <w:rPr>
          <w:sz w:val="21"/>
          <w:szCs w:val="21"/>
        </w:rPr>
        <w:t xml:space="preserve"> Allowance shall be paid to Tenant within </w:t>
      </w:r>
      <w:r w:rsidR="0098660E" w:rsidRPr="00C62660">
        <w:rPr>
          <w:sz w:val="21"/>
          <w:szCs w:val="21"/>
        </w:rPr>
        <w:t>forty-five (45)</w:t>
      </w:r>
      <w:r w:rsidRPr="00C62660">
        <w:rPr>
          <w:sz w:val="21"/>
          <w:szCs w:val="21"/>
        </w:rPr>
        <w:t xml:space="preserve"> days after Landlord receives written notice from Tenant providing evidence that fifty percent (50%) of Tenant’s </w:t>
      </w:r>
      <w:r w:rsidR="0098660E" w:rsidRPr="00C62660">
        <w:rPr>
          <w:sz w:val="21"/>
          <w:szCs w:val="21"/>
        </w:rPr>
        <w:t xml:space="preserve">Work </w:t>
      </w:r>
      <w:r w:rsidRPr="00C62660">
        <w:rPr>
          <w:sz w:val="21"/>
          <w:szCs w:val="21"/>
        </w:rPr>
        <w:t xml:space="preserve"> has been completed and Tenant has delivered a contractor’s affidavit and lien waiver from Tenant’s General Contractor for the portion of Tenant</w:t>
      </w:r>
      <w:r w:rsidR="0098660E" w:rsidRPr="00C62660">
        <w:rPr>
          <w:sz w:val="21"/>
          <w:szCs w:val="21"/>
        </w:rPr>
        <w:t xml:space="preserve">’s Work </w:t>
      </w:r>
      <w:r w:rsidRPr="00C62660">
        <w:rPr>
          <w:sz w:val="21"/>
          <w:szCs w:val="21"/>
        </w:rPr>
        <w:t>completed through such draw request</w:t>
      </w:r>
      <w:r w:rsidR="0098660E" w:rsidRPr="00C62660">
        <w:rPr>
          <w:sz w:val="21"/>
          <w:szCs w:val="21"/>
        </w:rPr>
        <w:t xml:space="preserve"> </w:t>
      </w:r>
      <w:r w:rsidRPr="00C62660">
        <w:rPr>
          <w:sz w:val="21"/>
          <w:szCs w:val="21"/>
        </w:rPr>
        <w:t xml:space="preserve">and Tenant’s General Contractor shall confirm in its affidavit that at least </w:t>
      </w:r>
      <w:r w:rsidR="0098660E" w:rsidRPr="00C62660">
        <w:rPr>
          <w:sz w:val="21"/>
          <w:szCs w:val="21"/>
        </w:rPr>
        <w:t>fifty percent (</w:t>
      </w:r>
      <w:r w:rsidRPr="00C62660">
        <w:rPr>
          <w:sz w:val="21"/>
          <w:szCs w:val="21"/>
        </w:rPr>
        <w:t>50%</w:t>
      </w:r>
      <w:r w:rsidR="0098660E" w:rsidRPr="00C62660">
        <w:rPr>
          <w:sz w:val="21"/>
          <w:szCs w:val="21"/>
        </w:rPr>
        <w:t>)</w:t>
      </w:r>
      <w:r w:rsidRPr="00C62660">
        <w:rPr>
          <w:sz w:val="21"/>
          <w:szCs w:val="21"/>
        </w:rPr>
        <w:t xml:space="preserve"> of Tenant</w:t>
      </w:r>
      <w:r w:rsidR="0098660E" w:rsidRPr="00C62660">
        <w:rPr>
          <w:sz w:val="21"/>
          <w:szCs w:val="21"/>
        </w:rPr>
        <w:t>’s Work</w:t>
      </w:r>
      <w:r w:rsidRPr="00C62660">
        <w:rPr>
          <w:sz w:val="21"/>
          <w:szCs w:val="21"/>
        </w:rPr>
        <w:t xml:space="preserve"> ha</w:t>
      </w:r>
      <w:r w:rsidR="0098660E" w:rsidRPr="00C62660">
        <w:rPr>
          <w:sz w:val="21"/>
          <w:szCs w:val="21"/>
        </w:rPr>
        <w:t>s</w:t>
      </w:r>
      <w:r w:rsidRPr="00C62660">
        <w:rPr>
          <w:sz w:val="21"/>
          <w:szCs w:val="21"/>
        </w:rPr>
        <w:t xml:space="preserve"> been completed by Tenant’s General Contractor;</w:t>
      </w:r>
    </w:p>
    <w:p w14:paraId="038D6B45" w14:textId="77777777" w:rsidR="00585487" w:rsidRPr="00C62660" w:rsidRDefault="00585487" w:rsidP="00554EF5">
      <w:pPr>
        <w:widowControl/>
        <w:tabs>
          <w:tab w:val="left" w:pos="720"/>
          <w:tab w:val="left" w:pos="1440"/>
        </w:tabs>
        <w:ind w:firstLine="720"/>
        <w:jc w:val="both"/>
        <w:rPr>
          <w:sz w:val="21"/>
          <w:szCs w:val="21"/>
        </w:rPr>
      </w:pPr>
    </w:p>
    <w:p w14:paraId="52DFA9EE" w14:textId="1F3265B6" w:rsidR="000A386D" w:rsidRPr="00C62660" w:rsidRDefault="00585487" w:rsidP="00554EF5">
      <w:pPr>
        <w:widowControl/>
        <w:tabs>
          <w:tab w:val="left" w:pos="720"/>
          <w:tab w:val="left" w:pos="1440"/>
        </w:tabs>
        <w:ind w:firstLine="720"/>
        <w:jc w:val="both"/>
        <w:rPr>
          <w:sz w:val="21"/>
          <w:szCs w:val="21"/>
        </w:rPr>
      </w:pPr>
      <w:r w:rsidRPr="00C62660">
        <w:rPr>
          <w:sz w:val="21"/>
          <w:szCs w:val="21"/>
        </w:rPr>
        <w:t>(ii)</w:t>
      </w:r>
      <w:r w:rsidRPr="00C62660">
        <w:rPr>
          <w:sz w:val="21"/>
          <w:szCs w:val="21"/>
        </w:rPr>
        <w:tab/>
      </w:r>
      <w:r w:rsidR="0098660E" w:rsidRPr="00C62660">
        <w:rPr>
          <w:sz w:val="21"/>
          <w:szCs w:val="21"/>
        </w:rPr>
        <w:t xml:space="preserve">The remaining fifty percent (50%) of the Allowance shall be paid to Tenant </w:t>
      </w:r>
      <w:r w:rsidR="00A475B4" w:rsidRPr="00C62660">
        <w:rPr>
          <w:sz w:val="21"/>
          <w:szCs w:val="21"/>
        </w:rPr>
        <w:t xml:space="preserve">within forty-five (45) days after the date which is the date: </w:t>
      </w:r>
      <w:r w:rsidR="00963E85" w:rsidRPr="00C62660">
        <w:rPr>
          <w:sz w:val="21"/>
          <w:szCs w:val="21"/>
        </w:rPr>
        <w:t xml:space="preserve">(1) Tenant opens for business to the public in the Premises; (2) Tenant pays its first monthly installment of Minimum Rent; (3) Tenant furnishes to Landlord </w:t>
      </w:r>
      <w:r w:rsidR="00AE65C2" w:rsidRPr="00C62660">
        <w:rPr>
          <w:sz w:val="21"/>
          <w:szCs w:val="21"/>
        </w:rPr>
        <w:t xml:space="preserve">the </w:t>
      </w:r>
      <w:r w:rsidR="00963E85" w:rsidRPr="00C62660">
        <w:rPr>
          <w:sz w:val="21"/>
          <w:szCs w:val="21"/>
        </w:rPr>
        <w:t>affidavit</w:t>
      </w:r>
      <w:r w:rsidR="00AE65C2" w:rsidRPr="00C62660">
        <w:rPr>
          <w:sz w:val="21"/>
          <w:szCs w:val="21"/>
        </w:rPr>
        <w:t>s</w:t>
      </w:r>
      <w:r w:rsidR="00963E85" w:rsidRPr="00C62660">
        <w:rPr>
          <w:sz w:val="21"/>
          <w:szCs w:val="21"/>
        </w:rPr>
        <w:t xml:space="preserve"> as set forth in</w:t>
      </w:r>
      <w:r w:rsidR="00CF35AD" w:rsidRPr="00C62660">
        <w:rPr>
          <w:sz w:val="21"/>
          <w:szCs w:val="21"/>
        </w:rPr>
        <w:t xml:space="preserve"> the Design Manual </w:t>
      </w:r>
      <w:r w:rsidR="00963E85" w:rsidRPr="00C62660">
        <w:rPr>
          <w:sz w:val="21"/>
          <w:szCs w:val="21"/>
        </w:rPr>
        <w:t xml:space="preserve">from Tenant or Tenant’s general contractor listing all contractors, subcontractors and other suppliers whom Tenant or its general contractor has contracted with and properly executed final lien waivers from all of the contractors and subcontractors performing Tenant’s Work (including all parties listed in such affidavit) and such other evidence as Landlord may reasonably request to evidence that no liens can arise from Tenant’s Work; (4) Tenant furnishes to Landlord evidence of the total amount spent by Tenant for Tenant’s Work; (5) Tenant provides Landlord with a copy of the final Certificate of Occupancy; (6) Tenant furnishes Landlord with a Certificate of Final Completion issued by Tenant’s architect; </w:t>
      </w:r>
      <w:r w:rsidR="00782223" w:rsidRPr="00C62660">
        <w:rPr>
          <w:sz w:val="21"/>
          <w:szCs w:val="21"/>
        </w:rPr>
        <w:t xml:space="preserve">(7) </w:t>
      </w:r>
      <w:r w:rsidR="003E2472" w:rsidRPr="00C62660">
        <w:rPr>
          <w:sz w:val="21"/>
          <w:szCs w:val="21"/>
        </w:rPr>
        <w:t>Tenant executes and provides to Landlord the completed</w:t>
      </w:r>
      <w:r w:rsidR="00BF7607" w:rsidRPr="00C62660">
        <w:rPr>
          <w:b/>
          <w:sz w:val="21"/>
          <w:szCs w:val="21"/>
        </w:rPr>
        <w:t xml:space="preserve"> </w:t>
      </w:r>
      <w:r w:rsidR="00BF7607" w:rsidRPr="00C62660">
        <w:rPr>
          <w:sz w:val="21"/>
          <w:szCs w:val="21"/>
        </w:rPr>
        <w:t>Commencement and Expiration Date Declaration</w:t>
      </w:r>
      <w:r w:rsidR="003E2472" w:rsidRPr="00C62660">
        <w:rPr>
          <w:sz w:val="21"/>
          <w:szCs w:val="21"/>
        </w:rPr>
        <w:t xml:space="preserve"> in the form attached hereto as </w:t>
      </w:r>
      <w:r w:rsidR="003E2472" w:rsidRPr="00C62660">
        <w:rPr>
          <w:sz w:val="21"/>
          <w:szCs w:val="21"/>
          <w:u w:val="single"/>
        </w:rPr>
        <w:t xml:space="preserve">Exhibit </w:t>
      </w:r>
      <w:r w:rsidR="00BF7607" w:rsidRPr="00C62660">
        <w:rPr>
          <w:sz w:val="21"/>
          <w:szCs w:val="21"/>
          <w:u w:val="single"/>
        </w:rPr>
        <w:t>C</w:t>
      </w:r>
      <w:r w:rsidR="003E2472" w:rsidRPr="00C62660">
        <w:rPr>
          <w:sz w:val="21"/>
          <w:szCs w:val="21"/>
        </w:rPr>
        <w:t xml:space="preserve">, </w:t>
      </w:r>
      <w:r w:rsidR="00521EFF" w:rsidRPr="00C62660">
        <w:rPr>
          <w:sz w:val="21"/>
          <w:szCs w:val="21"/>
        </w:rPr>
        <w:t xml:space="preserve">and </w:t>
      </w:r>
      <w:r w:rsidR="00963E85" w:rsidRPr="00C62660">
        <w:rPr>
          <w:sz w:val="21"/>
          <w:szCs w:val="21"/>
        </w:rPr>
        <w:t>(</w:t>
      </w:r>
      <w:r w:rsidR="005301CC" w:rsidRPr="00C62660">
        <w:rPr>
          <w:sz w:val="21"/>
          <w:szCs w:val="21"/>
        </w:rPr>
        <w:t>8</w:t>
      </w:r>
      <w:r w:rsidR="003E2472" w:rsidRPr="00C62660">
        <w:rPr>
          <w:sz w:val="21"/>
          <w:szCs w:val="21"/>
        </w:rPr>
        <w:t>) </w:t>
      </w:r>
      <w:r w:rsidR="00963E85" w:rsidRPr="00C62660">
        <w:rPr>
          <w:sz w:val="21"/>
          <w:szCs w:val="21"/>
        </w:rPr>
        <w:t xml:space="preserve">submission </w:t>
      </w:r>
      <w:r w:rsidR="00C13F09" w:rsidRPr="00C62660">
        <w:rPr>
          <w:sz w:val="21"/>
          <w:szCs w:val="21"/>
        </w:rPr>
        <w:t xml:space="preserve">to Landlord </w:t>
      </w:r>
      <w:r w:rsidR="00963E85" w:rsidRPr="00C62660">
        <w:rPr>
          <w:sz w:val="21"/>
          <w:szCs w:val="21"/>
        </w:rPr>
        <w:t xml:space="preserve">of one (1) blueline and one (1) reproducible transparency of </w:t>
      </w:r>
      <w:r w:rsidR="00782223" w:rsidRPr="00C62660">
        <w:rPr>
          <w:sz w:val="21"/>
          <w:szCs w:val="21"/>
        </w:rPr>
        <w:t xml:space="preserve">the Closeout Manual and </w:t>
      </w:r>
      <w:r w:rsidR="00963E85" w:rsidRPr="00C62660">
        <w:rPr>
          <w:sz w:val="21"/>
          <w:szCs w:val="21"/>
        </w:rPr>
        <w:t>As-Built Drawings, indicating any changes from the originally approved working drawings, as subsequently approved by Landlord, together with a computer generated disk containing all such information. As-Built Drawings shall be certif</w:t>
      </w:r>
      <w:r w:rsidR="00781654" w:rsidRPr="00C62660">
        <w:rPr>
          <w:sz w:val="21"/>
          <w:szCs w:val="21"/>
        </w:rPr>
        <w:t>ied as such by signature of Tenant’s contractor and Landlord’s project r</w:t>
      </w:r>
      <w:r w:rsidR="00963E85" w:rsidRPr="00C62660">
        <w:rPr>
          <w:sz w:val="21"/>
          <w:szCs w:val="21"/>
        </w:rPr>
        <w:t xml:space="preserve">epresentative.  Notwithstanding anything in this Lease to the contrary, in no event will the cost of any of Tenant’s trade fixtures, equipment, furnishings or merchandise be included in the Allowance.  Notwithstanding anything to the contrary contained in Section 21.2, Tenant shall send any notice regarding the Allowance to the following address: </w:t>
      </w:r>
      <w:r w:rsidR="00114B28" w:rsidRPr="00C62660">
        <w:rPr>
          <w:sz w:val="21"/>
          <w:szCs w:val="21"/>
        </w:rPr>
        <w:t>Toro Development Company</w:t>
      </w:r>
      <w:r w:rsidR="006A456A" w:rsidRPr="00C62660">
        <w:rPr>
          <w:sz w:val="21"/>
          <w:szCs w:val="21"/>
        </w:rPr>
        <w:t xml:space="preserve"> LLC</w:t>
      </w:r>
      <w:r w:rsidR="00963E85" w:rsidRPr="00C62660">
        <w:rPr>
          <w:sz w:val="21"/>
          <w:szCs w:val="21"/>
        </w:rPr>
        <w:t xml:space="preserve">, </w:t>
      </w:r>
      <w:r w:rsidR="007C01F2" w:rsidRPr="00C62660">
        <w:rPr>
          <w:sz w:val="21"/>
          <w:szCs w:val="21"/>
        </w:rPr>
        <w:t xml:space="preserve">Toro Development Company, LLC, 6200 Avalon Boulevard, Alpharetta, GA 30009,  </w:t>
      </w:r>
      <w:r w:rsidR="000A386D" w:rsidRPr="00C62660">
        <w:rPr>
          <w:sz w:val="21"/>
          <w:szCs w:val="21"/>
        </w:rPr>
        <w:t>Attn:  Lease Administration.</w:t>
      </w:r>
    </w:p>
    <w:p w14:paraId="69870180" w14:textId="77777777" w:rsidR="00A475B4" w:rsidRPr="00C62660" w:rsidRDefault="00A475B4" w:rsidP="001F4C8E">
      <w:pPr>
        <w:pStyle w:val="BodyTextIndent"/>
        <w:ind w:firstLine="0"/>
        <w:rPr>
          <w:sz w:val="21"/>
          <w:szCs w:val="21"/>
        </w:rPr>
      </w:pPr>
    </w:p>
    <w:p w14:paraId="7B5176DE" w14:textId="6D973DC8" w:rsidR="00A475B4" w:rsidRPr="00C62660" w:rsidRDefault="00A475B4">
      <w:pPr>
        <w:widowControl/>
        <w:ind w:firstLine="720"/>
        <w:jc w:val="both"/>
        <w:rPr>
          <w:sz w:val="21"/>
          <w:szCs w:val="21"/>
        </w:rPr>
      </w:pPr>
      <w:r w:rsidRPr="00C62660">
        <w:rPr>
          <w:sz w:val="21"/>
          <w:szCs w:val="21"/>
        </w:rPr>
        <w:t>(b)</w:t>
      </w:r>
      <w:r w:rsidRPr="00C62660">
        <w:rPr>
          <w:sz w:val="21"/>
          <w:szCs w:val="21"/>
        </w:rPr>
        <w:tab/>
        <w:t xml:space="preserve">Prior to commencement of any of Tenant’s Work, Tenant agrees to </w:t>
      </w:r>
      <w:r w:rsidR="00CF6BE3" w:rsidRPr="00C62660">
        <w:rPr>
          <w:sz w:val="21"/>
          <w:szCs w:val="21"/>
        </w:rPr>
        <w:t>(</w:t>
      </w:r>
      <w:proofErr w:type="spellStart"/>
      <w:r w:rsidR="00CF6BE3" w:rsidRPr="00C62660">
        <w:rPr>
          <w:sz w:val="21"/>
          <w:szCs w:val="21"/>
        </w:rPr>
        <w:t>i</w:t>
      </w:r>
      <w:proofErr w:type="spellEnd"/>
      <w:r w:rsidR="00CF6BE3" w:rsidRPr="00C62660">
        <w:rPr>
          <w:sz w:val="21"/>
          <w:szCs w:val="21"/>
        </w:rPr>
        <w:t xml:space="preserve">) </w:t>
      </w:r>
      <w:r w:rsidRPr="00C62660">
        <w:rPr>
          <w:sz w:val="21"/>
          <w:szCs w:val="21"/>
        </w:rPr>
        <w:t xml:space="preserve">furnish </w:t>
      </w:r>
      <w:r w:rsidR="00C13F09" w:rsidRPr="00C62660">
        <w:rPr>
          <w:sz w:val="21"/>
          <w:szCs w:val="21"/>
        </w:rPr>
        <w:t>to Landlord evidence of insurance as required by Section</w:t>
      </w:r>
      <w:r w:rsidR="00B729C3" w:rsidRPr="00C62660">
        <w:rPr>
          <w:sz w:val="21"/>
          <w:szCs w:val="21"/>
        </w:rPr>
        <w:t>s</w:t>
      </w:r>
      <w:r w:rsidR="00C13F09" w:rsidRPr="00C62660">
        <w:rPr>
          <w:sz w:val="21"/>
          <w:szCs w:val="21"/>
        </w:rPr>
        <w:t xml:space="preserve"> 4.6 </w:t>
      </w:r>
      <w:r w:rsidR="00B729C3" w:rsidRPr="00C62660">
        <w:rPr>
          <w:sz w:val="21"/>
          <w:szCs w:val="21"/>
        </w:rPr>
        <w:t xml:space="preserve">and 9.2 </w:t>
      </w:r>
      <w:r w:rsidR="00C13F09" w:rsidRPr="00C62660">
        <w:rPr>
          <w:sz w:val="21"/>
          <w:szCs w:val="21"/>
        </w:rPr>
        <w:t>hereof</w:t>
      </w:r>
      <w:r w:rsidR="00CF6BE3" w:rsidRPr="00C62660">
        <w:rPr>
          <w:sz w:val="21"/>
          <w:szCs w:val="21"/>
        </w:rPr>
        <w:t>,</w:t>
      </w:r>
      <w:r w:rsidR="00C13F09" w:rsidRPr="00C62660">
        <w:rPr>
          <w:sz w:val="21"/>
          <w:szCs w:val="21"/>
        </w:rPr>
        <w:t xml:space="preserve"> and (ii) furnish </w:t>
      </w:r>
      <w:r w:rsidRPr="00C62660">
        <w:rPr>
          <w:sz w:val="21"/>
          <w:szCs w:val="21"/>
        </w:rPr>
        <w:t>Landlord store design drawings and working drawings and specifications with respect to the Premises for approval by Landlor</w:t>
      </w:r>
      <w:r w:rsidR="00D34FE4" w:rsidRPr="00C62660">
        <w:rPr>
          <w:sz w:val="21"/>
          <w:szCs w:val="21"/>
        </w:rPr>
        <w:t xml:space="preserve">d (such approval </w:t>
      </w:r>
      <w:r w:rsidR="00D34FE4" w:rsidRPr="00C62660">
        <w:rPr>
          <w:sz w:val="21"/>
          <w:szCs w:val="21"/>
        </w:rPr>
        <w:lastRenderedPageBreak/>
        <w:t xml:space="preserve">not to be unreasonably withheld, </w:t>
      </w:r>
      <w:proofErr w:type="gramStart"/>
      <w:r w:rsidR="00D34FE4" w:rsidRPr="00C62660">
        <w:rPr>
          <w:sz w:val="21"/>
          <w:szCs w:val="21"/>
        </w:rPr>
        <w:t>delayed</w:t>
      </w:r>
      <w:proofErr w:type="gramEnd"/>
      <w:r w:rsidR="00D34FE4" w:rsidRPr="00C62660">
        <w:rPr>
          <w:sz w:val="21"/>
          <w:szCs w:val="21"/>
        </w:rPr>
        <w:t xml:space="preserve"> or conditioned), which shall be subject to reasonable modifications as required by Landlord (“</w:t>
      </w:r>
      <w:r w:rsidR="00D34FE4" w:rsidRPr="00C62660">
        <w:rPr>
          <w:b/>
          <w:sz w:val="21"/>
          <w:szCs w:val="21"/>
        </w:rPr>
        <w:t>Tenant’s Plans</w:t>
      </w:r>
      <w:r w:rsidR="00D34FE4" w:rsidRPr="00C62660">
        <w:rPr>
          <w:sz w:val="21"/>
          <w:szCs w:val="21"/>
        </w:rPr>
        <w:t>”)</w:t>
      </w:r>
      <w:r w:rsidRPr="00C62660">
        <w:rPr>
          <w:sz w:val="21"/>
          <w:szCs w:val="21"/>
        </w:rPr>
        <w:t xml:space="preserve">. </w:t>
      </w:r>
      <w:r w:rsidR="00D34FE4" w:rsidRPr="00C62660">
        <w:rPr>
          <w:sz w:val="21"/>
          <w:szCs w:val="21"/>
        </w:rPr>
        <w:t xml:space="preserve"> Tenant shall submit plans affecting Landlord’s Work and plans for Tenant’s Work </w:t>
      </w:r>
      <w:r w:rsidR="00D34FE4" w:rsidRPr="002941E8">
        <w:rPr>
          <w:sz w:val="21"/>
          <w:szCs w:val="21"/>
        </w:rPr>
        <w:t>within</w:t>
      </w:r>
      <w:r w:rsidR="00D776F4" w:rsidRPr="002941E8">
        <w:rPr>
          <w:sz w:val="21"/>
          <w:szCs w:val="21"/>
        </w:rPr>
        <w:t xml:space="preserve"> </w:t>
      </w:r>
      <w:r w:rsidR="00B66D9B" w:rsidRPr="002941E8">
        <w:rPr>
          <w:sz w:val="21"/>
          <w:szCs w:val="21"/>
        </w:rPr>
        <w:t>sixty (60)</w:t>
      </w:r>
      <w:r w:rsidR="00D34FE4" w:rsidRPr="00C62660">
        <w:rPr>
          <w:sz w:val="21"/>
          <w:szCs w:val="21"/>
        </w:rPr>
        <w:t xml:space="preserve"> days of the date of </w:t>
      </w:r>
      <w:r w:rsidR="008E7E82" w:rsidRPr="00C62660">
        <w:rPr>
          <w:sz w:val="21"/>
          <w:szCs w:val="21"/>
        </w:rPr>
        <w:t>L</w:t>
      </w:r>
      <w:r w:rsidR="00D34FE4" w:rsidRPr="00C62660">
        <w:rPr>
          <w:sz w:val="21"/>
          <w:szCs w:val="21"/>
        </w:rPr>
        <w:t xml:space="preserve">ease execution, unless agreed otherwise by Landlord and Tenant.  Landlord shall have fifteen (15) days in which to review Tenant’s Plans and to approve or disapprove of same.  If Landlord disapproves Tenant’s Plans, Landlord shall provide a reasonably detailed explanation for such disapproval.  If reasonable modifications to Tenant’s Plans are requested by Landlord, Tenant shall have fifteen (15) days to re-submit to Landlord such modified plans, and such 15-day submission schedule shall continue until Tenant’s Plans are approved by Landlord.  Such plans submitted to Landlord shall be deemed approved if not otherwise specified to Tenant in a written notice within fifteen (15) days after Landlord’s receipt of same (of each such plan submission to Landlord).  </w:t>
      </w:r>
      <w:r w:rsidRPr="00C62660">
        <w:rPr>
          <w:sz w:val="21"/>
          <w:szCs w:val="21"/>
        </w:rPr>
        <w:t xml:space="preserve">No material deviations from the final plans and specifications, once approved by Landlord, shall be permitted unless necessary to comply with any applicable building or zoning codes. Landlord’s approval of any plans and specifications submitted by Tenant is not intended and shall not be deemed to constitute a representation, </w:t>
      </w:r>
      <w:proofErr w:type="gramStart"/>
      <w:r w:rsidRPr="00C62660">
        <w:rPr>
          <w:sz w:val="21"/>
          <w:szCs w:val="21"/>
        </w:rPr>
        <w:t>warranty</w:t>
      </w:r>
      <w:proofErr w:type="gramEnd"/>
      <w:r w:rsidRPr="00C62660">
        <w:rPr>
          <w:sz w:val="21"/>
          <w:szCs w:val="21"/>
        </w:rPr>
        <w:t xml:space="preserve"> or assurance of any kind that such plans and specifications and Tenant’s Work shown thereon comply with any applicable building or zoning codes or that the same are structurally sound. Tenant shall be solely responsible for causing such compliance and for the quality and structural integrity of any Tenant’s Work, and Tenant acknowledges that it is not relying on Landlord or its agents, </w:t>
      </w:r>
      <w:proofErr w:type="gramStart"/>
      <w:r w:rsidRPr="00C62660">
        <w:rPr>
          <w:sz w:val="21"/>
          <w:szCs w:val="21"/>
        </w:rPr>
        <w:t>employees</w:t>
      </w:r>
      <w:proofErr w:type="gramEnd"/>
      <w:r w:rsidRPr="00C62660">
        <w:rPr>
          <w:sz w:val="21"/>
          <w:szCs w:val="21"/>
        </w:rPr>
        <w:t xml:space="preserve"> or contractors for the same. Tenant’s Work shall include (without limitation) the installation of new interior fixtures and equipment and the stocking of the Premises with suitable merchandise. Unless already obtained by Landlord, upon the issuance of the certificate of occupancy</w:t>
      </w:r>
      <w:r w:rsidR="00F008A0" w:rsidRPr="00C62660">
        <w:rPr>
          <w:sz w:val="21"/>
          <w:szCs w:val="21"/>
        </w:rPr>
        <w:t xml:space="preserve"> to</w:t>
      </w:r>
      <w:r w:rsidR="00C13F09" w:rsidRPr="00C62660">
        <w:rPr>
          <w:sz w:val="21"/>
          <w:szCs w:val="21"/>
        </w:rPr>
        <w:t xml:space="preserve"> Tenant</w:t>
      </w:r>
      <w:r w:rsidRPr="00C62660">
        <w:rPr>
          <w:sz w:val="21"/>
          <w:szCs w:val="21"/>
        </w:rPr>
        <w:t xml:space="preserve">, a copy thereof shall be immediately delivered to Landlord. Throughout the period of Tenant’s Work, Tenant shall schedule its work so as not to interfere with any work being performed by Landlord or by any other tenant in the Shopping Center.  Promptly upon the completion of Tenant’s Work, Tenant shall repair, </w:t>
      </w:r>
      <w:proofErr w:type="gramStart"/>
      <w:r w:rsidRPr="00C62660">
        <w:rPr>
          <w:sz w:val="21"/>
          <w:szCs w:val="21"/>
        </w:rPr>
        <w:t>clean</w:t>
      </w:r>
      <w:proofErr w:type="gramEnd"/>
      <w:r w:rsidRPr="00C62660">
        <w:rPr>
          <w:sz w:val="21"/>
          <w:szCs w:val="21"/>
        </w:rPr>
        <w:t xml:space="preserve"> and restore all portions of the Shopping Center affected by Tenant’s Work to their prior condition.  </w:t>
      </w:r>
    </w:p>
    <w:p w14:paraId="7F4A2E03" w14:textId="77777777" w:rsidR="00A475B4" w:rsidRPr="00814CC7" w:rsidRDefault="00A475B4">
      <w:pPr>
        <w:widowControl/>
        <w:jc w:val="both"/>
        <w:rPr>
          <w:sz w:val="21"/>
          <w:szCs w:val="21"/>
        </w:rPr>
      </w:pPr>
    </w:p>
    <w:p w14:paraId="5BD42399"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No liens arising out of</w:t>
      </w:r>
      <w:r w:rsidR="00CF6BE3" w:rsidRPr="00814CC7">
        <w:rPr>
          <w:sz w:val="21"/>
          <w:szCs w:val="21"/>
        </w:rPr>
        <w:t xml:space="preserve"> Tenant’s W</w:t>
      </w:r>
      <w:r w:rsidR="00C13F09" w:rsidRPr="00814CC7">
        <w:rPr>
          <w:sz w:val="21"/>
          <w:szCs w:val="21"/>
        </w:rPr>
        <w:t>ork or</w:t>
      </w:r>
      <w:r w:rsidRPr="00814CC7">
        <w:rPr>
          <w:sz w:val="21"/>
          <w:szCs w:val="21"/>
        </w:rPr>
        <w:t xml:space="preserve"> any work performed, materials furnished or obligations incurred by or for the benefit of Tenant shall exist against the Premises or the Shopping Center. The interest of Landlord in the Premises and the Shopping Center shall not be subject to liens for improvements made by or on behalf of Tenant.  If any mechanic’s, </w:t>
      </w:r>
      <w:proofErr w:type="gramStart"/>
      <w:r w:rsidRPr="00814CC7">
        <w:rPr>
          <w:sz w:val="21"/>
          <w:szCs w:val="21"/>
        </w:rPr>
        <w:t>materialman’s</w:t>
      </w:r>
      <w:proofErr w:type="gramEnd"/>
      <w:r w:rsidRPr="00814CC7">
        <w:rPr>
          <w:sz w:val="21"/>
          <w:szCs w:val="21"/>
        </w:rPr>
        <w:t xml:space="preserve"> or other lien (</w:t>
      </w:r>
      <w:r w:rsidR="00811D97" w:rsidRPr="00814CC7">
        <w:rPr>
          <w:sz w:val="21"/>
          <w:szCs w:val="21"/>
        </w:rPr>
        <w:t>“</w:t>
      </w:r>
      <w:r w:rsidR="00C13F09" w:rsidRPr="00814CC7">
        <w:rPr>
          <w:b/>
          <w:sz w:val="21"/>
          <w:szCs w:val="21"/>
        </w:rPr>
        <w:t>l</w:t>
      </w:r>
      <w:r w:rsidRPr="00814CC7">
        <w:rPr>
          <w:b/>
          <w:sz w:val="21"/>
          <w:szCs w:val="21"/>
        </w:rPr>
        <w:t>ien</w:t>
      </w:r>
      <w:r w:rsidR="00811D97" w:rsidRPr="00814CC7">
        <w:rPr>
          <w:sz w:val="21"/>
          <w:szCs w:val="21"/>
        </w:rPr>
        <w:t>”</w:t>
      </w:r>
      <w:r w:rsidRPr="00814CC7">
        <w:rPr>
          <w:sz w:val="21"/>
          <w:szCs w:val="21"/>
        </w:rPr>
        <w:t xml:space="preserve">) is filed against the Premises or the Shopping Center as a result of Tenant’s actions or inactions, Tenant, at its expense, shall cause the lien to be discharged of record or fully bonded to the satisfaction of Landlord within ten (10) days after notice of the filing thereof. If Tenant fails to discharge or bond against said lien within such ten (10) day period, Landlord may, in addition to any other rights or remedies Landlord may have, but without obligation to do so, bond against or pay the lien without inquiring into the validity or merits of such lien, and all sums so advanced, including reasonable attorneys’ fees, shall be paid by Tenant on demand as </w:t>
      </w:r>
      <w:r w:rsidR="003E2472">
        <w:rPr>
          <w:sz w:val="21"/>
          <w:szCs w:val="21"/>
        </w:rPr>
        <w:t>Additional Rent</w:t>
      </w:r>
      <w:r w:rsidRPr="00814CC7">
        <w:rPr>
          <w:sz w:val="21"/>
          <w:szCs w:val="21"/>
        </w:rPr>
        <w:t xml:space="preserve">. </w:t>
      </w:r>
    </w:p>
    <w:p w14:paraId="74667DD2" w14:textId="77777777" w:rsidR="00A475B4" w:rsidRPr="00814CC7" w:rsidRDefault="00A475B4">
      <w:pPr>
        <w:widowControl/>
        <w:jc w:val="both"/>
        <w:rPr>
          <w:sz w:val="21"/>
          <w:szCs w:val="21"/>
        </w:rPr>
      </w:pPr>
    </w:p>
    <w:p w14:paraId="1AF5C7F2" w14:textId="77777777" w:rsidR="00A475B4" w:rsidRPr="00814CC7" w:rsidRDefault="00A475B4">
      <w:pPr>
        <w:pStyle w:val="BodyTextIndent"/>
        <w:rPr>
          <w:sz w:val="21"/>
          <w:szCs w:val="21"/>
        </w:rPr>
      </w:pPr>
      <w:r w:rsidRPr="00814CC7">
        <w:rPr>
          <w:sz w:val="21"/>
          <w:szCs w:val="21"/>
        </w:rPr>
        <w:t>(d)</w:t>
      </w:r>
      <w:r w:rsidRPr="00814CC7">
        <w:rPr>
          <w:sz w:val="21"/>
          <w:szCs w:val="21"/>
        </w:rPr>
        <w:tab/>
        <w:t xml:space="preserve">If during any </w:t>
      </w:r>
      <w:r w:rsidR="00C13F09" w:rsidRPr="00814CC7">
        <w:rPr>
          <w:sz w:val="21"/>
          <w:szCs w:val="21"/>
        </w:rPr>
        <w:t>O</w:t>
      </w:r>
      <w:r w:rsidRPr="00814CC7">
        <w:rPr>
          <w:sz w:val="21"/>
          <w:szCs w:val="21"/>
        </w:rPr>
        <w:t>ption</w:t>
      </w:r>
      <w:r w:rsidR="00C13F09" w:rsidRPr="00814CC7">
        <w:rPr>
          <w:sz w:val="21"/>
          <w:szCs w:val="21"/>
        </w:rPr>
        <w:t xml:space="preserve"> P</w:t>
      </w:r>
      <w:r w:rsidRPr="00814CC7">
        <w:rPr>
          <w:sz w:val="21"/>
          <w:szCs w:val="21"/>
        </w:rPr>
        <w:t>eriod Landlord determines that the interior of the Premises is in need of refurbishing, Landlord shall notify Tenant and Tenant shall refurbish the Premises, which shall include work with respect to the furnishings, wall coverings, floor coverings, ceiling, fixtures and equipment and storefront sign.  Tenant shall submit to Landlord for approval drawings and specifications showing the work to be performed.  All such work shall be carried out in accordance with the provisions of this Lease governing construction and alteration of the Premises.</w:t>
      </w:r>
      <w:r w:rsidR="00963E85" w:rsidRPr="00814CC7">
        <w:rPr>
          <w:sz w:val="21"/>
          <w:szCs w:val="21"/>
        </w:rPr>
        <w:t xml:space="preserve">  </w:t>
      </w:r>
    </w:p>
    <w:p w14:paraId="62043CB2" w14:textId="77777777" w:rsidR="00A475B4" w:rsidRPr="00814CC7" w:rsidRDefault="00A475B4">
      <w:pPr>
        <w:widowControl/>
        <w:jc w:val="both"/>
        <w:rPr>
          <w:sz w:val="21"/>
          <w:szCs w:val="21"/>
        </w:rPr>
      </w:pPr>
    </w:p>
    <w:p w14:paraId="579951D4" w14:textId="77777777" w:rsidR="00A475B4" w:rsidRPr="00814CC7" w:rsidRDefault="00A475B4">
      <w:pPr>
        <w:widowControl/>
        <w:ind w:firstLine="720"/>
        <w:jc w:val="both"/>
        <w:rPr>
          <w:sz w:val="21"/>
          <w:szCs w:val="21"/>
        </w:rPr>
      </w:pPr>
      <w:r w:rsidRPr="00814CC7">
        <w:rPr>
          <w:sz w:val="21"/>
          <w:szCs w:val="21"/>
        </w:rPr>
        <w:t xml:space="preserve">Section 4.4. </w:t>
      </w:r>
      <w:r w:rsidRPr="00814CC7">
        <w:rPr>
          <w:b/>
          <w:sz w:val="21"/>
          <w:szCs w:val="21"/>
          <w:u w:val="single"/>
        </w:rPr>
        <w:t>Alterations by Tenant</w:t>
      </w:r>
      <w:r w:rsidRPr="00814CC7">
        <w:rPr>
          <w:b/>
          <w:sz w:val="21"/>
          <w:szCs w:val="21"/>
          <w:u w:val="single"/>
        </w:rPr>
        <w:fldChar w:fldCharType="begin"/>
      </w:r>
      <w:r w:rsidRPr="00814CC7">
        <w:rPr>
          <w:sz w:val="21"/>
          <w:szCs w:val="21"/>
        </w:rPr>
        <w:instrText xml:space="preserve"> TC “</w:instrText>
      </w:r>
      <w:bookmarkStart w:id="39" w:name="_Toc127886871"/>
      <w:r w:rsidRPr="00814CC7">
        <w:rPr>
          <w:sz w:val="21"/>
          <w:szCs w:val="21"/>
        </w:rPr>
        <w:instrText xml:space="preserve">Section 4.4. </w:instrText>
      </w:r>
      <w:r w:rsidRPr="004772DC">
        <w:rPr>
          <w:b/>
          <w:sz w:val="21"/>
          <w:szCs w:val="21"/>
        </w:rPr>
        <w:instrText>Alterations by Tenant</w:instrText>
      </w:r>
      <w:bookmarkEnd w:id="3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not make any alterations, repairs, </w:t>
      </w:r>
      <w:proofErr w:type="gramStart"/>
      <w:r w:rsidRPr="00814CC7">
        <w:rPr>
          <w:sz w:val="21"/>
          <w:szCs w:val="21"/>
        </w:rPr>
        <w:t>additions</w:t>
      </w:r>
      <w:proofErr w:type="gramEnd"/>
      <w:r w:rsidRPr="00814CC7">
        <w:rPr>
          <w:sz w:val="21"/>
          <w:szCs w:val="21"/>
        </w:rPr>
        <w:t xml:space="preserve"> or improvements to the Premises without the prior written consent of Landlord. If Landlord grants such consent, such alterations, </w:t>
      </w:r>
      <w:proofErr w:type="gramStart"/>
      <w:r w:rsidRPr="00814CC7">
        <w:rPr>
          <w:sz w:val="21"/>
          <w:szCs w:val="21"/>
        </w:rPr>
        <w:t>additions</w:t>
      </w:r>
      <w:proofErr w:type="gramEnd"/>
      <w:r w:rsidRPr="00814CC7">
        <w:rPr>
          <w:sz w:val="21"/>
          <w:szCs w:val="21"/>
        </w:rPr>
        <w:t xml:space="preserve"> or improvements shall be performed in good and workmanlike manner and in accordance with all applicable legal and insurance requirements and all drawings and specifications approved by Landlord, and in accordance with the provisions of this Lease. Tenant shall not commence any alterations or improvements to the Premises unless and until Landlord approves the plans and specifications for such work.  Prior to the commencement of any such work by Tenant, Tenant shall obtain the insurance required in Section 4.6 below and all plans and specifications shall be approved by Landlord.  Landlord shall have the right, at no expense to Landlord, to require Tenant to furnish Landlord with payment and performance bonds guaranteeing the completion of any such repairs, alterations, </w:t>
      </w:r>
      <w:proofErr w:type="gramStart"/>
      <w:r w:rsidRPr="00814CC7">
        <w:rPr>
          <w:sz w:val="21"/>
          <w:szCs w:val="21"/>
        </w:rPr>
        <w:t>additions</w:t>
      </w:r>
      <w:proofErr w:type="gramEnd"/>
      <w:r w:rsidRPr="00814CC7">
        <w:rPr>
          <w:sz w:val="21"/>
          <w:szCs w:val="21"/>
        </w:rPr>
        <w:t xml:space="preserve"> or improvements.</w:t>
      </w:r>
    </w:p>
    <w:p w14:paraId="2FE511B3" w14:textId="77777777" w:rsidR="00A475B4" w:rsidRPr="00814CC7" w:rsidRDefault="00A475B4">
      <w:pPr>
        <w:widowControl/>
        <w:jc w:val="both"/>
        <w:rPr>
          <w:sz w:val="21"/>
          <w:szCs w:val="21"/>
        </w:rPr>
      </w:pPr>
    </w:p>
    <w:p w14:paraId="01E4D826" w14:textId="77777777" w:rsidR="00A475B4" w:rsidRPr="00814CC7" w:rsidRDefault="00A475B4">
      <w:pPr>
        <w:widowControl/>
        <w:ind w:firstLine="720"/>
        <w:jc w:val="both"/>
        <w:rPr>
          <w:sz w:val="21"/>
          <w:szCs w:val="21"/>
        </w:rPr>
      </w:pPr>
      <w:r w:rsidRPr="00814CC7">
        <w:rPr>
          <w:sz w:val="21"/>
          <w:szCs w:val="21"/>
        </w:rPr>
        <w:t xml:space="preserve">Section 4.5. </w:t>
      </w:r>
      <w:r w:rsidRPr="00814CC7">
        <w:rPr>
          <w:b/>
          <w:sz w:val="21"/>
          <w:szCs w:val="21"/>
          <w:u w:val="single"/>
        </w:rPr>
        <w:t>Removal by Tenant</w:t>
      </w:r>
      <w:r w:rsidRPr="00814CC7">
        <w:rPr>
          <w:b/>
          <w:sz w:val="21"/>
          <w:szCs w:val="21"/>
          <w:u w:val="single"/>
        </w:rPr>
        <w:fldChar w:fldCharType="begin"/>
      </w:r>
      <w:r w:rsidRPr="00814CC7">
        <w:rPr>
          <w:sz w:val="21"/>
          <w:szCs w:val="21"/>
        </w:rPr>
        <w:instrText xml:space="preserve"> TC “</w:instrText>
      </w:r>
      <w:bookmarkStart w:id="40" w:name="_Toc127886872"/>
      <w:r w:rsidRPr="00814CC7">
        <w:rPr>
          <w:sz w:val="21"/>
          <w:szCs w:val="21"/>
        </w:rPr>
        <w:instrText xml:space="preserve">Section 4.5. </w:instrText>
      </w:r>
      <w:r w:rsidRPr="004772DC">
        <w:rPr>
          <w:b/>
          <w:sz w:val="21"/>
          <w:szCs w:val="21"/>
        </w:rPr>
        <w:instrText>Removal by Tenant</w:instrText>
      </w:r>
      <w:bookmarkEnd w:id="4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All</w:t>
      </w:r>
      <w:r w:rsidRPr="00814CC7">
        <w:rPr>
          <w:b/>
          <w:sz w:val="21"/>
          <w:szCs w:val="21"/>
        </w:rPr>
        <w:t xml:space="preserve"> </w:t>
      </w:r>
      <w:r w:rsidRPr="00814CC7">
        <w:rPr>
          <w:sz w:val="21"/>
          <w:szCs w:val="21"/>
        </w:rPr>
        <w:t xml:space="preserve">present and future repairs, alterations, </w:t>
      </w:r>
      <w:proofErr w:type="gramStart"/>
      <w:r w:rsidRPr="00814CC7">
        <w:rPr>
          <w:sz w:val="21"/>
          <w:szCs w:val="21"/>
        </w:rPr>
        <w:t>additions</w:t>
      </w:r>
      <w:proofErr w:type="gramEnd"/>
      <w:r w:rsidRPr="00814CC7">
        <w:rPr>
          <w:sz w:val="21"/>
          <w:szCs w:val="21"/>
        </w:rPr>
        <w:t xml:space="preserve"> and improvements made to the Premises by either party shall become the property of Landlord upon attachment. Upon the expiration or sooner termination of this Lease, Tenant shall not remove any of such alterations, </w:t>
      </w:r>
      <w:proofErr w:type="gramStart"/>
      <w:r w:rsidRPr="00814CC7">
        <w:rPr>
          <w:sz w:val="21"/>
          <w:szCs w:val="21"/>
        </w:rPr>
        <w:t>additions</w:t>
      </w:r>
      <w:proofErr w:type="gramEnd"/>
      <w:r w:rsidRPr="00814CC7">
        <w:rPr>
          <w:sz w:val="21"/>
          <w:szCs w:val="21"/>
        </w:rPr>
        <w:t xml:space="preserve"> and improvements, except that Tenant shall remove any alterations, additions or improvements that Landlord designates by written notice to Tenant and Tenant shall remove its trade fixtures if Tenant is not in default hereunder.  Tenant shall promptly repair any damage to the Premises caused by such removal.</w:t>
      </w:r>
    </w:p>
    <w:p w14:paraId="4344CE4B" w14:textId="77777777" w:rsidR="00A475B4" w:rsidRPr="00814CC7" w:rsidRDefault="00A475B4">
      <w:pPr>
        <w:widowControl/>
        <w:jc w:val="both"/>
        <w:rPr>
          <w:sz w:val="21"/>
          <w:szCs w:val="21"/>
        </w:rPr>
      </w:pPr>
    </w:p>
    <w:p w14:paraId="41AAFEB2" w14:textId="77777777" w:rsidR="00A475B4" w:rsidRPr="00814CC7" w:rsidRDefault="00A475B4">
      <w:pPr>
        <w:widowControl/>
        <w:ind w:firstLine="720"/>
        <w:jc w:val="both"/>
        <w:rPr>
          <w:sz w:val="21"/>
          <w:szCs w:val="21"/>
        </w:rPr>
      </w:pPr>
      <w:r w:rsidRPr="00814CC7">
        <w:rPr>
          <w:sz w:val="21"/>
          <w:szCs w:val="21"/>
        </w:rPr>
        <w:t xml:space="preserve">Section 4.6. </w:t>
      </w:r>
      <w:r w:rsidRPr="00814CC7">
        <w:rPr>
          <w:b/>
          <w:sz w:val="21"/>
          <w:szCs w:val="21"/>
          <w:u w:val="single"/>
        </w:rPr>
        <w:t>Construction Insurance</w:t>
      </w:r>
      <w:r w:rsidRPr="00814CC7">
        <w:rPr>
          <w:b/>
          <w:sz w:val="21"/>
          <w:szCs w:val="21"/>
          <w:u w:val="single"/>
        </w:rPr>
        <w:fldChar w:fldCharType="begin"/>
      </w:r>
      <w:r w:rsidRPr="00814CC7">
        <w:rPr>
          <w:sz w:val="21"/>
          <w:szCs w:val="21"/>
        </w:rPr>
        <w:instrText xml:space="preserve"> TC “</w:instrText>
      </w:r>
      <w:bookmarkStart w:id="41" w:name="_Toc127886873"/>
      <w:r w:rsidRPr="00814CC7">
        <w:rPr>
          <w:sz w:val="21"/>
          <w:szCs w:val="21"/>
        </w:rPr>
        <w:instrText xml:space="preserve">Section 4.6. </w:instrText>
      </w:r>
      <w:r w:rsidRPr="004772DC">
        <w:rPr>
          <w:b/>
          <w:sz w:val="21"/>
          <w:szCs w:val="21"/>
        </w:rPr>
        <w:instrText>Construction Insurance</w:instrText>
      </w:r>
      <w:bookmarkEnd w:id="4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CF6BE3" w:rsidRPr="00814CC7">
        <w:rPr>
          <w:b/>
          <w:sz w:val="21"/>
          <w:szCs w:val="21"/>
        </w:rPr>
        <w:t xml:space="preserve"> </w:t>
      </w:r>
      <w:r w:rsidR="00CF6BE3" w:rsidRPr="00814CC7">
        <w:rPr>
          <w:sz w:val="21"/>
          <w:szCs w:val="21"/>
        </w:rPr>
        <w:t>Prior to the c</w:t>
      </w:r>
      <w:r w:rsidR="00C13F09" w:rsidRPr="00814CC7">
        <w:rPr>
          <w:sz w:val="21"/>
          <w:szCs w:val="21"/>
        </w:rPr>
        <w:t>ommencement of Tenant’s Work or any Tenant</w:t>
      </w:r>
      <w:r w:rsidRPr="00814CC7">
        <w:rPr>
          <w:sz w:val="21"/>
          <w:szCs w:val="21"/>
        </w:rPr>
        <w:t xml:space="preserve"> alterations, repairs, additions or improvements to the Premises, Tenant shall carry, or cause its contractor to carry, </w:t>
      </w:r>
      <w:r w:rsidR="00811D97" w:rsidRPr="00814CC7">
        <w:rPr>
          <w:sz w:val="21"/>
          <w:szCs w:val="21"/>
        </w:rPr>
        <w:t>“</w:t>
      </w:r>
      <w:r w:rsidRPr="00814CC7">
        <w:rPr>
          <w:sz w:val="21"/>
          <w:szCs w:val="21"/>
        </w:rPr>
        <w:t>Builder’s All Risk</w:t>
      </w:r>
      <w:r w:rsidR="00811D97" w:rsidRPr="00814CC7">
        <w:rPr>
          <w:sz w:val="21"/>
          <w:szCs w:val="21"/>
        </w:rPr>
        <w:t>”</w:t>
      </w:r>
      <w:r w:rsidRPr="00814CC7">
        <w:rPr>
          <w:sz w:val="21"/>
          <w:szCs w:val="21"/>
        </w:rPr>
        <w:t xml:space="preserve"> insurance in an amount </w:t>
      </w:r>
      <w:r w:rsidR="008C4F0E" w:rsidRPr="008E7E82">
        <w:rPr>
          <w:sz w:val="21"/>
          <w:szCs w:val="21"/>
        </w:rPr>
        <w:t xml:space="preserve">equal to $5,000,000 </w:t>
      </w:r>
      <w:r w:rsidRPr="008E7E82">
        <w:rPr>
          <w:sz w:val="21"/>
          <w:szCs w:val="21"/>
        </w:rPr>
        <w:t>covering</w:t>
      </w:r>
      <w:r w:rsidRPr="00814CC7">
        <w:rPr>
          <w:sz w:val="21"/>
          <w:szCs w:val="21"/>
        </w:rPr>
        <w:t xml:space="preserve"> the performance of the same, workers’ compensation coverage as required by law, and such other insurance Landlord may reasonably require</w:t>
      </w:r>
      <w:r w:rsidR="00C13F09" w:rsidRPr="00814CC7">
        <w:rPr>
          <w:sz w:val="21"/>
          <w:szCs w:val="21"/>
        </w:rPr>
        <w:t>, and shall provide evidence of such coverage to Landlord</w:t>
      </w:r>
      <w:r w:rsidRPr="00814CC7">
        <w:rPr>
          <w:sz w:val="21"/>
          <w:szCs w:val="21"/>
        </w:rPr>
        <w:t>.</w:t>
      </w:r>
      <w:r w:rsidR="00CD6387">
        <w:rPr>
          <w:sz w:val="21"/>
          <w:szCs w:val="21"/>
        </w:rPr>
        <w:t xml:space="preserve">  Landlord and any mortgagee of the Shopping Center shall be named as additional insureds or loss payees, as applicable on such policies.</w:t>
      </w:r>
    </w:p>
    <w:p w14:paraId="57F9CF46" w14:textId="77777777" w:rsidR="009B2597" w:rsidRPr="00814CC7" w:rsidRDefault="009B2597" w:rsidP="005244D9">
      <w:pPr>
        <w:widowControl/>
        <w:rPr>
          <w:sz w:val="21"/>
          <w:szCs w:val="21"/>
        </w:rPr>
      </w:pPr>
    </w:p>
    <w:p w14:paraId="25919DC1" w14:textId="77777777" w:rsidR="00A475B4" w:rsidRPr="00814CC7" w:rsidRDefault="00A475B4">
      <w:pPr>
        <w:keepNext/>
        <w:widowControl/>
        <w:jc w:val="center"/>
        <w:rPr>
          <w:b/>
          <w:sz w:val="21"/>
          <w:szCs w:val="21"/>
        </w:rPr>
      </w:pPr>
      <w:r w:rsidRPr="00814CC7">
        <w:rPr>
          <w:b/>
          <w:sz w:val="21"/>
          <w:szCs w:val="21"/>
          <w:u w:val="single"/>
        </w:rPr>
        <w:t>ARTICLE V</w:t>
      </w:r>
      <w:r w:rsidRPr="00814CC7">
        <w:rPr>
          <w:b/>
          <w:sz w:val="21"/>
          <w:szCs w:val="21"/>
          <w:u w:val="single"/>
        </w:rPr>
        <w:fldChar w:fldCharType="begin"/>
      </w:r>
      <w:r w:rsidRPr="00814CC7">
        <w:rPr>
          <w:sz w:val="21"/>
          <w:szCs w:val="21"/>
        </w:rPr>
        <w:instrText xml:space="preserve"> TC “</w:instrText>
      </w:r>
      <w:bookmarkStart w:id="42" w:name="_Toc127886874"/>
      <w:r w:rsidRPr="00814CC7">
        <w:rPr>
          <w:b/>
          <w:sz w:val="21"/>
          <w:szCs w:val="21"/>
          <w:u w:val="single"/>
        </w:rPr>
        <w:instrText>ARTICLE V</w:instrText>
      </w:r>
      <w:bookmarkEnd w:id="42"/>
      <w:r w:rsidRPr="00814CC7">
        <w:rPr>
          <w:sz w:val="21"/>
          <w:szCs w:val="21"/>
        </w:rPr>
        <w:instrText xml:space="preserve">” \f C \l “1” </w:instrText>
      </w:r>
      <w:r w:rsidRPr="00814CC7">
        <w:rPr>
          <w:b/>
          <w:sz w:val="21"/>
          <w:szCs w:val="21"/>
          <w:u w:val="single"/>
        </w:rPr>
        <w:fldChar w:fldCharType="end"/>
      </w:r>
    </w:p>
    <w:p w14:paraId="5E5DA91D" w14:textId="77777777" w:rsidR="00A475B4" w:rsidRPr="00814CC7" w:rsidRDefault="00A475B4">
      <w:pPr>
        <w:keepNext/>
        <w:widowControl/>
        <w:jc w:val="center"/>
        <w:rPr>
          <w:b/>
          <w:sz w:val="21"/>
          <w:szCs w:val="21"/>
        </w:rPr>
      </w:pPr>
    </w:p>
    <w:p w14:paraId="4A2D999F" w14:textId="77777777" w:rsidR="00A475B4" w:rsidRPr="00814CC7" w:rsidRDefault="00A475B4">
      <w:pPr>
        <w:keepNext/>
        <w:widowControl/>
        <w:jc w:val="center"/>
        <w:rPr>
          <w:b/>
          <w:sz w:val="21"/>
          <w:szCs w:val="21"/>
        </w:rPr>
      </w:pPr>
      <w:r w:rsidRPr="00814CC7">
        <w:rPr>
          <w:b/>
          <w:sz w:val="21"/>
          <w:szCs w:val="21"/>
          <w:u w:val="single"/>
        </w:rPr>
        <w:t>CONDUCT OF BUSINESS</w:t>
      </w:r>
      <w:r w:rsidRPr="00814CC7">
        <w:rPr>
          <w:b/>
          <w:sz w:val="21"/>
          <w:szCs w:val="21"/>
          <w:u w:val="single"/>
        </w:rPr>
        <w:fldChar w:fldCharType="begin"/>
      </w:r>
      <w:r w:rsidRPr="00814CC7">
        <w:rPr>
          <w:sz w:val="21"/>
          <w:szCs w:val="21"/>
        </w:rPr>
        <w:instrText xml:space="preserve"> TC “</w:instrText>
      </w:r>
      <w:bookmarkStart w:id="43" w:name="_Toc127886875"/>
      <w:r w:rsidRPr="00814CC7">
        <w:rPr>
          <w:b/>
          <w:sz w:val="21"/>
          <w:szCs w:val="21"/>
          <w:u w:val="single"/>
        </w:rPr>
        <w:instrText>CONDUCT OF BUSINESS</w:instrText>
      </w:r>
      <w:bookmarkEnd w:id="43"/>
      <w:r w:rsidRPr="00814CC7">
        <w:rPr>
          <w:sz w:val="21"/>
          <w:szCs w:val="21"/>
        </w:rPr>
        <w:instrText xml:space="preserve">” \f C \l “2” </w:instrText>
      </w:r>
      <w:r w:rsidRPr="00814CC7">
        <w:rPr>
          <w:b/>
          <w:sz w:val="21"/>
          <w:szCs w:val="21"/>
          <w:u w:val="single"/>
        </w:rPr>
        <w:fldChar w:fldCharType="end"/>
      </w:r>
    </w:p>
    <w:p w14:paraId="526B4BAB" w14:textId="77777777" w:rsidR="00A475B4" w:rsidRPr="00814CC7" w:rsidRDefault="00A475B4">
      <w:pPr>
        <w:keepNext/>
        <w:widowControl/>
        <w:jc w:val="both"/>
        <w:rPr>
          <w:b/>
          <w:sz w:val="21"/>
          <w:szCs w:val="21"/>
        </w:rPr>
      </w:pPr>
    </w:p>
    <w:p w14:paraId="7942AFF7" w14:textId="77777777" w:rsidR="00A475B4" w:rsidRPr="00814CC7" w:rsidRDefault="00A475B4">
      <w:pPr>
        <w:widowControl/>
        <w:ind w:firstLine="720"/>
        <w:jc w:val="both"/>
        <w:rPr>
          <w:sz w:val="21"/>
          <w:szCs w:val="21"/>
        </w:rPr>
      </w:pPr>
      <w:r w:rsidRPr="00814CC7">
        <w:rPr>
          <w:sz w:val="21"/>
          <w:szCs w:val="21"/>
        </w:rPr>
        <w:t xml:space="preserve">Section 5.1. </w:t>
      </w:r>
      <w:r w:rsidRPr="00814CC7">
        <w:rPr>
          <w:b/>
          <w:sz w:val="21"/>
          <w:szCs w:val="21"/>
          <w:u w:val="single"/>
        </w:rPr>
        <w:t>Use and Trade Name</w:t>
      </w:r>
      <w:r w:rsidRPr="00814CC7">
        <w:rPr>
          <w:b/>
          <w:sz w:val="21"/>
          <w:szCs w:val="21"/>
          <w:u w:val="single"/>
        </w:rPr>
        <w:fldChar w:fldCharType="begin"/>
      </w:r>
      <w:r w:rsidRPr="00814CC7">
        <w:rPr>
          <w:sz w:val="21"/>
          <w:szCs w:val="21"/>
        </w:rPr>
        <w:instrText xml:space="preserve"> TC “</w:instrText>
      </w:r>
      <w:bookmarkStart w:id="44" w:name="_Toc127886876"/>
      <w:r w:rsidRPr="00814CC7">
        <w:rPr>
          <w:sz w:val="21"/>
          <w:szCs w:val="21"/>
        </w:rPr>
        <w:instrText xml:space="preserve">Section 5.1. </w:instrText>
      </w:r>
      <w:r w:rsidRPr="004772DC">
        <w:rPr>
          <w:b/>
          <w:sz w:val="21"/>
          <w:szCs w:val="21"/>
        </w:rPr>
        <w:instrText>Use and Trade Name</w:instrText>
      </w:r>
      <w:bookmarkEnd w:id="44"/>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shall continuously use and occupy the Premises during the Term solely for the purpose of conducting the business specifically set forth in the Data Sheet, and for no other purpose. Throughout the Term hereof, Tenant shall operate its business in the Premises under the Trade Name specifically set forth in the Data Sheet and under no other trade name.  Tenant shall procure all license(s) and/or permit(s) required for the lawful conduct of Tenant’s business and submit the same for inspection by Landlord. Tenant, at Tenant’s expense, shall at all times comply with the requirements of such license(s) or permit(s). </w:t>
      </w:r>
    </w:p>
    <w:p w14:paraId="0E659690" w14:textId="77777777" w:rsidR="00A475B4" w:rsidRPr="00814CC7" w:rsidRDefault="00A475B4">
      <w:pPr>
        <w:widowControl/>
        <w:jc w:val="both"/>
        <w:rPr>
          <w:sz w:val="21"/>
          <w:szCs w:val="21"/>
        </w:rPr>
      </w:pPr>
    </w:p>
    <w:p w14:paraId="6A4DC14A" w14:textId="5D14C644" w:rsidR="00A475B4" w:rsidRPr="00814CC7" w:rsidRDefault="00A475B4">
      <w:pPr>
        <w:widowControl/>
        <w:ind w:firstLine="720"/>
        <w:jc w:val="both"/>
        <w:rPr>
          <w:sz w:val="21"/>
          <w:szCs w:val="21"/>
        </w:rPr>
      </w:pPr>
      <w:r w:rsidRPr="00814CC7">
        <w:rPr>
          <w:sz w:val="21"/>
          <w:szCs w:val="21"/>
        </w:rPr>
        <w:t xml:space="preserve">Section 5.2. </w:t>
      </w:r>
      <w:r w:rsidRPr="00814CC7">
        <w:rPr>
          <w:b/>
          <w:sz w:val="21"/>
          <w:szCs w:val="21"/>
          <w:u w:val="single"/>
        </w:rPr>
        <w:t>Operation of Business</w:t>
      </w:r>
      <w:r w:rsidRPr="00814CC7">
        <w:rPr>
          <w:b/>
          <w:sz w:val="21"/>
          <w:szCs w:val="21"/>
          <w:u w:val="single"/>
        </w:rPr>
        <w:fldChar w:fldCharType="begin"/>
      </w:r>
      <w:r w:rsidRPr="00814CC7">
        <w:rPr>
          <w:sz w:val="21"/>
          <w:szCs w:val="21"/>
        </w:rPr>
        <w:instrText xml:space="preserve"> TC “</w:instrText>
      </w:r>
      <w:bookmarkStart w:id="45" w:name="_Toc127886877"/>
      <w:r w:rsidRPr="00814CC7">
        <w:rPr>
          <w:sz w:val="21"/>
          <w:szCs w:val="21"/>
        </w:rPr>
        <w:instrText xml:space="preserve">Section 5.2. </w:instrText>
      </w:r>
      <w:r w:rsidRPr="004772DC">
        <w:rPr>
          <w:b/>
          <w:sz w:val="21"/>
          <w:szCs w:val="21"/>
        </w:rPr>
        <w:instrText>Operation of Business</w:instrText>
      </w:r>
      <w:bookmarkEnd w:id="4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conduct its business at all times in a first-class and reputable manner and maintain a full staff of employees and a complete stock of merchandise. Tenant shall keep a display of merchandise in its display windows (if any) at all times and illuminate such windows during all hours that the Shopping Center is open to the public. Tenant shall not conduct or advertise any auction, fire, going out of business, or bankruptcy sale in, on or about the Premises without Landlord’s prior written consent, which consent may be withheld in Landlord’s sole and absolute discretion. Tenant shall conduct its business in the Premises in a lawful manner and in good faith Monday through Saturday from 10:00 a.m. to </w:t>
      </w:r>
      <w:r w:rsidR="005301CC">
        <w:rPr>
          <w:sz w:val="21"/>
          <w:szCs w:val="21"/>
        </w:rPr>
        <w:t>8</w:t>
      </w:r>
      <w:r w:rsidRPr="00814CC7">
        <w:rPr>
          <w:sz w:val="21"/>
          <w:szCs w:val="21"/>
        </w:rPr>
        <w:t>:00 p.m. and on Sunday from 12 noon to 6:00 p.m.</w:t>
      </w:r>
      <w:r w:rsidR="00240FD8">
        <w:rPr>
          <w:sz w:val="21"/>
          <w:szCs w:val="21"/>
        </w:rPr>
        <w:t>, which are subject to seasonal adjustments by Landlord, or adjustment by Tenant upon written notice to Landlord, subject to all local laws and ordinances.</w:t>
      </w:r>
      <w:r w:rsidR="00CE2493" w:rsidRPr="00814CC7">
        <w:rPr>
          <w:sz w:val="21"/>
          <w:szCs w:val="21"/>
        </w:rPr>
        <w:t xml:space="preserve"> </w:t>
      </w:r>
    </w:p>
    <w:p w14:paraId="43FD2FD0" w14:textId="77777777" w:rsidR="00A475B4" w:rsidRPr="00814CC7" w:rsidRDefault="00A475B4">
      <w:pPr>
        <w:widowControl/>
        <w:jc w:val="both"/>
        <w:rPr>
          <w:sz w:val="21"/>
          <w:szCs w:val="21"/>
        </w:rPr>
      </w:pPr>
    </w:p>
    <w:p w14:paraId="63202909" w14:textId="77777777" w:rsidR="00A475B4" w:rsidRPr="00814CC7" w:rsidRDefault="00A475B4">
      <w:pPr>
        <w:widowControl/>
        <w:ind w:firstLine="720"/>
        <w:jc w:val="both"/>
        <w:rPr>
          <w:sz w:val="21"/>
          <w:szCs w:val="21"/>
        </w:rPr>
      </w:pPr>
      <w:r w:rsidRPr="00814CC7">
        <w:rPr>
          <w:sz w:val="21"/>
          <w:szCs w:val="21"/>
        </w:rPr>
        <w:t xml:space="preserve">Section 5.3. </w:t>
      </w:r>
      <w:r w:rsidRPr="00814CC7">
        <w:rPr>
          <w:b/>
          <w:sz w:val="21"/>
          <w:szCs w:val="21"/>
          <w:u w:val="single"/>
        </w:rPr>
        <w:t>Signs and Canopy</w:t>
      </w:r>
      <w:r w:rsidRPr="00814CC7">
        <w:rPr>
          <w:b/>
          <w:sz w:val="21"/>
          <w:szCs w:val="21"/>
        </w:rPr>
        <w:t>.</w:t>
      </w:r>
      <w:r w:rsidRPr="00814CC7">
        <w:rPr>
          <w:b/>
          <w:sz w:val="21"/>
          <w:szCs w:val="21"/>
          <w:u w:val="single"/>
        </w:rPr>
        <w:fldChar w:fldCharType="begin"/>
      </w:r>
      <w:r w:rsidRPr="00814CC7">
        <w:rPr>
          <w:sz w:val="21"/>
          <w:szCs w:val="21"/>
        </w:rPr>
        <w:instrText xml:space="preserve"> TC “</w:instrText>
      </w:r>
      <w:bookmarkStart w:id="46" w:name="_Toc127886878"/>
      <w:r w:rsidRPr="00814CC7">
        <w:rPr>
          <w:sz w:val="21"/>
          <w:szCs w:val="21"/>
        </w:rPr>
        <w:instrText xml:space="preserve">Section 5.3. </w:instrText>
      </w:r>
      <w:r w:rsidRPr="004772DC">
        <w:rPr>
          <w:b/>
          <w:sz w:val="21"/>
          <w:szCs w:val="21"/>
        </w:rPr>
        <w:instrText>Signs and Canopy</w:instrText>
      </w:r>
      <w:bookmarkEnd w:id="46"/>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shall install, maintain and insure, at its sole cost and expense, one (1) sign affixed to the front of the Premises and a storefront canopy, if required in the Design Manual or the Sign Criteria, subject to the prior written approval of Landlord, which approval shall not be unreasonably withheld, and conforming to all applicable legal and insurance requirements, the Underlying Documents and the Sign Criteria. Tenant shall keep its sign lighted during all hours that the Shopping Center is open to the public. Tenant shall be responsible for the proper installation and removal of its sign and any damage caused to the Premises thereby. Landlord shall have the right to remove Tenant’s sign in connection with any repair, maintenance or remodeling work provided Landlord replaces said sign as soon as practicable. Except as mentioned above, Tenant shall not place, </w:t>
      </w:r>
      <w:proofErr w:type="gramStart"/>
      <w:r w:rsidRPr="00814CC7">
        <w:rPr>
          <w:sz w:val="21"/>
          <w:szCs w:val="21"/>
        </w:rPr>
        <w:t>erect</w:t>
      </w:r>
      <w:proofErr w:type="gramEnd"/>
      <w:r w:rsidRPr="00814CC7">
        <w:rPr>
          <w:sz w:val="21"/>
          <w:szCs w:val="21"/>
        </w:rPr>
        <w:t xml:space="preserve"> or maintain any sign (flashing, moving, hanging, handwritten or otherwise), decal, placard, flashing, moving or hanging lights, lettering or any other advertising matter of any kind on any exterior door, wall or window of the Premises, or on any sidewalk, or within any display window space in the Premises, or within five (5) feet of the front of the storefront. No symbol, design, name, </w:t>
      </w:r>
      <w:proofErr w:type="gramStart"/>
      <w:r w:rsidRPr="00814CC7">
        <w:rPr>
          <w:sz w:val="21"/>
          <w:szCs w:val="21"/>
        </w:rPr>
        <w:t>mark</w:t>
      </w:r>
      <w:proofErr w:type="gramEnd"/>
      <w:r w:rsidRPr="00814CC7">
        <w:rPr>
          <w:sz w:val="21"/>
          <w:szCs w:val="21"/>
        </w:rPr>
        <w:t xml:space="preserve"> or insignia adopted by Landlord for the Shopping Center, other than the name of </w:t>
      </w:r>
      <w:r w:rsidRPr="00814CC7">
        <w:rPr>
          <w:sz w:val="21"/>
          <w:szCs w:val="21"/>
        </w:rPr>
        <w:lastRenderedPageBreak/>
        <w:t xml:space="preserve">the Shopping Center, shall be used on any of Tenant’s signage without the prior written approval of Landlord. Any interior signs must be in good taste and prepared professionally (not hand-lettered). Any sign or display visible from the exterior of the Premises which does not meet the above criteria may be removed at any time by Landlord without Landlord incurring any liability therefor, and without such removal constituting a breach of this Lease. </w:t>
      </w:r>
    </w:p>
    <w:p w14:paraId="63D31C61" w14:textId="77777777" w:rsidR="00A475B4" w:rsidRPr="00814CC7" w:rsidRDefault="00A475B4">
      <w:pPr>
        <w:widowControl/>
        <w:jc w:val="both"/>
        <w:rPr>
          <w:sz w:val="21"/>
          <w:szCs w:val="21"/>
        </w:rPr>
      </w:pPr>
    </w:p>
    <w:p w14:paraId="34F49479" w14:textId="77777777" w:rsidR="00A475B4" w:rsidRPr="00814CC7" w:rsidRDefault="00A475B4">
      <w:pPr>
        <w:widowControl/>
        <w:ind w:firstLine="720"/>
        <w:jc w:val="both"/>
        <w:rPr>
          <w:sz w:val="21"/>
          <w:szCs w:val="21"/>
        </w:rPr>
      </w:pPr>
      <w:r w:rsidRPr="00814CC7">
        <w:rPr>
          <w:sz w:val="21"/>
          <w:szCs w:val="21"/>
        </w:rPr>
        <w:t xml:space="preserve">Section 5.4. </w:t>
      </w:r>
      <w:r w:rsidRPr="00814CC7">
        <w:rPr>
          <w:b/>
          <w:sz w:val="21"/>
          <w:szCs w:val="21"/>
          <w:u w:val="single"/>
        </w:rPr>
        <w:t>Tenant’s Covenants</w:t>
      </w:r>
      <w:r w:rsidRPr="00814CC7">
        <w:rPr>
          <w:b/>
          <w:sz w:val="21"/>
          <w:szCs w:val="21"/>
          <w:u w:val="single"/>
        </w:rPr>
        <w:fldChar w:fldCharType="begin"/>
      </w:r>
      <w:r w:rsidRPr="00814CC7">
        <w:rPr>
          <w:sz w:val="21"/>
          <w:szCs w:val="21"/>
        </w:rPr>
        <w:instrText xml:space="preserve"> TC “</w:instrText>
      </w:r>
      <w:bookmarkStart w:id="47" w:name="_Toc127886879"/>
      <w:r w:rsidRPr="00814CC7">
        <w:rPr>
          <w:sz w:val="21"/>
          <w:szCs w:val="21"/>
        </w:rPr>
        <w:instrText xml:space="preserve">Section 5.4. </w:instrText>
      </w:r>
      <w:r w:rsidRPr="004772DC">
        <w:rPr>
          <w:b/>
          <w:sz w:val="21"/>
          <w:szCs w:val="21"/>
        </w:rPr>
        <w:instrText>Tenant’s Covenants</w:instrText>
      </w:r>
      <w:bookmarkEnd w:id="4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covenants and agrees that, in the operation of its business within the Premises, Tenant shall: (a) pay before delinquency any and all taxes, assessments and public charges levied, assessed or imposed upon Tenant’s business, or upon Tenant’s fixtures, furnishings or equipment in the Premises; (b) not use any space outside the Premises for sale, storage, display, </w:t>
      </w:r>
      <w:proofErr w:type="spellStart"/>
      <w:r w:rsidRPr="00814CC7">
        <w:rPr>
          <w:sz w:val="21"/>
          <w:szCs w:val="21"/>
        </w:rPr>
        <w:t>handbilling</w:t>
      </w:r>
      <w:proofErr w:type="spellEnd"/>
      <w:r w:rsidRPr="00814CC7">
        <w:rPr>
          <w:sz w:val="21"/>
          <w:szCs w:val="21"/>
        </w:rPr>
        <w:t>, advertising, solicitation or any other similar undertaking; (c) not use the plumbing facilities in the Premises for any purpose other than that for which they were constructed; (d) not use any advertising medium or sound devices inside or adjacent to the Premises which produce or transmit sounds which are audible beyond the interior of the Premises, except as otherwise approved by Landlord in writing; (e) not permit any odor to emanate from the Premises which is objected to by Landlord or by any tenant or occupant of the Shopping Center (and, upon written notice from Landlord, Tenant shall immediately cease and desist from causing such odor, failing which Landlord may deem the same a material breach of this Lease); (f) not use the Premises in a manner that would constitute a nuisance; (g) keep the Premises and any platform, loading dock or service area used by Tenant in a neat, clean, safe and sanitary condition; (h) store or stock only merchandise Tenant intends to offer for sale from the Premises and use for office or other non-selling purposes only such space in the Premises as is reasonably re</w:t>
      </w:r>
      <w:r w:rsidR="00662037" w:rsidRPr="00814CC7">
        <w:rPr>
          <w:sz w:val="21"/>
          <w:szCs w:val="21"/>
        </w:rPr>
        <w:t>quired for Tenant’s business; (</w:t>
      </w:r>
      <w:proofErr w:type="spellStart"/>
      <w:r w:rsidR="00662037" w:rsidRPr="00814CC7">
        <w:rPr>
          <w:sz w:val="21"/>
          <w:szCs w:val="21"/>
        </w:rPr>
        <w:t>i</w:t>
      </w:r>
      <w:proofErr w:type="spellEnd"/>
      <w:r w:rsidRPr="00814CC7">
        <w:rPr>
          <w:sz w:val="21"/>
          <w:szCs w:val="21"/>
        </w:rPr>
        <w:t>) maintain and operate the heating, ventilating and air conditioning system and equipment servicing the Premises so as to adequately heat and cool the same; (</w:t>
      </w:r>
      <w:r w:rsidR="00662037" w:rsidRPr="00814CC7">
        <w:rPr>
          <w:sz w:val="21"/>
          <w:szCs w:val="21"/>
        </w:rPr>
        <w:t>j</w:t>
      </w:r>
      <w:r w:rsidRPr="00814CC7">
        <w:rPr>
          <w:sz w:val="21"/>
          <w:szCs w:val="21"/>
        </w:rPr>
        <w:t>) be authorized</w:t>
      </w:r>
      <w:r w:rsidR="00662037" w:rsidRPr="00814CC7">
        <w:rPr>
          <w:sz w:val="21"/>
          <w:szCs w:val="21"/>
        </w:rPr>
        <w:t xml:space="preserve"> to do business in the State; (k</w:t>
      </w:r>
      <w:r w:rsidRPr="00814CC7">
        <w:rPr>
          <w:sz w:val="21"/>
          <w:szCs w:val="21"/>
        </w:rPr>
        <w:t>) contract for and utilize termite and pest extermination services f</w:t>
      </w:r>
      <w:r w:rsidR="00662037" w:rsidRPr="00814CC7">
        <w:rPr>
          <w:sz w:val="21"/>
          <w:szCs w:val="21"/>
        </w:rPr>
        <w:t>or the Premises as necessary; (l</w:t>
      </w:r>
      <w:r w:rsidRPr="00814CC7">
        <w:rPr>
          <w:sz w:val="21"/>
          <w:szCs w:val="21"/>
        </w:rPr>
        <w:t>) not store, display, sell or distribute any alcoholic beverages or any dangerous materials without the prior</w:t>
      </w:r>
      <w:r w:rsidR="00662037" w:rsidRPr="00814CC7">
        <w:rPr>
          <w:sz w:val="21"/>
          <w:szCs w:val="21"/>
        </w:rPr>
        <w:t xml:space="preserve"> written consent of Landlord</w:t>
      </w:r>
      <w:r w:rsidR="00373C18">
        <w:rPr>
          <w:sz w:val="21"/>
          <w:szCs w:val="21"/>
        </w:rPr>
        <w:t xml:space="preserve"> or as allowed by Tenant’s Permitted Use</w:t>
      </w:r>
      <w:r w:rsidR="00662037" w:rsidRPr="00814CC7">
        <w:rPr>
          <w:sz w:val="21"/>
          <w:szCs w:val="21"/>
        </w:rPr>
        <w:t>; (m</w:t>
      </w:r>
      <w:r w:rsidRPr="00814CC7">
        <w:rPr>
          <w:sz w:val="21"/>
          <w:szCs w:val="21"/>
        </w:rPr>
        <w:t>) not operate or permit to be operated on the Premises any coin or token operated vending machine or similar device, including (without limitation) telephones, amusement devices and machines for sale of beverages, foods, candy, cigarettes or other goods, but Tenant shall have the right to operate vending machines located in non-sales areas of the Premises for the exclusi</w:t>
      </w:r>
      <w:r w:rsidR="00662037" w:rsidRPr="00814CC7">
        <w:rPr>
          <w:sz w:val="21"/>
          <w:szCs w:val="21"/>
        </w:rPr>
        <w:t>ve use of Tenant’s employees; (n</w:t>
      </w:r>
      <w:r w:rsidRPr="00814CC7">
        <w:rPr>
          <w:sz w:val="21"/>
          <w:szCs w:val="21"/>
        </w:rPr>
        <w:t xml:space="preserve">) not permit any improper, immoral and </w:t>
      </w:r>
      <w:r w:rsidR="00811D97" w:rsidRPr="00814CC7">
        <w:rPr>
          <w:sz w:val="21"/>
          <w:szCs w:val="21"/>
        </w:rPr>
        <w:t>“</w:t>
      </w:r>
      <w:r w:rsidRPr="00814CC7">
        <w:rPr>
          <w:sz w:val="21"/>
          <w:szCs w:val="21"/>
        </w:rPr>
        <w:t>adult</w:t>
      </w:r>
      <w:r w:rsidR="00811D97" w:rsidRPr="00814CC7">
        <w:rPr>
          <w:sz w:val="21"/>
          <w:szCs w:val="21"/>
        </w:rPr>
        <w:t>”</w:t>
      </w:r>
      <w:r w:rsidRPr="00814CC7">
        <w:rPr>
          <w:sz w:val="21"/>
          <w:szCs w:val="21"/>
        </w:rPr>
        <w:t xml:space="preserve"> entertainment or nudity in the Premises, and not sell, distribute or display any paraphernalia commonly used in the use or ingestion of illicit drugs, or any </w:t>
      </w:r>
      <w:proofErr w:type="spellStart"/>
      <w:r w:rsidRPr="00814CC7">
        <w:rPr>
          <w:sz w:val="21"/>
          <w:szCs w:val="21"/>
        </w:rPr>
        <w:t>x-rated</w:t>
      </w:r>
      <w:proofErr w:type="spellEnd"/>
      <w:r w:rsidRPr="00814CC7">
        <w:rPr>
          <w:sz w:val="21"/>
          <w:szCs w:val="21"/>
        </w:rPr>
        <w:t xml:space="preserve">, pornographic or so-called </w:t>
      </w:r>
      <w:r w:rsidR="00811D97" w:rsidRPr="00814CC7">
        <w:rPr>
          <w:sz w:val="21"/>
          <w:szCs w:val="21"/>
        </w:rPr>
        <w:t>“</w:t>
      </w:r>
      <w:r w:rsidRPr="00814CC7">
        <w:rPr>
          <w:sz w:val="21"/>
          <w:szCs w:val="21"/>
        </w:rPr>
        <w:t>adult</w:t>
      </w:r>
      <w:r w:rsidR="00811D97" w:rsidRPr="00814CC7">
        <w:rPr>
          <w:sz w:val="21"/>
          <w:szCs w:val="21"/>
        </w:rPr>
        <w:t>”</w:t>
      </w:r>
      <w:r w:rsidRPr="00814CC7">
        <w:rPr>
          <w:sz w:val="21"/>
          <w:szCs w:val="21"/>
        </w:rPr>
        <w:t xml:space="preserve"> newspaper, book, magazine, film, picture, video tape, video disk or other similar representatio</w:t>
      </w:r>
      <w:r w:rsidR="00662037" w:rsidRPr="00814CC7">
        <w:rPr>
          <w:sz w:val="21"/>
          <w:szCs w:val="21"/>
        </w:rPr>
        <w:t>n or merchandise of any kind; (o</w:t>
      </w:r>
      <w:r w:rsidRPr="00814CC7">
        <w:rPr>
          <w:sz w:val="21"/>
          <w:szCs w:val="21"/>
        </w:rPr>
        <w:t>) use good faith efforts to avoid any action which would cause any work stoppage, picketing, labor disruption or dispute, or any interference with the business or rights and privileges of Landlord or any other tenant, occupant or other person law</w:t>
      </w:r>
      <w:r w:rsidR="00662037" w:rsidRPr="00814CC7">
        <w:rPr>
          <w:sz w:val="21"/>
          <w:szCs w:val="21"/>
        </w:rPr>
        <w:t>fully in the Shopping Center; (p</w:t>
      </w:r>
      <w:r w:rsidRPr="00814CC7">
        <w:rPr>
          <w:sz w:val="21"/>
          <w:szCs w:val="21"/>
        </w:rPr>
        <w:t>) not interfere with the transmission or reception of microwave, television, or radio communications signals by antennae located on the roof of any building in the Shopping Center or elsewh</w:t>
      </w:r>
      <w:r w:rsidR="00662037" w:rsidRPr="00814CC7">
        <w:rPr>
          <w:sz w:val="21"/>
          <w:szCs w:val="21"/>
        </w:rPr>
        <w:t>ere in the Shopping Center; (q</w:t>
      </w:r>
      <w:r w:rsidRPr="00814CC7">
        <w:rPr>
          <w:sz w:val="21"/>
          <w:szCs w:val="21"/>
        </w:rPr>
        <w:t xml:space="preserve">) not move any safe, heavy machinery, heavy equipment or fixtures into or out of the Premises without Landlord’s prior written consent, or place a load on any floor exceeding the floor load per square foot that such floor was designed to carry, or install, operate or maintain in the Premises any heavy equipment except in such manner as to achieve </w:t>
      </w:r>
      <w:r w:rsidR="00E84FF6" w:rsidRPr="00814CC7">
        <w:rPr>
          <w:sz w:val="21"/>
          <w:szCs w:val="21"/>
        </w:rPr>
        <w:t>a prope</w:t>
      </w:r>
      <w:r w:rsidR="00662037" w:rsidRPr="00814CC7">
        <w:rPr>
          <w:sz w:val="21"/>
          <w:szCs w:val="21"/>
        </w:rPr>
        <w:t>r distribution of weight; and (r</w:t>
      </w:r>
      <w:r w:rsidR="00E84FF6" w:rsidRPr="00814CC7">
        <w:rPr>
          <w:sz w:val="21"/>
          <w:szCs w:val="21"/>
        </w:rPr>
        <w:t xml:space="preserve">) promptly comply with all present and future laws, ordinances, orders, rules, regulations and requirements of all governmental authorities having jurisdiction (collectively, </w:t>
      </w:r>
      <w:r w:rsidR="00811D97" w:rsidRPr="00814CC7">
        <w:rPr>
          <w:sz w:val="21"/>
          <w:szCs w:val="21"/>
        </w:rPr>
        <w:t>“</w:t>
      </w:r>
      <w:r w:rsidR="00E84FF6" w:rsidRPr="00814CC7">
        <w:rPr>
          <w:b/>
          <w:sz w:val="21"/>
          <w:szCs w:val="21"/>
        </w:rPr>
        <w:t>Laws</w:t>
      </w:r>
      <w:r w:rsidR="00811D97" w:rsidRPr="00814CC7">
        <w:rPr>
          <w:sz w:val="21"/>
          <w:szCs w:val="21"/>
        </w:rPr>
        <w:t>”</w:t>
      </w:r>
      <w:r w:rsidR="00E84FF6" w:rsidRPr="00814CC7">
        <w:rPr>
          <w:sz w:val="21"/>
          <w:szCs w:val="21"/>
        </w:rPr>
        <w:t>), including any and all Laws concerning the Americans with Disabilities Act (so long as such compliance with ADA is related to Tenant’s specific use of the Premises and not retail uses in general) or the generati</w:t>
      </w:r>
      <w:r w:rsidR="00C53666">
        <w:rPr>
          <w:sz w:val="21"/>
          <w:szCs w:val="21"/>
        </w:rPr>
        <w:t>on, use and/or disposal of any Hazardous M</w:t>
      </w:r>
      <w:r w:rsidR="00E84FF6" w:rsidRPr="00814CC7">
        <w:rPr>
          <w:sz w:val="21"/>
          <w:szCs w:val="21"/>
        </w:rPr>
        <w:t xml:space="preserve">aterials (as defined </w:t>
      </w:r>
      <w:r w:rsidR="00C53666">
        <w:rPr>
          <w:sz w:val="21"/>
          <w:szCs w:val="21"/>
        </w:rPr>
        <w:t>in Section 5.8 hereof</w:t>
      </w:r>
      <w:r w:rsidR="00E84FF6" w:rsidRPr="00814CC7">
        <w:rPr>
          <w:sz w:val="21"/>
          <w:szCs w:val="21"/>
        </w:rPr>
        <w:t>) brought to the Premises by Tenant, its employees, agents or contractors, or the cleanliness, safety, occupancy and use of the same, whether or not any such law, ordinance, order, rule, regulation, covenant, restriction or other requirement is substantial, or foreseen or unforeseen, or ordinary or extraordinary, or shall necessitate structural changes or improvements, shall interfere with the use or enjoyment of the Premises, or shall be directed to or imposed upon Tenant or Landlord, and Tenant shall hold Landlord harmless from any and all cost or expense on account thereof</w:t>
      </w:r>
      <w:r w:rsidR="00662037" w:rsidRPr="00814CC7">
        <w:rPr>
          <w:sz w:val="21"/>
          <w:szCs w:val="21"/>
        </w:rPr>
        <w:t xml:space="preserve"> (as used in this Lease, the term “</w:t>
      </w:r>
      <w:r w:rsidR="00662037" w:rsidRPr="00814CC7">
        <w:rPr>
          <w:b/>
          <w:sz w:val="21"/>
          <w:szCs w:val="21"/>
        </w:rPr>
        <w:t>legal requirements</w:t>
      </w:r>
      <w:r w:rsidR="00662037" w:rsidRPr="00814CC7">
        <w:rPr>
          <w:sz w:val="21"/>
          <w:szCs w:val="21"/>
        </w:rPr>
        <w:t>” shall include the requirements set forth in this subparagraph</w:t>
      </w:r>
      <w:r w:rsidR="004232EA" w:rsidRPr="00814CC7">
        <w:rPr>
          <w:sz w:val="21"/>
          <w:szCs w:val="21"/>
        </w:rPr>
        <w:t>.</w:t>
      </w:r>
    </w:p>
    <w:p w14:paraId="25F0BAA1" w14:textId="77777777" w:rsidR="00A475B4" w:rsidRPr="00814CC7" w:rsidRDefault="00A475B4">
      <w:pPr>
        <w:widowControl/>
        <w:jc w:val="both"/>
        <w:rPr>
          <w:sz w:val="21"/>
          <w:szCs w:val="21"/>
        </w:rPr>
      </w:pPr>
    </w:p>
    <w:p w14:paraId="1F346FB5" w14:textId="77777777" w:rsidR="00A475B4" w:rsidRPr="00814CC7" w:rsidRDefault="00A475B4">
      <w:pPr>
        <w:widowControl/>
        <w:ind w:firstLine="720"/>
        <w:jc w:val="both"/>
        <w:rPr>
          <w:sz w:val="21"/>
          <w:szCs w:val="21"/>
        </w:rPr>
      </w:pPr>
      <w:r w:rsidRPr="00814CC7">
        <w:rPr>
          <w:sz w:val="21"/>
          <w:szCs w:val="21"/>
        </w:rPr>
        <w:lastRenderedPageBreak/>
        <w:t>Section 5.5.</w:t>
      </w:r>
      <w:r w:rsidR="00762AAF" w:rsidRPr="00814CC7">
        <w:rPr>
          <w:sz w:val="21"/>
          <w:szCs w:val="21"/>
        </w:rPr>
        <w:t xml:space="preserve"> </w:t>
      </w:r>
      <w:r w:rsidRPr="00814CC7">
        <w:rPr>
          <w:sz w:val="21"/>
          <w:szCs w:val="21"/>
        </w:rPr>
        <w:t xml:space="preserve"> </w:t>
      </w:r>
      <w:r w:rsidRPr="00814CC7">
        <w:rPr>
          <w:b/>
          <w:sz w:val="21"/>
          <w:szCs w:val="21"/>
          <w:u w:val="single"/>
        </w:rPr>
        <w:t>Notice by Tenant</w:t>
      </w:r>
      <w:r w:rsidRPr="00814CC7">
        <w:rPr>
          <w:b/>
          <w:sz w:val="21"/>
          <w:szCs w:val="21"/>
          <w:u w:val="single"/>
        </w:rPr>
        <w:fldChar w:fldCharType="begin"/>
      </w:r>
      <w:r w:rsidRPr="00814CC7">
        <w:rPr>
          <w:sz w:val="21"/>
          <w:szCs w:val="21"/>
        </w:rPr>
        <w:instrText xml:space="preserve"> TC “</w:instrText>
      </w:r>
      <w:bookmarkStart w:id="48" w:name="_Toc127886880"/>
      <w:r w:rsidRPr="00814CC7">
        <w:rPr>
          <w:sz w:val="21"/>
          <w:szCs w:val="21"/>
        </w:rPr>
        <w:instrText xml:space="preserve">Section 5.5. </w:instrText>
      </w:r>
      <w:r w:rsidRPr="004772DC">
        <w:rPr>
          <w:b/>
          <w:sz w:val="21"/>
          <w:szCs w:val="21"/>
        </w:rPr>
        <w:instrText>Notice by Tenant</w:instrText>
      </w:r>
      <w:bookmarkEnd w:id="48"/>
      <w:r w:rsidRPr="00814CC7">
        <w:rPr>
          <w:sz w:val="21"/>
          <w:szCs w:val="21"/>
        </w:rPr>
        <w:instrText xml:space="preserve">” \f C \l “3” </w:instrText>
      </w:r>
      <w:r w:rsidRPr="00814CC7">
        <w:rPr>
          <w:b/>
          <w:sz w:val="21"/>
          <w:szCs w:val="21"/>
          <w:u w:val="single"/>
        </w:rPr>
        <w:fldChar w:fldCharType="end"/>
      </w:r>
      <w:r w:rsidRPr="00814CC7">
        <w:rPr>
          <w:sz w:val="21"/>
          <w:szCs w:val="21"/>
        </w:rPr>
        <w:t>. Tenant shall give immediate notice to Landlord in case of fire or accide</w:t>
      </w:r>
      <w:r w:rsidR="00DA3833">
        <w:rPr>
          <w:sz w:val="21"/>
          <w:szCs w:val="21"/>
        </w:rPr>
        <w:t>nts in the Premises, or in the Building</w:t>
      </w:r>
      <w:r w:rsidRPr="00814CC7">
        <w:rPr>
          <w:sz w:val="21"/>
          <w:szCs w:val="21"/>
        </w:rPr>
        <w:t>, or of defects therein or in any fixtures or equipment.</w:t>
      </w:r>
    </w:p>
    <w:p w14:paraId="39AE3597" w14:textId="77777777" w:rsidR="00A475B4" w:rsidRPr="00814CC7" w:rsidRDefault="00A475B4">
      <w:pPr>
        <w:widowControl/>
        <w:jc w:val="both"/>
        <w:rPr>
          <w:sz w:val="21"/>
          <w:szCs w:val="21"/>
        </w:rPr>
      </w:pPr>
    </w:p>
    <w:p w14:paraId="6B4ABC97" w14:textId="5C94D6C5" w:rsidR="00A475B4" w:rsidRPr="00240FD8" w:rsidRDefault="00A475B4">
      <w:pPr>
        <w:widowControl/>
        <w:ind w:firstLine="720"/>
        <w:jc w:val="both"/>
        <w:rPr>
          <w:b/>
          <w:sz w:val="21"/>
          <w:szCs w:val="21"/>
        </w:rPr>
      </w:pPr>
      <w:r w:rsidRPr="00814CC7">
        <w:rPr>
          <w:sz w:val="21"/>
          <w:szCs w:val="21"/>
        </w:rPr>
        <w:t>Section 5.6.</w:t>
      </w:r>
      <w:r w:rsidRPr="00814CC7">
        <w:rPr>
          <w:b/>
          <w:sz w:val="21"/>
          <w:szCs w:val="21"/>
        </w:rPr>
        <w:t xml:space="preserve"> </w:t>
      </w:r>
      <w:r w:rsidRPr="00814CC7">
        <w:rPr>
          <w:b/>
          <w:sz w:val="21"/>
          <w:szCs w:val="21"/>
          <w:u w:val="single"/>
        </w:rPr>
        <w:t>Radius</w:t>
      </w:r>
      <w:r w:rsidRPr="00814CC7">
        <w:rPr>
          <w:b/>
          <w:sz w:val="21"/>
          <w:szCs w:val="21"/>
          <w:u w:val="single"/>
        </w:rPr>
        <w:fldChar w:fldCharType="begin"/>
      </w:r>
      <w:r w:rsidRPr="00814CC7">
        <w:rPr>
          <w:sz w:val="21"/>
          <w:szCs w:val="21"/>
        </w:rPr>
        <w:instrText xml:space="preserve"> TC “</w:instrText>
      </w:r>
      <w:bookmarkStart w:id="49" w:name="_Toc127886881"/>
      <w:r w:rsidRPr="00814CC7">
        <w:rPr>
          <w:sz w:val="21"/>
          <w:szCs w:val="21"/>
        </w:rPr>
        <w:instrText>Section 5.6.</w:instrText>
      </w:r>
      <w:r w:rsidRPr="00814CC7">
        <w:rPr>
          <w:b/>
          <w:sz w:val="21"/>
          <w:szCs w:val="21"/>
        </w:rPr>
        <w:instrText xml:space="preserve"> </w:instrText>
      </w:r>
      <w:r w:rsidRPr="004772DC">
        <w:rPr>
          <w:b/>
          <w:sz w:val="21"/>
          <w:szCs w:val="21"/>
        </w:rPr>
        <w:instrText>Radius</w:instrText>
      </w:r>
      <w:bookmarkEnd w:id="49"/>
      <w:r w:rsidRPr="00814CC7">
        <w:rPr>
          <w:sz w:val="21"/>
          <w:szCs w:val="21"/>
        </w:rPr>
        <w:instrText xml:space="preserve">” \f C \l “3” </w:instrText>
      </w:r>
      <w:r w:rsidRPr="00814CC7">
        <w:rPr>
          <w:b/>
          <w:sz w:val="21"/>
          <w:szCs w:val="21"/>
          <w:u w:val="single"/>
        </w:rPr>
        <w:fldChar w:fldCharType="end"/>
      </w:r>
      <w:r w:rsidRPr="00814CC7">
        <w:rPr>
          <w:sz w:val="21"/>
          <w:szCs w:val="21"/>
        </w:rPr>
        <w:t xml:space="preserve">. During the Term, if Tenant or any guarantor of this Lease, or franchisee, or any person, firm, entity or corporation who or which controls or is controlled by, or is under common control with Tenant or any guarantor of this Lease (an </w:t>
      </w:r>
      <w:r w:rsidR="00811D97" w:rsidRPr="00814CC7">
        <w:rPr>
          <w:sz w:val="21"/>
          <w:szCs w:val="21"/>
        </w:rPr>
        <w:t>“</w:t>
      </w:r>
      <w:r w:rsidRPr="00814CC7">
        <w:rPr>
          <w:b/>
          <w:sz w:val="21"/>
          <w:szCs w:val="21"/>
        </w:rPr>
        <w:t>Affiliate</w:t>
      </w:r>
      <w:r w:rsidR="00811D97" w:rsidRPr="00814CC7">
        <w:rPr>
          <w:sz w:val="21"/>
          <w:szCs w:val="21"/>
        </w:rPr>
        <w:t>”</w:t>
      </w:r>
      <w:r w:rsidRPr="00814CC7">
        <w:rPr>
          <w:sz w:val="21"/>
          <w:szCs w:val="21"/>
        </w:rPr>
        <w:t xml:space="preserve">) shall directly or indirectly, either individually or as a partner, officer, director or stockholder or otherwise, own, operate, or become financially interested in any business similar to or in competition with the business of Tenant described in </w:t>
      </w:r>
      <w:r w:rsidR="00521EFF" w:rsidRPr="00814CC7">
        <w:rPr>
          <w:sz w:val="21"/>
          <w:szCs w:val="21"/>
        </w:rPr>
        <w:t xml:space="preserve">Paragraph </w:t>
      </w:r>
      <w:r w:rsidR="00A62044" w:rsidRPr="00814CC7">
        <w:rPr>
          <w:sz w:val="21"/>
          <w:szCs w:val="21"/>
        </w:rPr>
        <w:t>(</w:t>
      </w:r>
      <w:r w:rsidR="00521EFF" w:rsidRPr="00814CC7">
        <w:rPr>
          <w:sz w:val="21"/>
          <w:szCs w:val="21"/>
        </w:rPr>
        <w:t>6</w:t>
      </w:r>
      <w:r w:rsidR="00A62044" w:rsidRPr="00814CC7">
        <w:rPr>
          <w:sz w:val="21"/>
          <w:szCs w:val="21"/>
        </w:rPr>
        <w:t>)</w:t>
      </w:r>
      <w:r w:rsidR="00521EFF" w:rsidRPr="00814CC7">
        <w:rPr>
          <w:sz w:val="21"/>
          <w:szCs w:val="21"/>
        </w:rPr>
        <w:t xml:space="preserve"> of the Data Sheet</w:t>
      </w:r>
      <w:r w:rsidRPr="00814CC7">
        <w:rPr>
          <w:sz w:val="21"/>
          <w:szCs w:val="21"/>
        </w:rPr>
        <w:t xml:space="preserve"> (</w:t>
      </w:r>
      <w:r w:rsidR="00811D97" w:rsidRPr="00814CC7">
        <w:rPr>
          <w:sz w:val="21"/>
          <w:szCs w:val="21"/>
        </w:rPr>
        <w:t>“</w:t>
      </w:r>
      <w:r w:rsidR="00A62044" w:rsidRPr="00814CC7">
        <w:rPr>
          <w:b/>
          <w:sz w:val="21"/>
          <w:szCs w:val="21"/>
        </w:rPr>
        <w:t>c</w:t>
      </w:r>
      <w:r w:rsidRPr="00814CC7">
        <w:rPr>
          <w:b/>
          <w:sz w:val="21"/>
          <w:szCs w:val="21"/>
        </w:rPr>
        <w:t xml:space="preserve">ompeting </w:t>
      </w:r>
      <w:r w:rsidR="00A62044" w:rsidRPr="00814CC7">
        <w:rPr>
          <w:b/>
          <w:sz w:val="21"/>
          <w:szCs w:val="21"/>
        </w:rPr>
        <w:t>b</w:t>
      </w:r>
      <w:r w:rsidRPr="00814CC7">
        <w:rPr>
          <w:b/>
          <w:sz w:val="21"/>
          <w:szCs w:val="21"/>
        </w:rPr>
        <w:t>usiness</w:t>
      </w:r>
      <w:r w:rsidR="00811D97" w:rsidRPr="00814CC7">
        <w:rPr>
          <w:sz w:val="21"/>
          <w:szCs w:val="21"/>
        </w:rPr>
        <w:t>”</w:t>
      </w:r>
      <w:r w:rsidRPr="00814CC7">
        <w:rPr>
          <w:sz w:val="21"/>
          <w:szCs w:val="21"/>
        </w:rPr>
        <w:t xml:space="preserve">), which competing business is conducted within the Area (as hereinafter defined), then the gross sales of any such competing business within said Area shall be included in Tenant’s Gross Sales made from the Premises and the Percentage Rent hereunder shall be computed upon the aggregate of Tenant’s Gross Sales made from the Premises and Tenant’s (or Tenant’s Affiliate’s) gross sales made from each such competing business then conducted within said Area. Tenant shall be obligated to provide Landlord with full and complete gross sales information and reports with respect to any competing business within the Area in accordance with the requirements of Article III of this Lease. The </w:t>
      </w:r>
      <w:r w:rsidR="00811D97" w:rsidRPr="00814CC7">
        <w:rPr>
          <w:sz w:val="21"/>
          <w:szCs w:val="21"/>
        </w:rPr>
        <w:t>“</w:t>
      </w:r>
      <w:r w:rsidRPr="00814CC7">
        <w:rPr>
          <w:b/>
          <w:sz w:val="21"/>
          <w:szCs w:val="21"/>
        </w:rPr>
        <w:t>Area</w:t>
      </w:r>
      <w:r w:rsidR="00811D97" w:rsidRPr="00814CC7">
        <w:rPr>
          <w:sz w:val="21"/>
          <w:szCs w:val="21"/>
        </w:rPr>
        <w:t>”</w:t>
      </w:r>
      <w:r w:rsidRPr="00814CC7">
        <w:rPr>
          <w:sz w:val="21"/>
          <w:szCs w:val="21"/>
        </w:rPr>
        <w:t xml:space="preserve"> shall be defined as the area falling within a radius of </w:t>
      </w:r>
      <w:bookmarkStart w:id="50" w:name="_Hlk123644386"/>
      <w:r w:rsidR="00240FD8">
        <w:rPr>
          <w:sz w:val="21"/>
          <w:szCs w:val="21"/>
        </w:rPr>
        <w:t>five (5)</w:t>
      </w:r>
      <w:r w:rsidRPr="00814CC7">
        <w:rPr>
          <w:sz w:val="21"/>
          <w:szCs w:val="21"/>
        </w:rPr>
        <w:t xml:space="preserve"> miles </w:t>
      </w:r>
      <w:bookmarkEnd w:id="50"/>
      <w:r w:rsidRPr="00814CC7">
        <w:rPr>
          <w:sz w:val="21"/>
          <w:szCs w:val="21"/>
        </w:rPr>
        <w:t xml:space="preserve">measured from the outside boundary of the Shopping Center. </w:t>
      </w:r>
    </w:p>
    <w:p w14:paraId="2D31EBC9" w14:textId="77777777" w:rsidR="00A475B4" w:rsidRPr="00814CC7" w:rsidRDefault="00A475B4" w:rsidP="001F4C8E">
      <w:pPr>
        <w:widowControl/>
        <w:jc w:val="both"/>
        <w:rPr>
          <w:sz w:val="21"/>
          <w:szCs w:val="21"/>
        </w:rPr>
      </w:pPr>
    </w:p>
    <w:p w14:paraId="39F0CEB4" w14:textId="5B1B01B0" w:rsidR="00A90586" w:rsidRDefault="00A475B4" w:rsidP="00A90586">
      <w:pPr>
        <w:widowControl/>
        <w:ind w:firstLine="720"/>
        <w:jc w:val="both"/>
        <w:rPr>
          <w:sz w:val="21"/>
          <w:szCs w:val="21"/>
        </w:rPr>
      </w:pPr>
      <w:r w:rsidRPr="00814CC7">
        <w:rPr>
          <w:sz w:val="21"/>
          <w:szCs w:val="21"/>
        </w:rPr>
        <w:t xml:space="preserve">Section 5.7. </w:t>
      </w:r>
      <w:r w:rsidRPr="00814CC7">
        <w:rPr>
          <w:b/>
          <w:sz w:val="21"/>
          <w:szCs w:val="21"/>
          <w:u w:val="single"/>
        </w:rPr>
        <w:t>Obligation to Continuously Operate</w:t>
      </w:r>
      <w:r w:rsidRPr="00814CC7">
        <w:rPr>
          <w:b/>
          <w:sz w:val="21"/>
          <w:szCs w:val="21"/>
          <w:u w:val="single"/>
        </w:rPr>
        <w:fldChar w:fldCharType="begin"/>
      </w:r>
      <w:r w:rsidRPr="00814CC7">
        <w:rPr>
          <w:sz w:val="21"/>
          <w:szCs w:val="21"/>
        </w:rPr>
        <w:instrText xml:space="preserve"> TC “</w:instrText>
      </w:r>
      <w:bookmarkStart w:id="51" w:name="_Toc127886882"/>
      <w:r w:rsidRPr="00814CC7">
        <w:rPr>
          <w:sz w:val="21"/>
          <w:szCs w:val="21"/>
        </w:rPr>
        <w:instrText xml:space="preserve">Section 5.7. </w:instrText>
      </w:r>
      <w:r w:rsidRPr="004772DC">
        <w:rPr>
          <w:b/>
          <w:sz w:val="21"/>
          <w:szCs w:val="21"/>
        </w:rPr>
        <w:instrText>Obligation to Continuously Operate</w:instrText>
      </w:r>
      <w:bookmarkEnd w:id="5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Notwithstanding anything to the contrary contained in this Lease, Tenant shall be obligated to initially open the </w:t>
      </w:r>
      <w:r w:rsidR="00521EFF" w:rsidRPr="00814CC7">
        <w:rPr>
          <w:sz w:val="21"/>
          <w:szCs w:val="21"/>
        </w:rPr>
        <w:t xml:space="preserve">entire </w:t>
      </w:r>
      <w:r w:rsidRPr="00814CC7">
        <w:rPr>
          <w:sz w:val="21"/>
          <w:szCs w:val="21"/>
        </w:rPr>
        <w:t>Premises for business with the public on or before the expiration of the Fixturing Period and to continuously operate its business open to the public in accordance with this Lease during the entire Term.</w:t>
      </w:r>
      <w:r w:rsidR="008716EC" w:rsidRPr="00814CC7">
        <w:rPr>
          <w:sz w:val="21"/>
          <w:szCs w:val="21"/>
        </w:rPr>
        <w:t xml:space="preserve">  </w:t>
      </w:r>
      <w:r w:rsidR="00963E85" w:rsidRPr="00814CC7">
        <w:rPr>
          <w:sz w:val="21"/>
          <w:szCs w:val="21"/>
        </w:rPr>
        <w:t xml:space="preserve">In the event that Tenant fails to operate from the </w:t>
      </w:r>
      <w:r w:rsidR="00521EFF" w:rsidRPr="00814CC7">
        <w:rPr>
          <w:sz w:val="21"/>
          <w:szCs w:val="21"/>
        </w:rPr>
        <w:t>entire</w:t>
      </w:r>
      <w:r w:rsidR="00963E85" w:rsidRPr="00814CC7">
        <w:rPr>
          <w:sz w:val="21"/>
          <w:szCs w:val="21"/>
        </w:rPr>
        <w:t xml:space="preserve"> Premises as required under this Lease, Tenant shall nonetheless be obligated to comply with all of the provisions of this Lease, including, but not limited to, the payment of Minimum Rent and </w:t>
      </w:r>
      <w:r w:rsidR="003E2472">
        <w:rPr>
          <w:sz w:val="21"/>
          <w:szCs w:val="21"/>
        </w:rPr>
        <w:t>Additional Rent</w:t>
      </w:r>
      <w:r w:rsidR="00963E85" w:rsidRPr="00814CC7">
        <w:rPr>
          <w:sz w:val="21"/>
          <w:szCs w:val="21"/>
        </w:rPr>
        <w:t xml:space="preserve"> and all other charges owed hereunder.  In the event that Tenant ceases to operate in the </w:t>
      </w:r>
      <w:r w:rsidR="00521EFF" w:rsidRPr="00814CC7">
        <w:rPr>
          <w:sz w:val="21"/>
          <w:szCs w:val="21"/>
        </w:rPr>
        <w:t>entire</w:t>
      </w:r>
      <w:r w:rsidR="00963E85" w:rsidRPr="00814CC7">
        <w:rPr>
          <w:sz w:val="21"/>
          <w:szCs w:val="21"/>
        </w:rPr>
        <w:t xml:space="preserve"> Premises, Landlord shall have the right, but not the obligation, to terminate this Lease and recapture the Premises upon ten (10) days’ prior written notice and without any payment being due to Tenant</w:t>
      </w:r>
      <w:r w:rsidR="00F46ED1" w:rsidRPr="00F46ED1">
        <w:rPr>
          <w:iCs/>
          <w:sz w:val="21"/>
          <w:szCs w:val="21"/>
        </w:rPr>
        <w:t>, and neither party shall have any further liability to the other</w:t>
      </w:r>
      <w:r w:rsidR="00963E85" w:rsidRPr="00F46ED1">
        <w:rPr>
          <w:sz w:val="21"/>
          <w:szCs w:val="21"/>
        </w:rPr>
        <w:t>.</w:t>
      </w:r>
    </w:p>
    <w:p w14:paraId="361CB0B4" w14:textId="77777777" w:rsidR="00A90586" w:rsidRPr="00A90586" w:rsidRDefault="00A90586" w:rsidP="00A90586">
      <w:pPr>
        <w:widowControl/>
        <w:ind w:firstLine="720"/>
        <w:jc w:val="both"/>
        <w:rPr>
          <w:sz w:val="21"/>
          <w:szCs w:val="21"/>
        </w:rPr>
      </w:pPr>
    </w:p>
    <w:p w14:paraId="663FEA2F" w14:textId="605F0FDF" w:rsidR="00905B9C" w:rsidRPr="00A90586" w:rsidRDefault="00905B9C" w:rsidP="00A90586">
      <w:pPr>
        <w:spacing w:after="240"/>
        <w:ind w:firstLine="720"/>
        <w:jc w:val="both"/>
        <w:rPr>
          <w:sz w:val="21"/>
          <w:szCs w:val="21"/>
        </w:rPr>
      </w:pPr>
      <w:r w:rsidRPr="00A90586">
        <w:rPr>
          <w:sz w:val="21"/>
          <w:szCs w:val="21"/>
        </w:rPr>
        <w:t xml:space="preserve">Tenant represents, warrants, </w:t>
      </w:r>
      <w:proofErr w:type="gramStart"/>
      <w:r w:rsidRPr="00A90586">
        <w:rPr>
          <w:sz w:val="21"/>
          <w:szCs w:val="21"/>
        </w:rPr>
        <w:t>covenants</w:t>
      </w:r>
      <w:proofErr w:type="gramEnd"/>
      <w:r w:rsidRPr="00A90586">
        <w:rPr>
          <w:sz w:val="21"/>
          <w:szCs w:val="21"/>
        </w:rPr>
        <w:t xml:space="preserve"> and agrees that Tenant shall not use any materials which produce noxious odors or hazardous fumes to emanate from or within the Premises. Tenant shall install a ventilation system to limit noxious fumes within and beyond the Premises and shall provide 24-hour ventilation of the Premises as determined and approved by Landlord. Tenant shall regularly and adequately clean all exhaust systems serving the Premises. If in Landlord’s sole discretion, Landlord deems it necessary for Tenant to further ventilate the Premises as a result of such odors, then within fifteen (15) days of the date of notice to Tenant, Tenant shall, at Tenant’s sole cost and expense, install exhaust fans in the Premises which shall promptly prevent noxious odors from or into any adjacent tenant’s premises or into the Common Areas of the Shopping Center so as to be undetectable therefrom. All work performed by Tenant pursuant to this Section 8.04 shall be performed in accordance with the terms and conditions of the Lease. In the event that Tenant fails to ventilate within fifteen (15) days of the date of the notice or Landlord determines, in its reasonable business judgment, that Tenant’s remedy is not sufficient and that noxious odors are not being adequately controlled or dispelled, Landlord may immediately install such adequate ventilation system upon prior written notice to Tenant, and Tenant shall promptly reimburse Landlord for the cost thereof upon written demand therefor.</w:t>
      </w:r>
    </w:p>
    <w:p w14:paraId="75331560" w14:textId="77777777" w:rsidR="0030492A" w:rsidRPr="000C0078" w:rsidRDefault="0030492A" w:rsidP="0030492A">
      <w:pPr>
        <w:widowControl/>
        <w:ind w:firstLine="720"/>
        <w:jc w:val="both"/>
        <w:rPr>
          <w:sz w:val="21"/>
          <w:szCs w:val="21"/>
        </w:rPr>
      </w:pPr>
      <w:r>
        <w:rPr>
          <w:sz w:val="21"/>
          <w:szCs w:val="21"/>
        </w:rPr>
        <w:t xml:space="preserve">Section 5.8 </w:t>
      </w:r>
      <w:r w:rsidRPr="000C0078">
        <w:rPr>
          <w:b/>
          <w:sz w:val="21"/>
          <w:szCs w:val="21"/>
          <w:u w:val="single"/>
        </w:rPr>
        <w:t>Hazardous Materials</w:t>
      </w:r>
      <w:r w:rsidRPr="00814CC7">
        <w:rPr>
          <w:b/>
          <w:sz w:val="21"/>
          <w:szCs w:val="21"/>
          <w:u w:val="single"/>
        </w:rPr>
        <w:fldChar w:fldCharType="begin"/>
      </w:r>
      <w:r>
        <w:rPr>
          <w:sz w:val="21"/>
          <w:szCs w:val="21"/>
        </w:rPr>
        <w:instrText xml:space="preserve"> TC “</w:instrText>
      </w:r>
      <w:bookmarkStart w:id="52" w:name="_Toc127886883"/>
      <w:r>
        <w:rPr>
          <w:sz w:val="21"/>
          <w:szCs w:val="21"/>
        </w:rPr>
        <w:instrText>Section 5.8</w:instrText>
      </w:r>
      <w:r w:rsidRPr="00814CC7">
        <w:rPr>
          <w:sz w:val="21"/>
          <w:szCs w:val="21"/>
        </w:rPr>
        <w:instrText xml:space="preserve">. </w:instrText>
      </w:r>
      <w:r>
        <w:rPr>
          <w:b/>
          <w:sz w:val="21"/>
          <w:szCs w:val="21"/>
        </w:rPr>
        <w:instrText>Hazardous Materials</w:instrText>
      </w:r>
      <w:bookmarkEnd w:id="52"/>
      <w:r w:rsidRPr="00814CC7">
        <w:rPr>
          <w:sz w:val="21"/>
          <w:szCs w:val="21"/>
        </w:rPr>
        <w:instrText xml:space="preserve">” \f C \l “3” </w:instrText>
      </w:r>
      <w:r w:rsidRPr="00814CC7">
        <w:rPr>
          <w:b/>
          <w:sz w:val="21"/>
          <w:szCs w:val="21"/>
          <w:u w:val="single"/>
        </w:rPr>
        <w:fldChar w:fldCharType="end"/>
      </w:r>
      <w:r w:rsidRPr="000C0078">
        <w:rPr>
          <w:sz w:val="21"/>
          <w:szCs w:val="21"/>
        </w:rPr>
        <w:t>.</w:t>
      </w:r>
    </w:p>
    <w:p w14:paraId="43C7F3D1" w14:textId="77777777" w:rsidR="0030492A" w:rsidRDefault="0030492A" w:rsidP="0030492A">
      <w:pPr>
        <w:widowControl/>
        <w:spacing w:line="240" w:lineRule="atLeast"/>
        <w:ind w:firstLine="720"/>
        <w:jc w:val="both"/>
        <w:rPr>
          <w:rFonts w:ascii="Arial" w:hAnsi="Arial"/>
          <w:sz w:val="20"/>
        </w:rPr>
      </w:pPr>
    </w:p>
    <w:p w14:paraId="68E18126" w14:textId="77777777" w:rsidR="0030492A" w:rsidRPr="00911AA1" w:rsidRDefault="0030492A" w:rsidP="00D172C9">
      <w:pPr>
        <w:pStyle w:val="Heading4"/>
        <w:numPr>
          <w:ilvl w:val="3"/>
          <w:numId w:val="34"/>
        </w:numPr>
        <w:tabs>
          <w:tab w:val="clear" w:pos="1728"/>
        </w:tabs>
        <w:spacing w:after="0"/>
        <w:ind w:left="0" w:firstLine="1440"/>
        <w:jc w:val="both"/>
        <w:rPr>
          <w:sz w:val="21"/>
          <w:szCs w:val="21"/>
        </w:rPr>
      </w:pPr>
      <w:r w:rsidRPr="00911AA1">
        <w:rPr>
          <w:sz w:val="21"/>
          <w:szCs w:val="21"/>
        </w:rPr>
        <w:t xml:space="preserve">Tenant shall not cause or permit the presence, use, generation, release, discharge, storage, </w:t>
      </w:r>
      <w:proofErr w:type="gramStart"/>
      <w:r w:rsidRPr="00911AA1">
        <w:rPr>
          <w:sz w:val="21"/>
          <w:szCs w:val="21"/>
        </w:rPr>
        <w:t>dis</w:t>
      </w:r>
      <w:r w:rsidR="00012748" w:rsidRPr="00911AA1">
        <w:rPr>
          <w:sz w:val="21"/>
          <w:szCs w:val="21"/>
        </w:rPr>
        <w:t>posal</w:t>
      </w:r>
      <w:proofErr w:type="gramEnd"/>
      <w:r w:rsidR="00012748" w:rsidRPr="00911AA1">
        <w:rPr>
          <w:sz w:val="21"/>
          <w:szCs w:val="21"/>
        </w:rPr>
        <w:t xml:space="preserve"> or transportation of any Hazardous Materials</w:t>
      </w:r>
      <w:r w:rsidRPr="00911AA1">
        <w:rPr>
          <w:sz w:val="21"/>
          <w:szCs w:val="21"/>
        </w:rPr>
        <w:t xml:space="preserve"> on, under, in, about, to or from the Premises and/or the Shopping Center.  As used herein, the term “</w:t>
      </w:r>
      <w:r w:rsidRPr="00911AA1">
        <w:rPr>
          <w:b/>
          <w:sz w:val="21"/>
          <w:szCs w:val="21"/>
        </w:rPr>
        <w:t>Hazardous Materials</w:t>
      </w:r>
      <w:r w:rsidRPr="00911AA1">
        <w:rPr>
          <w:sz w:val="21"/>
          <w:szCs w:val="21"/>
        </w:rPr>
        <w:t xml:space="preserve">” shall mean any hazardous or toxic substances, materials or waste, </w:t>
      </w:r>
      <w:proofErr w:type="gramStart"/>
      <w:r w:rsidRPr="00911AA1">
        <w:rPr>
          <w:sz w:val="21"/>
          <w:szCs w:val="21"/>
        </w:rPr>
        <w:t>pollutants</w:t>
      </w:r>
      <w:proofErr w:type="gramEnd"/>
      <w:r w:rsidRPr="00911AA1">
        <w:rPr>
          <w:sz w:val="21"/>
          <w:szCs w:val="21"/>
        </w:rPr>
        <w:t xml:space="preserve"> or contaminants, as defined, listed or regulated by any federal, state, county or local law, regulation or order or by common law decision including, without limitation: (</w:t>
      </w:r>
      <w:proofErr w:type="spellStart"/>
      <w:r w:rsidRPr="00911AA1">
        <w:rPr>
          <w:sz w:val="21"/>
          <w:szCs w:val="21"/>
        </w:rPr>
        <w:t>i</w:t>
      </w:r>
      <w:proofErr w:type="spellEnd"/>
      <w:r w:rsidRPr="00911AA1">
        <w:rPr>
          <w:sz w:val="21"/>
          <w:szCs w:val="21"/>
        </w:rPr>
        <w:t xml:space="preserve">) </w:t>
      </w:r>
      <w:r w:rsidRPr="00911AA1">
        <w:rPr>
          <w:sz w:val="21"/>
          <w:szCs w:val="21"/>
        </w:rPr>
        <w:lastRenderedPageBreak/>
        <w:t xml:space="preserve">trichloroethylene, tetrachloroethylene, perchloroethylene and other chlorinated solvents; (ii) petroleum products or by-products; (iii) asbestos; and (iv) polychlorinated biphenyls.  </w:t>
      </w:r>
    </w:p>
    <w:p w14:paraId="2E24820C" w14:textId="77777777" w:rsidR="0030492A" w:rsidRDefault="0030492A" w:rsidP="0030492A">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40" w:lineRule="atLeast"/>
        <w:jc w:val="both"/>
        <w:rPr>
          <w:sz w:val="21"/>
          <w:szCs w:val="21"/>
        </w:rPr>
      </w:pPr>
    </w:p>
    <w:p w14:paraId="499DC7C6" w14:textId="77777777" w:rsidR="0030492A" w:rsidRPr="0030492A" w:rsidRDefault="0030492A" w:rsidP="00911AA1">
      <w:pPr>
        <w:pStyle w:val="Heading4"/>
        <w:numPr>
          <w:ilvl w:val="3"/>
          <w:numId w:val="34"/>
        </w:numPr>
        <w:tabs>
          <w:tab w:val="clear" w:pos="1728"/>
        </w:tabs>
        <w:ind w:left="0" w:firstLine="1440"/>
        <w:jc w:val="both"/>
        <w:rPr>
          <w:sz w:val="21"/>
          <w:szCs w:val="21"/>
        </w:rPr>
      </w:pPr>
      <w:r w:rsidRPr="0030492A">
        <w:rPr>
          <w:sz w:val="21"/>
          <w:szCs w:val="21"/>
        </w:rPr>
        <w:t xml:space="preserve">Should a release of any Hazardous </w:t>
      </w:r>
      <w:r w:rsidR="00012748">
        <w:rPr>
          <w:sz w:val="21"/>
          <w:szCs w:val="21"/>
        </w:rPr>
        <w:t>Material</w:t>
      </w:r>
      <w:r w:rsidRPr="0030492A">
        <w:rPr>
          <w:sz w:val="21"/>
          <w:szCs w:val="21"/>
        </w:rPr>
        <w:t xml:space="preserve"> occur at the Premises or the Shopping Center as the result of the acts or omissions of Tenant, Tenant shall immediately (</w:t>
      </w:r>
      <w:proofErr w:type="spellStart"/>
      <w:r w:rsidRPr="0030492A">
        <w:rPr>
          <w:sz w:val="21"/>
          <w:szCs w:val="21"/>
        </w:rPr>
        <w:t>i</w:t>
      </w:r>
      <w:proofErr w:type="spellEnd"/>
      <w:r w:rsidRPr="0030492A">
        <w:rPr>
          <w:sz w:val="21"/>
          <w:szCs w:val="21"/>
        </w:rPr>
        <w:t xml:space="preserve">) notify Landlord and any mortgagee of the Shopping Center and (ii) contain, remove and dispose of, off the Premises or the Shopping Center, such Hazardous </w:t>
      </w:r>
      <w:r w:rsidR="00012748">
        <w:rPr>
          <w:sz w:val="21"/>
          <w:szCs w:val="21"/>
        </w:rPr>
        <w:t>Material</w:t>
      </w:r>
      <w:r w:rsidRPr="0030492A">
        <w:rPr>
          <w:sz w:val="21"/>
          <w:szCs w:val="21"/>
        </w:rPr>
        <w:t xml:space="preserve"> and any material that was contaminated by the release, and remedy and mitigate all threats to human health or the environment relating to such release.  When conducting any such measures Tenant shall comply with all environmental laws.</w:t>
      </w:r>
    </w:p>
    <w:p w14:paraId="4505C05C" w14:textId="3B0842EE" w:rsidR="0030492A" w:rsidRDefault="0030492A" w:rsidP="00911AA1">
      <w:pPr>
        <w:pStyle w:val="Heading4"/>
        <w:numPr>
          <w:ilvl w:val="3"/>
          <w:numId w:val="34"/>
        </w:numPr>
        <w:tabs>
          <w:tab w:val="clear" w:pos="1728"/>
        </w:tabs>
        <w:ind w:left="0" w:firstLine="1440"/>
        <w:jc w:val="both"/>
        <w:rPr>
          <w:sz w:val="21"/>
          <w:szCs w:val="21"/>
        </w:rPr>
      </w:pPr>
      <w:r w:rsidRPr="00790983">
        <w:rPr>
          <w:sz w:val="21"/>
          <w:szCs w:val="21"/>
        </w:rPr>
        <w:t>Tenant shall exonerate, indemnify, pay and protect, defend (with counsel reasonably approved by Landlord) and hold harmless Landlord, and its directors, trustees, beneficiaries, officers, shareholders, partners, employees, agents, and invitees, any mortgagee of the Shopping Center and those of the other tenants of the Shopping Center (collectively, the “</w:t>
      </w:r>
      <w:r w:rsidRPr="00012748">
        <w:rPr>
          <w:b/>
          <w:sz w:val="21"/>
          <w:szCs w:val="21"/>
        </w:rPr>
        <w:t>Related Parties</w:t>
      </w:r>
      <w:r w:rsidRPr="00790983">
        <w:rPr>
          <w:sz w:val="21"/>
          <w:szCs w:val="21"/>
        </w:rPr>
        <w:t>”) from and against any claims (including, without limitation, third party claims for personal injury or real or personal property damage), actions, administrative proceedings (including informal proceedings), judgments, damages, punitive damages, penalties, fines, costs, taxes, assessments, liabilities (including sums paid in settlements of claims), interest or losses, including reasonable attorneys’ fees and expenses (including any such fees and expenses incurred in enforcing this Lease or collecting any sums due hereunder), consultant fees, and expert fees, together with all other costs and expenses of any kind or nature (collectively, the “</w:t>
      </w:r>
      <w:r w:rsidRPr="00012748">
        <w:rPr>
          <w:b/>
          <w:sz w:val="21"/>
          <w:szCs w:val="21"/>
        </w:rPr>
        <w:t>Costs</w:t>
      </w:r>
      <w:r w:rsidRPr="00790983">
        <w:rPr>
          <w:sz w:val="21"/>
          <w:szCs w:val="21"/>
        </w:rPr>
        <w:t>”) that arise directly or indirectly in connection with the presence, suspected presence, release or suspected release of any Hazardous Materials in or into the air, soil, ground water, surface water or improvements at, on, about, under or within the Premises or the Shopping Center, or any portion thereof, or elsewhere in connection with the transportation of Hazardous Materials to or from the Premises or the Shopping Cente</w:t>
      </w:r>
      <w:r>
        <w:rPr>
          <w:sz w:val="21"/>
          <w:szCs w:val="21"/>
        </w:rPr>
        <w:t>r</w:t>
      </w:r>
      <w:r w:rsidRPr="00790983">
        <w:rPr>
          <w:sz w:val="21"/>
          <w:szCs w:val="21"/>
        </w:rPr>
        <w:t xml:space="preserve"> by or on behalf of Tenant or with respect to the Premises or the Shopping Center.  This indemnification shall survive the termination of this Lease and shall be binding upon Tenant and its successors in interest whenever such threat, claim or cause of action may arise.  Tenant expressly waives any defense concerning laches or the statute of limitations, constructive eviction or rent abatement with respect to such claims.  Tenant's obligations under this </w:t>
      </w:r>
      <w:r w:rsidR="00012748">
        <w:rPr>
          <w:sz w:val="21"/>
          <w:szCs w:val="21"/>
        </w:rPr>
        <w:t>Section</w:t>
      </w:r>
      <w:r w:rsidRPr="00790983">
        <w:rPr>
          <w:sz w:val="21"/>
          <w:szCs w:val="21"/>
        </w:rPr>
        <w:t xml:space="preserve"> 5.8 shall survive the termination of this Lease for any reason whatsoever. </w:t>
      </w:r>
    </w:p>
    <w:p w14:paraId="5E7C4249" w14:textId="77777777" w:rsidR="007B6240" w:rsidRPr="007B6240" w:rsidRDefault="007B6240" w:rsidP="007B6240">
      <w:pPr>
        <w:pStyle w:val="Heading4"/>
        <w:numPr>
          <w:ilvl w:val="0"/>
          <w:numId w:val="0"/>
        </w:numPr>
        <w:ind w:firstLine="720"/>
        <w:jc w:val="both"/>
        <w:rPr>
          <w:sz w:val="21"/>
          <w:szCs w:val="21"/>
        </w:rPr>
      </w:pPr>
      <w:r w:rsidRPr="007B6240">
        <w:rPr>
          <w:sz w:val="21"/>
          <w:szCs w:val="21"/>
        </w:rPr>
        <w:t xml:space="preserve">Section 5.9. </w:t>
      </w:r>
      <w:r w:rsidRPr="007B6240">
        <w:rPr>
          <w:b/>
          <w:sz w:val="21"/>
          <w:szCs w:val="21"/>
          <w:u w:val="single"/>
        </w:rPr>
        <w:t>Prohibited Uses</w:t>
      </w:r>
      <w:r w:rsidRPr="007B6240">
        <w:rPr>
          <w:b/>
          <w:sz w:val="21"/>
          <w:szCs w:val="21"/>
          <w:u w:val="single"/>
        </w:rPr>
        <w:fldChar w:fldCharType="begin"/>
      </w:r>
      <w:r w:rsidRPr="007B6240">
        <w:rPr>
          <w:sz w:val="21"/>
          <w:szCs w:val="21"/>
        </w:rPr>
        <w:instrText xml:space="preserve"> TC “</w:instrText>
      </w:r>
      <w:bookmarkStart w:id="53" w:name="_Toc469063753"/>
      <w:bookmarkStart w:id="54" w:name="_Toc122905795"/>
      <w:bookmarkStart w:id="55" w:name="_Toc123621449"/>
      <w:bookmarkStart w:id="56" w:name="_Toc127886884"/>
      <w:r w:rsidRPr="007B6240">
        <w:rPr>
          <w:sz w:val="21"/>
          <w:szCs w:val="21"/>
        </w:rPr>
        <w:instrText xml:space="preserve">Section 5.9. </w:instrText>
      </w:r>
      <w:r w:rsidRPr="007B6240">
        <w:rPr>
          <w:b/>
          <w:sz w:val="21"/>
          <w:szCs w:val="21"/>
        </w:rPr>
        <w:instrText>Prohibited Uses</w:instrText>
      </w:r>
      <w:bookmarkEnd w:id="53"/>
      <w:bookmarkEnd w:id="54"/>
      <w:bookmarkEnd w:id="55"/>
      <w:bookmarkEnd w:id="56"/>
      <w:r w:rsidRPr="007B6240">
        <w:rPr>
          <w:sz w:val="21"/>
          <w:szCs w:val="21"/>
        </w:rPr>
        <w:instrText xml:space="preserve">” \f C \l “3” </w:instrText>
      </w:r>
      <w:r w:rsidRPr="007B6240">
        <w:rPr>
          <w:b/>
          <w:sz w:val="21"/>
          <w:szCs w:val="21"/>
          <w:u w:val="single"/>
        </w:rPr>
        <w:fldChar w:fldCharType="end"/>
      </w:r>
      <w:r w:rsidRPr="007B6240">
        <w:rPr>
          <w:sz w:val="21"/>
          <w:szCs w:val="21"/>
        </w:rPr>
        <w:t xml:space="preserve">. Without limiting in any </w:t>
      </w:r>
      <w:proofErr w:type="gramStart"/>
      <w:r w:rsidRPr="007B6240">
        <w:rPr>
          <w:sz w:val="21"/>
          <w:szCs w:val="21"/>
        </w:rPr>
        <w:t>way</w:t>
      </w:r>
      <w:proofErr w:type="gramEnd"/>
      <w:r w:rsidRPr="007B6240">
        <w:rPr>
          <w:sz w:val="21"/>
          <w:szCs w:val="21"/>
        </w:rPr>
        <w:t xml:space="preserve"> the restrictions as to use set forth in Section 5.1 above, in no event shall any portion of the Premises be used for any of the exclusive uses or the prohibited uses and activities specified in </w:t>
      </w:r>
      <w:r w:rsidRPr="007B6240">
        <w:rPr>
          <w:b/>
          <w:sz w:val="21"/>
          <w:szCs w:val="21"/>
          <w:u w:val="single"/>
        </w:rPr>
        <w:t>Exhibit F</w:t>
      </w:r>
      <w:r w:rsidRPr="007B6240">
        <w:rPr>
          <w:sz w:val="21"/>
          <w:szCs w:val="21"/>
        </w:rPr>
        <w:t xml:space="preserve"> or </w:t>
      </w:r>
      <w:r w:rsidRPr="007B6240">
        <w:rPr>
          <w:b/>
          <w:sz w:val="21"/>
          <w:szCs w:val="21"/>
          <w:u w:val="single"/>
        </w:rPr>
        <w:t>Exhibit F-1</w:t>
      </w:r>
      <w:r w:rsidRPr="007B6240">
        <w:rPr>
          <w:sz w:val="21"/>
          <w:szCs w:val="21"/>
        </w:rPr>
        <w:t xml:space="preserve"> attached hereto.</w:t>
      </w:r>
    </w:p>
    <w:p w14:paraId="08B16390" w14:textId="77777777" w:rsidR="00A475B4" w:rsidRPr="00814CC7" w:rsidRDefault="00A475B4">
      <w:pPr>
        <w:keepNext/>
        <w:widowControl/>
        <w:jc w:val="center"/>
        <w:rPr>
          <w:b/>
          <w:sz w:val="21"/>
          <w:szCs w:val="21"/>
        </w:rPr>
      </w:pPr>
      <w:r w:rsidRPr="00814CC7">
        <w:rPr>
          <w:b/>
          <w:sz w:val="21"/>
          <w:szCs w:val="21"/>
          <w:u w:val="single"/>
        </w:rPr>
        <w:t>ARTICLE VI</w:t>
      </w:r>
      <w:r w:rsidRPr="00814CC7">
        <w:rPr>
          <w:b/>
          <w:sz w:val="21"/>
          <w:szCs w:val="21"/>
          <w:u w:val="single"/>
        </w:rPr>
        <w:fldChar w:fldCharType="begin"/>
      </w:r>
      <w:r w:rsidRPr="00814CC7">
        <w:rPr>
          <w:sz w:val="21"/>
          <w:szCs w:val="21"/>
        </w:rPr>
        <w:instrText xml:space="preserve"> TC “</w:instrText>
      </w:r>
      <w:bookmarkStart w:id="57" w:name="_Toc127886885"/>
      <w:r w:rsidRPr="00814CC7">
        <w:rPr>
          <w:b/>
          <w:sz w:val="21"/>
          <w:szCs w:val="21"/>
          <w:u w:val="single"/>
        </w:rPr>
        <w:instrText>ARTICLE VI</w:instrText>
      </w:r>
      <w:bookmarkEnd w:id="57"/>
      <w:r w:rsidRPr="00814CC7">
        <w:rPr>
          <w:sz w:val="21"/>
          <w:szCs w:val="21"/>
        </w:rPr>
        <w:instrText xml:space="preserve">” \f C \l “1” </w:instrText>
      </w:r>
      <w:r w:rsidRPr="00814CC7">
        <w:rPr>
          <w:b/>
          <w:sz w:val="21"/>
          <w:szCs w:val="21"/>
          <w:u w:val="single"/>
        </w:rPr>
        <w:fldChar w:fldCharType="end"/>
      </w:r>
    </w:p>
    <w:p w14:paraId="1845527F" w14:textId="77777777" w:rsidR="00A475B4" w:rsidRPr="00814CC7" w:rsidRDefault="00A475B4">
      <w:pPr>
        <w:keepNext/>
        <w:widowControl/>
        <w:jc w:val="center"/>
        <w:rPr>
          <w:b/>
          <w:sz w:val="21"/>
          <w:szCs w:val="21"/>
        </w:rPr>
      </w:pPr>
    </w:p>
    <w:p w14:paraId="367A9B0B" w14:textId="77777777" w:rsidR="00A475B4" w:rsidRPr="00814CC7" w:rsidRDefault="00A475B4">
      <w:pPr>
        <w:keepNext/>
        <w:widowControl/>
        <w:jc w:val="center"/>
        <w:rPr>
          <w:b/>
          <w:sz w:val="21"/>
          <w:szCs w:val="21"/>
        </w:rPr>
      </w:pPr>
      <w:r w:rsidRPr="00814CC7">
        <w:rPr>
          <w:b/>
          <w:sz w:val="21"/>
          <w:szCs w:val="21"/>
          <w:u w:val="single"/>
        </w:rPr>
        <w:t>COMMON AREAS</w:t>
      </w:r>
      <w:r w:rsidRPr="00814CC7">
        <w:rPr>
          <w:b/>
          <w:sz w:val="21"/>
          <w:szCs w:val="21"/>
          <w:u w:val="single"/>
        </w:rPr>
        <w:fldChar w:fldCharType="begin"/>
      </w:r>
      <w:r w:rsidRPr="00814CC7">
        <w:rPr>
          <w:sz w:val="21"/>
          <w:szCs w:val="21"/>
        </w:rPr>
        <w:instrText xml:space="preserve"> TC “</w:instrText>
      </w:r>
      <w:bookmarkStart w:id="58" w:name="_Toc127886886"/>
      <w:r w:rsidRPr="00814CC7">
        <w:rPr>
          <w:b/>
          <w:sz w:val="21"/>
          <w:szCs w:val="21"/>
          <w:u w:val="single"/>
        </w:rPr>
        <w:instrText>COMMON AREAS</w:instrText>
      </w:r>
      <w:bookmarkEnd w:id="58"/>
      <w:r w:rsidRPr="00814CC7">
        <w:rPr>
          <w:sz w:val="21"/>
          <w:szCs w:val="21"/>
        </w:rPr>
        <w:instrText xml:space="preserve">” \f C \l “2” </w:instrText>
      </w:r>
      <w:r w:rsidRPr="00814CC7">
        <w:rPr>
          <w:b/>
          <w:sz w:val="21"/>
          <w:szCs w:val="21"/>
          <w:u w:val="single"/>
        </w:rPr>
        <w:fldChar w:fldCharType="end"/>
      </w:r>
    </w:p>
    <w:p w14:paraId="189AC4B9" w14:textId="77777777" w:rsidR="00A475B4" w:rsidRPr="00814CC7" w:rsidRDefault="00A475B4">
      <w:pPr>
        <w:keepNext/>
        <w:widowControl/>
        <w:jc w:val="both"/>
        <w:rPr>
          <w:b/>
          <w:sz w:val="21"/>
          <w:szCs w:val="21"/>
        </w:rPr>
      </w:pPr>
    </w:p>
    <w:p w14:paraId="0479AAE1" w14:textId="77777777" w:rsidR="00A475B4" w:rsidRDefault="00A475B4" w:rsidP="00C04987">
      <w:pPr>
        <w:widowControl/>
        <w:spacing w:after="240"/>
        <w:ind w:firstLine="720"/>
        <w:jc w:val="both"/>
        <w:rPr>
          <w:sz w:val="21"/>
          <w:szCs w:val="21"/>
        </w:rPr>
      </w:pPr>
      <w:r w:rsidRPr="00814CC7">
        <w:rPr>
          <w:sz w:val="21"/>
          <w:szCs w:val="21"/>
        </w:rPr>
        <w:t xml:space="preserve">Section 6.1. </w:t>
      </w:r>
      <w:r w:rsidRPr="00814CC7">
        <w:rPr>
          <w:b/>
          <w:sz w:val="21"/>
          <w:szCs w:val="21"/>
          <w:u w:val="single"/>
        </w:rPr>
        <w:t>Use of Common Areas</w:t>
      </w:r>
      <w:r w:rsidRPr="00814CC7">
        <w:rPr>
          <w:b/>
          <w:sz w:val="21"/>
          <w:szCs w:val="21"/>
          <w:u w:val="single"/>
        </w:rPr>
        <w:fldChar w:fldCharType="begin"/>
      </w:r>
      <w:r w:rsidRPr="00814CC7">
        <w:rPr>
          <w:sz w:val="21"/>
          <w:szCs w:val="21"/>
        </w:rPr>
        <w:instrText xml:space="preserve"> TC “</w:instrText>
      </w:r>
      <w:bookmarkStart w:id="59" w:name="_Toc127886887"/>
      <w:r w:rsidRPr="00814CC7">
        <w:rPr>
          <w:sz w:val="21"/>
          <w:szCs w:val="21"/>
        </w:rPr>
        <w:instrText xml:space="preserve">Section 6.1. </w:instrText>
      </w:r>
      <w:r w:rsidRPr="004772DC">
        <w:rPr>
          <w:b/>
          <w:sz w:val="21"/>
          <w:szCs w:val="21"/>
        </w:rPr>
        <w:instrText>Use of Common Areas</w:instrText>
      </w:r>
      <w:bookmarkEnd w:id="59"/>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r w:rsidR="00552FE3" w:rsidRPr="00552FE3">
        <w:rPr>
          <w:sz w:val="21"/>
          <w:szCs w:val="21"/>
        </w:rPr>
        <w:t xml:space="preserve">During the Term, Landlord agrees to cause all of the Common Areas of the Shopping Center to be operated, </w:t>
      </w:r>
      <w:proofErr w:type="gramStart"/>
      <w:r w:rsidR="00552FE3" w:rsidRPr="00552FE3">
        <w:rPr>
          <w:sz w:val="21"/>
          <w:szCs w:val="21"/>
        </w:rPr>
        <w:t>managed</w:t>
      </w:r>
      <w:proofErr w:type="gramEnd"/>
      <w:r w:rsidR="00552FE3" w:rsidRPr="00552FE3">
        <w:rPr>
          <w:sz w:val="21"/>
          <w:szCs w:val="21"/>
        </w:rPr>
        <w:t xml:space="preserve"> and maintained in good order, condition and repair and in a safe, clean, sightly and sanitary condition in accordance with good and accepted </w:t>
      </w:r>
      <w:r w:rsidR="003B798F">
        <w:rPr>
          <w:sz w:val="21"/>
          <w:szCs w:val="21"/>
        </w:rPr>
        <w:t>retail</w:t>
      </w:r>
      <w:r w:rsidR="00552FE3" w:rsidRPr="00552FE3">
        <w:rPr>
          <w:sz w:val="21"/>
          <w:szCs w:val="21"/>
        </w:rPr>
        <w:t xml:space="preserve">/office/residential “mixed-use” practices.  The use and occupancy by Tenant of the Premises shall include the non-exclusive use, in common with all others to whom Landlord has granted or may hereafter grant rights to use the same, of the Common Areas and of such other facilities as may be designated by Landlord from time to time; subject, however, to rules and regulations for the use thereof. Tenant and its employees shall park their cars only in the areas specifically designated from time to time by Landlord for that purpose. Tenant covenants that it will enforce the parking by its employees in such designated areas and will furnish automobile license numbers of employees’ cars to Landlord within five (5) days after Landlord’s request. If any vehicle is parked by an employee of Tenant in a non-employee parking area, Landlord shall have the right to cause the vehicle to be towed to a location designated by Landlord, and Tenant shall be obligated to reimburse Landlord for all towing charges. Tenant further agrees to hold harmless Landlord and defend Landlord, its </w:t>
      </w:r>
      <w:proofErr w:type="gramStart"/>
      <w:r w:rsidR="00552FE3" w:rsidRPr="00552FE3">
        <w:rPr>
          <w:sz w:val="21"/>
          <w:szCs w:val="21"/>
        </w:rPr>
        <w:t>agents</w:t>
      </w:r>
      <w:proofErr w:type="gramEnd"/>
      <w:r w:rsidR="00552FE3" w:rsidRPr="00552FE3">
        <w:rPr>
          <w:sz w:val="21"/>
          <w:szCs w:val="21"/>
        </w:rPr>
        <w:t xml:space="preserve"> and employees against any and all claims of the employee and/or owner of the vehicle </w:t>
      </w:r>
      <w:r w:rsidR="00552FE3" w:rsidRPr="00552FE3">
        <w:rPr>
          <w:sz w:val="21"/>
          <w:szCs w:val="21"/>
        </w:rPr>
        <w:lastRenderedPageBreak/>
        <w:t xml:space="preserve">towed. Landlord may at any time close temporarily any portion of the Common Areas to make repairs or changes, to prevent the acquisition of public rights in the Common Areas and to discourage non-customer use, provided the same shall not materially adversely affect access to or visibility of the Premises. In addition, Landlord may modify, from time to time, the traffic flow pattern and layout of parking spaces and the entrances-exits to adjoining public streets or walkways, utilize portions of the Common Areas for entertainment, displays and charitable activities, and do such other acts in and to the Common Areas as in its judgment may be desirable to improve the convenience or attraction thereof.  Tenant hereby specifically acknowledges the value of the “mixed-use” nature of the Shopping Center, and agrees that Landlord, in its sole discretion, shall have the right to use any part of the Common Areas to host and arrange special events, including, but not limited to art festivals or exhibitions, </w:t>
      </w:r>
      <w:r w:rsidR="006E5F93">
        <w:rPr>
          <w:sz w:val="21"/>
          <w:szCs w:val="21"/>
        </w:rPr>
        <w:t xml:space="preserve">sporting events, </w:t>
      </w:r>
      <w:r w:rsidR="00552FE3" w:rsidRPr="00552FE3">
        <w:rPr>
          <w:sz w:val="21"/>
          <w:szCs w:val="21"/>
        </w:rPr>
        <w:t>music events and/or concerts, holiday events</w:t>
      </w:r>
      <w:r w:rsidR="006E5F93">
        <w:rPr>
          <w:sz w:val="21"/>
          <w:szCs w:val="21"/>
        </w:rPr>
        <w:t xml:space="preserve"> (including an ice skating rink)</w:t>
      </w:r>
      <w:r w:rsidR="00552FE3" w:rsidRPr="00552FE3">
        <w:rPr>
          <w:sz w:val="21"/>
          <w:szCs w:val="21"/>
        </w:rPr>
        <w:t>, fireworks, athletic events, competitions and/or exhibitions, outdoor movies, food trucks and other culinary events, and any other events of a special nature.</w:t>
      </w:r>
    </w:p>
    <w:p w14:paraId="4A9D19A8" w14:textId="143B1235" w:rsidR="00BD46D9" w:rsidRPr="00BD46D9" w:rsidRDefault="00C04987" w:rsidP="00BD46D9">
      <w:pPr>
        <w:widowControl/>
        <w:ind w:firstLine="720"/>
        <w:jc w:val="both"/>
        <w:rPr>
          <w:sz w:val="21"/>
          <w:szCs w:val="21"/>
        </w:rPr>
      </w:pPr>
      <w:r>
        <w:rPr>
          <w:sz w:val="21"/>
          <w:szCs w:val="21"/>
        </w:rPr>
        <w:t>Section 6.2</w:t>
      </w:r>
      <w:r w:rsidRPr="00814CC7">
        <w:rPr>
          <w:sz w:val="21"/>
          <w:szCs w:val="21"/>
        </w:rPr>
        <w:t xml:space="preserve">. </w:t>
      </w:r>
      <w:r>
        <w:rPr>
          <w:b/>
          <w:sz w:val="21"/>
          <w:szCs w:val="21"/>
          <w:u w:val="single"/>
        </w:rPr>
        <w:t>Valet Parking</w:t>
      </w:r>
      <w:r w:rsidRPr="00814CC7">
        <w:rPr>
          <w:b/>
          <w:sz w:val="21"/>
          <w:szCs w:val="21"/>
          <w:u w:val="single"/>
        </w:rPr>
        <w:fldChar w:fldCharType="begin"/>
      </w:r>
      <w:r>
        <w:rPr>
          <w:sz w:val="21"/>
          <w:szCs w:val="21"/>
        </w:rPr>
        <w:instrText xml:space="preserve"> TC “</w:instrText>
      </w:r>
      <w:bookmarkStart w:id="60" w:name="_Toc127886888"/>
      <w:r>
        <w:rPr>
          <w:sz w:val="21"/>
          <w:szCs w:val="21"/>
        </w:rPr>
        <w:instrText>Section 6.2</w:instrText>
      </w:r>
      <w:r w:rsidRPr="00814CC7">
        <w:rPr>
          <w:sz w:val="21"/>
          <w:szCs w:val="21"/>
        </w:rPr>
        <w:instrText xml:space="preserve">. </w:instrText>
      </w:r>
      <w:r w:rsidRPr="004772DC">
        <w:rPr>
          <w:b/>
          <w:sz w:val="21"/>
          <w:szCs w:val="21"/>
        </w:rPr>
        <w:instrText>Valet Parking</w:instrText>
      </w:r>
      <w:bookmarkEnd w:id="60"/>
      <w:r w:rsidRPr="00814CC7">
        <w:rPr>
          <w:sz w:val="21"/>
          <w:szCs w:val="21"/>
        </w:rPr>
        <w:instrText xml:space="preserve">” \f C \l “3” </w:instrText>
      </w:r>
      <w:r w:rsidRPr="00814CC7">
        <w:rPr>
          <w:b/>
          <w:sz w:val="21"/>
          <w:szCs w:val="21"/>
          <w:u w:val="single"/>
        </w:rPr>
        <w:fldChar w:fldCharType="end"/>
      </w:r>
      <w:r w:rsidRPr="00814CC7">
        <w:rPr>
          <w:sz w:val="21"/>
          <w:szCs w:val="21"/>
        </w:rPr>
        <w:t>.</w:t>
      </w:r>
      <w:r w:rsidR="00BD46D9">
        <w:rPr>
          <w:sz w:val="21"/>
          <w:szCs w:val="21"/>
        </w:rPr>
        <w:t xml:space="preserve">  </w:t>
      </w:r>
      <w:r w:rsidR="00BD46D9" w:rsidRPr="00BD46D9">
        <w:rPr>
          <w:sz w:val="21"/>
          <w:szCs w:val="21"/>
        </w:rPr>
        <w:t xml:space="preserve">Notwithstanding the foregoing, Landlord may provide, or cause to be provided, at </w:t>
      </w:r>
      <w:r w:rsidR="00F46ED1">
        <w:rPr>
          <w:sz w:val="21"/>
          <w:szCs w:val="21"/>
        </w:rPr>
        <w:t>Landlord’s sole cost and expense</w:t>
      </w:r>
      <w:r w:rsidR="00BD46D9" w:rsidRPr="00BD46D9">
        <w:rPr>
          <w:sz w:val="21"/>
          <w:szCs w:val="21"/>
        </w:rPr>
        <w:t>, a valet parking operation ("</w:t>
      </w:r>
      <w:r w:rsidR="00BD46D9" w:rsidRPr="00BD46D9">
        <w:rPr>
          <w:b/>
          <w:sz w:val="21"/>
          <w:szCs w:val="21"/>
        </w:rPr>
        <w:t>Landlord's Valet Parking Operation</w:t>
      </w:r>
      <w:r w:rsidR="00BD46D9" w:rsidRPr="00BD46D9">
        <w:rPr>
          <w:sz w:val="21"/>
          <w:szCs w:val="21"/>
        </w:rPr>
        <w:t>") to serve the customers of tenants and occupants of the Shopping Center, including Tenant.  Landlord's Valet Parking Operation</w:t>
      </w:r>
      <w:r w:rsidR="00375670">
        <w:rPr>
          <w:sz w:val="21"/>
          <w:szCs w:val="21"/>
        </w:rPr>
        <w:t xml:space="preserve"> (if any)</w:t>
      </w:r>
      <w:r w:rsidR="00BD46D9" w:rsidRPr="00BD46D9">
        <w:rPr>
          <w:sz w:val="21"/>
          <w:szCs w:val="21"/>
        </w:rPr>
        <w:t xml:space="preserve"> shall be operated in a </w:t>
      </w:r>
      <w:proofErr w:type="gramStart"/>
      <w:r w:rsidR="00BD46D9" w:rsidRPr="00BD46D9">
        <w:rPr>
          <w:sz w:val="21"/>
          <w:szCs w:val="21"/>
        </w:rPr>
        <w:t>first class</w:t>
      </w:r>
      <w:proofErr w:type="gramEnd"/>
      <w:r w:rsidR="00BD46D9" w:rsidRPr="00BD46D9">
        <w:rPr>
          <w:sz w:val="21"/>
          <w:szCs w:val="21"/>
        </w:rPr>
        <w:t xml:space="preserve"> manner and in accordance with all applicable Laws.  At all times during the Term, (X) the cost of Landlord's Valet Parking Operation</w:t>
      </w:r>
      <w:r w:rsidR="00375670">
        <w:rPr>
          <w:sz w:val="21"/>
          <w:szCs w:val="21"/>
        </w:rPr>
        <w:t xml:space="preserve"> (if any)</w:t>
      </w:r>
      <w:r w:rsidR="00BD46D9" w:rsidRPr="00BD46D9">
        <w:rPr>
          <w:sz w:val="21"/>
          <w:szCs w:val="21"/>
        </w:rPr>
        <w:t xml:space="preserve"> shall be allocated to the tenants of the Shopping Center that </w:t>
      </w:r>
      <w:r w:rsidR="00A7227E">
        <w:rPr>
          <w:sz w:val="21"/>
          <w:szCs w:val="21"/>
        </w:rPr>
        <w:t xml:space="preserve">utilize </w:t>
      </w:r>
      <w:r w:rsidR="00BD46D9" w:rsidRPr="00BD46D9">
        <w:rPr>
          <w:sz w:val="21"/>
          <w:szCs w:val="21"/>
        </w:rPr>
        <w:t xml:space="preserve">such service, as reasonably determined by Landlord (Landlord shall sell ‘parking validation coupons’ to each tenant of the Shopping Center that desires to use Landlord’s Valet Parking Operation, and as each tenant depletes its supply of parking validation coupons, Tenant shall be entitled to purchase additional coupons from Landlord for use by Tenant’s customers), </w:t>
      </w:r>
      <w:r w:rsidR="00375670">
        <w:rPr>
          <w:sz w:val="21"/>
          <w:szCs w:val="21"/>
        </w:rPr>
        <w:t xml:space="preserve">and </w:t>
      </w:r>
      <w:r w:rsidR="00BD46D9" w:rsidRPr="00BD46D9">
        <w:rPr>
          <w:sz w:val="21"/>
          <w:szCs w:val="21"/>
        </w:rPr>
        <w:t>(Y) Landlord's Valet Parking Operation services shall be provided at a commercially reasonable charge to Tenant's customers, which charge shall not exceed then-current market rates for similar services.  Landlord agrees to consult regularly with Tenant and other users of Landlord's Valet Parking Operation in order to obtain Tenant's feedback concerning the performance of Landlord's Valet Parking Operation.  Notwithstanding anything to the contrary contained herein, if Landlord commences Landlord's Valet Parking Operation, Landlord may elect (</w:t>
      </w:r>
      <w:proofErr w:type="spellStart"/>
      <w:r w:rsidR="00BD46D9" w:rsidRPr="00BD46D9">
        <w:rPr>
          <w:sz w:val="21"/>
          <w:szCs w:val="21"/>
        </w:rPr>
        <w:t>i</w:t>
      </w:r>
      <w:proofErr w:type="spellEnd"/>
      <w:r w:rsidR="00BD46D9" w:rsidRPr="00BD46D9">
        <w:rPr>
          <w:sz w:val="21"/>
          <w:szCs w:val="21"/>
        </w:rPr>
        <w:t>) to change valet parking operators, or (ii) after thirty (30) days’ written notice to Tenant, to alter or change the location of the valet parking drop-off or pick-up areas.  The operator of Landlord’s Valet Parking Operation, if any, shall carry liability and property insurance coverage.  Landlord’s Valet Parking Operation, if any, shall be provided as an option for Tenant’s customers and such customers shall be permitted to self-park their vehicles in the Shopping Center instead of utilizing Landlord’s Valet Parking Operation.</w:t>
      </w:r>
    </w:p>
    <w:p w14:paraId="07EE2A69" w14:textId="77777777" w:rsidR="00BD46D9" w:rsidRDefault="00BD46D9" w:rsidP="00921535">
      <w:pPr>
        <w:widowControl/>
        <w:jc w:val="both"/>
        <w:rPr>
          <w:sz w:val="21"/>
          <w:szCs w:val="21"/>
        </w:rPr>
      </w:pPr>
    </w:p>
    <w:p w14:paraId="56DDB298" w14:textId="77777777" w:rsidR="00A475B4" w:rsidRPr="00814CC7" w:rsidRDefault="00A475B4">
      <w:pPr>
        <w:keepNext/>
        <w:widowControl/>
        <w:jc w:val="center"/>
        <w:rPr>
          <w:b/>
          <w:sz w:val="21"/>
          <w:szCs w:val="21"/>
        </w:rPr>
      </w:pPr>
      <w:r w:rsidRPr="00814CC7">
        <w:rPr>
          <w:b/>
          <w:sz w:val="21"/>
          <w:szCs w:val="21"/>
          <w:u w:val="single"/>
        </w:rPr>
        <w:t>ARTICLE VII</w:t>
      </w:r>
      <w:r w:rsidRPr="00814CC7">
        <w:rPr>
          <w:b/>
          <w:sz w:val="21"/>
          <w:szCs w:val="21"/>
          <w:u w:val="single"/>
        </w:rPr>
        <w:fldChar w:fldCharType="begin"/>
      </w:r>
      <w:r w:rsidRPr="00814CC7">
        <w:rPr>
          <w:sz w:val="21"/>
          <w:szCs w:val="21"/>
        </w:rPr>
        <w:instrText xml:space="preserve"> TC “</w:instrText>
      </w:r>
      <w:bookmarkStart w:id="61" w:name="_Toc127886889"/>
      <w:r w:rsidRPr="00814CC7">
        <w:rPr>
          <w:b/>
          <w:sz w:val="21"/>
          <w:szCs w:val="21"/>
          <w:u w:val="single"/>
        </w:rPr>
        <w:instrText>ARTICLE VII</w:instrText>
      </w:r>
      <w:bookmarkEnd w:id="61"/>
      <w:r w:rsidRPr="00814CC7">
        <w:rPr>
          <w:sz w:val="21"/>
          <w:szCs w:val="21"/>
        </w:rPr>
        <w:instrText xml:space="preserve">” \f C \l “1” </w:instrText>
      </w:r>
      <w:r w:rsidRPr="00814CC7">
        <w:rPr>
          <w:b/>
          <w:sz w:val="21"/>
          <w:szCs w:val="21"/>
          <w:u w:val="single"/>
        </w:rPr>
        <w:fldChar w:fldCharType="end"/>
      </w:r>
    </w:p>
    <w:p w14:paraId="121950C1" w14:textId="77777777" w:rsidR="00A475B4" w:rsidRPr="00814CC7" w:rsidRDefault="00A475B4">
      <w:pPr>
        <w:keepNext/>
        <w:widowControl/>
        <w:jc w:val="center"/>
        <w:rPr>
          <w:b/>
          <w:sz w:val="21"/>
          <w:szCs w:val="21"/>
        </w:rPr>
      </w:pPr>
    </w:p>
    <w:p w14:paraId="703BC64A" w14:textId="77777777" w:rsidR="00A475B4" w:rsidRPr="00814CC7" w:rsidRDefault="00A475B4">
      <w:pPr>
        <w:keepNext/>
        <w:widowControl/>
        <w:jc w:val="center"/>
        <w:rPr>
          <w:b/>
          <w:sz w:val="21"/>
          <w:szCs w:val="21"/>
        </w:rPr>
      </w:pPr>
      <w:r w:rsidRPr="00814CC7">
        <w:rPr>
          <w:b/>
          <w:sz w:val="21"/>
          <w:szCs w:val="21"/>
          <w:u w:val="single"/>
        </w:rPr>
        <w:t>REPAIRS AND MAINTENANCE</w:t>
      </w:r>
      <w:r w:rsidRPr="00814CC7">
        <w:rPr>
          <w:b/>
          <w:sz w:val="21"/>
          <w:szCs w:val="21"/>
          <w:u w:val="single"/>
        </w:rPr>
        <w:fldChar w:fldCharType="begin"/>
      </w:r>
      <w:r w:rsidRPr="00814CC7">
        <w:rPr>
          <w:sz w:val="21"/>
          <w:szCs w:val="21"/>
        </w:rPr>
        <w:instrText xml:space="preserve"> TC “</w:instrText>
      </w:r>
      <w:bookmarkStart w:id="62" w:name="_Toc127886890"/>
      <w:r w:rsidRPr="00814CC7">
        <w:rPr>
          <w:b/>
          <w:sz w:val="21"/>
          <w:szCs w:val="21"/>
          <w:u w:val="single"/>
        </w:rPr>
        <w:instrText>REPAIRS AND MAINTENANCE</w:instrText>
      </w:r>
      <w:bookmarkEnd w:id="62"/>
      <w:r w:rsidRPr="00814CC7">
        <w:rPr>
          <w:sz w:val="21"/>
          <w:szCs w:val="21"/>
        </w:rPr>
        <w:instrText xml:space="preserve">” \f C \l “2” </w:instrText>
      </w:r>
      <w:r w:rsidRPr="00814CC7">
        <w:rPr>
          <w:b/>
          <w:sz w:val="21"/>
          <w:szCs w:val="21"/>
          <w:u w:val="single"/>
        </w:rPr>
        <w:fldChar w:fldCharType="end"/>
      </w:r>
    </w:p>
    <w:p w14:paraId="4032FE58" w14:textId="77777777" w:rsidR="00A475B4" w:rsidRPr="00814CC7" w:rsidRDefault="00A475B4">
      <w:pPr>
        <w:keepNext/>
        <w:widowControl/>
        <w:jc w:val="both"/>
        <w:rPr>
          <w:b/>
          <w:sz w:val="21"/>
          <w:szCs w:val="21"/>
        </w:rPr>
      </w:pPr>
    </w:p>
    <w:p w14:paraId="7F543A60" w14:textId="3BA6F089" w:rsidR="00A475B4" w:rsidRPr="00814CC7" w:rsidRDefault="00A475B4">
      <w:pPr>
        <w:widowControl/>
        <w:ind w:firstLine="720"/>
        <w:jc w:val="both"/>
        <w:rPr>
          <w:sz w:val="21"/>
          <w:szCs w:val="21"/>
        </w:rPr>
      </w:pPr>
      <w:r w:rsidRPr="00814CC7">
        <w:rPr>
          <w:sz w:val="21"/>
          <w:szCs w:val="21"/>
        </w:rPr>
        <w:t xml:space="preserve">Section 7.1. </w:t>
      </w:r>
      <w:r w:rsidRPr="00814CC7">
        <w:rPr>
          <w:b/>
          <w:sz w:val="21"/>
          <w:szCs w:val="21"/>
          <w:u w:val="single"/>
        </w:rPr>
        <w:t>Repairs and Maintenance by Landlord</w:t>
      </w:r>
      <w:r w:rsidRPr="00814CC7">
        <w:rPr>
          <w:b/>
          <w:sz w:val="21"/>
          <w:szCs w:val="21"/>
          <w:u w:val="single"/>
        </w:rPr>
        <w:fldChar w:fldCharType="begin"/>
      </w:r>
      <w:r w:rsidRPr="00814CC7">
        <w:rPr>
          <w:sz w:val="21"/>
          <w:szCs w:val="21"/>
        </w:rPr>
        <w:instrText xml:space="preserve"> TC “</w:instrText>
      </w:r>
      <w:bookmarkStart w:id="63" w:name="_Toc127886891"/>
      <w:r w:rsidRPr="00814CC7">
        <w:rPr>
          <w:sz w:val="21"/>
          <w:szCs w:val="21"/>
        </w:rPr>
        <w:instrText xml:space="preserve">Section 7.1. </w:instrText>
      </w:r>
      <w:r w:rsidRPr="004772DC">
        <w:rPr>
          <w:b/>
          <w:sz w:val="21"/>
          <w:szCs w:val="21"/>
        </w:rPr>
        <w:instrText>Repairs and Maintenance by Landlord</w:instrText>
      </w:r>
      <w:bookmarkEnd w:id="6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375670">
        <w:rPr>
          <w:bCs/>
          <w:sz w:val="21"/>
          <w:szCs w:val="21"/>
        </w:rPr>
        <w:t xml:space="preserve">Subject to damage by casualty, </w:t>
      </w:r>
      <w:r w:rsidRPr="00814CC7">
        <w:rPr>
          <w:sz w:val="21"/>
          <w:szCs w:val="21"/>
        </w:rPr>
        <w:t>Landlord agrees to keep in good order, condition and repair the roof, foundations, exterior (including exterior painting and finish, but excluding Tenant’s storefront), and all structural portio</w:t>
      </w:r>
      <w:r w:rsidR="00EF42D7">
        <w:rPr>
          <w:sz w:val="21"/>
          <w:szCs w:val="21"/>
        </w:rPr>
        <w:t>ns of the Premises (and of the B</w:t>
      </w:r>
      <w:r w:rsidRPr="00814CC7">
        <w:rPr>
          <w:sz w:val="21"/>
          <w:szCs w:val="21"/>
        </w:rPr>
        <w:t>uilding) and all plumbing and utility lines not exclusively serving and located within the Premises. Should any repairs, modifications or alterations be required to any of the foregoing by reason of applicable law, the same shall be made by Landlord, at Landlord’s cost and expense, unless the need for such repairs, modifications or alterations shall result from Tenant’s failure to perform its obligations under this Lease or from Tenant’s use of the Premises for other than the Permitted Use or as a result of any alterations made by Tenant to the Premises. All costs and expenses incurred by Landlord under this Section 7.1 shall be included in Common Area Maintenance Expenses.</w:t>
      </w:r>
    </w:p>
    <w:p w14:paraId="5D506EDB" w14:textId="77777777" w:rsidR="00A475B4" w:rsidRPr="00814CC7" w:rsidRDefault="00A475B4">
      <w:pPr>
        <w:widowControl/>
        <w:jc w:val="both"/>
        <w:rPr>
          <w:sz w:val="21"/>
          <w:szCs w:val="21"/>
        </w:rPr>
      </w:pPr>
    </w:p>
    <w:p w14:paraId="71B9BCAB" w14:textId="77777777" w:rsidR="00A475B4" w:rsidRPr="00814CC7" w:rsidRDefault="00A475B4">
      <w:pPr>
        <w:keepNext/>
        <w:widowControl/>
        <w:ind w:firstLine="720"/>
        <w:jc w:val="both"/>
        <w:rPr>
          <w:b/>
          <w:sz w:val="21"/>
          <w:szCs w:val="21"/>
        </w:rPr>
      </w:pPr>
      <w:r w:rsidRPr="00814CC7">
        <w:rPr>
          <w:sz w:val="21"/>
          <w:szCs w:val="21"/>
        </w:rPr>
        <w:lastRenderedPageBreak/>
        <w:t xml:space="preserve">Section 7.2. </w:t>
      </w:r>
      <w:r w:rsidRPr="00814CC7">
        <w:rPr>
          <w:b/>
          <w:sz w:val="21"/>
          <w:szCs w:val="21"/>
          <w:u w:val="single"/>
        </w:rPr>
        <w:t>Repairs and Maintenance by Tenant</w:t>
      </w:r>
      <w:r w:rsidRPr="00814CC7">
        <w:rPr>
          <w:b/>
          <w:sz w:val="21"/>
          <w:szCs w:val="21"/>
          <w:u w:val="single"/>
        </w:rPr>
        <w:fldChar w:fldCharType="begin"/>
      </w:r>
      <w:r w:rsidRPr="00814CC7">
        <w:rPr>
          <w:sz w:val="21"/>
          <w:szCs w:val="21"/>
        </w:rPr>
        <w:instrText xml:space="preserve"> TC “</w:instrText>
      </w:r>
      <w:bookmarkStart w:id="64" w:name="_Toc127886892"/>
      <w:r w:rsidRPr="00814CC7">
        <w:rPr>
          <w:sz w:val="21"/>
          <w:szCs w:val="21"/>
        </w:rPr>
        <w:instrText xml:space="preserve">Section 7.2. </w:instrText>
      </w:r>
      <w:r w:rsidRPr="004772DC">
        <w:rPr>
          <w:b/>
          <w:sz w:val="21"/>
          <w:szCs w:val="21"/>
        </w:rPr>
        <w:instrText>Repairs and Maintenance by Tenant</w:instrText>
      </w:r>
      <w:bookmarkEnd w:id="64"/>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7D87E8A6" w14:textId="77777777" w:rsidR="00A475B4" w:rsidRPr="00814CC7" w:rsidRDefault="00A475B4">
      <w:pPr>
        <w:keepNext/>
        <w:widowControl/>
        <w:jc w:val="both"/>
        <w:rPr>
          <w:b/>
          <w:sz w:val="21"/>
          <w:szCs w:val="21"/>
        </w:rPr>
      </w:pPr>
    </w:p>
    <w:p w14:paraId="61F5244F"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Except for the repairs and maintenance that Landlord is specifically obligated to make or perform pursuant to Section 7.1 above, throughout the entire Term, Tenant, at its expense, shall promptly make all repairs and replacements and perform all maintenance in and to the Premises and all equipment and fixtures therein or appurtenant thereto, that are necessary or desirable in order to keep the Premises in good order, </w:t>
      </w:r>
      <w:proofErr w:type="gramStart"/>
      <w:r w:rsidRPr="00814CC7">
        <w:rPr>
          <w:sz w:val="21"/>
          <w:szCs w:val="21"/>
        </w:rPr>
        <w:t>condition</w:t>
      </w:r>
      <w:proofErr w:type="gramEnd"/>
      <w:r w:rsidRPr="00814CC7">
        <w:rPr>
          <w:sz w:val="21"/>
          <w:szCs w:val="21"/>
        </w:rPr>
        <w:t xml:space="preserve"> and repair and in safe, dry and tenantable condition. Without limiting the generality of the foregoing, Tenant, at its expense, shall maintain and promptly make any and all necessary repairs to or replacements of (</w:t>
      </w:r>
      <w:proofErr w:type="spellStart"/>
      <w:r w:rsidRPr="00814CC7">
        <w:rPr>
          <w:sz w:val="21"/>
          <w:szCs w:val="21"/>
        </w:rPr>
        <w:t>i</w:t>
      </w:r>
      <w:proofErr w:type="spellEnd"/>
      <w:r w:rsidRPr="00814CC7">
        <w:rPr>
          <w:sz w:val="21"/>
          <w:szCs w:val="21"/>
        </w:rPr>
        <w:t xml:space="preserve">) that portion of any pipes, lines, ducts, wires or conduits (whether contained within or outside the Premises) that are installed by Tenant or that exclusively serve the Premises; (ii) the glass windows, plate glass doors and all fixtures or appurtenances composed of glass that are located in, on or about the Premises; (iii) Tenant’s interior and exterior signs and canopy; (iv) the floors and floor coverings, doors and door frames, windows and window frames, walls, storefront, including security gates, grilles or enclosures, locks and closing devices, partitions and ceilings in the Premises; (v) HVAC systems, electrical and plumbing system(s), equipment and fixtures (whether contained within or outside the Premises) which are installed by Tenant or which exclusively serve the Premises; and (vi) the Premises or any part of the Shopping Center </w:t>
      </w:r>
      <w:r w:rsidR="00844493" w:rsidRPr="00814CC7">
        <w:rPr>
          <w:sz w:val="21"/>
          <w:szCs w:val="21"/>
        </w:rPr>
        <w:t xml:space="preserve">or Development Area </w:t>
      </w:r>
      <w:r w:rsidRPr="00814CC7">
        <w:rPr>
          <w:sz w:val="21"/>
          <w:szCs w:val="21"/>
        </w:rPr>
        <w:t xml:space="preserve">when repairs thereto are necessitated by any act or omission of Tenant or any of Tenant’s agents, employees, contractors or invitees, or by the failure of Tenant to perform any of its obligations under this Lease. </w:t>
      </w:r>
      <w:r w:rsidR="00AF6854">
        <w:rPr>
          <w:sz w:val="21"/>
          <w:szCs w:val="21"/>
        </w:rPr>
        <w:t xml:space="preserve">In all events, Tenant access to the roof of the Premises or </w:t>
      </w:r>
      <w:r w:rsidR="00D41E89">
        <w:rPr>
          <w:sz w:val="21"/>
          <w:szCs w:val="21"/>
        </w:rPr>
        <w:t xml:space="preserve">the roof of </w:t>
      </w:r>
      <w:r w:rsidR="00EF42D7">
        <w:rPr>
          <w:sz w:val="21"/>
          <w:szCs w:val="21"/>
        </w:rPr>
        <w:t>the B</w:t>
      </w:r>
      <w:r w:rsidR="00AF6854">
        <w:rPr>
          <w:sz w:val="21"/>
          <w:szCs w:val="21"/>
        </w:rPr>
        <w:t xml:space="preserve">uilding shall be in conformity with the Rules and Regulations.  </w:t>
      </w:r>
      <w:r w:rsidRPr="00814CC7">
        <w:rPr>
          <w:sz w:val="21"/>
          <w:szCs w:val="21"/>
        </w:rPr>
        <w:t xml:space="preserve">Notwithstanding the foregoing, Landlord shall be responsible for repairs and maintenance necessitated by the negligence or intentional acts of Landlord, its </w:t>
      </w:r>
      <w:proofErr w:type="gramStart"/>
      <w:r w:rsidRPr="00814CC7">
        <w:rPr>
          <w:sz w:val="21"/>
          <w:szCs w:val="21"/>
        </w:rPr>
        <w:t>agents</w:t>
      </w:r>
      <w:proofErr w:type="gramEnd"/>
      <w:r w:rsidRPr="00814CC7">
        <w:rPr>
          <w:sz w:val="21"/>
          <w:szCs w:val="21"/>
        </w:rPr>
        <w:t xml:space="preserve"> or employees. Notwithstanding any contrary provision of this Article VII, Tenant, at its expense, shall make any and all repairs to the Premises as may be necessitated by any break-in, forcible </w:t>
      </w:r>
      <w:proofErr w:type="gramStart"/>
      <w:r w:rsidRPr="00814CC7">
        <w:rPr>
          <w:sz w:val="21"/>
          <w:szCs w:val="21"/>
        </w:rPr>
        <w:t>entry</w:t>
      </w:r>
      <w:proofErr w:type="gramEnd"/>
      <w:r w:rsidRPr="00814CC7">
        <w:rPr>
          <w:sz w:val="21"/>
          <w:szCs w:val="21"/>
        </w:rPr>
        <w:t xml:space="preserve"> or other trespass into or upon the Premises, regardless of whether or not such entry and damage is caused by the negligence or fault of Tenant or occurs during or after business hours. Tenant, at its expense, shall change all air conditioning filters at least quarterly and shall have the air conditioning system professionally inspected and generally serviced at least twice per year.</w:t>
      </w:r>
      <w:r w:rsidR="00B16A34">
        <w:rPr>
          <w:sz w:val="21"/>
          <w:szCs w:val="21"/>
        </w:rPr>
        <w:t xml:space="preserve">  </w:t>
      </w:r>
    </w:p>
    <w:p w14:paraId="147EDC38" w14:textId="77777777" w:rsidR="00A475B4" w:rsidRPr="00814CC7" w:rsidRDefault="00A475B4">
      <w:pPr>
        <w:widowControl/>
        <w:jc w:val="both"/>
        <w:rPr>
          <w:sz w:val="21"/>
          <w:szCs w:val="21"/>
        </w:rPr>
      </w:pPr>
    </w:p>
    <w:p w14:paraId="61D30AF0"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If any Federal or State government requires or recommends any changes, modifications or alterations in the sprinkler system or additional sprinkler heads or other equipment (collectively, </w:t>
      </w:r>
      <w:r w:rsidR="00811D97" w:rsidRPr="00814CC7">
        <w:rPr>
          <w:sz w:val="21"/>
          <w:szCs w:val="21"/>
        </w:rPr>
        <w:t>“</w:t>
      </w:r>
      <w:r w:rsidRPr="00814CC7">
        <w:rPr>
          <w:b/>
          <w:sz w:val="21"/>
          <w:szCs w:val="21"/>
        </w:rPr>
        <w:t>changes</w:t>
      </w:r>
      <w:r w:rsidR="00811D97" w:rsidRPr="00814CC7">
        <w:rPr>
          <w:sz w:val="21"/>
          <w:szCs w:val="21"/>
        </w:rPr>
        <w:t>”</w:t>
      </w:r>
      <w:r w:rsidRPr="00814CC7">
        <w:rPr>
          <w:sz w:val="21"/>
          <w:szCs w:val="21"/>
        </w:rPr>
        <w:t>) by reason of Tenant’s business, or the location of partitions, trade fixtures, or other contents of the Premises, or for any other reason, or if any such changes become necessary to prevent the imposition of a penalty or charge against the full allowance for a sprinkler system in the fire insurance rates, Tenant, at Tenant’s expense, shall promptly make such changes as required.</w:t>
      </w:r>
    </w:p>
    <w:p w14:paraId="785774AC" w14:textId="77777777" w:rsidR="00A475B4" w:rsidRPr="00814CC7" w:rsidRDefault="00A475B4">
      <w:pPr>
        <w:widowControl/>
        <w:jc w:val="both"/>
        <w:rPr>
          <w:sz w:val="21"/>
          <w:szCs w:val="21"/>
        </w:rPr>
      </w:pPr>
    </w:p>
    <w:p w14:paraId="4E23E25E"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 xml:space="preserve">Tenant agrees that Tenant’s use of electrical current will at no time exceed the capacity of the electric distribution system and that Tenant will not make any alteration or addition to Tenant’s electrical system without Landlord’s prior written consent. </w:t>
      </w:r>
    </w:p>
    <w:p w14:paraId="51B021F7" w14:textId="77777777" w:rsidR="00A475B4" w:rsidRPr="00814CC7" w:rsidRDefault="00A475B4">
      <w:pPr>
        <w:widowControl/>
        <w:jc w:val="both"/>
        <w:rPr>
          <w:sz w:val="21"/>
          <w:szCs w:val="21"/>
        </w:rPr>
      </w:pPr>
    </w:p>
    <w:p w14:paraId="6D13D732" w14:textId="77777777" w:rsidR="00A475B4" w:rsidRPr="005B0457" w:rsidRDefault="00A475B4" w:rsidP="00291566">
      <w:pPr>
        <w:pStyle w:val="Heading4"/>
        <w:numPr>
          <w:ilvl w:val="3"/>
          <w:numId w:val="34"/>
        </w:numPr>
        <w:tabs>
          <w:tab w:val="clear" w:pos="1728"/>
        </w:tabs>
        <w:ind w:left="0" w:firstLine="720"/>
        <w:jc w:val="both"/>
        <w:rPr>
          <w:sz w:val="21"/>
          <w:szCs w:val="21"/>
        </w:rPr>
      </w:pPr>
      <w:r w:rsidRPr="005B0457">
        <w:rPr>
          <w:sz w:val="21"/>
          <w:szCs w:val="21"/>
        </w:rPr>
        <w:t>If Tenant fails, refuses or neglects to properly maintain the Premises, or to commence or to complete repairs promptly and adequately, or if Landlord finds it necessary to make any repairs or replacements otherwise required to be made by Tenant, then Landlord may, after notice to Tenant, in addition to all other remedies, but without obligation to do so, enter the Premises and proceed to have such maintenance, repairs or replacements made, and Tenant shall pay to Landlord, on demand, the cost and expenses therefor plus a charge of fifteen percent (15%) of such costs and expenses to compensate Landlord for its administrative and overhead costs.</w:t>
      </w:r>
    </w:p>
    <w:p w14:paraId="2D338A88" w14:textId="77777777" w:rsidR="005B0457" w:rsidRPr="005B0457" w:rsidRDefault="005B0457" w:rsidP="00291566">
      <w:pPr>
        <w:pStyle w:val="Heading4"/>
        <w:numPr>
          <w:ilvl w:val="3"/>
          <w:numId w:val="34"/>
        </w:numPr>
        <w:tabs>
          <w:tab w:val="clear" w:pos="1728"/>
        </w:tabs>
        <w:spacing w:after="0"/>
        <w:ind w:left="0" w:firstLine="720"/>
        <w:jc w:val="both"/>
        <w:rPr>
          <w:sz w:val="21"/>
          <w:szCs w:val="21"/>
        </w:rPr>
      </w:pPr>
      <w:r>
        <w:rPr>
          <w:sz w:val="21"/>
          <w:szCs w:val="21"/>
        </w:rPr>
        <w:t xml:space="preserve">Landlord shall have no liability for the actions from adjacent tenants </w:t>
      </w:r>
      <w:r w:rsidRPr="00291729">
        <w:rPr>
          <w:b/>
          <w:sz w:val="21"/>
          <w:szCs w:val="21"/>
          <w:highlight w:val="yellow"/>
        </w:rPr>
        <w:t>and second floor tenants</w:t>
      </w:r>
      <w:r>
        <w:rPr>
          <w:sz w:val="21"/>
          <w:szCs w:val="21"/>
        </w:rPr>
        <w:t xml:space="preserve"> in the event of any damages caused to the Premises by such others.</w:t>
      </w:r>
    </w:p>
    <w:p w14:paraId="2D565681" w14:textId="77777777" w:rsidR="00A475B4" w:rsidRPr="00814CC7" w:rsidRDefault="00A475B4">
      <w:pPr>
        <w:widowControl/>
        <w:jc w:val="both"/>
        <w:rPr>
          <w:sz w:val="21"/>
          <w:szCs w:val="21"/>
        </w:rPr>
      </w:pPr>
    </w:p>
    <w:p w14:paraId="64415732" w14:textId="77777777" w:rsidR="00A475B4" w:rsidRPr="00814CC7" w:rsidRDefault="00A475B4">
      <w:pPr>
        <w:keepNext/>
        <w:widowControl/>
        <w:jc w:val="center"/>
        <w:rPr>
          <w:sz w:val="21"/>
          <w:szCs w:val="21"/>
        </w:rPr>
      </w:pPr>
      <w:r w:rsidRPr="00814CC7">
        <w:rPr>
          <w:b/>
          <w:sz w:val="21"/>
          <w:szCs w:val="21"/>
          <w:u w:val="single"/>
        </w:rPr>
        <w:lastRenderedPageBreak/>
        <w:t>ARTICLE VIII</w:t>
      </w:r>
      <w:r w:rsidRPr="00814CC7">
        <w:rPr>
          <w:b/>
          <w:sz w:val="21"/>
          <w:szCs w:val="21"/>
          <w:u w:val="single"/>
        </w:rPr>
        <w:fldChar w:fldCharType="begin"/>
      </w:r>
      <w:r w:rsidRPr="00814CC7">
        <w:rPr>
          <w:sz w:val="21"/>
          <w:szCs w:val="21"/>
        </w:rPr>
        <w:instrText xml:space="preserve"> TC “</w:instrText>
      </w:r>
      <w:bookmarkStart w:id="65" w:name="_Toc127886893"/>
      <w:r w:rsidRPr="00814CC7">
        <w:rPr>
          <w:b/>
          <w:sz w:val="21"/>
          <w:szCs w:val="21"/>
          <w:u w:val="single"/>
        </w:rPr>
        <w:instrText>ARTICLE VIII</w:instrText>
      </w:r>
      <w:bookmarkEnd w:id="65"/>
      <w:r w:rsidRPr="00814CC7">
        <w:rPr>
          <w:sz w:val="21"/>
          <w:szCs w:val="21"/>
        </w:rPr>
        <w:instrText xml:space="preserve">” \f C \l “1” </w:instrText>
      </w:r>
      <w:r w:rsidRPr="00814CC7">
        <w:rPr>
          <w:b/>
          <w:sz w:val="21"/>
          <w:szCs w:val="21"/>
          <w:u w:val="single"/>
        </w:rPr>
        <w:fldChar w:fldCharType="end"/>
      </w:r>
    </w:p>
    <w:p w14:paraId="39BB0C2E" w14:textId="77777777" w:rsidR="00A475B4" w:rsidRPr="00814CC7" w:rsidRDefault="00A475B4">
      <w:pPr>
        <w:keepNext/>
        <w:widowControl/>
        <w:jc w:val="center"/>
        <w:rPr>
          <w:sz w:val="21"/>
          <w:szCs w:val="21"/>
        </w:rPr>
      </w:pPr>
    </w:p>
    <w:p w14:paraId="57CF1395" w14:textId="77777777" w:rsidR="00A475B4" w:rsidRPr="00814CC7" w:rsidRDefault="00A475B4">
      <w:pPr>
        <w:keepNext/>
        <w:widowControl/>
        <w:jc w:val="center"/>
        <w:rPr>
          <w:sz w:val="21"/>
          <w:szCs w:val="21"/>
        </w:rPr>
      </w:pPr>
      <w:r w:rsidRPr="00814CC7">
        <w:rPr>
          <w:b/>
          <w:sz w:val="21"/>
          <w:szCs w:val="21"/>
          <w:u w:val="single"/>
        </w:rPr>
        <w:t>TAXES</w:t>
      </w:r>
      <w:r w:rsidRPr="00814CC7">
        <w:rPr>
          <w:b/>
          <w:sz w:val="21"/>
          <w:szCs w:val="21"/>
          <w:u w:val="single"/>
        </w:rPr>
        <w:fldChar w:fldCharType="begin"/>
      </w:r>
      <w:r w:rsidRPr="00814CC7">
        <w:rPr>
          <w:sz w:val="21"/>
          <w:szCs w:val="21"/>
        </w:rPr>
        <w:instrText xml:space="preserve"> TC “</w:instrText>
      </w:r>
      <w:bookmarkStart w:id="66" w:name="_Toc127886894"/>
      <w:r w:rsidRPr="00814CC7">
        <w:rPr>
          <w:b/>
          <w:sz w:val="21"/>
          <w:szCs w:val="21"/>
          <w:u w:val="single"/>
        </w:rPr>
        <w:instrText>TAXES</w:instrText>
      </w:r>
      <w:bookmarkEnd w:id="66"/>
      <w:r w:rsidRPr="00814CC7">
        <w:rPr>
          <w:sz w:val="21"/>
          <w:szCs w:val="21"/>
        </w:rPr>
        <w:instrText xml:space="preserve">” \f C \l “2” </w:instrText>
      </w:r>
      <w:r w:rsidRPr="00814CC7">
        <w:rPr>
          <w:b/>
          <w:sz w:val="21"/>
          <w:szCs w:val="21"/>
          <w:u w:val="single"/>
        </w:rPr>
        <w:fldChar w:fldCharType="end"/>
      </w:r>
    </w:p>
    <w:p w14:paraId="3E2F10EC" w14:textId="77777777" w:rsidR="00A475B4" w:rsidRPr="00814CC7" w:rsidRDefault="00A475B4">
      <w:pPr>
        <w:keepNext/>
        <w:widowControl/>
        <w:jc w:val="both"/>
        <w:rPr>
          <w:sz w:val="21"/>
          <w:szCs w:val="21"/>
        </w:rPr>
      </w:pPr>
    </w:p>
    <w:p w14:paraId="2EA906C0" w14:textId="77777777" w:rsidR="00A475B4" w:rsidRPr="00814CC7" w:rsidRDefault="00A475B4">
      <w:pPr>
        <w:widowControl/>
        <w:snapToGrid w:val="0"/>
        <w:ind w:firstLine="720"/>
        <w:jc w:val="both"/>
        <w:rPr>
          <w:sz w:val="21"/>
          <w:szCs w:val="21"/>
        </w:rPr>
      </w:pPr>
      <w:r w:rsidRPr="00814CC7">
        <w:rPr>
          <w:sz w:val="21"/>
          <w:szCs w:val="21"/>
        </w:rPr>
        <w:t xml:space="preserve">Section 8.1. </w:t>
      </w:r>
      <w:r w:rsidRPr="00814CC7">
        <w:rPr>
          <w:b/>
          <w:sz w:val="21"/>
          <w:szCs w:val="21"/>
          <w:u w:val="single"/>
        </w:rPr>
        <w:t>Tax Liability</w:t>
      </w:r>
      <w:r w:rsidRPr="00814CC7">
        <w:rPr>
          <w:b/>
          <w:sz w:val="21"/>
          <w:szCs w:val="21"/>
          <w:u w:val="single"/>
        </w:rPr>
        <w:fldChar w:fldCharType="begin"/>
      </w:r>
      <w:r w:rsidRPr="00814CC7">
        <w:rPr>
          <w:sz w:val="21"/>
          <w:szCs w:val="21"/>
        </w:rPr>
        <w:instrText xml:space="preserve"> TC “</w:instrText>
      </w:r>
      <w:bookmarkStart w:id="67" w:name="_Toc127886895"/>
      <w:r w:rsidRPr="00814CC7">
        <w:rPr>
          <w:sz w:val="21"/>
          <w:szCs w:val="21"/>
        </w:rPr>
        <w:instrText xml:space="preserve">Section 8.1. </w:instrText>
      </w:r>
      <w:r w:rsidRPr="004772DC">
        <w:rPr>
          <w:b/>
          <w:sz w:val="21"/>
          <w:szCs w:val="21"/>
        </w:rPr>
        <w:instrText>Tax Liability</w:instrText>
      </w:r>
      <w:bookmarkEnd w:id="67"/>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 agrees to pay to Landlord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all Taxes.  </w:t>
      </w:r>
      <w:r w:rsidR="005A31E6">
        <w:rPr>
          <w:sz w:val="21"/>
          <w:szCs w:val="21"/>
        </w:rPr>
        <w:t>Landlord shall deduct (</w:t>
      </w:r>
      <w:proofErr w:type="spellStart"/>
      <w:r w:rsidR="005A31E6">
        <w:rPr>
          <w:sz w:val="21"/>
          <w:szCs w:val="21"/>
        </w:rPr>
        <w:t>i</w:t>
      </w:r>
      <w:proofErr w:type="spellEnd"/>
      <w:r w:rsidR="005A31E6">
        <w:rPr>
          <w:sz w:val="21"/>
          <w:szCs w:val="21"/>
        </w:rPr>
        <w:t>) a</w:t>
      </w:r>
      <w:r w:rsidRPr="00814CC7">
        <w:rPr>
          <w:sz w:val="21"/>
          <w:szCs w:val="21"/>
        </w:rPr>
        <w:t>ny contributions received by Landlord from a tenant or occupant who is obligated to pay real estate taxes upon specific improvements or parcel of land</w:t>
      </w:r>
      <w:r w:rsidR="005A31E6">
        <w:rPr>
          <w:sz w:val="21"/>
          <w:szCs w:val="21"/>
        </w:rPr>
        <w:t xml:space="preserve">, and (ii) the GLA of such </w:t>
      </w:r>
      <w:r w:rsidR="00B92D04">
        <w:rPr>
          <w:sz w:val="21"/>
          <w:szCs w:val="21"/>
        </w:rPr>
        <w:t>separately assessed parcel</w:t>
      </w:r>
      <w:r w:rsidR="00807231">
        <w:rPr>
          <w:sz w:val="21"/>
          <w:szCs w:val="21"/>
        </w:rPr>
        <w:t>(</w:t>
      </w:r>
      <w:r w:rsidR="00B92D04">
        <w:rPr>
          <w:sz w:val="21"/>
          <w:szCs w:val="21"/>
        </w:rPr>
        <w:t>s</w:t>
      </w:r>
      <w:r w:rsidR="00807231">
        <w:rPr>
          <w:sz w:val="21"/>
          <w:szCs w:val="21"/>
        </w:rPr>
        <w:t>)</w:t>
      </w:r>
      <w:r w:rsidR="00B92D04">
        <w:rPr>
          <w:sz w:val="21"/>
          <w:szCs w:val="21"/>
        </w:rPr>
        <w:t xml:space="preserve">, </w:t>
      </w:r>
      <w:r w:rsidRPr="00814CC7">
        <w:rPr>
          <w:sz w:val="21"/>
          <w:szCs w:val="21"/>
        </w:rPr>
        <w:t xml:space="preserve">prior to calculating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the Taxes.  </w:t>
      </w:r>
      <w:r w:rsidR="00811D97" w:rsidRPr="00814CC7">
        <w:rPr>
          <w:sz w:val="21"/>
          <w:szCs w:val="21"/>
        </w:rPr>
        <w:t>“</w:t>
      </w:r>
      <w:r w:rsidRPr="00814CC7">
        <w:rPr>
          <w:b/>
          <w:sz w:val="21"/>
          <w:szCs w:val="21"/>
        </w:rPr>
        <w:t>Taxes</w:t>
      </w:r>
      <w:r w:rsidR="00811D97" w:rsidRPr="00814CC7">
        <w:rPr>
          <w:sz w:val="21"/>
          <w:szCs w:val="21"/>
        </w:rPr>
        <w:t>”</w:t>
      </w:r>
      <w:r w:rsidRPr="00814CC7">
        <w:rPr>
          <w:sz w:val="21"/>
          <w:szCs w:val="21"/>
        </w:rPr>
        <w:t xml:space="preserve"> shall mean and include all federal, state, county, or local governmental or municipal taxes, fees, charges or other impositions of every kind and nature, whether general, special, ordinary or extraordinary (including, without limitation, real estate taxes, general and special assessments [including interest thereon whenever the same may be payable in installments], transit taxes, leasehold taxes or taxes based upon the receipt of rent, including gross receipts or sales taxes applicable to the receipt of rent, unless required to be paid by Tenant, and personal property taxes imposed upon the fixtures, machinery, equipment, apparatus, systems and equipment, appurtenances, furniture and other personal property used in connection with the Shopping Center</w:t>
      </w:r>
      <w:r w:rsidR="00844493" w:rsidRPr="00814CC7">
        <w:rPr>
          <w:sz w:val="21"/>
          <w:szCs w:val="21"/>
        </w:rPr>
        <w:t xml:space="preserve"> or Development Area</w:t>
      </w:r>
      <w:r w:rsidRPr="00814CC7">
        <w:rPr>
          <w:sz w:val="21"/>
          <w:szCs w:val="21"/>
        </w:rPr>
        <w:t>), which may be levied or assessed by, or are payable to, any lawful authority during or with respect to any calendar or fiscal year falling in whole or in part during the Term because of or in connection with the ownership, leasing and operation of the Shopping Center</w:t>
      </w:r>
      <w:r w:rsidR="00844493" w:rsidRPr="00814CC7">
        <w:rPr>
          <w:sz w:val="21"/>
          <w:szCs w:val="21"/>
        </w:rPr>
        <w:t xml:space="preserve"> or Development Area</w:t>
      </w:r>
      <w:r w:rsidRPr="00814CC7">
        <w:rPr>
          <w:sz w:val="21"/>
          <w:szCs w:val="21"/>
        </w:rPr>
        <w:t xml:space="preserve">.  Taxes shall also include, without limitation, any assessment, tax, fee, </w:t>
      </w:r>
      <w:proofErr w:type="gramStart"/>
      <w:r w:rsidRPr="00814CC7">
        <w:rPr>
          <w:sz w:val="21"/>
          <w:szCs w:val="21"/>
        </w:rPr>
        <w:t>levy</w:t>
      </w:r>
      <w:proofErr w:type="gramEnd"/>
      <w:r w:rsidRPr="00814CC7">
        <w:rPr>
          <w:sz w:val="21"/>
          <w:szCs w:val="21"/>
        </w:rPr>
        <w:t xml:space="preserve"> or charge in addition to, or in substitution, partially or totally, for or as a supplement to any assessment, tax, fee, levy or charge previously included within the definition of Taxes. All such new and increased assessments, taxes, fees, levies and charges and all similar assessments, taxes, fees, levies and charges and service payments in lieu of Taxes shall be included within definition of Taxes.  </w:t>
      </w:r>
    </w:p>
    <w:p w14:paraId="2574C580" w14:textId="77777777" w:rsidR="00A475B4" w:rsidRPr="00814CC7" w:rsidRDefault="00A475B4">
      <w:pPr>
        <w:widowControl/>
        <w:ind w:firstLine="720"/>
        <w:jc w:val="both"/>
        <w:rPr>
          <w:sz w:val="21"/>
          <w:szCs w:val="21"/>
        </w:rPr>
      </w:pPr>
    </w:p>
    <w:p w14:paraId="0BC9797F" w14:textId="77777777" w:rsidR="00844493" w:rsidRPr="00814CC7" w:rsidRDefault="00844493" w:rsidP="00844493">
      <w:pPr>
        <w:widowControl/>
        <w:ind w:firstLine="720"/>
        <w:jc w:val="both"/>
        <w:rPr>
          <w:sz w:val="21"/>
          <w:szCs w:val="21"/>
        </w:rPr>
      </w:pPr>
      <w:r w:rsidRPr="00814CC7">
        <w:rPr>
          <w:sz w:val="21"/>
          <w:szCs w:val="21"/>
        </w:rPr>
        <w:t xml:space="preserve">Except as may be expressly set forth above in this Section 8.1, Taxes, as used herein, shall not include: (a) any net income, excise, profits (other than a tax on gross profits), estate, inheritance, succession, gift, transfer, franchise, or capital stock tax or assessment upon Landlord; (b) any fine, penalty, cost or interest for any tax or assessment, or part thereof, which Landlord failed to timely pay (except if same are imposed by reason of Tenant’s default hereunder); or (c) any Taxes assessed to any residential parcels within the Development Area, or Taxes assessed and payable directly by other owners/lessees within the Shopping Center or Development Area. If any Taxes are contested by Landlord, then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shall also include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the cost and expense incurred by Landlord in contesting such Taxes.</w:t>
      </w:r>
    </w:p>
    <w:p w14:paraId="4B46C73E" w14:textId="77777777" w:rsidR="00A475B4" w:rsidRPr="00814CC7" w:rsidRDefault="00A475B4">
      <w:pPr>
        <w:widowControl/>
        <w:jc w:val="both"/>
        <w:rPr>
          <w:sz w:val="21"/>
          <w:szCs w:val="21"/>
        </w:rPr>
      </w:pPr>
    </w:p>
    <w:p w14:paraId="755661A6" w14:textId="77777777" w:rsidR="00A475B4" w:rsidRDefault="00A475B4">
      <w:pPr>
        <w:widowControl/>
        <w:ind w:firstLine="720"/>
        <w:jc w:val="both"/>
        <w:rPr>
          <w:sz w:val="21"/>
          <w:szCs w:val="21"/>
        </w:rPr>
      </w:pPr>
      <w:r w:rsidRPr="00814CC7">
        <w:rPr>
          <w:sz w:val="21"/>
          <w:szCs w:val="21"/>
        </w:rPr>
        <w:t xml:space="preserve">Section 8.2. </w:t>
      </w:r>
      <w:r w:rsidRPr="00814CC7">
        <w:rPr>
          <w:b/>
          <w:sz w:val="21"/>
          <w:szCs w:val="21"/>
          <w:u w:val="single"/>
        </w:rPr>
        <w:t>Method of Payment</w:t>
      </w:r>
      <w:r w:rsidRPr="00814CC7">
        <w:rPr>
          <w:b/>
          <w:sz w:val="21"/>
          <w:szCs w:val="21"/>
          <w:u w:val="single"/>
        </w:rPr>
        <w:fldChar w:fldCharType="begin"/>
      </w:r>
      <w:r w:rsidRPr="00814CC7">
        <w:rPr>
          <w:sz w:val="21"/>
          <w:szCs w:val="21"/>
        </w:rPr>
        <w:instrText xml:space="preserve"> TC “</w:instrText>
      </w:r>
      <w:bookmarkStart w:id="68" w:name="_Toc127886896"/>
      <w:r w:rsidRPr="00814CC7">
        <w:rPr>
          <w:sz w:val="21"/>
          <w:szCs w:val="21"/>
        </w:rPr>
        <w:instrText xml:space="preserve">Section 8.2. </w:instrText>
      </w:r>
      <w:r w:rsidRPr="004772DC">
        <w:rPr>
          <w:b/>
          <w:sz w:val="21"/>
          <w:szCs w:val="21"/>
        </w:rPr>
        <w:instrText>Method of Payment</w:instrText>
      </w:r>
      <w:bookmarkEnd w:id="68"/>
      <w:r w:rsidRPr="00814CC7">
        <w:rPr>
          <w:sz w:val="21"/>
          <w:szCs w:val="21"/>
        </w:rPr>
        <w:instrText xml:space="preserve">” \f C \l “3” </w:instrText>
      </w:r>
      <w:r w:rsidRPr="00814CC7">
        <w:rPr>
          <w:b/>
          <w:sz w:val="21"/>
          <w:szCs w:val="21"/>
          <w:u w:val="single"/>
        </w:rPr>
        <w:fldChar w:fldCharType="end"/>
      </w:r>
      <w:r w:rsidRPr="00814CC7">
        <w:rPr>
          <w:sz w:val="21"/>
          <w:szCs w:val="21"/>
        </w:rPr>
        <w:t xml:space="preserve">.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shall be paid, in advance, in monthly installments on or before the first day of each calendar month, in an amount estimated by Landlord.  Following receipt of all tax bills, Landlord shall furnish Tenant with a written statement of the actual amount of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Taxes for such year. If no tax bill is available, Landlord will estimate the amount of such tax. Tenant shall pay any deficiency within thirty (30) days after demand therefor by Landlord.  Any overpayment shall be credited against Tenant’s next installment of Taxes (except any overpayment in the final year within the Term shall be refunded to Tenant).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Taxes for any partial year during the Term shall be prorated based on the number of days of said year. Tenant’s obligations under this Article VIII shall survive the expiration or sooner termination of this Lease.</w:t>
      </w:r>
    </w:p>
    <w:p w14:paraId="0DED0C21" w14:textId="77777777" w:rsidR="00D765BA" w:rsidRDefault="00D765BA" w:rsidP="00D765BA">
      <w:pPr>
        <w:widowControl/>
        <w:jc w:val="both"/>
        <w:rPr>
          <w:sz w:val="21"/>
          <w:szCs w:val="21"/>
        </w:rPr>
      </w:pPr>
    </w:p>
    <w:p w14:paraId="59F6F3FA" w14:textId="77777777" w:rsidR="00D765BA" w:rsidRPr="00814CC7" w:rsidRDefault="00D765BA">
      <w:pPr>
        <w:widowControl/>
        <w:ind w:firstLine="720"/>
        <w:jc w:val="both"/>
        <w:rPr>
          <w:sz w:val="21"/>
          <w:szCs w:val="21"/>
        </w:rPr>
      </w:pPr>
      <w:r>
        <w:rPr>
          <w:sz w:val="21"/>
          <w:szCs w:val="21"/>
        </w:rPr>
        <w:t>Section 8.3</w:t>
      </w:r>
      <w:r w:rsidRPr="00814CC7">
        <w:rPr>
          <w:sz w:val="21"/>
          <w:szCs w:val="21"/>
        </w:rPr>
        <w:t xml:space="preserve">. </w:t>
      </w:r>
      <w:r w:rsidRPr="00B302F7">
        <w:rPr>
          <w:b/>
          <w:sz w:val="21"/>
          <w:szCs w:val="21"/>
          <w:u w:val="single"/>
        </w:rPr>
        <w:t>IRB Financing</w:t>
      </w:r>
      <w:r w:rsidRPr="00B302F7">
        <w:rPr>
          <w:sz w:val="21"/>
          <w:szCs w:val="21"/>
          <w:u w:val="single"/>
        </w:rPr>
        <w:fldChar w:fldCharType="begin"/>
      </w:r>
      <w:r w:rsidRPr="00B302F7">
        <w:rPr>
          <w:sz w:val="21"/>
          <w:szCs w:val="21"/>
        </w:rPr>
        <w:instrText xml:space="preserve"> TC “</w:instrText>
      </w:r>
      <w:bookmarkStart w:id="69" w:name="_Toc127886897"/>
      <w:r w:rsidRPr="00B302F7">
        <w:rPr>
          <w:sz w:val="21"/>
          <w:szCs w:val="21"/>
        </w:rPr>
        <w:instrText>Section 8.3. IRB Financing</w:instrText>
      </w:r>
      <w:bookmarkEnd w:id="69"/>
      <w:r w:rsidRPr="00B302F7">
        <w:rPr>
          <w:sz w:val="21"/>
          <w:szCs w:val="21"/>
        </w:rPr>
        <w:instrText xml:space="preserve">” \f C \l “3” </w:instrText>
      </w:r>
      <w:r w:rsidRPr="00B302F7">
        <w:rPr>
          <w:sz w:val="21"/>
          <w:szCs w:val="21"/>
          <w:u w:val="single"/>
        </w:rPr>
        <w:fldChar w:fldCharType="end"/>
      </w:r>
      <w:r w:rsidRPr="00B302F7">
        <w:rPr>
          <w:sz w:val="21"/>
          <w:szCs w:val="21"/>
        </w:rPr>
        <w:t>.  Tenant acknowledges that Landlord may obtain industrial development revenue bond financing (“IRB Financing”) to assist in the financing of certain improvements necessary for the successful development of the Shopping Center through the Development Authority of Fulton County, Georgia (the “Authority”), as a result of which the</w:t>
      </w:r>
      <w:r w:rsidR="00A86E87" w:rsidRPr="00B302F7">
        <w:rPr>
          <w:sz w:val="21"/>
          <w:szCs w:val="21"/>
        </w:rPr>
        <w:t xml:space="preserve"> ad valorem taxes </w:t>
      </w:r>
      <w:r w:rsidRPr="00B302F7">
        <w:rPr>
          <w:sz w:val="21"/>
          <w:szCs w:val="21"/>
        </w:rPr>
        <w:t xml:space="preserve">payable with respect to the </w:t>
      </w:r>
      <w:r w:rsidR="00162F42" w:rsidRPr="00B302F7">
        <w:rPr>
          <w:sz w:val="21"/>
          <w:szCs w:val="21"/>
        </w:rPr>
        <w:t>Shopping Center</w:t>
      </w:r>
      <w:r w:rsidRPr="00B302F7">
        <w:rPr>
          <w:sz w:val="21"/>
          <w:szCs w:val="21"/>
        </w:rPr>
        <w:t xml:space="preserve"> will be reduced (the “Tax Abatement”).  </w:t>
      </w:r>
      <w:r w:rsidR="00413298" w:rsidRPr="00B302F7">
        <w:rPr>
          <w:sz w:val="21"/>
          <w:szCs w:val="21"/>
        </w:rPr>
        <w:t xml:space="preserve">Tenant acknowledges that Landlord has made a significant investment in order to obtain such Tax Abatement.  Accordingly, </w:t>
      </w:r>
      <w:r w:rsidRPr="00B302F7">
        <w:rPr>
          <w:sz w:val="21"/>
          <w:szCs w:val="21"/>
        </w:rPr>
        <w:t>Landlord shall be the sole beneficiary of the Tax Abatement.  For the period commencing on the Commencement Date and ending on the date that the Tax Abatement is no longer in effect</w:t>
      </w:r>
      <w:r w:rsidR="00162F42" w:rsidRPr="00B302F7">
        <w:rPr>
          <w:sz w:val="21"/>
          <w:szCs w:val="21"/>
        </w:rPr>
        <w:t xml:space="preserve"> (the “Tax Abatement Period”)</w:t>
      </w:r>
      <w:r w:rsidRPr="00B302F7">
        <w:rPr>
          <w:sz w:val="21"/>
          <w:szCs w:val="21"/>
        </w:rPr>
        <w:t xml:space="preserve">, the amount payable by Tenant as Taxes shall be deemed to be an amount equal to the product of Tenant’s Proportionate </w:t>
      </w:r>
      <w:r w:rsidRPr="00B302F7">
        <w:rPr>
          <w:sz w:val="21"/>
          <w:szCs w:val="21"/>
        </w:rPr>
        <w:lastRenderedPageBreak/>
        <w:t xml:space="preserve">Share multiplied by the amount of the Taxes that would have been assessed against the Shopping Center but for the Tax Abatement; provided, however, in no event shall Tenant be required to pay Taxes in an amount in excess of its Proportionate Share of the Taxes that would otherwise be levied against the </w:t>
      </w:r>
      <w:r w:rsidR="00162F42" w:rsidRPr="00B302F7">
        <w:rPr>
          <w:sz w:val="21"/>
          <w:szCs w:val="21"/>
        </w:rPr>
        <w:t>Shopping Center</w:t>
      </w:r>
      <w:r w:rsidRPr="00B302F7">
        <w:rPr>
          <w:sz w:val="21"/>
          <w:szCs w:val="21"/>
        </w:rPr>
        <w:t xml:space="preserve"> were the Tax Abatement not in effect.</w:t>
      </w:r>
      <w:r w:rsidRPr="007832F8">
        <w:rPr>
          <w:sz w:val="21"/>
          <w:szCs w:val="21"/>
        </w:rPr>
        <w:t xml:space="preserve"> </w:t>
      </w:r>
    </w:p>
    <w:p w14:paraId="71FA9B2E" w14:textId="77777777" w:rsidR="00A475B4" w:rsidRPr="00814CC7" w:rsidRDefault="00A475B4">
      <w:pPr>
        <w:widowControl/>
        <w:jc w:val="both"/>
        <w:rPr>
          <w:sz w:val="21"/>
          <w:szCs w:val="21"/>
        </w:rPr>
      </w:pPr>
    </w:p>
    <w:p w14:paraId="362019FD" w14:textId="77777777" w:rsidR="00A475B4" w:rsidRPr="00814CC7" w:rsidRDefault="00A475B4">
      <w:pPr>
        <w:keepNext/>
        <w:widowControl/>
        <w:jc w:val="center"/>
        <w:rPr>
          <w:b/>
          <w:sz w:val="21"/>
          <w:szCs w:val="21"/>
        </w:rPr>
      </w:pPr>
      <w:r w:rsidRPr="00814CC7">
        <w:rPr>
          <w:b/>
          <w:sz w:val="21"/>
          <w:szCs w:val="21"/>
          <w:u w:val="single"/>
        </w:rPr>
        <w:t>ARTICLE IX</w:t>
      </w:r>
      <w:r w:rsidRPr="00814CC7">
        <w:rPr>
          <w:b/>
          <w:sz w:val="21"/>
          <w:szCs w:val="21"/>
          <w:u w:val="single"/>
        </w:rPr>
        <w:fldChar w:fldCharType="begin"/>
      </w:r>
      <w:r w:rsidRPr="00814CC7">
        <w:rPr>
          <w:sz w:val="21"/>
          <w:szCs w:val="21"/>
        </w:rPr>
        <w:instrText xml:space="preserve"> TC “</w:instrText>
      </w:r>
      <w:bookmarkStart w:id="70" w:name="_Toc127886898"/>
      <w:r w:rsidRPr="00814CC7">
        <w:rPr>
          <w:b/>
          <w:sz w:val="21"/>
          <w:szCs w:val="21"/>
          <w:u w:val="single"/>
        </w:rPr>
        <w:instrText>ARTICLE IX</w:instrText>
      </w:r>
      <w:bookmarkEnd w:id="70"/>
      <w:r w:rsidRPr="00814CC7">
        <w:rPr>
          <w:sz w:val="21"/>
          <w:szCs w:val="21"/>
        </w:rPr>
        <w:instrText xml:space="preserve">” \f C \l “1” </w:instrText>
      </w:r>
      <w:r w:rsidRPr="00814CC7">
        <w:rPr>
          <w:b/>
          <w:sz w:val="21"/>
          <w:szCs w:val="21"/>
          <w:u w:val="single"/>
        </w:rPr>
        <w:fldChar w:fldCharType="end"/>
      </w:r>
    </w:p>
    <w:p w14:paraId="0891D681" w14:textId="77777777" w:rsidR="00A475B4" w:rsidRPr="00814CC7" w:rsidRDefault="00A475B4">
      <w:pPr>
        <w:keepNext/>
        <w:widowControl/>
        <w:jc w:val="center"/>
        <w:rPr>
          <w:b/>
          <w:sz w:val="21"/>
          <w:szCs w:val="21"/>
        </w:rPr>
      </w:pPr>
    </w:p>
    <w:p w14:paraId="5DDED34D" w14:textId="77777777" w:rsidR="00A475B4" w:rsidRPr="00814CC7" w:rsidRDefault="00A475B4">
      <w:pPr>
        <w:keepNext/>
        <w:widowControl/>
        <w:ind w:left="720" w:hanging="720"/>
        <w:jc w:val="center"/>
        <w:rPr>
          <w:b/>
          <w:sz w:val="21"/>
          <w:szCs w:val="21"/>
        </w:rPr>
      </w:pPr>
      <w:r w:rsidRPr="00814CC7">
        <w:rPr>
          <w:b/>
          <w:sz w:val="21"/>
          <w:szCs w:val="21"/>
          <w:u w:val="single"/>
        </w:rPr>
        <w:t>INSURANCE, INDEMNITY AND LIABILITY</w:t>
      </w:r>
      <w:r w:rsidRPr="00814CC7">
        <w:rPr>
          <w:b/>
          <w:sz w:val="21"/>
          <w:szCs w:val="21"/>
          <w:u w:val="single"/>
        </w:rPr>
        <w:fldChar w:fldCharType="begin"/>
      </w:r>
      <w:r w:rsidRPr="00814CC7">
        <w:rPr>
          <w:sz w:val="21"/>
          <w:szCs w:val="21"/>
        </w:rPr>
        <w:instrText xml:space="preserve"> TC “</w:instrText>
      </w:r>
      <w:bookmarkStart w:id="71" w:name="_Toc127886899"/>
      <w:r w:rsidRPr="00814CC7">
        <w:rPr>
          <w:b/>
          <w:sz w:val="21"/>
          <w:szCs w:val="21"/>
          <w:u w:val="single"/>
        </w:rPr>
        <w:instrText>INSURANCE, INDEMNITY AND LIABILITY</w:instrText>
      </w:r>
      <w:bookmarkEnd w:id="71"/>
      <w:r w:rsidRPr="00814CC7">
        <w:rPr>
          <w:sz w:val="21"/>
          <w:szCs w:val="21"/>
        </w:rPr>
        <w:instrText xml:space="preserve">” \f C \l “2” </w:instrText>
      </w:r>
      <w:r w:rsidRPr="00814CC7">
        <w:rPr>
          <w:b/>
          <w:sz w:val="21"/>
          <w:szCs w:val="21"/>
          <w:u w:val="single"/>
        </w:rPr>
        <w:fldChar w:fldCharType="end"/>
      </w:r>
    </w:p>
    <w:p w14:paraId="485D12E7" w14:textId="77777777" w:rsidR="00A475B4" w:rsidRPr="00814CC7" w:rsidRDefault="00A475B4">
      <w:pPr>
        <w:keepNext/>
        <w:widowControl/>
        <w:jc w:val="both"/>
        <w:rPr>
          <w:b/>
          <w:sz w:val="21"/>
          <w:szCs w:val="21"/>
        </w:rPr>
      </w:pPr>
    </w:p>
    <w:p w14:paraId="35AB1145" w14:textId="77777777" w:rsidR="00A475B4" w:rsidRPr="00814CC7" w:rsidRDefault="00A475B4">
      <w:pPr>
        <w:widowControl/>
        <w:ind w:firstLine="720"/>
        <w:jc w:val="both"/>
        <w:rPr>
          <w:sz w:val="21"/>
          <w:szCs w:val="21"/>
        </w:rPr>
      </w:pPr>
      <w:r w:rsidRPr="00814CC7">
        <w:rPr>
          <w:sz w:val="21"/>
          <w:szCs w:val="21"/>
        </w:rPr>
        <w:t xml:space="preserve">Section 9.1. </w:t>
      </w:r>
      <w:r w:rsidRPr="00814CC7">
        <w:rPr>
          <w:b/>
          <w:sz w:val="21"/>
          <w:szCs w:val="21"/>
          <w:u w:val="single"/>
        </w:rPr>
        <w:t>Landlord’s Insurance Obligations</w:t>
      </w:r>
      <w:r w:rsidRPr="00814CC7">
        <w:rPr>
          <w:b/>
          <w:sz w:val="21"/>
          <w:szCs w:val="21"/>
          <w:u w:val="single"/>
        </w:rPr>
        <w:fldChar w:fldCharType="begin"/>
      </w:r>
      <w:r w:rsidRPr="00814CC7">
        <w:rPr>
          <w:sz w:val="21"/>
          <w:szCs w:val="21"/>
        </w:rPr>
        <w:instrText>TC “</w:instrText>
      </w:r>
      <w:bookmarkStart w:id="72" w:name="_Toc20561248"/>
      <w:bookmarkStart w:id="73" w:name="_Toc106081918"/>
      <w:bookmarkStart w:id="74" w:name="_Toc127886900"/>
      <w:r w:rsidRPr="00814CC7">
        <w:rPr>
          <w:sz w:val="21"/>
          <w:szCs w:val="21"/>
        </w:rPr>
        <w:instrText xml:space="preserve">Section 9.1. </w:instrText>
      </w:r>
      <w:r w:rsidRPr="004772DC">
        <w:rPr>
          <w:b/>
          <w:sz w:val="21"/>
          <w:szCs w:val="21"/>
        </w:rPr>
        <w:instrText>Landlord’s Insurance Obligations</w:instrText>
      </w:r>
      <w:bookmarkEnd w:id="72"/>
      <w:bookmarkEnd w:id="73"/>
      <w:bookmarkEnd w:id="74"/>
      <w:r w:rsidRPr="00814CC7">
        <w:rPr>
          <w:sz w:val="21"/>
          <w:szCs w:val="21"/>
        </w:rPr>
        <w:instrText>” \f C \l “3”</w:instrText>
      </w:r>
      <w:r w:rsidRPr="00814CC7">
        <w:rPr>
          <w:b/>
          <w:sz w:val="21"/>
          <w:szCs w:val="21"/>
          <w:u w:val="single"/>
        </w:rPr>
        <w:fldChar w:fldCharType="end"/>
      </w:r>
      <w:r w:rsidRPr="00814CC7">
        <w:rPr>
          <w:sz w:val="21"/>
          <w:szCs w:val="21"/>
        </w:rPr>
        <w:t>. Landlord agrees to obtain and maintain during the Term hereof, to the extent the same is available, fire and extended coverage insurance, in amounts and coverages and with such special endorsements as Landlord shall determine f</w:t>
      </w:r>
      <w:r w:rsidR="00EF42D7">
        <w:rPr>
          <w:sz w:val="21"/>
          <w:szCs w:val="21"/>
        </w:rPr>
        <w:t>rom time to time, insuring the B</w:t>
      </w:r>
      <w:r w:rsidRPr="00814CC7">
        <w:rPr>
          <w:sz w:val="21"/>
          <w:szCs w:val="21"/>
        </w:rPr>
        <w:t xml:space="preserve">uilding and the improvements to the Premises </w:t>
      </w:r>
      <w:r w:rsidR="00A31656">
        <w:rPr>
          <w:sz w:val="21"/>
          <w:szCs w:val="21"/>
        </w:rPr>
        <w:t xml:space="preserve">constructed </w:t>
      </w:r>
      <w:r w:rsidRPr="00814CC7">
        <w:rPr>
          <w:sz w:val="21"/>
          <w:szCs w:val="21"/>
        </w:rPr>
        <w:t xml:space="preserve">by Landlord pursuant to this Lease (exclusive of Tenant’s merchandise, trade fixtures, furnishings, equipment, plate glass, signs and personal property). Landlord shall have the right to carry its insurance under </w:t>
      </w:r>
      <w:r w:rsidR="00811D97" w:rsidRPr="00814CC7">
        <w:rPr>
          <w:sz w:val="21"/>
          <w:szCs w:val="21"/>
        </w:rPr>
        <w:t>“</w:t>
      </w:r>
      <w:r w:rsidRPr="00814CC7">
        <w:rPr>
          <w:sz w:val="21"/>
          <w:szCs w:val="21"/>
        </w:rPr>
        <w:t>blanket policies</w:t>
      </w:r>
      <w:r w:rsidR="00811D97" w:rsidRPr="00814CC7">
        <w:rPr>
          <w:sz w:val="21"/>
          <w:szCs w:val="21"/>
        </w:rPr>
        <w:t>”</w:t>
      </w:r>
      <w:r w:rsidRPr="00814CC7">
        <w:rPr>
          <w:sz w:val="21"/>
          <w:szCs w:val="21"/>
        </w:rPr>
        <w:t xml:space="preserve"> covering the Shopping Center and other properties.  Tenant agrees to pay to Landlord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the cost to carry the insurance required pursuant to this Section 9.1.  Tenant’s </w:t>
      </w:r>
      <w:r w:rsidR="00813810">
        <w:rPr>
          <w:sz w:val="21"/>
          <w:szCs w:val="21"/>
        </w:rPr>
        <w:t>P</w:t>
      </w:r>
      <w:r w:rsidRPr="00814CC7">
        <w:rPr>
          <w:sz w:val="21"/>
          <w:szCs w:val="21"/>
        </w:rPr>
        <w:t>roportionate</w:t>
      </w:r>
      <w:r w:rsidR="00813810">
        <w:rPr>
          <w:sz w:val="21"/>
          <w:szCs w:val="21"/>
        </w:rPr>
        <w:t xml:space="preserve"> S</w:t>
      </w:r>
      <w:r w:rsidRPr="00814CC7">
        <w:rPr>
          <w:sz w:val="21"/>
          <w:szCs w:val="21"/>
        </w:rPr>
        <w:t xml:space="preserve">hare of insurance costs pursuant to this Section 9.1 shall be paid, in advance, in monthly installments on or before the first day of each calendar month, in an amount estimated by Landlord.  Following receipt of all insurance bills, Landlord shall furnish Tenant with a written statement of the actual amount of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 xml:space="preserve">hare of the insurance costs for such year. Tenant shall pay any deficiency within thirty (30) days after demand therefor by Landlord.  Any overpayment shall be credited against Tenant’s next installment of insurance (except any overpayment in the final year within the Term shall be refunded to Tenant). Tenant’s </w:t>
      </w:r>
      <w:r w:rsidR="00813810">
        <w:rPr>
          <w:sz w:val="21"/>
          <w:szCs w:val="21"/>
        </w:rPr>
        <w:t>P</w:t>
      </w:r>
      <w:r w:rsidRPr="00814CC7">
        <w:rPr>
          <w:sz w:val="21"/>
          <w:szCs w:val="21"/>
        </w:rPr>
        <w:t xml:space="preserve">roportionate </w:t>
      </w:r>
      <w:r w:rsidR="00813810">
        <w:rPr>
          <w:sz w:val="21"/>
          <w:szCs w:val="21"/>
        </w:rPr>
        <w:t>S</w:t>
      </w:r>
      <w:r w:rsidRPr="00814CC7">
        <w:rPr>
          <w:sz w:val="21"/>
          <w:szCs w:val="21"/>
        </w:rPr>
        <w:t>hare of insurance for any partial year during the Term shall be prorated based on the number of days of said year. Tenant’s obligations under this Section 9.1 shall survive the expiration or sooner termination of this Lease.</w:t>
      </w:r>
    </w:p>
    <w:p w14:paraId="7EC24660" w14:textId="77777777" w:rsidR="00A475B4" w:rsidRPr="00814CC7" w:rsidRDefault="00A475B4">
      <w:pPr>
        <w:widowControl/>
        <w:ind w:firstLine="720"/>
        <w:jc w:val="both"/>
        <w:rPr>
          <w:sz w:val="21"/>
          <w:szCs w:val="21"/>
        </w:rPr>
      </w:pPr>
    </w:p>
    <w:p w14:paraId="7E12C78F" w14:textId="77777777" w:rsidR="00A475B4" w:rsidRPr="00814CC7" w:rsidRDefault="00A475B4">
      <w:pPr>
        <w:keepNext/>
        <w:widowControl/>
        <w:ind w:firstLine="720"/>
        <w:jc w:val="both"/>
        <w:rPr>
          <w:b/>
          <w:sz w:val="21"/>
          <w:szCs w:val="21"/>
        </w:rPr>
      </w:pPr>
      <w:r w:rsidRPr="00814CC7">
        <w:rPr>
          <w:sz w:val="21"/>
          <w:szCs w:val="21"/>
        </w:rPr>
        <w:t xml:space="preserve">Section 9.2. </w:t>
      </w:r>
      <w:r w:rsidRPr="00814CC7">
        <w:rPr>
          <w:b/>
          <w:sz w:val="21"/>
          <w:szCs w:val="21"/>
          <w:u w:val="single"/>
        </w:rPr>
        <w:t>Tenant’s Insurance Obligations</w:t>
      </w:r>
      <w:r w:rsidRPr="00814CC7">
        <w:rPr>
          <w:b/>
          <w:sz w:val="21"/>
          <w:szCs w:val="21"/>
          <w:u w:val="single"/>
        </w:rPr>
        <w:fldChar w:fldCharType="begin"/>
      </w:r>
      <w:r w:rsidRPr="00814CC7">
        <w:rPr>
          <w:sz w:val="21"/>
          <w:szCs w:val="21"/>
        </w:rPr>
        <w:instrText xml:space="preserve"> TC “</w:instrText>
      </w:r>
      <w:bookmarkStart w:id="75" w:name="_Toc127886901"/>
      <w:r w:rsidRPr="00814CC7">
        <w:rPr>
          <w:sz w:val="21"/>
          <w:szCs w:val="21"/>
        </w:rPr>
        <w:instrText xml:space="preserve">Section 9.2. </w:instrText>
      </w:r>
      <w:r w:rsidRPr="004772DC">
        <w:rPr>
          <w:b/>
          <w:sz w:val="21"/>
          <w:szCs w:val="21"/>
        </w:rPr>
        <w:instrText>Tenant’s Insurance Obligations</w:instrText>
      </w:r>
      <w:bookmarkEnd w:id="75"/>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317EAE5D" w14:textId="77777777" w:rsidR="00A475B4" w:rsidRPr="00814CC7" w:rsidRDefault="00A475B4">
      <w:pPr>
        <w:keepNext/>
        <w:widowControl/>
        <w:jc w:val="both"/>
        <w:rPr>
          <w:b/>
          <w:sz w:val="21"/>
          <w:szCs w:val="21"/>
        </w:rPr>
      </w:pPr>
    </w:p>
    <w:p w14:paraId="63F3F189" w14:textId="40794B87" w:rsidR="00E23461" w:rsidRPr="00814CC7" w:rsidRDefault="00A475B4" w:rsidP="00E23461">
      <w:pPr>
        <w:widowControl/>
        <w:ind w:firstLine="720"/>
        <w:jc w:val="both"/>
        <w:rPr>
          <w:sz w:val="21"/>
          <w:szCs w:val="21"/>
        </w:rPr>
      </w:pPr>
      <w:r w:rsidRPr="00814CC7">
        <w:rPr>
          <w:sz w:val="21"/>
          <w:szCs w:val="21"/>
        </w:rPr>
        <w:t>(a)</w:t>
      </w:r>
      <w:r w:rsidRPr="00814CC7">
        <w:rPr>
          <w:sz w:val="21"/>
          <w:szCs w:val="21"/>
        </w:rPr>
        <w:tab/>
      </w:r>
      <w:r w:rsidR="00375670" w:rsidRPr="00814CC7">
        <w:rPr>
          <w:sz w:val="21"/>
          <w:szCs w:val="21"/>
        </w:rPr>
        <w:t>Tenant, at Tenant’s sole cost and expense, shall obtain and maintain in effect, commencing with the delivery of possession date and continuing throughout the Term, insurance policies providing for the following coverage: (</w:t>
      </w:r>
      <w:proofErr w:type="spellStart"/>
      <w:r w:rsidR="00375670" w:rsidRPr="00814CC7">
        <w:rPr>
          <w:sz w:val="21"/>
          <w:szCs w:val="21"/>
        </w:rPr>
        <w:t>i</w:t>
      </w:r>
      <w:proofErr w:type="spellEnd"/>
      <w:r w:rsidR="00375670" w:rsidRPr="00814CC7">
        <w:rPr>
          <w:sz w:val="21"/>
          <w:szCs w:val="21"/>
        </w:rPr>
        <w:t xml:space="preserve">) standard “special form” property insurance against fire, theft, vandalism, malicious mischief, sprinkler leakage and such additional perils as now are or hereafter may be included in a standard extended coverage endorsement from time to time in general use in the State, insuring </w:t>
      </w:r>
      <w:r w:rsidR="00375670">
        <w:rPr>
          <w:sz w:val="21"/>
          <w:szCs w:val="21"/>
        </w:rPr>
        <w:t xml:space="preserve">Tenant’s Work, </w:t>
      </w:r>
      <w:r w:rsidR="00375670" w:rsidRPr="00814CC7">
        <w:rPr>
          <w:sz w:val="21"/>
          <w:szCs w:val="21"/>
        </w:rPr>
        <w:t xml:space="preserve">Tenant’s merchandise, trade fixtures, furnishings, equipment and all items of personal property of Tenant located in, on or about the Premises, and the amount of such insurance will be set forth in an “agreed value endorsement” to the policy of such insurance, not less than one hundred percent (100%) of the full replacement value thereof without deduction for depreciation, and with a deductible amount of not more than Fifty Thousand Dollars ($50,000.00); (ii) </w:t>
      </w:r>
      <w:r w:rsidR="00375670" w:rsidRPr="00C04FE0">
        <w:rPr>
          <w:sz w:val="21"/>
          <w:szCs w:val="21"/>
        </w:rPr>
        <w:t>Business interruption insurance in an amount that will reimburse Tenant for direct or indirect loss of earnings attributable to all perils insured against under Section 9.2.</w:t>
      </w:r>
      <w:r w:rsidR="00375670">
        <w:rPr>
          <w:sz w:val="21"/>
          <w:szCs w:val="21"/>
        </w:rPr>
        <w:t>(a)(</w:t>
      </w:r>
      <w:proofErr w:type="spellStart"/>
      <w:r w:rsidR="00375670">
        <w:rPr>
          <w:sz w:val="21"/>
          <w:szCs w:val="21"/>
        </w:rPr>
        <w:t>i</w:t>
      </w:r>
      <w:proofErr w:type="spellEnd"/>
      <w:r w:rsidR="00375670">
        <w:rPr>
          <w:sz w:val="21"/>
          <w:szCs w:val="21"/>
        </w:rPr>
        <w:t>)</w:t>
      </w:r>
      <w:r w:rsidR="00375670" w:rsidRPr="00C04FE0">
        <w:rPr>
          <w:sz w:val="21"/>
          <w:szCs w:val="21"/>
        </w:rPr>
        <w:t xml:space="preserve"> above or attributable to the prevention of access to the Premises by civil authority; and sufficient to reimburse Tenant for Rent for at least 12 months</w:t>
      </w:r>
      <w:r w:rsidR="00375670">
        <w:rPr>
          <w:sz w:val="21"/>
          <w:szCs w:val="21"/>
        </w:rPr>
        <w:t xml:space="preserve">; (iii) </w:t>
      </w:r>
      <w:r w:rsidR="00375670" w:rsidRPr="00814CC7">
        <w:rPr>
          <w:sz w:val="21"/>
          <w:szCs w:val="21"/>
        </w:rPr>
        <w:t xml:space="preserve">a commercial general liability policy, </w:t>
      </w:r>
      <w:r w:rsidR="00375670">
        <w:rPr>
          <w:sz w:val="21"/>
          <w:szCs w:val="21"/>
        </w:rPr>
        <w:t xml:space="preserve">including </w:t>
      </w:r>
      <w:r w:rsidR="00375670" w:rsidRPr="00105FE3">
        <w:rPr>
          <w:sz w:val="21"/>
          <w:szCs w:val="21"/>
        </w:rPr>
        <w:t>products liability insurance for merchandise offered for sale or lease from the Premises</w:t>
      </w:r>
      <w:r w:rsidR="00375670">
        <w:rPr>
          <w:sz w:val="21"/>
          <w:szCs w:val="21"/>
        </w:rPr>
        <w:t>, and</w:t>
      </w:r>
      <w:r w:rsidR="00375670" w:rsidRPr="00105FE3">
        <w:rPr>
          <w:sz w:val="21"/>
          <w:szCs w:val="21"/>
        </w:rPr>
        <w:t xml:space="preserve"> including (if this Lease covers Premises in which food and/or beverages are sold and/or consumed) liquor liability coverage (if applicable to Tenant’s business) and coverage for liability arising out of the consumption of food and/or alcoholic beverages on or obtained at the Premises, </w:t>
      </w:r>
      <w:r w:rsidR="00375670">
        <w:rPr>
          <w:sz w:val="21"/>
          <w:szCs w:val="21"/>
        </w:rPr>
        <w:t xml:space="preserve"> </w:t>
      </w:r>
      <w:r w:rsidR="00375670" w:rsidRPr="00814CC7">
        <w:rPr>
          <w:sz w:val="21"/>
          <w:szCs w:val="21"/>
        </w:rPr>
        <w:t>naming Landlord</w:t>
      </w:r>
      <w:r w:rsidR="00375670">
        <w:rPr>
          <w:sz w:val="21"/>
          <w:szCs w:val="21"/>
        </w:rPr>
        <w:t>, its agents, successors and assigns, Property Manager</w:t>
      </w:r>
      <w:r w:rsidR="00375670" w:rsidRPr="00814CC7">
        <w:rPr>
          <w:sz w:val="21"/>
          <w:szCs w:val="21"/>
        </w:rPr>
        <w:t xml:space="preserve"> and any mortgagee of the Shopping Center as additional insureds, protecting against any and all claims for injury to persons or property occurring in the Premises and protecting against assumed or contractual liability under this Lease with respect to the Premises and the operations of Tenant and any subtenant of Tenant in, on or about the Premises, with such policy to be in the minimum amount of </w:t>
      </w:r>
      <w:r w:rsidR="00375670">
        <w:rPr>
          <w:sz w:val="21"/>
          <w:szCs w:val="21"/>
        </w:rPr>
        <w:t>One</w:t>
      </w:r>
      <w:r w:rsidR="00375670" w:rsidRPr="00814CC7">
        <w:rPr>
          <w:sz w:val="21"/>
          <w:szCs w:val="21"/>
        </w:rPr>
        <w:t xml:space="preserve"> Million Dollars ($</w:t>
      </w:r>
      <w:r w:rsidR="00375670">
        <w:rPr>
          <w:sz w:val="21"/>
          <w:szCs w:val="21"/>
        </w:rPr>
        <w:t>1</w:t>
      </w:r>
      <w:r w:rsidR="00375670" w:rsidRPr="00814CC7">
        <w:rPr>
          <w:sz w:val="21"/>
          <w:szCs w:val="21"/>
        </w:rPr>
        <w:t xml:space="preserve">,000,000.00) per occurrence, and with an aggregate limit of at least </w:t>
      </w:r>
      <w:r w:rsidR="00375670">
        <w:rPr>
          <w:sz w:val="21"/>
          <w:szCs w:val="21"/>
        </w:rPr>
        <w:t xml:space="preserve">Two </w:t>
      </w:r>
      <w:r w:rsidR="00375670" w:rsidRPr="00814CC7">
        <w:rPr>
          <w:sz w:val="21"/>
          <w:szCs w:val="21"/>
        </w:rPr>
        <w:t>Million Dollars ($</w:t>
      </w:r>
      <w:r w:rsidR="00375670">
        <w:rPr>
          <w:sz w:val="21"/>
          <w:szCs w:val="21"/>
        </w:rPr>
        <w:t>2</w:t>
      </w:r>
      <w:r w:rsidR="00375670" w:rsidRPr="00814CC7">
        <w:rPr>
          <w:sz w:val="21"/>
          <w:szCs w:val="21"/>
        </w:rPr>
        <w:t>,000,000.00)</w:t>
      </w:r>
      <w:r w:rsidR="00375670">
        <w:rPr>
          <w:sz w:val="21"/>
          <w:szCs w:val="21"/>
        </w:rPr>
        <w:t>.</w:t>
      </w:r>
      <w:r w:rsidR="00375670" w:rsidRPr="00814CC7">
        <w:rPr>
          <w:sz w:val="21"/>
          <w:szCs w:val="21"/>
        </w:rPr>
        <w:t xml:space="preserve">; ( (iv) workers’ compensation coverage as required by </w:t>
      </w:r>
      <w:r w:rsidR="00375670" w:rsidRPr="00814CC7">
        <w:rPr>
          <w:sz w:val="21"/>
          <w:szCs w:val="21"/>
        </w:rPr>
        <w:lastRenderedPageBreak/>
        <w:t xml:space="preserve">law, with employer’s liability limits in the minimum amount of </w:t>
      </w:r>
      <w:bookmarkStart w:id="76" w:name="_Hlk127458857"/>
      <w:r w:rsidR="00375670" w:rsidRPr="00814CC7">
        <w:rPr>
          <w:sz w:val="21"/>
          <w:szCs w:val="21"/>
        </w:rPr>
        <w:t>Five Hundred Thousand Dollars ($500,000.00)</w:t>
      </w:r>
      <w:bookmarkEnd w:id="76"/>
      <w:r w:rsidR="00375670">
        <w:rPr>
          <w:sz w:val="21"/>
          <w:szCs w:val="21"/>
        </w:rPr>
        <w:t xml:space="preserve"> </w:t>
      </w:r>
      <w:r w:rsidR="00375670" w:rsidRPr="004640FC">
        <w:rPr>
          <w:sz w:val="21"/>
          <w:szCs w:val="21"/>
        </w:rPr>
        <w:t>Bodily Injury each Accident\Five Hundred Thousand Dollars ($500,000.00) Disease Each Employee\Five Hundred Thousand Dollars ($500,000.00)</w:t>
      </w:r>
      <w:r w:rsidR="00375670">
        <w:rPr>
          <w:sz w:val="21"/>
          <w:szCs w:val="21"/>
        </w:rPr>
        <w:t xml:space="preserve"> </w:t>
      </w:r>
      <w:r w:rsidR="00375670" w:rsidRPr="004640FC">
        <w:rPr>
          <w:sz w:val="21"/>
          <w:szCs w:val="21"/>
        </w:rPr>
        <w:t>Disease – Policy Limit</w:t>
      </w:r>
      <w:r w:rsidR="00375670" w:rsidRPr="00814CC7">
        <w:rPr>
          <w:sz w:val="21"/>
          <w:szCs w:val="21"/>
        </w:rPr>
        <w:t xml:space="preserve">; (v) with respect to alterations, improvements and the like required or permitted to be made by Tenant hereunder, contingent liability and builder’s risk insurance in amounts satisfactory to Landlord; (vi) </w:t>
      </w:r>
      <w:r w:rsidR="00375670" w:rsidRPr="00814CC7">
        <w:rPr>
          <w:spacing w:val="-3"/>
          <w:sz w:val="21"/>
          <w:szCs w:val="21"/>
        </w:rPr>
        <w:t xml:space="preserve">“Child Molestation/Sexual Misconduct” liability insurance in the amount of Two Million Dollars ($2,000,000.00) </w:t>
      </w:r>
      <w:r w:rsidR="00375670" w:rsidRPr="00814CC7">
        <w:rPr>
          <w:b/>
          <w:i/>
          <w:color w:val="0000FF"/>
          <w:spacing w:val="-3"/>
          <w:sz w:val="21"/>
          <w:szCs w:val="21"/>
        </w:rPr>
        <w:t>This is recommended if</w:t>
      </w:r>
      <w:r w:rsidR="00375670" w:rsidRPr="00814CC7">
        <w:rPr>
          <w:i/>
          <w:color w:val="0000FF"/>
          <w:spacing w:val="-3"/>
          <w:sz w:val="21"/>
          <w:szCs w:val="21"/>
        </w:rPr>
        <w:t xml:space="preserve"> </w:t>
      </w:r>
      <w:r w:rsidR="00375670" w:rsidRPr="00814CC7">
        <w:rPr>
          <w:b/>
          <w:i/>
          <w:color w:val="0000FF"/>
          <w:spacing w:val="-3"/>
          <w:sz w:val="21"/>
          <w:szCs w:val="21"/>
        </w:rPr>
        <w:t>Tenant is a salon, spa, or child centered/related operation</w:t>
      </w:r>
      <w:r w:rsidR="00375670" w:rsidRPr="00814CC7">
        <w:rPr>
          <w:spacing w:val="-3"/>
          <w:sz w:val="21"/>
          <w:szCs w:val="21"/>
        </w:rPr>
        <w:t xml:space="preserve">; </w:t>
      </w:r>
      <w:r w:rsidR="00375670" w:rsidRPr="00814CC7">
        <w:rPr>
          <w:sz w:val="21"/>
          <w:szCs w:val="21"/>
        </w:rPr>
        <w:t xml:space="preserve"> (vii) automobile liability insurance in the minimum amount of One Million Dollars ($1,000,000)</w:t>
      </w:r>
      <w:r w:rsidR="00375670">
        <w:rPr>
          <w:sz w:val="21"/>
          <w:szCs w:val="21"/>
        </w:rPr>
        <w:t xml:space="preserve"> covering the operation of Tenant’s owned, hired and non-owned vehicles. </w:t>
      </w:r>
      <w:r w:rsidR="00375670" w:rsidRPr="00807690">
        <w:rPr>
          <w:sz w:val="21"/>
          <w:szCs w:val="21"/>
        </w:rPr>
        <w:t xml:space="preserve"> </w:t>
      </w:r>
      <w:r w:rsidR="00375670">
        <w:rPr>
          <w:sz w:val="21"/>
          <w:szCs w:val="21"/>
        </w:rPr>
        <w:t>If Tenant does not own any vehicles, then coverage for hired and non-owned autos will suffice; and (viii) Umbrella/Excess Liability with minimum limits of Five Million Dollars ($5,000,000) providing coverage in excess of the general liability, employers liability, automobile liability required above.</w:t>
      </w:r>
      <w:r w:rsidR="00375670" w:rsidRPr="00814CC7">
        <w:rPr>
          <w:b/>
          <w:color w:val="0000FF"/>
          <w:sz w:val="21"/>
          <w:szCs w:val="21"/>
        </w:rPr>
        <w:t xml:space="preserve"> </w:t>
      </w:r>
      <w:r w:rsidR="00375670" w:rsidRPr="00814CC7">
        <w:rPr>
          <w:b/>
          <w:i/>
          <w:color w:val="0000FF"/>
          <w:sz w:val="21"/>
          <w:szCs w:val="21"/>
        </w:rPr>
        <w:t>If Tenant’s business has a large fleet or does deliveries or repairs in a large area, then may want to require $5,000,000</w:t>
      </w:r>
      <w:r w:rsidR="00375670" w:rsidRPr="00814CC7">
        <w:rPr>
          <w:sz w:val="21"/>
          <w:szCs w:val="21"/>
        </w:rPr>
        <w:t>.</w:t>
      </w:r>
    </w:p>
    <w:p w14:paraId="2086071D" w14:textId="77777777" w:rsidR="00A475B4" w:rsidRPr="00814CC7" w:rsidRDefault="00A475B4" w:rsidP="00E23461">
      <w:pPr>
        <w:widowControl/>
        <w:ind w:firstLine="720"/>
        <w:jc w:val="both"/>
        <w:rPr>
          <w:sz w:val="21"/>
          <w:szCs w:val="21"/>
        </w:rPr>
      </w:pPr>
    </w:p>
    <w:p w14:paraId="50CB9E0E" w14:textId="14867BFE" w:rsidR="00A475B4" w:rsidRPr="00814CC7" w:rsidRDefault="00A475B4">
      <w:pPr>
        <w:widowControl/>
        <w:ind w:firstLine="720"/>
        <w:jc w:val="both"/>
        <w:rPr>
          <w:sz w:val="21"/>
          <w:szCs w:val="21"/>
        </w:rPr>
      </w:pPr>
      <w:r w:rsidRPr="00814CC7">
        <w:rPr>
          <w:sz w:val="21"/>
          <w:szCs w:val="21"/>
        </w:rPr>
        <w:t>(b)</w:t>
      </w:r>
      <w:r w:rsidRPr="00814CC7">
        <w:rPr>
          <w:sz w:val="21"/>
          <w:szCs w:val="21"/>
        </w:rPr>
        <w:tab/>
        <w:t>All insurance policies herein to be procured by Tenant shall: (</w:t>
      </w:r>
      <w:proofErr w:type="spellStart"/>
      <w:r w:rsidRPr="00814CC7">
        <w:rPr>
          <w:sz w:val="21"/>
          <w:szCs w:val="21"/>
        </w:rPr>
        <w:t>i</w:t>
      </w:r>
      <w:proofErr w:type="spellEnd"/>
      <w:r w:rsidRPr="00814CC7">
        <w:rPr>
          <w:sz w:val="21"/>
          <w:szCs w:val="21"/>
        </w:rPr>
        <w:t>) be issued by insurance companies, reasonably satisfactory to Landlord and authorized to do business in the State</w:t>
      </w:r>
      <w:r w:rsidR="00375670">
        <w:rPr>
          <w:sz w:val="21"/>
          <w:szCs w:val="21"/>
        </w:rPr>
        <w:t xml:space="preserve"> with a minimum AM Best’s rating of “A-:VIII” or better</w:t>
      </w:r>
      <w:r w:rsidRPr="00814CC7">
        <w:rPr>
          <w:sz w:val="21"/>
          <w:szCs w:val="21"/>
        </w:rPr>
        <w:t xml:space="preserve">; (ii) be written as primary policy coverage and non-contributing with respect to any coverage which Landlord may carry; (iii) insure and name Landlord, </w:t>
      </w:r>
      <w:r w:rsidR="00521EFF" w:rsidRPr="00814CC7">
        <w:rPr>
          <w:sz w:val="21"/>
          <w:szCs w:val="21"/>
        </w:rPr>
        <w:t xml:space="preserve">Landlord’s advisors, </w:t>
      </w:r>
      <w:r w:rsidRPr="00814CC7">
        <w:rPr>
          <w:sz w:val="21"/>
          <w:szCs w:val="21"/>
        </w:rPr>
        <w:t xml:space="preserve">Landlord’s managing agent, any mortgagee of the Shopping Center and any parties in interest designated by Landlord as additional insureds, as their respective interests may appear (except with respect to workers’ compensation insurance); </w:t>
      </w:r>
      <w:r w:rsidR="00E23461" w:rsidRPr="00814CC7">
        <w:rPr>
          <w:sz w:val="21"/>
          <w:szCs w:val="21"/>
        </w:rPr>
        <w:t xml:space="preserve">(iv) be primary and non-contributory </w:t>
      </w:r>
      <w:r w:rsidRPr="00814CC7">
        <w:rPr>
          <w:sz w:val="21"/>
          <w:szCs w:val="21"/>
        </w:rPr>
        <w:t xml:space="preserve">and (v) contain an express waiver of any right of subrogation by the insurance company against Landlord, Landlord’s managing agent and their respective agents, employees and representatives which arises or might arise by reason of any payment under such policy or by reason of any act or omission of Landlord, its agents, employees or representatives. The minimum limits of Tenant’s commercial general liability policy of insurance shall be subject to increase at any time, and from time to time, if Landlord reasonably deems it necessary for adequate protection.  Within thirty (30) days after demand therefore by Landlord, Tenant shall furnish Landlord with evidence of Tenant’s compliance with such demand.  Neither the issuance of any insurance policy required hereunder nor the minimum limits specified herein with respect to Tenant’s insurance coverage shall be deemed to limit or restrict in any way Tenant’s liability arising under or out of this Lease. With respect to each and every one of the insurance policies herein required to be procured by Tenant, on or before the Commencement Date (or, if earlier, the date on which possession of the Premises is delivered to Tenant), and at least thirty (30) days before any such insurance policy shall expire, Tenant shall deliver to Landlord a certificate of </w:t>
      </w:r>
      <w:r w:rsidR="00375670">
        <w:rPr>
          <w:sz w:val="21"/>
          <w:szCs w:val="21"/>
        </w:rPr>
        <w:t xml:space="preserve">insurance, including endorsements, </w:t>
      </w:r>
      <w:r w:rsidRPr="00814CC7">
        <w:rPr>
          <w:sz w:val="21"/>
          <w:szCs w:val="21"/>
        </w:rPr>
        <w:t xml:space="preserve">certifying that such policy has been issued, providing the coverage required by this Lease and containing the provisions specified herein, together with evidence of payment of all applicable premiums. Each and every insurance policy required to be carried hereunder by or on behalf of Tenant shall provide (and any certificate evidencing the existence of each such insurance policy shall certify) that, unless Landlord shall first have been given thirty (30) days’ prior written notice thereof, the insurer will not cancel, materially change or fail to renew the coverage provided by such insurance policy. The term </w:t>
      </w:r>
      <w:r w:rsidR="00811D97" w:rsidRPr="00814CC7">
        <w:rPr>
          <w:sz w:val="21"/>
          <w:szCs w:val="21"/>
        </w:rPr>
        <w:t>“</w:t>
      </w:r>
      <w:r w:rsidRPr="00814CC7">
        <w:rPr>
          <w:sz w:val="21"/>
          <w:szCs w:val="21"/>
        </w:rPr>
        <w:t>insurance policy</w:t>
      </w:r>
      <w:r w:rsidR="00811D97" w:rsidRPr="00814CC7">
        <w:rPr>
          <w:sz w:val="21"/>
          <w:szCs w:val="21"/>
        </w:rPr>
        <w:t>”</w:t>
      </w:r>
      <w:r w:rsidRPr="00814CC7">
        <w:rPr>
          <w:sz w:val="21"/>
          <w:szCs w:val="21"/>
        </w:rPr>
        <w:t xml:space="preserve"> as used herein shall be deemed to include any extensions or renewals of such insurance policy. In the event that Tenant shall fail to promptly furnish any insurance coverage hereunder required to be procured by Tenant, Landlord, at its sole option, shall have the right after ten (10) days’ prior written notice to Tenant to obtain the same and pay the premium therefor for a period not exceeding one (1) year in each instance, and the premium so paid by Landlord shall be immediately due and payable by Tenant to Landlord as </w:t>
      </w:r>
      <w:r w:rsidR="003E2472">
        <w:rPr>
          <w:sz w:val="21"/>
          <w:szCs w:val="21"/>
        </w:rPr>
        <w:t>Additional Rent</w:t>
      </w:r>
      <w:r w:rsidRPr="00814CC7">
        <w:rPr>
          <w:sz w:val="21"/>
          <w:szCs w:val="21"/>
        </w:rPr>
        <w:t>.</w:t>
      </w:r>
    </w:p>
    <w:p w14:paraId="2E7B539B" w14:textId="77777777" w:rsidR="00A475B4" w:rsidRPr="00814CC7" w:rsidRDefault="00A475B4">
      <w:pPr>
        <w:widowControl/>
        <w:jc w:val="both"/>
        <w:rPr>
          <w:sz w:val="21"/>
          <w:szCs w:val="21"/>
        </w:rPr>
      </w:pPr>
    </w:p>
    <w:p w14:paraId="4C4336F4"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Tenant shall not do or permit to be done any act or thing upon the Premises that will invalidate or be in conflict with any fire i</w:t>
      </w:r>
      <w:r w:rsidR="00EF42D7">
        <w:rPr>
          <w:sz w:val="21"/>
          <w:szCs w:val="21"/>
        </w:rPr>
        <w:t>nsurance policies covering the B</w:t>
      </w:r>
      <w:r w:rsidRPr="00814CC7">
        <w:rPr>
          <w:sz w:val="21"/>
          <w:szCs w:val="21"/>
        </w:rPr>
        <w:t>uilding or any part thereof, including the Common Areas, or fixtures and property therein, or any other insurance policies or coverage referred to above in this Article IX; and Tenant shall promptly comply with all rules, orders, regulations or requirements relating to such insurance policies, and shall not do anything, or prevent anything to be done, in, on or about the Premises, or bring or keep anything therein, which shall increase the</w:t>
      </w:r>
      <w:r w:rsidR="00EF42D7">
        <w:rPr>
          <w:sz w:val="21"/>
          <w:szCs w:val="21"/>
        </w:rPr>
        <w:t xml:space="preserve"> rate of fire insurance on the B</w:t>
      </w:r>
      <w:r w:rsidRPr="00814CC7">
        <w:rPr>
          <w:sz w:val="21"/>
          <w:szCs w:val="21"/>
        </w:rPr>
        <w:t xml:space="preserve">uilding or on any property, including the Common Areas, located therein, or increase the rate or rates of any other insurance referred to hereinabove. If any act or omission of Tenant, its agents, employees or contractors shall result in any increase in the premium rates applicable to any such insurance policies carried by Landlord, or other increased costs to </w:t>
      </w:r>
      <w:r w:rsidRPr="00814CC7">
        <w:rPr>
          <w:sz w:val="21"/>
          <w:szCs w:val="21"/>
        </w:rPr>
        <w:lastRenderedPageBreak/>
        <w:t xml:space="preserve">Landlord in connection therewith, then Tenant shall reimburse Landlord on demand as </w:t>
      </w:r>
      <w:r w:rsidR="003E2472">
        <w:rPr>
          <w:sz w:val="21"/>
          <w:szCs w:val="21"/>
        </w:rPr>
        <w:t>Additional Rent</w:t>
      </w:r>
      <w:r w:rsidRPr="00814CC7">
        <w:rPr>
          <w:sz w:val="21"/>
          <w:szCs w:val="21"/>
        </w:rPr>
        <w:t xml:space="preserve"> for the amount of any such increased rates or costs. In particular, if Tenant uses the Premises for the preparation of food, Tenant shall reimburse Landlord on demand for any part of the premium for insurance coverage under Section 9.1 above required to be paid on account of such use of the Premises.</w:t>
      </w:r>
    </w:p>
    <w:p w14:paraId="499FF9B8" w14:textId="77777777" w:rsidR="00A475B4" w:rsidRPr="00814CC7" w:rsidRDefault="00A475B4">
      <w:pPr>
        <w:widowControl/>
        <w:jc w:val="both"/>
        <w:rPr>
          <w:sz w:val="21"/>
          <w:szCs w:val="21"/>
        </w:rPr>
      </w:pPr>
    </w:p>
    <w:p w14:paraId="193BE1D6" w14:textId="77777777" w:rsidR="00A475B4" w:rsidRPr="00814CC7" w:rsidRDefault="00A475B4">
      <w:pPr>
        <w:widowControl/>
        <w:ind w:firstLine="720"/>
        <w:jc w:val="both"/>
        <w:rPr>
          <w:sz w:val="21"/>
          <w:szCs w:val="21"/>
        </w:rPr>
      </w:pPr>
      <w:r w:rsidRPr="00814CC7">
        <w:rPr>
          <w:sz w:val="21"/>
          <w:szCs w:val="21"/>
        </w:rPr>
        <w:t xml:space="preserve">Section 9.3. </w:t>
      </w:r>
      <w:r w:rsidRPr="00814CC7">
        <w:rPr>
          <w:b/>
          <w:sz w:val="21"/>
          <w:szCs w:val="21"/>
          <w:u w:val="single"/>
        </w:rPr>
        <w:t>Waiver of Subrogation</w:t>
      </w:r>
      <w:r w:rsidRPr="00814CC7">
        <w:rPr>
          <w:b/>
          <w:sz w:val="21"/>
          <w:szCs w:val="21"/>
          <w:u w:val="single"/>
        </w:rPr>
        <w:fldChar w:fldCharType="begin"/>
      </w:r>
      <w:r w:rsidRPr="00814CC7">
        <w:rPr>
          <w:sz w:val="21"/>
          <w:szCs w:val="21"/>
        </w:rPr>
        <w:instrText xml:space="preserve"> TC “</w:instrText>
      </w:r>
      <w:bookmarkStart w:id="77" w:name="_Toc127886902"/>
      <w:r w:rsidRPr="00814CC7">
        <w:rPr>
          <w:sz w:val="21"/>
          <w:szCs w:val="21"/>
        </w:rPr>
        <w:instrText xml:space="preserve">Section 9.3. </w:instrText>
      </w:r>
      <w:r w:rsidRPr="004772DC">
        <w:rPr>
          <w:b/>
          <w:sz w:val="21"/>
          <w:szCs w:val="21"/>
        </w:rPr>
        <w:instrText>Waiver of Subrogation</w:instrText>
      </w:r>
      <w:bookmarkEnd w:id="77"/>
      <w:r w:rsidRPr="00814CC7">
        <w:rPr>
          <w:sz w:val="21"/>
          <w:szCs w:val="21"/>
        </w:rPr>
        <w:instrText xml:space="preserve">” \f C \l “3” </w:instrText>
      </w:r>
      <w:r w:rsidRPr="00814CC7">
        <w:rPr>
          <w:b/>
          <w:sz w:val="21"/>
          <w:szCs w:val="21"/>
          <w:u w:val="single"/>
        </w:rPr>
        <w:fldChar w:fldCharType="end"/>
      </w:r>
      <w:r w:rsidRPr="00814CC7">
        <w:rPr>
          <w:sz w:val="21"/>
          <w:szCs w:val="21"/>
        </w:rPr>
        <w:t>. LANDLORD AND TENANT HEREBY WAIVE AND RELEASE ANY CLAIM THAT EITHER OF THEM MAY HEREAFTER HAVE AGAINST THE OTHER ON ACCOUNT OF ANY DAMAGE TO THE PROPERTY OF THE WAIVING PARTY, EVEN IF SUCH DAMAGE SHALL BE DUE TO THE NEGLIGENT ACT OR OMISSION OF THE OTHER PARTY. LANDLORD AND TENANT SHALL EACH CAUSE THEIR RESPECTIVE PROPERTY INSURANCE POLICIES TO CONTAIN EITHER A WAIVER OF ANY RIGHT OF SUBROGATION THE INSURER OF ONE PARTY HERETO MAY ACQUIRE AGAINST THE OTHER PARTY HERETO BY VIRTUE OF PAYMENT OF ANY LOSS UNDER ANY SUCH INSURANCE OR AN ACKNOWLEDGMENT BY THE INSURER THAT THE FOREGOING WAIVER OF CLAIMS DOES NOT IMPAIR OR INVALIDATE SUCH POLICY OF INSURANCE.</w:t>
      </w:r>
    </w:p>
    <w:p w14:paraId="295387FD" w14:textId="77777777" w:rsidR="00A475B4" w:rsidRPr="00814CC7" w:rsidRDefault="00A475B4">
      <w:pPr>
        <w:widowControl/>
        <w:jc w:val="both"/>
        <w:rPr>
          <w:sz w:val="21"/>
          <w:szCs w:val="21"/>
        </w:rPr>
      </w:pPr>
    </w:p>
    <w:p w14:paraId="0494C610" w14:textId="77777777" w:rsidR="00A475B4" w:rsidRPr="00814CC7" w:rsidRDefault="00A475B4">
      <w:pPr>
        <w:widowControl/>
        <w:ind w:firstLine="720"/>
        <w:jc w:val="both"/>
        <w:rPr>
          <w:sz w:val="21"/>
          <w:szCs w:val="21"/>
        </w:rPr>
      </w:pPr>
      <w:r w:rsidRPr="00814CC7">
        <w:rPr>
          <w:sz w:val="21"/>
          <w:szCs w:val="21"/>
        </w:rPr>
        <w:t xml:space="preserve">Section 9.4. </w:t>
      </w:r>
      <w:r w:rsidRPr="00814CC7">
        <w:rPr>
          <w:b/>
          <w:sz w:val="21"/>
          <w:szCs w:val="21"/>
          <w:u w:val="single"/>
        </w:rPr>
        <w:t>Covenant to Hold Harmless</w:t>
      </w:r>
      <w:r w:rsidRPr="00814CC7">
        <w:rPr>
          <w:b/>
          <w:sz w:val="21"/>
          <w:szCs w:val="21"/>
          <w:u w:val="single"/>
        </w:rPr>
        <w:fldChar w:fldCharType="begin"/>
      </w:r>
      <w:r w:rsidRPr="00814CC7">
        <w:rPr>
          <w:sz w:val="21"/>
          <w:szCs w:val="21"/>
        </w:rPr>
        <w:instrText xml:space="preserve"> TC “</w:instrText>
      </w:r>
      <w:bookmarkStart w:id="78" w:name="_Toc127886903"/>
      <w:r w:rsidRPr="00814CC7">
        <w:rPr>
          <w:sz w:val="21"/>
          <w:szCs w:val="21"/>
        </w:rPr>
        <w:instrText xml:space="preserve">Section 9.4. </w:instrText>
      </w:r>
      <w:r w:rsidRPr="004772DC">
        <w:rPr>
          <w:b/>
          <w:sz w:val="21"/>
          <w:szCs w:val="21"/>
        </w:rPr>
        <w:instrText>Covenant to Hold Harmless</w:instrText>
      </w:r>
      <w:bookmarkEnd w:id="7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HEREBY INDEMNIFIES AND AGREES TO SAVE HARMLESS LANDLORD, ITS OFFICERS, DIRECTORS, PARTNERS, EMPLOYEES AND AGENTS AND ANY MORTGAGEE OR MASTER LESSOR OF THE SHOPPING CENTER, FROM AND AGAINST ANY AND ALL CLAIMS, ACTIONS, DAMAGES, LIABILITIES, COSTS AND EXPENSES, INCLUDING REASONABLE ATTORNEYS’ FEES, THAT (A) ARISE FROM OR ARE IN CONNECTION WITH THE POSSESSION, USE, OCCUPANCY, MANAGEMENT, REPAIR, MAINTENANCE OR CONTROL OF THE PREMISES, OR ANY PORTION THEREOF, OR (B) ARISE FROM OR ARE IN CONNECTION WITH ANY ACT OR OMISSION OF TENANT OR TENANT’S AGENTS, EMPLOYEES, CONTRACTORS, LICENSEES OR INVITEES, OR (C) RESULT FROM ANY DEFAULT, BREACH, VIOLATION OR NONPERFORMANCE OF THIS LEASE OR ANY PROVISION HEREOF BY TENANT, OR (D) RESULT FROM INJURY TO PERSON OR PROPERTY OR LOSS OF LIFE SUSTAINED IN THE PREMISES. TENANT SHALL, AT ITS OWN COST AND EXPENSE, DEFEND ANY AND ALL ACTIONS, SUITS AND PROCEEDINGS WHICH MAY BE BROUGHT AGAINST LANDLORD OR ANY MORTGAGEE OR MASTER LESSOR OF THE SHOPPING CENTER WITH RESPECT TO THE FOREGOING. TENANT SHALL PAY, SATISFY AND DISCHARGE ANY AND ALL JUDGMENTS, ORDERS AND DECREES WHICH MAY BE RECEIVED AGAINST LANDLORD OR ANY SUCH MORTGAGEE OR MASTER LESSOR IN CONNECTION WITH THE FOREGOING. IN THE EVENT LANDLORD OR ANY OTHER PARTY SO INDEMNIFIED SHALL, WITHOUT FAULT, BE MADE A PARTY TO ANY LITIGATION COMMENCED BY OR AGAINST TENANT, OR IF LANDLORD OR ANY SUCH PARTY SHALL, IN ITS SOLE DISCRETION, INTERVENE IN SUCH LITIGATION TO PROTECT ITS INTEREST HEREUNDER, THEN TENANT SHALL PROTECT AND HOLD THEM HARMLESS AND SHALL PAY ALL COSTS, EXPENSES AND REASONABLE ATTORNEYS’ FEES INCURRED OR PAID BY SUCH PARTY(IES) IN CONNECTION WITH SUCH LITIGATION. </w:t>
      </w:r>
    </w:p>
    <w:p w14:paraId="5A7EFC6C" w14:textId="77777777" w:rsidR="00722EC0" w:rsidRPr="00814CC7" w:rsidRDefault="00722EC0">
      <w:pPr>
        <w:widowControl/>
        <w:ind w:firstLine="720"/>
        <w:jc w:val="both"/>
        <w:rPr>
          <w:sz w:val="21"/>
          <w:szCs w:val="21"/>
        </w:rPr>
      </w:pPr>
    </w:p>
    <w:p w14:paraId="2AB0273B" w14:textId="77777777" w:rsidR="00A475B4" w:rsidRPr="00814CC7" w:rsidRDefault="00A475B4">
      <w:pPr>
        <w:widowControl/>
        <w:ind w:firstLine="720"/>
        <w:jc w:val="both"/>
        <w:rPr>
          <w:sz w:val="21"/>
          <w:szCs w:val="21"/>
        </w:rPr>
      </w:pPr>
      <w:r w:rsidRPr="00814CC7">
        <w:rPr>
          <w:sz w:val="21"/>
          <w:szCs w:val="21"/>
        </w:rPr>
        <w:t xml:space="preserve">Section 9.5. </w:t>
      </w:r>
      <w:r w:rsidRPr="00814CC7">
        <w:rPr>
          <w:b/>
          <w:sz w:val="21"/>
          <w:szCs w:val="21"/>
          <w:u w:val="single"/>
        </w:rPr>
        <w:t>Consequential Damages</w:t>
      </w:r>
      <w:r w:rsidRPr="00814CC7">
        <w:rPr>
          <w:b/>
          <w:sz w:val="21"/>
          <w:szCs w:val="21"/>
          <w:u w:val="single"/>
        </w:rPr>
        <w:fldChar w:fldCharType="begin"/>
      </w:r>
      <w:r w:rsidRPr="00814CC7">
        <w:rPr>
          <w:sz w:val="21"/>
          <w:szCs w:val="21"/>
        </w:rPr>
        <w:instrText xml:space="preserve"> TC “</w:instrText>
      </w:r>
      <w:bookmarkStart w:id="79" w:name="_Toc127886904"/>
      <w:r w:rsidRPr="00814CC7">
        <w:rPr>
          <w:sz w:val="21"/>
          <w:szCs w:val="21"/>
        </w:rPr>
        <w:instrText xml:space="preserve">Section 9.5. </w:instrText>
      </w:r>
      <w:r w:rsidRPr="004772DC">
        <w:rPr>
          <w:b/>
          <w:sz w:val="21"/>
          <w:szCs w:val="21"/>
        </w:rPr>
        <w:instrText>Consequential Damages</w:instrText>
      </w:r>
      <w:bookmarkEnd w:id="79"/>
      <w:r w:rsidRPr="00814CC7">
        <w:rPr>
          <w:sz w:val="21"/>
          <w:szCs w:val="21"/>
        </w:rPr>
        <w:instrText xml:space="preserve">” \f C \l “3” </w:instrText>
      </w:r>
      <w:r w:rsidRPr="00814CC7">
        <w:rPr>
          <w:b/>
          <w:sz w:val="21"/>
          <w:szCs w:val="21"/>
          <w:u w:val="single"/>
        </w:rPr>
        <w:fldChar w:fldCharType="end"/>
      </w:r>
      <w:r w:rsidRPr="00814CC7">
        <w:rPr>
          <w:sz w:val="21"/>
          <w:szCs w:val="21"/>
        </w:rPr>
        <w:t>. LANDLORD SHALL NOT BE LIABLE UNDER ANY CIRCUMSTANCES FOR INCIDENTAL OR CONSEQUENTIAL</w:t>
      </w:r>
      <w:r w:rsidR="002F75C6" w:rsidRPr="00814CC7">
        <w:rPr>
          <w:sz w:val="21"/>
          <w:szCs w:val="21"/>
        </w:rPr>
        <w:t>, PUNITIVE, COMPENSATORY</w:t>
      </w:r>
      <w:r w:rsidRPr="00814CC7">
        <w:rPr>
          <w:sz w:val="21"/>
          <w:szCs w:val="21"/>
        </w:rPr>
        <w:t xml:space="preserve"> DAMAGES OR </w:t>
      </w:r>
      <w:r w:rsidR="002F75C6" w:rsidRPr="00814CC7">
        <w:rPr>
          <w:sz w:val="21"/>
          <w:szCs w:val="21"/>
        </w:rPr>
        <w:t xml:space="preserve">LOSS PROFITS OR </w:t>
      </w:r>
      <w:r w:rsidRPr="00814CC7">
        <w:rPr>
          <w:sz w:val="21"/>
          <w:szCs w:val="21"/>
        </w:rPr>
        <w:t xml:space="preserve">FOR CLAIMS RELATING TO ANY INTERRUPTION OF TENANT’S BUSINESS. </w:t>
      </w:r>
    </w:p>
    <w:p w14:paraId="42DDC7D1" w14:textId="77777777" w:rsidR="00A475B4" w:rsidRPr="00814CC7" w:rsidRDefault="00A475B4">
      <w:pPr>
        <w:widowControl/>
        <w:ind w:firstLine="720"/>
        <w:jc w:val="both"/>
        <w:rPr>
          <w:sz w:val="21"/>
          <w:szCs w:val="21"/>
        </w:rPr>
      </w:pPr>
    </w:p>
    <w:p w14:paraId="51477E68" w14:textId="77777777" w:rsidR="00A475B4" w:rsidRPr="00814CC7" w:rsidRDefault="00A475B4">
      <w:pPr>
        <w:keepNext/>
        <w:widowControl/>
        <w:jc w:val="center"/>
        <w:rPr>
          <w:b/>
          <w:sz w:val="21"/>
          <w:szCs w:val="21"/>
        </w:rPr>
      </w:pPr>
      <w:r w:rsidRPr="00814CC7">
        <w:rPr>
          <w:b/>
          <w:sz w:val="21"/>
          <w:szCs w:val="21"/>
          <w:u w:val="single"/>
        </w:rPr>
        <w:lastRenderedPageBreak/>
        <w:t>ARTICLE X</w:t>
      </w:r>
      <w:r w:rsidRPr="00814CC7">
        <w:rPr>
          <w:b/>
          <w:sz w:val="21"/>
          <w:szCs w:val="21"/>
          <w:u w:val="single"/>
        </w:rPr>
        <w:fldChar w:fldCharType="begin"/>
      </w:r>
      <w:r w:rsidRPr="00814CC7">
        <w:rPr>
          <w:sz w:val="21"/>
          <w:szCs w:val="21"/>
        </w:rPr>
        <w:instrText xml:space="preserve"> TC “</w:instrText>
      </w:r>
      <w:bookmarkStart w:id="80" w:name="_Toc127886905"/>
      <w:r w:rsidRPr="00814CC7">
        <w:rPr>
          <w:b/>
          <w:sz w:val="21"/>
          <w:szCs w:val="21"/>
          <w:u w:val="single"/>
        </w:rPr>
        <w:instrText>ARTICLE X</w:instrText>
      </w:r>
      <w:bookmarkEnd w:id="80"/>
      <w:r w:rsidRPr="00814CC7">
        <w:rPr>
          <w:sz w:val="21"/>
          <w:szCs w:val="21"/>
        </w:rPr>
        <w:instrText xml:space="preserve">” \f C \l “1” </w:instrText>
      </w:r>
      <w:r w:rsidRPr="00814CC7">
        <w:rPr>
          <w:b/>
          <w:sz w:val="21"/>
          <w:szCs w:val="21"/>
          <w:u w:val="single"/>
        </w:rPr>
        <w:fldChar w:fldCharType="end"/>
      </w:r>
    </w:p>
    <w:p w14:paraId="3EC941AF" w14:textId="77777777" w:rsidR="00A475B4" w:rsidRPr="00814CC7" w:rsidRDefault="00A475B4">
      <w:pPr>
        <w:keepNext/>
        <w:widowControl/>
        <w:jc w:val="center"/>
        <w:rPr>
          <w:b/>
          <w:sz w:val="21"/>
          <w:szCs w:val="21"/>
        </w:rPr>
      </w:pPr>
    </w:p>
    <w:p w14:paraId="49E9B19D" w14:textId="77777777" w:rsidR="00A475B4" w:rsidRPr="00814CC7" w:rsidRDefault="00A475B4">
      <w:pPr>
        <w:keepNext/>
        <w:widowControl/>
        <w:jc w:val="center"/>
        <w:rPr>
          <w:b/>
          <w:sz w:val="21"/>
          <w:szCs w:val="21"/>
        </w:rPr>
      </w:pPr>
      <w:r w:rsidRPr="00814CC7">
        <w:rPr>
          <w:b/>
          <w:sz w:val="21"/>
          <w:szCs w:val="21"/>
          <w:u w:val="single"/>
        </w:rPr>
        <w:t>DESTRUCTION OF PREMISES</w:t>
      </w:r>
      <w:r w:rsidRPr="00814CC7">
        <w:rPr>
          <w:b/>
          <w:sz w:val="21"/>
          <w:szCs w:val="21"/>
          <w:u w:val="single"/>
        </w:rPr>
        <w:fldChar w:fldCharType="begin"/>
      </w:r>
      <w:r w:rsidRPr="00814CC7">
        <w:rPr>
          <w:sz w:val="21"/>
          <w:szCs w:val="21"/>
        </w:rPr>
        <w:instrText xml:space="preserve"> TC “</w:instrText>
      </w:r>
      <w:bookmarkStart w:id="81" w:name="_Toc127886906"/>
      <w:r w:rsidRPr="00814CC7">
        <w:rPr>
          <w:b/>
          <w:sz w:val="21"/>
          <w:szCs w:val="21"/>
          <w:u w:val="single"/>
        </w:rPr>
        <w:instrText>DESTRUCTION OF PREMISES</w:instrText>
      </w:r>
      <w:bookmarkEnd w:id="81"/>
      <w:r w:rsidRPr="00814CC7">
        <w:rPr>
          <w:sz w:val="21"/>
          <w:szCs w:val="21"/>
        </w:rPr>
        <w:instrText xml:space="preserve">” \f C \l “2” </w:instrText>
      </w:r>
      <w:r w:rsidRPr="00814CC7">
        <w:rPr>
          <w:b/>
          <w:sz w:val="21"/>
          <w:szCs w:val="21"/>
          <w:u w:val="single"/>
        </w:rPr>
        <w:fldChar w:fldCharType="end"/>
      </w:r>
    </w:p>
    <w:p w14:paraId="254FA21D" w14:textId="77777777" w:rsidR="00A475B4" w:rsidRPr="00814CC7" w:rsidRDefault="00A475B4">
      <w:pPr>
        <w:keepNext/>
        <w:widowControl/>
        <w:jc w:val="both"/>
        <w:rPr>
          <w:b/>
          <w:sz w:val="21"/>
          <w:szCs w:val="21"/>
        </w:rPr>
      </w:pPr>
    </w:p>
    <w:p w14:paraId="7B0AF059" w14:textId="77777777" w:rsidR="00A475B4" w:rsidRPr="00814CC7" w:rsidRDefault="00A475B4">
      <w:pPr>
        <w:keepNext/>
        <w:widowControl/>
        <w:numPr>
          <w:ilvl w:val="1"/>
          <w:numId w:val="0"/>
        </w:numPr>
        <w:jc w:val="both"/>
        <w:rPr>
          <w:sz w:val="21"/>
          <w:szCs w:val="21"/>
        </w:rPr>
      </w:pPr>
      <w:r w:rsidRPr="00814CC7">
        <w:rPr>
          <w:sz w:val="21"/>
          <w:szCs w:val="21"/>
        </w:rPr>
        <w:tab/>
        <w:t xml:space="preserve">Section 10.1. </w:t>
      </w:r>
      <w:r w:rsidRPr="00814CC7">
        <w:rPr>
          <w:b/>
          <w:bCs/>
          <w:sz w:val="21"/>
          <w:szCs w:val="21"/>
          <w:u w:val="single"/>
        </w:rPr>
        <w:t>Casualty</w:t>
      </w:r>
      <w:r w:rsidRPr="00814CC7">
        <w:rPr>
          <w:b/>
          <w:sz w:val="21"/>
          <w:szCs w:val="21"/>
          <w:u w:val="single"/>
        </w:rPr>
        <w:fldChar w:fldCharType="begin"/>
      </w:r>
      <w:r w:rsidRPr="00814CC7">
        <w:rPr>
          <w:sz w:val="21"/>
          <w:szCs w:val="21"/>
        </w:rPr>
        <w:instrText xml:space="preserve"> TC “</w:instrText>
      </w:r>
      <w:bookmarkStart w:id="82" w:name="_Toc127886907"/>
      <w:r w:rsidRPr="00814CC7">
        <w:rPr>
          <w:sz w:val="21"/>
          <w:szCs w:val="21"/>
        </w:rPr>
        <w:instrText xml:space="preserve">Section 10.1. </w:instrText>
      </w:r>
      <w:r w:rsidRPr="004772DC">
        <w:rPr>
          <w:b/>
          <w:sz w:val="21"/>
          <w:szCs w:val="21"/>
        </w:rPr>
        <w:instrText>Casualty</w:instrText>
      </w:r>
      <w:bookmarkEnd w:id="82"/>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p>
    <w:p w14:paraId="6DB380EA" w14:textId="77777777" w:rsidR="00A475B4" w:rsidRPr="00814CC7" w:rsidRDefault="00A475B4">
      <w:pPr>
        <w:keepNext/>
        <w:widowControl/>
        <w:numPr>
          <w:ilvl w:val="1"/>
          <w:numId w:val="0"/>
        </w:numPr>
        <w:jc w:val="both"/>
        <w:rPr>
          <w:sz w:val="21"/>
          <w:szCs w:val="21"/>
        </w:rPr>
      </w:pPr>
    </w:p>
    <w:p w14:paraId="1A657125" w14:textId="77777777" w:rsidR="00A475B4" w:rsidRPr="00814CC7" w:rsidRDefault="00A475B4">
      <w:pPr>
        <w:pStyle w:val="BodyTextIndent"/>
        <w:numPr>
          <w:ilvl w:val="1"/>
          <w:numId w:val="0"/>
        </w:numPr>
        <w:ind w:firstLine="720"/>
        <w:rPr>
          <w:sz w:val="21"/>
          <w:szCs w:val="21"/>
        </w:rPr>
      </w:pPr>
      <w:r w:rsidRPr="00814CC7">
        <w:rPr>
          <w:sz w:val="21"/>
          <w:szCs w:val="21"/>
        </w:rPr>
        <w:t>(a)</w:t>
      </w:r>
      <w:r w:rsidRPr="00814CC7">
        <w:rPr>
          <w:sz w:val="21"/>
          <w:szCs w:val="21"/>
        </w:rPr>
        <w:tab/>
        <w:t>If the Premises is damaged or destroyed by fire or other casualty and Landlord does not elect to terminate this Lease as hereinafter provided, Landlord shall proceed with reasonable diligence and at its sole cost and expense to rebuild and repair the Premises.  If (</w:t>
      </w:r>
      <w:proofErr w:type="spellStart"/>
      <w:r w:rsidRPr="00814CC7">
        <w:rPr>
          <w:sz w:val="21"/>
          <w:szCs w:val="21"/>
        </w:rPr>
        <w:t>i</w:t>
      </w:r>
      <w:proofErr w:type="spellEnd"/>
      <w:r w:rsidRPr="00814CC7">
        <w:rPr>
          <w:sz w:val="21"/>
          <w:szCs w:val="21"/>
        </w:rPr>
        <w:t>) more than fifty percent (50%) of the square footage of the Premises shall be damaged by any fire or other casualty during the last three (3) years of the Term of this Lease (not including any option or renewal periods) or during any renewal or extension of the Term hereof, or (ii) Landlord is unable to rebuild any portion o</w:t>
      </w:r>
      <w:r w:rsidR="00175163">
        <w:rPr>
          <w:sz w:val="21"/>
          <w:szCs w:val="21"/>
        </w:rPr>
        <w:t>f the B</w:t>
      </w:r>
      <w:r w:rsidRPr="00814CC7">
        <w:rPr>
          <w:sz w:val="21"/>
          <w:szCs w:val="21"/>
        </w:rPr>
        <w:t xml:space="preserve">uilding or of the Shopping Center due to any inability to obtain any required governmental approval in connection therewith, or (iii) more than fifty percent </w:t>
      </w:r>
      <w:r w:rsidR="00175163">
        <w:rPr>
          <w:sz w:val="21"/>
          <w:szCs w:val="21"/>
        </w:rPr>
        <w:t>(50%) of the floor area of the B</w:t>
      </w:r>
      <w:r w:rsidRPr="00814CC7">
        <w:rPr>
          <w:sz w:val="21"/>
          <w:szCs w:val="21"/>
        </w:rPr>
        <w:t xml:space="preserve">uilding or of the Shopping Center shall be damaged or destroyed by fire or other casualty, or </w:t>
      </w:r>
      <w:r w:rsidR="00175163">
        <w:rPr>
          <w:sz w:val="21"/>
          <w:szCs w:val="21"/>
        </w:rPr>
        <w:t>(iv) if all or any part of the B</w:t>
      </w:r>
      <w:r w:rsidRPr="00814CC7">
        <w:rPr>
          <w:sz w:val="21"/>
          <w:szCs w:val="21"/>
        </w:rPr>
        <w:t>uilding or of the Shopping Center or the Premises shall be damaged or destroyed at any time by the occurrence of any risk not insured under the insurance required to be carried under Article IX above, or (v) for any reason whatsoever sufficient insurance proceeds are not available</w:t>
      </w:r>
      <w:r w:rsidR="006745CF">
        <w:rPr>
          <w:sz w:val="21"/>
          <w:szCs w:val="21"/>
        </w:rPr>
        <w:t xml:space="preserve"> (including, without limitation, by the exercise of the right of any mortgagee of the Shopping Center to apply insurance proceeds to any obligations of Landlord to such mortgagee)</w:t>
      </w:r>
      <w:r w:rsidRPr="00814CC7">
        <w:rPr>
          <w:sz w:val="21"/>
          <w:szCs w:val="21"/>
        </w:rPr>
        <w:t>, then Landlord shall have the option to terminate this Lease by giving written notice to Tenant</w:t>
      </w:r>
      <w:r w:rsidR="00F46ED1">
        <w:rPr>
          <w:sz w:val="21"/>
          <w:szCs w:val="21"/>
        </w:rPr>
        <w:t>, and in the event of such termination,</w:t>
      </w:r>
      <w:r w:rsidR="00F46ED1" w:rsidRPr="00F46ED1">
        <w:rPr>
          <w:iCs/>
          <w:sz w:val="21"/>
          <w:szCs w:val="21"/>
        </w:rPr>
        <w:t xml:space="preserve"> </w:t>
      </w:r>
      <w:r w:rsidR="00F46ED1">
        <w:rPr>
          <w:iCs/>
          <w:sz w:val="21"/>
          <w:szCs w:val="21"/>
        </w:rPr>
        <w:t>then</w:t>
      </w:r>
      <w:r w:rsidR="00F46ED1" w:rsidRPr="00F46ED1">
        <w:rPr>
          <w:iCs/>
          <w:sz w:val="21"/>
          <w:szCs w:val="21"/>
        </w:rPr>
        <w:t xml:space="preserve"> neither party shall have any further liability to the other</w:t>
      </w:r>
      <w:r w:rsidRPr="00814CC7">
        <w:rPr>
          <w:sz w:val="21"/>
          <w:szCs w:val="21"/>
        </w:rPr>
        <w:t>.  Landlord shall give written notice to Tenant of such election within ninety (90) days after the occurrence of such casualty and if it elects to rebuild and repair shall proceed to do so with reasonable diligence and at its sole cost and expense. Tenant hereby waives any and all rights that it may have to terminate this Lease by reason of damage to the Premises by fire or other casualty pursuant to any presently existing or hereafter enacted statute or pursuant to any other law.</w:t>
      </w:r>
    </w:p>
    <w:p w14:paraId="40B24DB7" w14:textId="77777777" w:rsidR="00A475B4" w:rsidRPr="00814CC7" w:rsidRDefault="00A475B4">
      <w:pPr>
        <w:widowControl/>
        <w:numPr>
          <w:ilvl w:val="1"/>
          <w:numId w:val="0"/>
        </w:numPr>
        <w:rPr>
          <w:sz w:val="21"/>
          <w:szCs w:val="21"/>
        </w:rPr>
      </w:pPr>
    </w:p>
    <w:p w14:paraId="135C44F1" w14:textId="77777777" w:rsidR="00A475B4" w:rsidRPr="00814CC7" w:rsidRDefault="00A475B4">
      <w:pPr>
        <w:widowControl/>
        <w:numPr>
          <w:ilvl w:val="1"/>
          <w:numId w:val="0"/>
        </w:numPr>
        <w:jc w:val="both"/>
        <w:rPr>
          <w:sz w:val="21"/>
          <w:szCs w:val="21"/>
        </w:rPr>
      </w:pPr>
      <w:r w:rsidRPr="00814CC7">
        <w:rPr>
          <w:sz w:val="21"/>
          <w:szCs w:val="21"/>
        </w:rPr>
        <w:tab/>
        <w:t>(b)</w:t>
      </w:r>
      <w:r w:rsidRPr="00814CC7">
        <w:rPr>
          <w:sz w:val="21"/>
          <w:szCs w:val="21"/>
        </w:rPr>
        <w:tab/>
        <w:t>Landlord’s obligation to rebuild and repair under this</w:t>
      </w:r>
      <w:r w:rsidRPr="00814CC7">
        <w:rPr>
          <w:bCs/>
          <w:sz w:val="21"/>
          <w:szCs w:val="21"/>
        </w:rPr>
        <w:t xml:space="preserve"> Article X </w:t>
      </w:r>
      <w:r w:rsidRPr="00814CC7">
        <w:rPr>
          <w:sz w:val="21"/>
          <w:szCs w:val="21"/>
        </w:rPr>
        <w:t xml:space="preserve">shall in any event be limited to restoring Landlord’s Work to substantially the same condition in which the same existed prior to the casualty.  In no event shall Landlord be required to repair or replace Tenant’s merchandise, trade fixtures, </w:t>
      </w:r>
      <w:proofErr w:type="gramStart"/>
      <w:r w:rsidRPr="00814CC7">
        <w:rPr>
          <w:sz w:val="21"/>
          <w:szCs w:val="21"/>
        </w:rPr>
        <w:t>furnishings</w:t>
      </w:r>
      <w:proofErr w:type="gramEnd"/>
      <w:r w:rsidRPr="00814CC7">
        <w:rPr>
          <w:sz w:val="21"/>
          <w:szCs w:val="21"/>
        </w:rPr>
        <w:t xml:space="preserve"> or equipment. Tenant agrees that promptly after completion of such work by Landlord Tenant shall proceed with reasonable diligence and at Tenant’s sole cost and expense to restore, repair and replace all alterations, additions, improvements, fixtures, signs and equipment installed by Tenant as a part of Tenant’s Work to substantially the same condition in which the same existed prior to the casualty, and restock the Premises with Tenant’s inventory for operation of its business as required under Section 5.2, and promptly thereafter open for business to the public.</w:t>
      </w:r>
    </w:p>
    <w:p w14:paraId="55CD94C3" w14:textId="77777777" w:rsidR="00A475B4" w:rsidRPr="00814CC7" w:rsidRDefault="00A475B4">
      <w:pPr>
        <w:widowControl/>
        <w:numPr>
          <w:ilvl w:val="1"/>
          <w:numId w:val="0"/>
        </w:numPr>
        <w:jc w:val="both"/>
        <w:rPr>
          <w:sz w:val="21"/>
          <w:szCs w:val="21"/>
        </w:rPr>
      </w:pPr>
    </w:p>
    <w:p w14:paraId="4AD0D40E" w14:textId="77777777" w:rsidR="00A475B4" w:rsidRPr="00814CC7" w:rsidRDefault="00A475B4">
      <w:pPr>
        <w:pStyle w:val="BodyTextIndent"/>
        <w:numPr>
          <w:ilvl w:val="1"/>
          <w:numId w:val="0"/>
        </w:numPr>
        <w:ind w:firstLine="720"/>
        <w:rPr>
          <w:b/>
          <w:sz w:val="21"/>
          <w:szCs w:val="21"/>
        </w:rPr>
      </w:pPr>
      <w:r w:rsidRPr="00814CC7">
        <w:rPr>
          <w:sz w:val="21"/>
          <w:szCs w:val="21"/>
        </w:rPr>
        <w:t>(c)</w:t>
      </w:r>
      <w:r w:rsidRPr="00814CC7">
        <w:rPr>
          <w:sz w:val="21"/>
          <w:szCs w:val="21"/>
        </w:rPr>
        <w:tab/>
        <w:t xml:space="preserve">Tenant agrees that during any period of reconstruction or repair of the Premises it shall continue the operation of its business within the Premises to the extent practicable. During the period from the occurrence of the casualty until Landlord’s repairs are completed, the Minimum Rent shall be reduced to such extent as may be fair and reasonable under the circumstances; however, there shall be no abatement of the Percentage Rent, </w:t>
      </w:r>
      <w:r w:rsidR="003E2472">
        <w:rPr>
          <w:sz w:val="21"/>
          <w:szCs w:val="21"/>
        </w:rPr>
        <w:t>Additional Rent</w:t>
      </w:r>
      <w:r w:rsidRPr="00814CC7">
        <w:rPr>
          <w:sz w:val="21"/>
          <w:szCs w:val="21"/>
        </w:rPr>
        <w:t xml:space="preserve">, and other charges provided for herein nor shall there be any abatement of rent in the event the underlying damage was caused by Tenant, or its contractors, subcontractors, employees, </w:t>
      </w:r>
      <w:proofErr w:type="gramStart"/>
      <w:r w:rsidRPr="00814CC7">
        <w:rPr>
          <w:sz w:val="21"/>
          <w:szCs w:val="21"/>
        </w:rPr>
        <w:t>agents</w:t>
      </w:r>
      <w:proofErr w:type="gramEnd"/>
      <w:r w:rsidRPr="00814CC7">
        <w:rPr>
          <w:sz w:val="21"/>
          <w:szCs w:val="21"/>
        </w:rPr>
        <w:t xml:space="preserve"> or invitees.</w:t>
      </w:r>
    </w:p>
    <w:p w14:paraId="48640769" w14:textId="77777777" w:rsidR="00A475B4" w:rsidRPr="00814CC7" w:rsidRDefault="00A475B4">
      <w:pPr>
        <w:widowControl/>
        <w:jc w:val="both"/>
        <w:rPr>
          <w:sz w:val="21"/>
          <w:szCs w:val="21"/>
        </w:rPr>
      </w:pPr>
    </w:p>
    <w:p w14:paraId="407D1751" w14:textId="77777777" w:rsidR="00A475B4" w:rsidRPr="00814CC7" w:rsidRDefault="00A475B4">
      <w:pPr>
        <w:keepNext/>
        <w:widowControl/>
        <w:jc w:val="center"/>
        <w:rPr>
          <w:b/>
          <w:sz w:val="21"/>
          <w:szCs w:val="21"/>
        </w:rPr>
      </w:pPr>
      <w:r w:rsidRPr="00814CC7">
        <w:rPr>
          <w:b/>
          <w:sz w:val="21"/>
          <w:szCs w:val="21"/>
          <w:u w:val="single"/>
        </w:rPr>
        <w:t>ARTICLE XI</w:t>
      </w:r>
      <w:r w:rsidRPr="00814CC7">
        <w:rPr>
          <w:b/>
          <w:sz w:val="21"/>
          <w:szCs w:val="21"/>
          <w:u w:val="single"/>
        </w:rPr>
        <w:fldChar w:fldCharType="begin"/>
      </w:r>
      <w:r w:rsidRPr="00814CC7">
        <w:rPr>
          <w:sz w:val="21"/>
          <w:szCs w:val="21"/>
        </w:rPr>
        <w:instrText xml:space="preserve"> TC “</w:instrText>
      </w:r>
      <w:bookmarkStart w:id="83" w:name="_Toc127886908"/>
      <w:r w:rsidRPr="00814CC7">
        <w:rPr>
          <w:b/>
          <w:sz w:val="21"/>
          <w:szCs w:val="21"/>
          <w:u w:val="single"/>
        </w:rPr>
        <w:instrText>ARTICLE XI</w:instrText>
      </w:r>
      <w:bookmarkEnd w:id="83"/>
      <w:r w:rsidRPr="00814CC7">
        <w:rPr>
          <w:sz w:val="21"/>
          <w:szCs w:val="21"/>
        </w:rPr>
        <w:instrText xml:space="preserve">” \f C \l “1” </w:instrText>
      </w:r>
      <w:r w:rsidRPr="00814CC7">
        <w:rPr>
          <w:b/>
          <w:sz w:val="21"/>
          <w:szCs w:val="21"/>
          <w:u w:val="single"/>
        </w:rPr>
        <w:fldChar w:fldCharType="end"/>
      </w:r>
    </w:p>
    <w:p w14:paraId="19F465E8" w14:textId="77777777" w:rsidR="00A475B4" w:rsidRPr="00814CC7" w:rsidRDefault="00A475B4">
      <w:pPr>
        <w:keepNext/>
        <w:widowControl/>
        <w:jc w:val="center"/>
        <w:rPr>
          <w:b/>
          <w:sz w:val="21"/>
          <w:szCs w:val="21"/>
        </w:rPr>
      </w:pPr>
    </w:p>
    <w:p w14:paraId="4FF622D6" w14:textId="77777777" w:rsidR="00A475B4" w:rsidRPr="00814CC7" w:rsidRDefault="00A475B4">
      <w:pPr>
        <w:keepNext/>
        <w:widowControl/>
        <w:jc w:val="center"/>
        <w:rPr>
          <w:b/>
          <w:sz w:val="21"/>
          <w:szCs w:val="21"/>
        </w:rPr>
      </w:pPr>
      <w:r w:rsidRPr="00814CC7">
        <w:rPr>
          <w:b/>
          <w:sz w:val="21"/>
          <w:szCs w:val="21"/>
          <w:u w:val="single"/>
        </w:rPr>
        <w:t>CONDEMNATION</w:t>
      </w:r>
      <w:r w:rsidRPr="00814CC7">
        <w:rPr>
          <w:b/>
          <w:sz w:val="21"/>
          <w:szCs w:val="21"/>
          <w:u w:val="single"/>
        </w:rPr>
        <w:fldChar w:fldCharType="begin"/>
      </w:r>
      <w:r w:rsidRPr="00814CC7">
        <w:rPr>
          <w:sz w:val="21"/>
          <w:szCs w:val="21"/>
        </w:rPr>
        <w:instrText xml:space="preserve"> TC “</w:instrText>
      </w:r>
      <w:bookmarkStart w:id="84" w:name="_Toc127886909"/>
      <w:r w:rsidRPr="00814CC7">
        <w:rPr>
          <w:b/>
          <w:sz w:val="21"/>
          <w:szCs w:val="21"/>
          <w:u w:val="single"/>
        </w:rPr>
        <w:instrText>CONDEMNATION</w:instrText>
      </w:r>
      <w:bookmarkEnd w:id="84"/>
      <w:r w:rsidRPr="00814CC7">
        <w:rPr>
          <w:sz w:val="21"/>
          <w:szCs w:val="21"/>
        </w:rPr>
        <w:instrText xml:space="preserve">” \f C \l “2” </w:instrText>
      </w:r>
      <w:r w:rsidRPr="00814CC7">
        <w:rPr>
          <w:b/>
          <w:sz w:val="21"/>
          <w:szCs w:val="21"/>
          <w:u w:val="single"/>
        </w:rPr>
        <w:fldChar w:fldCharType="end"/>
      </w:r>
    </w:p>
    <w:p w14:paraId="30A3565E" w14:textId="77777777" w:rsidR="00A475B4" w:rsidRPr="00814CC7" w:rsidRDefault="00A475B4">
      <w:pPr>
        <w:keepNext/>
        <w:widowControl/>
        <w:jc w:val="both"/>
        <w:rPr>
          <w:b/>
          <w:sz w:val="21"/>
          <w:szCs w:val="21"/>
        </w:rPr>
      </w:pPr>
    </w:p>
    <w:p w14:paraId="053519D6" w14:textId="77777777" w:rsidR="00A475B4" w:rsidRPr="00814CC7" w:rsidRDefault="00A475B4">
      <w:pPr>
        <w:widowControl/>
        <w:ind w:firstLine="720"/>
        <w:jc w:val="both"/>
        <w:rPr>
          <w:sz w:val="21"/>
          <w:szCs w:val="21"/>
        </w:rPr>
      </w:pPr>
      <w:r w:rsidRPr="00814CC7">
        <w:rPr>
          <w:sz w:val="21"/>
          <w:szCs w:val="21"/>
        </w:rPr>
        <w:t xml:space="preserve">Section 11.1. </w:t>
      </w:r>
      <w:r w:rsidRPr="00814CC7">
        <w:rPr>
          <w:b/>
          <w:sz w:val="21"/>
          <w:szCs w:val="21"/>
          <w:u w:val="single"/>
        </w:rPr>
        <w:t>Eminent Domain</w:t>
      </w:r>
      <w:r w:rsidRPr="00814CC7">
        <w:rPr>
          <w:b/>
          <w:sz w:val="21"/>
          <w:szCs w:val="21"/>
          <w:u w:val="single"/>
        </w:rPr>
        <w:fldChar w:fldCharType="begin"/>
      </w:r>
      <w:r w:rsidRPr="00814CC7">
        <w:rPr>
          <w:sz w:val="21"/>
          <w:szCs w:val="21"/>
        </w:rPr>
        <w:instrText xml:space="preserve"> TC “</w:instrText>
      </w:r>
      <w:bookmarkStart w:id="85" w:name="_Toc127886910"/>
      <w:r w:rsidRPr="00814CC7">
        <w:rPr>
          <w:sz w:val="21"/>
          <w:szCs w:val="21"/>
        </w:rPr>
        <w:instrText xml:space="preserve">Section 11.1. </w:instrText>
      </w:r>
      <w:r w:rsidRPr="004772DC">
        <w:rPr>
          <w:b/>
          <w:sz w:val="21"/>
          <w:szCs w:val="21"/>
        </w:rPr>
        <w:instrText>Eminent Domain</w:instrText>
      </w:r>
      <w:bookmarkEnd w:id="8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If twenty percent (20%) or more of the floor area of the Premises shall be taken or condemned by any governmental authority (including, for purposes of this Article, any purchase by such governmental authority in lieu of a taking), then either party may elect to terminate this Lease by giving notice to the other party not more than sixty (60) days after the date on which such title shall vest in the authority. If the parking facilities are reduced below the minimum parking requirements imposed by the applicable authorities, Landlord may elect to terminate this </w:t>
      </w:r>
      <w:r w:rsidRPr="00814CC7">
        <w:rPr>
          <w:sz w:val="21"/>
          <w:szCs w:val="21"/>
        </w:rPr>
        <w:lastRenderedPageBreak/>
        <w:t>Lease by giving Tenant notice within one hundred twenty (120) days after such taking. In the case of any taking or condemnation, whether or not the Term shall cease and terminate, the entire award shall be the property of Landlord; provided, however, Tenant shall be entitled to any award as may be made for trade fixtures and other equipment which under the terms of this Lease would not have become the property of Landlord; further provided, that any such award to Tenant shall not be in diminution of any award otherwise to be made to Landlord in the absence of such award to Tenant.</w:t>
      </w:r>
      <w:r w:rsidR="00A06E6C">
        <w:rPr>
          <w:sz w:val="21"/>
          <w:szCs w:val="21"/>
        </w:rPr>
        <w:t xml:space="preserve">  In the event of termination of this Lease in accordance with this Section 11.1, neither party shall have any further obligation to the other.</w:t>
      </w:r>
    </w:p>
    <w:p w14:paraId="612CD75E" w14:textId="77777777" w:rsidR="00A475B4" w:rsidRPr="00814CC7" w:rsidRDefault="00A475B4">
      <w:pPr>
        <w:widowControl/>
        <w:jc w:val="both"/>
        <w:rPr>
          <w:sz w:val="21"/>
          <w:szCs w:val="21"/>
        </w:rPr>
      </w:pPr>
    </w:p>
    <w:p w14:paraId="104F2CEF" w14:textId="77777777" w:rsidR="00A475B4" w:rsidRPr="00814CC7" w:rsidRDefault="00A475B4">
      <w:pPr>
        <w:widowControl/>
        <w:ind w:firstLine="720"/>
        <w:jc w:val="both"/>
        <w:rPr>
          <w:sz w:val="21"/>
          <w:szCs w:val="21"/>
        </w:rPr>
      </w:pPr>
      <w:r w:rsidRPr="00814CC7">
        <w:rPr>
          <w:sz w:val="21"/>
          <w:szCs w:val="21"/>
        </w:rPr>
        <w:t xml:space="preserve">Section 11.2. </w:t>
      </w:r>
      <w:r w:rsidRPr="00814CC7">
        <w:rPr>
          <w:b/>
          <w:sz w:val="21"/>
          <w:szCs w:val="21"/>
          <w:u w:val="single"/>
        </w:rPr>
        <w:t>Rent Apportionment</w:t>
      </w:r>
      <w:r w:rsidRPr="00814CC7">
        <w:rPr>
          <w:b/>
          <w:sz w:val="21"/>
          <w:szCs w:val="21"/>
          <w:u w:val="single"/>
        </w:rPr>
        <w:fldChar w:fldCharType="begin"/>
      </w:r>
      <w:r w:rsidRPr="00814CC7">
        <w:rPr>
          <w:sz w:val="21"/>
          <w:szCs w:val="21"/>
        </w:rPr>
        <w:instrText xml:space="preserve"> TC “</w:instrText>
      </w:r>
      <w:bookmarkStart w:id="86" w:name="_Toc127886911"/>
      <w:r w:rsidRPr="00814CC7">
        <w:rPr>
          <w:sz w:val="21"/>
          <w:szCs w:val="21"/>
        </w:rPr>
        <w:instrText xml:space="preserve">Section 11.2. </w:instrText>
      </w:r>
      <w:r w:rsidRPr="004772DC">
        <w:rPr>
          <w:b/>
          <w:sz w:val="21"/>
          <w:szCs w:val="21"/>
        </w:rPr>
        <w:instrText>Rent Apportionment</w:instrText>
      </w:r>
      <w:bookmarkEnd w:id="8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 the event of any taking or condemnation, the then current Minimum Rent and the GLA in the Premises shall be apportioned as of the date when possession of the Premises is required to be delivered to the condemning authority or termination of this Lease and Tenant shall be entitled to a pro rata reduction in the Minimum Rent payable based on the proportion which the GLA taken from the Premises bears to the entire GLA of the Premises immediately prior to such taking.</w:t>
      </w:r>
    </w:p>
    <w:p w14:paraId="487B82FF" w14:textId="77777777" w:rsidR="00A475B4" w:rsidRPr="00814CC7" w:rsidRDefault="00A475B4">
      <w:pPr>
        <w:widowControl/>
        <w:jc w:val="both"/>
        <w:rPr>
          <w:sz w:val="21"/>
          <w:szCs w:val="21"/>
        </w:rPr>
      </w:pPr>
    </w:p>
    <w:p w14:paraId="455D56FD" w14:textId="77777777" w:rsidR="00A475B4" w:rsidRPr="00814CC7" w:rsidRDefault="00A475B4">
      <w:pPr>
        <w:keepNext/>
        <w:widowControl/>
        <w:jc w:val="center"/>
        <w:rPr>
          <w:b/>
          <w:sz w:val="21"/>
          <w:szCs w:val="21"/>
        </w:rPr>
      </w:pPr>
      <w:r w:rsidRPr="00814CC7">
        <w:rPr>
          <w:b/>
          <w:sz w:val="21"/>
          <w:szCs w:val="21"/>
          <w:u w:val="single"/>
        </w:rPr>
        <w:t>ARTICLE XII</w:t>
      </w:r>
      <w:r w:rsidRPr="00814CC7">
        <w:rPr>
          <w:b/>
          <w:sz w:val="21"/>
          <w:szCs w:val="21"/>
          <w:u w:val="single"/>
        </w:rPr>
        <w:fldChar w:fldCharType="begin"/>
      </w:r>
      <w:r w:rsidRPr="00814CC7">
        <w:rPr>
          <w:sz w:val="21"/>
          <w:szCs w:val="21"/>
        </w:rPr>
        <w:instrText xml:space="preserve"> TC “</w:instrText>
      </w:r>
      <w:bookmarkStart w:id="87" w:name="_Toc127886912"/>
      <w:r w:rsidRPr="00814CC7">
        <w:rPr>
          <w:b/>
          <w:sz w:val="21"/>
          <w:szCs w:val="21"/>
          <w:u w:val="single"/>
        </w:rPr>
        <w:instrText>ARTICLE XII</w:instrText>
      </w:r>
      <w:bookmarkEnd w:id="87"/>
      <w:r w:rsidRPr="00814CC7">
        <w:rPr>
          <w:sz w:val="21"/>
          <w:szCs w:val="21"/>
        </w:rPr>
        <w:instrText xml:space="preserve">” \f C \l “1” </w:instrText>
      </w:r>
      <w:r w:rsidRPr="00814CC7">
        <w:rPr>
          <w:b/>
          <w:sz w:val="21"/>
          <w:szCs w:val="21"/>
          <w:u w:val="single"/>
        </w:rPr>
        <w:fldChar w:fldCharType="end"/>
      </w:r>
    </w:p>
    <w:p w14:paraId="28DF0665" w14:textId="77777777" w:rsidR="00A475B4" w:rsidRPr="00814CC7" w:rsidRDefault="00A475B4">
      <w:pPr>
        <w:keepNext/>
        <w:widowControl/>
        <w:jc w:val="both"/>
        <w:rPr>
          <w:b/>
          <w:sz w:val="21"/>
          <w:szCs w:val="21"/>
        </w:rPr>
      </w:pPr>
    </w:p>
    <w:p w14:paraId="0F052C68" w14:textId="77777777" w:rsidR="00A475B4" w:rsidRPr="00814CC7" w:rsidRDefault="00A475B4">
      <w:pPr>
        <w:keepNext/>
        <w:widowControl/>
        <w:jc w:val="center"/>
        <w:rPr>
          <w:b/>
          <w:sz w:val="21"/>
          <w:szCs w:val="21"/>
        </w:rPr>
      </w:pPr>
      <w:r w:rsidRPr="00814CC7">
        <w:rPr>
          <w:b/>
          <w:sz w:val="21"/>
          <w:szCs w:val="21"/>
          <w:u w:val="single"/>
        </w:rPr>
        <w:t>ASSIGNMENT, SUBLETTING AND ENCUMBERING LEASE</w:t>
      </w:r>
      <w:r w:rsidRPr="00814CC7">
        <w:rPr>
          <w:b/>
          <w:sz w:val="21"/>
          <w:szCs w:val="21"/>
          <w:u w:val="single"/>
        </w:rPr>
        <w:fldChar w:fldCharType="begin"/>
      </w:r>
      <w:r w:rsidRPr="00814CC7">
        <w:rPr>
          <w:sz w:val="21"/>
          <w:szCs w:val="21"/>
        </w:rPr>
        <w:instrText xml:space="preserve"> TC “</w:instrText>
      </w:r>
      <w:bookmarkStart w:id="88" w:name="_Toc127886913"/>
      <w:r w:rsidRPr="00814CC7">
        <w:rPr>
          <w:b/>
          <w:sz w:val="21"/>
          <w:szCs w:val="21"/>
          <w:u w:val="single"/>
        </w:rPr>
        <w:instrText>ASSIGNMENT, SUBLETTING AND ENCUMBERING LEASE</w:instrText>
      </w:r>
      <w:bookmarkEnd w:id="88"/>
      <w:r w:rsidRPr="00814CC7">
        <w:rPr>
          <w:sz w:val="21"/>
          <w:szCs w:val="21"/>
        </w:rPr>
        <w:instrText xml:space="preserve">” \f C \l “2” </w:instrText>
      </w:r>
      <w:r w:rsidRPr="00814CC7">
        <w:rPr>
          <w:b/>
          <w:sz w:val="21"/>
          <w:szCs w:val="21"/>
          <w:u w:val="single"/>
        </w:rPr>
        <w:fldChar w:fldCharType="end"/>
      </w:r>
    </w:p>
    <w:p w14:paraId="548551D8" w14:textId="77777777" w:rsidR="00A475B4" w:rsidRPr="00814CC7" w:rsidRDefault="00A475B4">
      <w:pPr>
        <w:keepNext/>
        <w:widowControl/>
        <w:ind w:left="1440" w:firstLine="720"/>
        <w:jc w:val="both"/>
        <w:rPr>
          <w:b/>
          <w:sz w:val="21"/>
          <w:szCs w:val="21"/>
        </w:rPr>
      </w:pPr>
    </w:p>
    <w:p w14:paraId="19A1B0ED" w14:textId="77777777" w:rsidR="00A475B4" w:rsidRPr="00814CC7" w:rsidRDefault="00A475B4">
      <w:pPr>
        <w:keepNext/>
        <w:widowControl/>
        <w:ind w:firstLine="720"/>
        <w:jc w:val="both"/>
        <w:rPr>
          <w:b/>
          <w:sz w:val="21"/>
          <w:szCs w:val="21"/>
        </w:rPr>
      </w:pPr>
      <w:r w:rsidRPr="00814CC7">
        <w:rPr>
          <w:sz w:val="21"/>
          <w:szCs w:val="21"/>
        </w:rPr>
        <w:t xml:space="preserve">Section 12.1. </w:t>
      </w:r>
      <w:r w:rsidRPr="00814CC7">
        <w:rPr>
          <w:b/>
          <w:sz w:val="21"/>
          <w:szCs w:val="21"/>
          <w:u w:val="single"/>
        </w:rPr>
        <w:t>No</w:t>
      </w:r>
      <w:r w:rsidRPr="00814CC7">
        <w:rPr>
          <w:sz w:val="21"/>
          <w:szCs w:val="21"/>
          <w:u w:val="single"/>
        </w:rPr>
        <w:t xml:space="preserve"> </w:t>
      </w:r>
      <w:r w:rsidRPr="00814CC7">
        <w:rPr>
          <w:b/>
          <w:sz w:val="21"/>
          <w:szCs w:val="21"/>
          <w:u w:val="single"/>
        </w:rPr>
        <w:t>Assignment, Subletting or Encumbering of Lease</w:t>
      </w:r>
      <w:r w:rsidRPr="00814CC7">
        <w:rPr>
          <w:b/>
          <w:sz w:val="21"/>
          <w:szCs w:val="21"/>
          <w:u w:val="single"/>
        </w:rPr>
        <w:fldChar w:fldCharType="begin"/>
      </w:r>
      <w:r w:rsidRPr="00814CC7">
        <w:rPr>
          <w:sz w:val="21"/>
          <w:szCs w:val="21"/>
        </w:rPr>
        <w:instrText xml:space="preserve"> TC “</w:instrText>
      </w:r>
      <w:bookmarkStart w:id="89" w:name="_Toc127886914"/>
      <w:r w:rsidRPr="00814CC7">
        <w:rPr>
          <w:sz w:val="21"/>
          <w:szCs w:val="21"/>
        </w:rPr>
        <w:instrText xml:space="preserve">Section 12.1. </w:instrText>
      </w:r>
      <w:r w:rsidRPr="004772DC">
        <w:rPr>
          <w:b/>
          <w:sz w:val="21"/>
          <w:szCs w:val="21"/>
        </w:rPr>
        <w:instrText>No</w:instrText>
      </w:r>
      <w:r w:rsidRPr="004772DC">
        <w:rPr>
          <w:sz w:val="21"/>
          <w:szCs w:val="21"/>
        </w:rPr>
        <w:instrText xml:space="preserve"> </w:instrText>
      </w:r>
      <w:r w:rsidRPr="004772DC">
        <w:rPr>
          <w:b/>
          <w:sz w:val="21"/>
          <w:szCs w:val="21"/>
        </w:rPr>
        <w:instrText>Assignment, Subletting or Encumbering of Lease</w:instrText>
      </w:r>
      <w:bookmarkEnd w:id="89"/>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6B0D2553" w14:textId="77777777" w:rsidR="00A475B4" w:rsidRPr="00814CC7" w:rsidRDefault="00A475B4">
      <w:pPr>
        <w:keepNext/>
        <w:widowControl/>
        <w:jc w:val="both"/>
        <w:rPr>
          <w:b/>
          <w:sz w:val="21"/>
          <w:szCs w:val="21"/>
        </w:rPr>
      </w:pPr>
    </w:p>
    <w:p w14:paraId="725DC7F4"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Notwithstanding any references to assignees, subtenants, concessionaires or other similar entities in this Lease, Tenant shall not (</w:t>
      </w:r>
      <w:proofErr w:type="spellStart"/>
      <w:r w:rsidRPr="00814CC7">
        <w:rPr>
          <w:sz w:val="21"/>
          <w:szCs w:val="21"/>
        </w:rPr>
        <w:t>i</w:t>
      </w:r>
      <w:proofErr w:type="spellEnd"/>
      <w:r w:rsidRPr="00814CC7">
        <w:rPr>
          <w:sz w:val="21"/>
          <w:szCs w:val="21"/>
        </w:rPr>
        <w:t xml:space="preserve">) assign or otherwise transfer, or mortgage or otherwise encumber this Lease or any of its rights hereunder, or (ii) sublet the Premises, or (iii) permit the use of the Premises or any part thereof by any persons other than Tenant or its agents without Landlord’s prior written consent, which consent shall not be unreasonably withheld. Any such attempted or purported transfer, assignment, mortgaging or encumbering of this Lease or any of Tenant’s interest hereunder, and any attempted or purported subletting or grant of a right to use or occupy all or a portion of the Premises in violation of the foregoing sentence, whether voluntary or involuntary or by operation of law or otherwise, shall be null and void and shall not confer any rights upon any purported transferee, assignee, mortgagee or occupant and shall terminate this Lease without relieving Tenant of any of its obligations hereunder for the balance of the stated Term. Nothing contained elsewhere in this Lease shall authorize Tenant to enter into any franchise, concession, license, permit, subtenancy, departmental operation arrangements or the like, except pursuant to the provisions of this Article XII.  However, in connection with a permitted sublet or license of up to </w:t>
      </w:r>
      <w:r w:rsidR="00F42062">
        <w:rPr>
          <w:sz w:val="21"/>
          <w:szCs w:val="21"/>
        </w:rPr>
        <w:t xml:space="preserve">twenty-five percent (25%) of GLA of </w:t>
      </w:r>
      <w:r w:rsidRPr="00814CC7">
        <w:rPr>
          <w:sz w:val="21"/>
          <w:szCs w:val="21"/>
        </w:rPr>
        <w:t>the Premises, Tenant hereby agrees that (a) any such space shall be fully integrated into the Premises, (b) the sales within such space shall be included in Gross Sales, and (c) such space shall not be entitled to any separate signage. It is understood and agreed that the restrictions set forth in this Article XII are of primary importance in enabling Landlord to control the mix of tenants in the Shopping Center.</w:t>
      </w:r>
    </w:p>
    <w:p w14:paraId="12CCBD93" w14:textId="77777777" w:rsidR="00A475B4" w:rsidRPr="00814CC7" w:rsidRDefault="00A475B4">
      <w:pPr>
        <w:widowControl/>
        <w:jc w:val="both"/>
        <w:rPr>
          <w:sz w:val="21"/>
          <w:szCs w:val="21"/>
        </w:rPr>
      </w:pPr>
    </w:p>
    <w:p w14:paraId="53917376"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If Tenant is a corporation, the sale, issuance or transfer of any voting capital stock of Tenant (other than in connection with a public offering or an inter-family estate planning program) or of any corporate entity which directly or indirectly controls Tenant (unless Tenant is a corporation whose stock is traded on a national stock exchange) which shall result in a change in the voting control of Tenant or the corporate entity which controls Tenant shall be deemed to be a prohibited assignment of this Lease within the meaning of this Article XII. If Tenant is a partnership, an unincorporated association or a limited liability company, then the sale, issuance or transfer of a majority interest therein, or the transfer of a majority interest in or a change in the voting control of any partnership, unincorporated association, limited liability company or corporation which directly or indirectly controls Tenant, or the transfer of any portion or all of any general partnership, managing partnership or managing member interest, shall be deemed to be a prohibited assignment of this Lease within the meaning of this Article XII. </w:t>
      </w:r>
    </w:p>
    <w:p w14:paraId="0E076584" w14:textId="77777777" w:rsidR="00A475B4" w:rsidRPr="00814CC7" w:rsidRDefault="00A475B4">
      <w:pPr>
        <w:widowControl/>
        <w:jc w:val="both"/>
        <w:rPr>
          <w:sz w:val="21"/>
          <w:szCs w:val="21"/>
        </w:rPr>
      </w:pPr>
    </w:p>
    <w:p w14:paraId="4CCE1ECB" w14:textId="77777777" w:rsidR="00A475B4" w:rsidRPr="00814CC7" w:rsidRDefault="00A475B4">
      <w:pPr>
        <w:widowControl/>
        <w:ind w:firstLine="720"/>
        <w:jc w:val="both"/>
        <w:rPr>
          <w:sz w:val="21"/>
          <w:szCs w:val="21"/>
        </w:rPr>
      </w:pPr>
      <w:r w:rsidRPr="00814CC7">
        <w:rPr>
          <w:sz w:val="21"/>
          <w:szCs w:val="21"/>
        </w:rPr>
        <w:lastRenderedPageBreak/>
        <w:t>(c)</w:t>
      </w:r>
      <w:r w:rsidRPr="00814CC7">
        <w:rPr>
          <w:sz w:val="21"/>
          <w:szCs w:val="21"/>
        </w:rPr>
        <w:tab/>
        <w:t>Without conferring any rights upon Tenant not otherwise provided in this Article XII, should Tenant desire to enter into an assignment, sublease or transfer of this Lease or Tenant’s rights hereunder, Tenant shall request in writing Landlord’s consent to the assignment, sublease or transfer at least thirty (30) days before the proposed effective date of the assignment, sublease or transfer, providing the following: (</w:t>
      </w:r>
      <w:proofErr w:type="spellStart"/>
      <w:r w:rsidRPr="00814CC7">
        <w:rPr>
          <w:sz w:val="21"/>
          <w:szCs w:val="21"/>
        </w:rPr>
        <w:t>i</w:t>
      </w:r>
      <w:proofErr w:type="spellEnd"/>
      <w:r w:rsidRPr="00814CC7">
        <w:rPr>
          <w:sz w:val="21"/>
          <w:szCs w:val="21"/>
        </w:rPr>
        <w:t>) the full particulars of the proposed assignment, sublease or transfer of this Lease or Tenant’s rights hereunder, including its nature, effective date, terms and conditions, and copies of any offers, draft agreements, subleases, letters of commitment or intent and other documents pertaining to the proposed transfer; (ii) a description of the identity, net worth and previous business experience of the proposed transferee, including (without limitation) copies of the proposed transferee’s latest income, balance sheet and changes in financial position statements (with accompanying notes and disclosures of all material changes thereto) in audited form, if available, and certified as accurate by the proposed transferee; and (iii) any further information relevant to the proposed transfer which Landlord shall request after receipt of Tenant’s request for consent. Tenant shall, concurrently with any request for Landlord’s consent, pay to Landlord a fee in the sum of</w:t>
      </w:r>
      <w:r w:rsidR="006625C3">
        <w:rPr>
          <w:sz w:val="21"/>
          <w:szCs w:val="21"/>
        </w:rPr>
        <w:t xml:space="preserve"> Two </w:t>
      </w:r>
      <w:r w:rsidRPr="00814CC7">
        <w:rPr>
          <w:sz w:val="21"/>
          <w:szCs w:val="21"/>
        </w:rPr>
        <w:t xml:space="preserve">Thousand </w:t>
      </w:r>
      <w:r w:rsidR="006625C3">
        <w:rPr>
          <w:sz w:val="21"/>
          <w:szCs w:val="21"/>
        </w:rPr>
        <w:t xml:space="preserve">Five Hundred and 00/100 </w:t>
      </w:r>
      <w:r w:rsidRPr="00814CC7">
        <w:rPr>
          <w:sz w:val="21"/>
          <w:szCs w:val="21"/>
        </w:rPr>
        <w:t>Dollars ($</w:t>
      </w:r>
      <w:r w:rsidR="006625C3">
        <w:rPr>
          <w:sz w:val="21"/>
          <w:szCs w:val="21"/>
        </w:rPr>
        <w:t>2,5</w:t>
      </w:r>
      <w:r w:rsidRPr="00814CC7">
        <w:rPr>
          <w:sz w:val="21"/>
          <w:szCs w:val="21"/>
        </w:rPr>
        <w:t xml:space="preserve">00.00) for Landlord’s review and processing of such request, and Landlord shall not be obligated to review such request prior to Landlord’s receipt of such fee. </w:t>
      </w:r>
      <w:r w:rsidR="00521EFF" w:rsidRPr="00814CC7">
        <w:rPr>
          <w:sz w:val="21"/>
          <w:szCs w:val="21"/>
        </w:rPr>
        <w:t xml:space="preserve"> Landlord, after receiving such request, shall have a thirty (30) day period in which to provide written notice to Tenant informing Tenant that Landlord approves the transfer (with or without conditions), disapproves the </w:t>
      </w:r>
      <w:proofErr w:type="gramStart"/>
      <w:r w:rsidR="00521EFF" w:rsidRPr="00814CC7">
        <w:rPr>
          <w:sz w:val="21"/>
          <w:szCs w:val="21"/>
        </w:rPr>
        <w:t>transfer</w:t>
      </w:r>
      <w:proofErr w:type="gramEnd"/>
      <w:r w:rsidR="00521EFF" w:rsidRPr="00814CC7">
        <w:rPr>
          <w:sz w:val="21"/>
          <w:szCs w:val="21"/>
        </w:rPr>
        <w:t xml:space="preserve"> or will elect to recapture the Premises as provided for in Section 12.4 below.  </w:t>
      </w:r>
      <w:r w:rsidRPr="00814CC7">
        <w:rPr>
          <w:sz w:val="21"/>
          <w:szCs w:val="21"/>
        </w:rPr>
        <w:t xml:space="preserve">The consent by Landlord to any proposed assignment or sublease shall not release Tenant from any covenant or obligation under this Lease, nor be deemed a waiver or release of the non-assignability covenants in their future application, nor shall the collection or acceptance of rent from any such assignee, transferee, </w:t>
      </w:r>
      <w:proofErr w:type="gramStart"/>
      <w:r w:rsidRPr="00814CC7">
        <w:rPr>
          <w:sz w:val="21"/>
          <w:szCs w:val="21"/>
        </w:rPr>
        <w:t>subtenant</w:t>
      </w:r>
      <w:proofErr w:type="gramEnd"/>
      <w:r w:rsidRPr="00814CC7">
        <w:rPr>
          <w:sz w:val="21"/>
          <w:szCs w:val="21"/>
        </w:rPr>
        <w:t xml:space="preserve"> or occupant constitute a waiver of or a release of Tenant from any covenant or obligation contained in this Lease.</w:t>
      </w:r>
    </w:p>
    <w:p w14:paraId="1A80212C" w14:textId="77777777" w:rsidR="00A475B4" w:rsidRPr="00814CC7" w:rsidRDefault="00A475B4">
      <w:pPr>
        <w:widowControl/>
        <w:jc w:val="both"/>
        <w:rPr>
          <w:sz w:val="21"/>
          <w:szCs w:val="21"/>
        </w:rPr>
      </w:pPr>
    </w:p>
    <w:p w14:paraId="40855D24" w14:textId="77777777" w:rsidR="00A475B4" w:rsidRPr="00814CC7" w:rsidRDefault="00A475B4">
      <w:pPr>
        <w:pStyle w:val="BodyTextIndent"/>
        <w:rPr>
          <w:sz w:val="21"/>
          <w:szCs w:val="21"/>
        </w:rPr>
      </w:pPr>
      <w:r w:rsidRPr="00814CC7">
        <w:rPr>
          <w:sz w:val="21"/>
          <w:szCs w:val="21"/>
        </w:rPr>
        <w:t>(d)</w:t>
      </w:r>
      <w:r w:rsidRPr="00814CC7">
        <w:rPr>
          <w:sz w:val="21"/>
          <w:szCs w:val="21"/>
        </w:rPr>
        <w:tab/>
        <w:t xml:space="preserve">Without conferring any rights upon Tenant not otherwise provided in this Article XII, in the event of an assignment or transfer of Tenant’s interest in this Lease, or a sublease of all or a portion of the Premises, to a third party, in the event any monthly rent or other payment accruing to Tenant as the result of any such assignment, transfer, or sublease, including any lump sum or periodic payment in any manner relating to such assignment, transfer or sublease, is in excess of the rent then payable by Tenant under this Lease, then one-half of such excess shall be paid by Tenant to Landlord monthly as </w:t>
      </w:r>
      <w:r w:rsidR="003E2472">
        <w:rPr>
          <w:sz w:val="21"/>
          <w:szCs w:val="21"/>
        </w:rPr>
        <w:t>Additional Rent</w:t>
      </w:r>
      <w:r w:rsidRPr="00814CC7">
        <w:rPr>
          <w:sz w:val="21"/>
          <w:szCs w:val="21"/>
        </w:rPr>
        <w:t xml:space="preserve">. Landlord may require a certificate from Tenant specifying the full amount of any such payment of whatsoever nature. </w:t>
      </w:r>
    </w:p>
    <w:p w14:paraId="575304D8" w14:textId="77777777" w:rsidR="00A475B4" w:rsidRPr="00814CC7" w:rsidRDefault="00A475B4">
      <w:pPr>
        <w:widowControl/>
        <w:jc w:val="both"/>
        <w:rPr>
          <w:sz w:val="21"/>
          <w:szCs w:val="21"/>
        </w:rPr>
      </w:pPr>
    </w:p>
    <w:p w14:paraId="26EDB959" w14:textId="77777777" w:rsidR="00A475B4" w:rsidRPr="00814CC7" w:rsidRDefault="00A475B4">
      <w:pPr>
        <w:widowControl/>
        <w:ind w:firstLine="720"/>
        <w:jc w:val="both"/>
        <w:rPr>
          <w:sz w:val="21"/>
          <w:szCs w:val="21"/>
        </w:rPr>
      </w:pPr>
      <w:r w:rsidRPr="00814CC7">
        <w:rPr>
          <w:sz w:val="21"/>
          <w:szCs w:val="21"/>
        </w:rPr>
        <w:t>(e)</w:t>
      </w:r>
      <w:r w:rsidRPr="00814CC7">
        <w:rPr>
          <w:sz w:val="21"/>
          <w:szCs w:val="21"/>
        </w:rPr>
        <w:tab/>
        <w:t xml:space="preserve">All reasonable costs and expenses, including attorneys’ fees (which shall include the cost of any time expended by Landlord’s attorneys (including in-house counsel)) incurred by Landlord in connection with any proposed or purported assignment, transfer or sublease shall be borne by Tenant and shall be payable to Landlord as </w:t>
      </w:r>
      <w:r w:rsidR="003E2472">
        <w:rPr>
          <w:sz w:val="21"/>
          <w:szCs w:val="21"/>
        </w:rPr>
        <w:t>Additional Rent</w:t>
      </w:r>
      <w:r w:rsidRPr="00814CC7">
        <w:rPr>
          <w:sz w:val="21"/>
          <w:szCs w:val="21"/>
        </w:rPr>
        <w:t xml:space="preserve">. </w:t>
      </w:r>
    </w:p>
    <w:p w14:paraId="08EC4DDF" w14:textId="77777777" w:rsidR="00A475B4" w:rsidRPr="00814CC7" w:rsidRDefault="00A475B4">
      <w:pPr>
        <w:widowControl/>
        <w:jc w:val="both"/>
        <w:rPr>
          <w:sz w:val="21"/>
          <w:szCs w:val="21"/>
        </w:rPr>
      </w:pPr>
    </w:p>
    <w:p w14:paraId="6C7422E0" w14:textId="76A7CF6D" w:rsidR="00A475B4" w:rsidRPr="00814CC7" w:rsidRDefault="00A475B4">
      <w:pPr>
        <w:widowControl/>
        <w:ind w:firstLine="720"/>
        <w:jc w:val="both"/>
        <w:rPr>
          <w:sz w:val="21"/>
          <w:szCs w:val="21"/>
        </w:rPr>
      </w:pPr>
      <w:r w:rsidRPr="00814CC7">
        <w:rPr>
          <w:sz w:val="21"/>
          <w:szCs w:val="21"/>
        </w:rPr>
        <w:t xml:space="preserve">Section 12.2. </w:t>
      </w:r>
      <w:r w:rsidRPr="00814CC7">
        <w:rPr>
          <w:b/>
          <w:sz w:val="21"/>
          <w:szCs w:val="21"/>
          <w:u w:val="single"/>
        </w:rPr>
        <w:t>Assignment or Sublet</w:t>
      </w:r>
      <w:r w:rsidRPr="00814CC7">
        <w:rPr>
          <w:b/>
          <w:sz w:val="21"/>
          <w:szCs w:val="21"/>
          <w:u w:val="single"/>
        </w:rPr>
        <w:fldChar w:fldCharType="begin"/>
      </w:r>
      <w:r w:rsidRPr="00814CC7">
        <w:rPr>
          <w:sz w:val="21"/>
          <w:szCs w:val="21"/>
        </w:rPr>
        <w:instrText xml:space="preserve"> TC “</w:instrText>
      </w:r>
      <w:bookmarkStart w:id="90" w:name="_Toc127886915"/>
      <w:r w:rsidRPr="00814CC7">
        <w:rPr>
          <w:sz w:val="21"/>
          <w:szCs w:val="21"/>
        </w:rPr>
        <w:instrText xml:space="preserve">Section 12.2. </w:instrText>
      </w:r>
      <w:r w:rsidRPr="004772DC">
        <w:rPr>
          <w:b/>
          <w:sz w:val="21"/>
          <w:szCs w:val="21"/>
        </w:rPr>
        <w:instrText>Assignment or Sublet</w:instrText>
      </w:r>
      <w:bookmarkEnd w:id="90"/>
      <w:r w:rsidRPr="00814CC7">
        <w:rPr>
          <w:sz w:val="21"/>
          <w:szCs w:val="21"/>
        </w:rPr>
        <w:instrText xml:space="preserve">” \f C \l “3” </w:instrText>
      </w:r>
      <w:r w:rsidRPr="00814CC7">
        <w:rPr>
          <w:b/>
          <w:sz w:val="21"/>
          <w:szCs w:val="21"/>
          <w:u w:val="single"/>
        </w:rPr>
        <w:fldChar w:fldCharType="end"/>
      </w:r>
      <w:r w:rsidRPr="00814CC7">
        <w:rPr>
          <w:sz w:val="21"/>
          <w:szCs w:val="21"/>
        </w:rPr>
        <w:t>. If this Lease is transferred or assigned, as aforesaid, or if the Premises or any part thereof shall be sublet or occupied by any person or entity other than Tenant, whether as a result of any act or omission by Tenant, or operation of law, or otherwise, then Landlord, whether before or after default by Tenant, may, in addition to, and not in diminution of or substitution for, any other rights and remedies under this Lease or pursuant to law to which Landlord may be entitled as a result thereof, collect rent from the transferee, assignee, subtenant or occupant and apply the net amount collected to the rent herein reserved, but no such transfer, assignment, subletting, occupancy or collection shall be deemed a waiver of the covenants contained herein, or the acceptance of the transferee, assignee, subtenant or occupant as the tenant hereunder, or a release of Tenant from the further performance by Tenant of covenants on the part of Tenant set forth in this Lease. Unless and until Landlord exercises its right pursuant to the immediately</w:t>
      </w:r>
      <w:r w:rsidR="00D82E60">
        <w:rPr>
          <w:sz w:val="21"/>
          <w:szCs w:val="21"/>
        </w:rPr>
        <w:t xml:space="preserve"> p</w:t>
      </w:r>
      <w:r w:rsidRPr="00814CC7">
        <w:rPr>
          <w:sz w:val="21"/>
          <w:szCs w:val="21"/>
        </w:rPr>
        <w:t>receding sentence, Tenant shall be entitled to collect rentals payable under approved subleases.</w:t>
      </w:r>
    </w:p>
    <w:p w14:paraId="3E6AD46D" w14:textId="77777777" w:rsidR="00A475B4" w:rsidRPr="00814CC7" w:rsidRDefault="00A475B4">
      <w:pPr>
        <w:widowControl/>
        <w:jc w:val="both"/>
        <w:rPr>
          <w:sz w:val="21"/>
          <w:szCs w:val="21"/>
        </w:rPr>
      </w:pPr>
    </w:p>
    <w:p w14:paraId="2364268D" w14:textId="77777777" w:rsidR="00A475B4" w:rsidRPr="00814CC7" w:rsidRDefault="00A475B4">
      <w:pPr>
        <w:widowControl/>
        <w:ind w:firstLine="720"/>
        <w:jc w:val="both"/>
        <w:rPr>
          <w:sz w:val="21"/>
          <w:szCs w:val="21"/>
        </w:rPr>
      </w:pPr>
      <w:r w:rsidRPr="00814CC7">
        <w:rPr>
          <w:sz w:val="21"/>
          <w:szCs w:val="21"/>
        </w:rPr>
        <w:t xml:space="preserve">Section 12.3. </w:t>
      </w:r>
      <w:r w:rsidRPr="00814CC7">
        <w:rPr>
          <w:b/>
          <w:sz w:val="21"/>
          <w:szCs w:val="21"/>
          <w:u w:val="single"/>
        </w:rPr>
        <w:t>Transfer of Landlord’s Interest</w:t>
      </w:r>
      <w:r w:rsidRPr="00814CC7">
        <w:rPr>
          <w:b/>
          <w:sz w:val="21"/>
          <w:szCs w:val="21"/>
          <w:u w:val="single"/>
        </w:rPr>
        <w:fldChar w:fldCharType="begin"/>
      </w:r>
      <w:r w:rsidRPr="00814CC7">
        <w:rPr>
          <w:sz w:val="21"/>
          <w:szCs w:val="21"/>
        </w:rPr>
        <w:instrText xml:space="preserve"> TC “</w:instrText>
      </w:r>
      <w:bookmarkStart w:id="91" w:name="_Toc127886916"/>
      <w:r w:rsidRPr="00814CC7">
        <w:rPr>
          <w:sz w:val="21"/>
          <w:szCs w:val="21"/>
        </w:rPr>
        <w:instrText xml:space="preserve">Section 12.3. </w:instrText>
      </w:r>
      <w:r w:rsidRPr="004772DC">
        <w:rPr>
          <w:b/>
          <w:sz w:val="21"/>
          <w:szCs w:val="21"/>
        </w:rPr>
        <w:instrText>Transfer of Landlord’s Interest</w:instrText>
      </w:r>
      <w:bookmarkEnd w:id="9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In the event of any transfer of Landlord’s interest in the Premises, including a sale or lease, the transferor shall be automatically relieved of any and all obligations on the part of Landlord accruing from and after the date of such transfer, provided that (a) the interest of the transferor, as Landlord, in any funds then in </w:t>
      </w:r>
      <w:r w:rsidRPr="00814CC7">
        <w:rPr>
          <w:sz w:val="21"/>
          <w:szCs w:val="21"/>
        </w:rPr>
        <w:lastRenderedPageBreak/>
        <w:t>the hands of Landlord in which Tenant has an interest shall be turned over, subject to such interest, to the transferee; and (b) notice of such sale, transfer or lease shall be delivered to Tenant as required by law.</w:t>
      </w:r>
    </w:p>
    <w:p w14:paraId="5427B79A" w14:textId="77777777" w:rsidR="00A475B4" w:rsidRPr="00814CC7" w:rsidRDefault="00A475B4">
      <w:pPr>
        <w:widowControl/>
        <w:jc w:val="both"/>
        <w:rPr>
          <w:sz w:val="21"/>
          <w:szCs w:val="21"/>
        </w:rPr>
      </w:pPr>
    </w:p>
    <w:p w14:paraId="12BB7A9F" w14:textId="77777777" w:rsidR="00A475B4" w:rsidRPr="00814CC7" w:rsidRDefault="00A475B4">
      <w:pPr>
        <w:widowControl/>
        <w:ind w:firstLine="720"/>
        <w:jc w:val="both"/>
        <w:rPr>
          <w:sz w:val="21"/>
          <w:szCs w:val="21"/>
        </w:rPr>
      </w:pPr>
      <w:r w:rsidRPr="00814CC7">
        <w:rPr>
          <w:sz w:val="21"/>
          <w:szCs w:val="21"/>
        </w:rPr>
        <w:t xml:space="preserve">Section 12.4. </w:t>
      </w:r>
      <w:r w:rsidRPr="00814CC7">
        <w:rPr>
          <w:b/>
          <w:sz w:val="21"/>
          <w:szCs w:val="21"/>
          <w:u w:val="single"/>
        </w:rPr>
        <w:t>Recapture of Premises</w:t>
      </w:r>
      <w:r w:rsidRPr="00814CC7">
        <w:rPr>
          <w:b/>
          <w:sz w:val="21"/>
          <w:szCs w:val="21"/>
          <w:u w:val="single"/>
        </w:rPr>
        <w:fldChar w:fldCharType="begin"/>
      </w:r>
      <w:r w:rsidRPr="00814CC7">
        <w:rPr>
          <w:sz w:val="21"/>
          <w:szCs w:val="21"/>
        </w:rPr>
        <w:instrText xml:space="preserve"> TC “</w:instrText>
      </w:r>
      <w:bookmarkStart w:id="92" w:name="_Toc127886917"/>
      <w:r w:rsidRPr="00814CC7">
        <w:rPr>
          <w:sz w:val="21"/>
          <w:szCs w:val="21"/>
        </w:rPr>
        <w:instrText xml:space="preserve">Section 12.4. </w:instrText>
      </w:r>
      <w:r w:rsidRPr="004772DC">
        <w:rPr>
          <w:b/>
          <w:sz w:val="21"/>
          <w:szCs w:val="21"/>
        </w:rPr>
        <w:instrText>Recapture of Premises</w:instrText>
      </w:r>
      <w:bookmarkEnd w:id="9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In the event Tenant proposes to assign its interest in this Lease or sublet the whole of the Premises, it shall first give notice thereof (the </w:t>
      </w:r>
      <w:r w:rsidR="00811D97" w:rsidRPr="00814CC7">
        <w:rPr>
          <w:sz w:val="21"/>
          <w:szCs w:val="21"/>
        </w:rPr>
        <w:t>“</w:t>
      </w:r>
      <w:r w:rsidRPr="00814CC7">
        <w:rPr>
          <w:b/>
          <w:sz w:val="21"/>
          <w:szCs w:val="21"/>
        </w:rPr>
        <w:t>Assignment/Subletting Notice</w:t>
      </w:r>
      <w:r w:rsidR="00811D97" w:rsidRPr="00814CC7">
        <w:rPr>
          <w:sz w:val="21"/>
          <w:szCs w:val="21"/>
        </w:rPr>
        <w:t>”</w:t>
      </w:r>
      <w:r w:rsidRPr="00814CC7">
        <w:rPr>
          <w:sz w:val="21"/>
          <w:szCs w:val="21"/>
        </w:rPr>
        <w:t xml:space="preserve">) to Landlord together with all other information requested by Landlord with respect to the subject assignment or subletting. Within thirty (30) days after Landlord’s receipt of an Assignment/Subletting Notice and such required and/or requested information from Tenant, and provided the subject assignment or sublease is not one permitted without the prior consent of Landlord, Landlord may elect by notice (the </w:t>
      </w:r>
      <w:r w:rsidR="00811D97" w:rsidRPr="00814CC7">
        <w:rPr>
          <w:sz w:val="21"/>
          <w:szCs w:val="21"/>
        </w:rPr>
        <w:t>“</w:t>
      </w:r>
      <w:r w:rsidR="00A62044" w:rsidRPr="00814CC7">
        <w:rPr>
          <w:b/>
          <w:sz w:val="21"/>
          <w:szCs w:val="21"/>
        </w:rPr>
        <w:t xml:space="preserve">Recapture </w:t>
      </w:r>
      <w:r w:rsidRPr="00814CC7">
        <w:rPr>
          <w:b/>
          <w:sz w:val="21"/>
          <w:szCs w:val="21"/>
        </w:rPr>
        <w:t>Termination Notice</w:t>
      </w:r>
      <w:r w:rsidR="00811D97" w:rsidRPr="00814CC7">
        <w:rPr>
          <w:sz w:val="21"/>
          <w:szCs w:val="21"/>
        </w:rPr>
        <w:t>”</w:t>
      </w:r>
      <w:r w:rsidRPr="00814CC7">
        <w:rPr>
          <w:sz w:val="21"/>
          <w:szCs w:val="21"/>
        </w:rPr>
        <w:t xml:space="preserve">) in writing to Tenant to terminate this Lease and recapture the Premises, in which event this Lease shall automatically terminate on the ninetieth (90th) day (the </w:t>
      </w:r>
      <w:r w:rsidR="00811D97" w:rsidRPr="00814CC7">
        <w:rPr>
          <w:sz w:val="21"/>
          <w:szCs w:val="21"/>
        </w:rPr>
        <w:t>“</w:t>
      </w:r>
      <w:r w:rsidRPr="00814CC7">
        <w:rPr>
          <w:b/>
          <w:sz w:val="21"/>
          <w:szCs w:val="21"/>
        </w:rPr>
        <w:t>Termination Date</w:t>
      </w:r>
      <w:r w:rsidR="00811D97" w:rsidRPr="00814CC7">
        <w:rPr>
          <w:sz w:val="21"/>
          <w:szCs w:val="21"/>
        </w:rPr>
        <w:t>”</w:t>
      </w:r>
      <w:r w:rsidRPr="00814CC7">
        <w:rPr>
          <w:sz w:val="21"/>
          <w:szCs w:val="21"/>
        </w:rPr>
        <w:t xml:space="preserve">) following Tenant’s receipt of the </w:t>
      </w:r>
      <w:r w:rsidR="00F42062">
        <w:rPr>
          <w:sz w:val="21"/>
          <w:szCs w:val="21"/>
        </w:rPr>
        <w:t xml:space="preserve">Recapture </w:t>
      </w:r>
      <w:r w:rsidRPr="00814CC7">
        <w:rPr>
          <w:sz w:val="21"/>
          <w:szCs w:val="21"/>
        </w:rPr>
        <w:t xml:space="preserve">Termination Notice with the same force and effect as if said Termination Date had been designated as the expiration date of this Lease, and Landlord and Tenant shall upon such Termination Date be released from any and all liabilities thereafter accruing hereunder. All Minimum Rent, Percentage Rent and </w:t>
      </w:r>
      <w:r w:rsidR="003E2472">
        <w:rPr>
          <w:sz w:val="21"/>
          <w:szCs w:val="21"/>
        </w:rPr>
        <w:t>Additional Rent</w:t>
      </w:r>
      <w:r w:rsidRPr="00814CC7">
        <w:rPr>
          <w:sz w:val="21"/>
          <w:szCs w:val="21"/>
        </w:rPr>
        <w:t xml:space="preserve"> payable by Tenant hereunder shall be apportioned as of the Termination Date and Tenant shall promptly pay to Landlord any amounts so determined to be due and owing by Tenant to Landlord, and conversely Landlord shall promptly reimburse Tenant for any amounts prepaid by Tenant for periods subsequent to the Termination Date. Notwithstanding any </w:t>
      </w:r>
      <w:r w:rsidR="00F42062">
        <w:rPr>
          <w:sz w:val="21"/>
          <w:szCs w:val="21"/>
        </w:rPr>
        <w:t xml:space="preserve">Recapture </w:t>
      </w:r>
      <w:r w:rsidRPr="00814CC7">
        <w:rPr>
          <w:sz w:val="21"/>
          <w:szCs w:val="21"/>
        </w:rPr>
        <w:t xml:space="preserve">Termination Notice given to Tenant by Landlord within the aforesaid </w:t>
      </w:r>
      <w:r w:rsidR="00F42062">
        <w:rPr>
          <w:sz w:val="21"/>
          <w:szCs w:val="21"/>
        </w:rPr>
        <w:t>30-</w:t>
      </w:r>
      <w:r w:rsidRPr="00814CC7">
        <w:rPr>
          <w:sz w:val="21"/>
          <w:szCs w:val="21"/>
        </w:rPr>
        <w:t xml:space="preserve">day period, Tenant shall have the right within ten (10) days after its receipt of the </w:t>
      </w:r>
      <w:r w:rsidR="00F42062">
        <w:rPr>
          <w:sz w:val="21"/>
          <w:szCs w:val="21"/>
        </w:rPr>
        <w:t xml:space="preserve">Recapture </w:t>
      </w:r>
      <w:r w:rsidRPr="00814CC7">
        <w:rPr>
          <w:sz w:val="21"/>
          <w:szCs w:val="21"/>
        </w:rPr>
        <w:t xml:space="preserve">Termination Notice to give Landlord notice (the </w:t>
      </w:r>
      <w:r w:rsidR="00811D97" w:rsidRPr="00814CC7">
        <w:rPr>
          <w:sz w:val="21"/>
          <w:szCs w:val="21"/>
        </w:rPr>
        <w:t>“</w:t>
      </w:r>
      <w:r w:rsidRPr="00814CC7">
        <w:rPr>
          <w:b/>
          <w:sz w:val="21"/>
          <w:szCs w:val="21"/>
        </w:rPr>
        <w:t>Rescission Notice</w:t>
      </w:r>
      <w:r w:rsidR="00811D97" w:rsidRPr="00814CC7">
        <w:rPr>
          <w:sz w:val="21"/>
          <w:szCs w:val="21"/>
        </w:rPr>
        <w:t>”</w:t>
      </w:r>
      <w:r w:rsidRPr="00814CC7">
        <w:rPr>
          <w:sz w:val="21"/>
          <w:szCs w:val="21"/>
        </w:rPr>
        <w:t>) of its rescission of the Assignment/Subletting Notice, and upon Landlord’s receipt of the Rescission Notice</w:t>
      </w:r>
      <w:r w:rsidR="00F42062">
        <w:rPr>
          <w:sz w:val="21"/>
          <w:szCs w:val="21"/>
        </w:rPr>
        <w:t>,</w:t>
      </w:r>
      <w:r w:rsidRPr="00814CC7">
        <w:rPr>
          <w:sz w:val="21"/>
          <w:szCs w:val="21"/>
        </w:rPr>
        <w:t xml:space="preserve"> the </w:t>
      </w:r>
      <w:r w:rsidR="00F42062">
        <w:rPr>
          <w:sz w:val="21"/>
          <w:szCs w:val="21"/>
        </w:rPr>
        <w:t xml:space="preserve">Recapture </w:t>
      </w:r>
      <w:r w:rsidRPr="00814CC7">
        <w:rPr>
          <w:sz w:val="21"/>
          <w:szCs w:val="21"/>
        </w:rPr>
        <w:t>Termination Notice previously given by Landlord shall be deemed null and void; in such event, Tenant shall not assign this Lease or sublet the Premises as proposed in its Assignment/Subletting Notice.</w:t>
      </w:r>
    </w:p>
    <w:p w14:paraId="3D5BD9EA" w14:textId="77777777" w:rsidR="00A475B4" w:rsidRPr="00814CC7" w:rsidRDefault="00A475B4">
      <w:pPr>
        <w:widowControl/>
        <w:jc w:val="both"/>
        <w:rPr>
          <w:sz w:val="21"/>
          <w:szCs w:val="21"/>
        </w:rPr>
      </w:pPr>
    </w:p>
    <w:p w14:paraId="07C3A9AC" w14:textId="77777777" w:rsidR="00A475B4" w:rsidRPr="00814CC7" w:rsidRDefault="00A475B4">
      <w:pPr>
        <w:widowControl/>
        <w:ind w:firstLine="720"/>
        <w:jc w:val="both"/>
        <w:rPr>
          <w:sz w:val="21"/>
          <w:szCs w:val="21"/>
        </w:rPr>
      </w:pPr>
      <w:r w:rsidRPr="00814CC7">
        <w:rPr>
          <w:sz w:val="21"/>
          <w:szCs w:val="21"/>
        </w:rPr>
        <w:t xml:space="preserve">Section 12.5. </w:t>
      </w:r>
      <w:r w:rsidRPr="00814CC7">
        <w:rPr>
          <w:b/>
          <w:sz w:val="21"/>
          <w:szCs w:val="21"/>
          <w:u w:val="single"/>
        </w:rPr>
        <w:t>Continuing Liability</w:t>
      </w:r>
      <w:r w:rsidRPr="00814CC7">
        <w:rPr>
          <w:b/>
          <w:sz w:val="21"/>
          <w:szCs w:val="21"/>
          <w:u w:val="single"/>
        </w:rPr>
        <w:fldChar w:fldCharType="begin"/>
      </w:r>
      <w:r w:rsidRPr="00814CC7">
        <w:rPr>
          <w:sz w:val="21"/>
          <w:szCs w:val="21"/>
        </w:rPr>
        <w:instrText xml:space="preserve"> TC “</w:instrText>
      </w:r>
      <w:bookmarkStart w:id="93" w:name="_Toc127886918"/>
      <w:r w:rsidRPr="00814CC7">
        <w:rPr>
          <w:sz w:val="21"/>
          <w:szCs w:val="21"/>
        </w:rPr>
        <w:instrText xml:space="preserve">Section 12.5. </w:instrText>
      </w:r>
      <w:r w:rsidRPr="004772DC">
        <w:rPr>
          <w:b/>
          <w:sz w:val="21"/>
          <w:szCs w:val="21"/>
        </w:rPr>
        <w:instrText>Continuing Liability</w:instrText>
      </w:r>
      <w:bookmarkEnd w:id="9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No assignment, subletting or other transfer or encumbrance of Tenant’s interest under this Lease shall reduce, </w:t>
      </w:r>
      <w:proofErr w:type="gramStart"/>
      <w:r w:rsidRPr="00814CC7">
        <w:rPr>
          <w:sz w:val="21"/>
          <w:szCs w:val="21"/>
        </w:rPr>
        <w:t>diminish</w:t>
      </w:r>
      <w:proofErr w:type="gramEnd"/>
      <w:r w:rsidRPr="00814CC7">
        <w:rPr>
          <w:sz w:val="21"/>
          <w:szCs w:val="21"/>
        </w:rPr>
        <w:t xml:space="preserve"> or otherwise affect the liability of Tenant hereunder.</w:t>
      </w:r>
    </w:p>
    <w:p w14:paraId="7850DFC8" w14:textId="77777777" w:rsidR="00A475B4" w:rsidRPr="00814CC7" w:rsidRDefault="00A475B4">
      <w:pPr>
        <w:widowControl/>
        <w:jc w:val="both"/>
        <w:rPr>
          <w:sz w:val="21"/>
          <w:szCs w:val="21"/>
        </w:rPr>
      </w:pPr>
    </w:p>
    <w:p w14:paraId="51A5F39E" w14:textId="77777777" w:rsidR="00A475B4" w:rsidRPr="00814CC7" w:rsidRDefault="00A475B4">
      <w:pPr>
        <w:keepNext/>
        <w:widowControl/>
        <w:jc w:val="center"/>
        <w:rPr>
          <w:b/>
          <w:sz w:val="21"/>
          <w:szCs w:val="21"/>
        </w:rPr>
      </w:pPr>
      <w:r w:rsidRPr="00814CC7">
        <w:rPr>
          <w:b/>
          <w:sz w:val="21"/>
          <w:szCs w:val="21"/>
          <w:u w:val="single"/>
        </w:rPr>
        <w:t>ARTICLE XIII</w:t>
      </w:r>
      <w:r w:rsidRPr="00814CC7">
        <w:rPr>
          <w:b/>
          <w:sz w:val="21"/>
          <w:szCs w:val="21"/>
          <w:u w:val="single"/>
        </w:rPr>
        <w:fldChar w:fldCharType="begin"/>
      </w:r>
      <w:r w:rsidRPr="00814CC7">
        <w:rPr>
          <w:sz w:val="21"/>
          <w:szCs w:val="21"/>
        </w:rPr>
        <w:instrText xml:space="preserve"> TC “</w:instrText>
      </w:r>
      <w:bookmarkStart w:id="94" w:name="_Toc127886919"/>
      <w:r w:rsidRPr="00814CC7">
        <w:rPr>
          <w:b/>
          <w:sz w:val="21"/>
          <w:szCs w:val="21"/>
          <w:u w:val="single"/>
        </w:rPr>
        <w:instrText>ARTICLE XIII</w:instrText>
      </w:r>
      <w:bookmarkEnd w:id="94"/>
      <w:r w:rsidRPr="00814CC7">
        <w:rPr>
          <w:sz w:val="21"/>
          <w:szCs w:val="21"/>
        </w:rPr>
        <w:instrText xml:space="preserve">” \f C \l “1” </w:instrText>
      </w:r>
      <w:r w:rsidRPr="00814CC7">
        <w:rPr>
          <w:b/>
          <w:sz w:val="21"/>
          <w:szCs w:val="21"/>
          <w:u w:val="single"/>
        </w:rPr>
        <w:fldChar w:fldCharType="end"/>
      </w:r>
    </w:p>
    <w:p w14:paraId="667FC6E4" w14:textId="77777777" w:rsidR="00A475B4" w:rsidRPr="00814CC7" w:rsidRDefault="00A475B4">
      <w:pPr>
        <w:keepNext/>
        <w:widowControl/>
        <w:jc w:val="center"/>
        <w:rPr>
          <w:b/>
          <w:sz w:val="21"/>
          <w:szCs w:val="21"/>
        </w:rPr>
      </w:pPr>
    </w:p>
    <w:p w14:paraId="4EFE1881" w14:textId="77777777" w:rsidR="00A475B4" w:rsidRPr="00814CC7" w:rsidRDefault="00A475B4">
      <w:pPr>
        <w:keepNext/>
        <w:widowControl/>
        <w:jc w:val="center"/>
        <w:rPr>
          <w:b/>
          <w:sz w:val="21"/>
          <w:szCs w:val="21"/>
        </w:rPr>
      </w:pPr>
      <w:r w:rsidRPr="00814CC7">
        <w:rPr>
          <w:b/>
          <w:sz w:val="21"/>
          <w:szCs w:val="21"/>
          <w:u w:val="single"/>
        </w:rPr>
        <w:t>SUBORDINATION, ATTORNMENT, FINANCING AND ESTOPPEL CERTIFICATE</w:t>
      </w:r>
      <w:r w:rsidRPr="00814CC7">
        <w:rPr>
          <w:b/>
          <w:sz w:val="21"/>
          <w:szCs w:val="21"/>
          <w:u w:val="single"/>
        </w:rPr>
        <w:fldChar w:fldCharType="begin"/>
      </w:r>
      <w:r w:rsidRPr="00814CC7">
        <w:rPr>
          <w:sz w:val="21"/>
          <w:szCs w:val="21"/>
        </w:rPr>
        <w:instrText xml:space="preserve"> TC “</w:instrText>
      </w:r>
      <w:bookmarkStart w:id="95" w:name="_Toc127886920"/>
      <w:r w:rsidRPr="00814CC7">
        <w:rPr>
          <w:b/>
          <w:sz w:val="21"/>
          <w:szCs w:val="21"/>
          <w:u w:val="single"/>
        </w:rPr>
        <w:instrText>SUBORDINATION, ATTORNMENT, FINANCING AND ESTOPPEL CERTIFICATE</w:instrText>
      </w:r>
      <w:bookmarkEnd w:id="95"/>
      <w:r w:rsidRPr="00814CC7">
        <w:rPr>
          <w:sz w:val="21"/>
          <w:szCs w:val="21"/>
        </w:rPr>
        <w:instrText xml:space="preserve">” \f C \l “2” </w:instrText>
      </w:r>
      <w:r w:rsidRPr="00814CC7">
        <w:rPr>
          <w:b/>
          <w:sz w:val="21"/>
          <w:szCs w:val="21"/>
          <w:u w:val="single"/>
        </w:rPr>
        <w:fldChar w:fldCharType="end"/>
      </w:r>
    </w:p>
    <w:p w14:paraId="04FEFA7D" w14:textId="77777777" w:rsidR="00A475B4" w:rsidRPr="00814CC7" w:rsidRDefault="00A475B4">
      <w:pPr>
        <w:keepNext/>
        <w:widowControl/>
        <w:jc w:val="both"/>
        <w:rPr>
          <w:b/>
          <w:sz w:val="21"/>
          <w:szCs w:val="21"/>
        </w:rPr>
      </w:pPr>
    </w:p>
    <w:p w14:paraId="44DC36EC" w14:textId="03605302" w:rsidR="00A475B4" w:rsidRPr="00814CC7" w:rsidRDefault="00A475B4">
      <w:pPr>
        <w:widowControl/>
        <w:ind w:firstLine="720"/>
        <w:jc w:val="both"/>
        <w:rPr>
          <w:sz w:val="21"/>
          <w:szCs w:val="21"/>
        </w:rPr>
      </w:pPr>
      <w:r w:rsidRPr="00814CC7">
        <w:rPr>
          <w:sz w:val="21"/>
          <w:szCs w:val="21"/>
        </w:rPr>
        <w:t xml:space="preserve">Section 13.1. </w:t>
      </w:r>
      <w:r w:rsidRPr="00814CC7">
        <w:rPr>
          <w:b/>
          <w:sz w:val="21"/>
          <w:szCs w:val="21"/>
          <w:u w:val="single"/>
        </w:rPr>
        <w:t>Subordination</w:t>
      </w:r>
      <w:r w:rsidRPr="00814CC7">
        <w:rPr>
          <w:b/>
          <w:sz w:val="21"/>
          <w:szCs w:val="21"/>
          <w:u w:val="single"/>
        </w:rPr>
        <w:fldChar w:fldCharType="begin"/>
      </w:r>
      <w:r w:rsidRPr="00814CC7">
        <w:rPr>
          <w:sz w:val="21"/>
          <w:szCs w:val="21"/>
        </w:rPr>
        <w:instrText xml:space="preserve"> TC “</w:instrText>
      </w:r>
      <w:bookmarkStart w:id="96" w:name="_Toc127886921"/>
      <w:r w:rsidRPr="00814CC7">
        <w:rPr>
          <w:sz w:val="21"/>
          <w:szCs w:val="21"/>
        </w:rPr>
        <w:instrText xml:space="preserve">Section 13.1. </w:instrText>
      </w:r>
      <w:r w:rsidRPr="004772DC">
        <w:rPr>
          <w:b/>
          <w:sz w:val="21"/>
          <w:szCs w:val="21"/>
        </w:rPr>
        <w:instrText>Subordination</w:instrText>
      </w:r>
      <w:bookmarkEnd w:id="9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00E569E5" w:rsidRPr="00375923">
        <w:rPr>
          <w:sz w:val="20"/>
        </w:rPr>
        <w:t xml:space="preserve">This Lease and all rights of Tenant hereunder are subject and subordinate to all underlying leases </w:t>
      </w:r>
      <w:r w:rsidR="00E569E5">
        <w:rPr>
          <w:sz w:val="21"/>
          <w:szCs w:val="21"/>
        </w:rPr>
        <w:t xml:space="preserve">(including, without limitation, any lease </w:t>
      </w:r>
      <w:r w:rsidR="00D82E60">
        <w:rPr>
          <w:sz w:val="21"/>
          <w:szCs w:val="21"/>
        </w:rPr>
        <w:t xml:space="preserve">and any ground lease by Landlord of the real property on which the improvements are located) </w:t>
      </w:r>
      <w:r w:rsidR="00E569E5">
        <w:rPr>
          <w:sz w:val="21"/>
          <w:szCs w:val="21"/>
        </w:rPr>
        <w:t xml:space="preserve">entered into in connection with the IRB Financing) that are </w:t>
      </w:r>
      <w:r w:rsidR="00E569E5" w:rsidRPr="00375923">
        <w:rPr>
          <w:sz w:val="20"/>
        </w:rPr>
        <w:t>now or hereafter in existence, and to any supplements, amendments, modifications, and extensions of such leases heretofore or hereafter made and to any deeds to secure debt, mortgages, or other security instruments which now or hereafter cover all or any portion of the Project or any interest of Landlord therein, and to any advances made on the security thereof, and to any increases, renewals, modifications, amendments, consolidations, replacements, and extensions of any of such mortgages. This provision is declared by Landlord and Tenant to be self-operative and no further instrument shall be required to effect such subordination of this Lease. Upon demand, however, Tenant shall execute, acknowledge, and deliver to Landlord</w:t>
      </w:r>
      <w:r w:rsidR="00E569E5">
        <w:rPr>
          <w:sz w:val="20"/>
        </w:rPr>
        <w:t>, within twenty (20) days after written request by Landlord,</w:t>
      </w:r>
      <w:r w:rsidR="00E569E5" w:rsidRPr="00375923">
        <w:rPr>
          <w:sz w:val="20"/>
        </w:rPr>
        <w:t xml:space="preserve"> any further instruments and certificates evidencing such subordination as Landlord, and any mortgagee or lessor of Landlord shall reasonably require. The holder of any mortgage or deed of trust may also elect that this Lease shall have priority over such mortgage or deed of trust and upon notification by such holder to Tenant, this Lease shall be deemed to have priority over such mortgage or deed of trust whether this Lease is dated prior to or subsequent to the date of such mortgage.</w:t>
      </w:r>
      <w:r w:rsidR="00E569E5">
        <w:rPr>
          <w:sz w:val="20"/>
        </w:rPr>
        <w:t xml:space="preserve"> </w:t>
      </w:r>
      <w:r w:rsidR="00E569E5" w:rsidRPr="00375923">
        <w:rPr>
          <w:sz w:val="20"/>
        </w:rPr>
        <w:t>Notwithstanding anything herein to the contrary, if any mortgagee or its designee succeeds to Landlord</w:t>
      </w:r>
      <w:r w:rsidR="00E569E5">
        <w:rPr>
          <w:sz w:val="20"/>
        </w:rPr>
        <w:t>’</w:t>
      </w:r>
      <w:r w:rsidR="00E569E5" w:rsidRPr="00375923">
        <w:rPr>
          <w:sz w:val="20"/>
        </w:rPr>
        <w:t>s (or any successor to Landlord</w:t>
      </w:r>
      <w:r w:rsidR="00E569E5">
        <w:rPr>
          <w:sz w:val="20"/>
        </w:rPr>
        <w:t>’</w:t>
      </w:r>
      <w:r w:rsidR="00E569E5" w:rsidRPr="00375923">
        <w:rPr>
          <w:sz w:val="20"/>
        </w:rPr>
        <w:t xml:space="preserve">s) interest in the Premises or the property in which the Premises is located in or if a sale by power of sale or foreclosure occurs, Tenant agrees to attorn to and accept such mortgagee, its </w:t>
      </w:r>
      <w:proofErr w:type="gramStart"/>
      <w:r w:rsidR="00E569E5" w:rsidRPr="00375923">
        <w:rPr>
          <w:sz w:val="20"/>
        </w:rPr>
        <w:t>designee</w:t>
      </w:r>
      <w:proofErr w:type="gramEnd"/>
      <w:r w:rsidR="00E569E5" w:rsidRPr="00375923">
        <w:rPr>
          <w:sz w:val="20"/>
        </w:rPr>
        <w:t xml:space="preserve"> or a purchaser at such sale as its landlord under the Lease for the then remaining balance of the term thereof.</w:t>
      </w:r>
    </w:p>
    <w:p w14:paraId="4F33C756" w14:textId="77777777" w:rsidR="00A475B4" w:rsidRPr="00814CC7" w:rsidRDefault="00A475B4">
      <w:pPr>
        <w:widowControl/>
        <w:jc w:val="both"/>
        <w:rPr>
          <w:sz w:val="21"/>
          <w:szCs w:val="21"/>
        </w:rPr>
      </w:pPr>
    </w:p>
    <w:p w14:paraId="107312A6" w14:textId="77777777" w:rsidR="00A475B4" w:rsidRPr="00814CC7" w:rsidRDefault="00A475B4">
      <w:pPr>
        <w:widowControl/>
        <w:ind w:firstLine="720"/>
        <w:jc w:val="both"/>
        <w:rPr>
          <w:sz w:val="21"/>
          <w:szCs w:val="21"/>
        </w:rPr>
      </w:pPr>
      <w:r w:rsidRPr="00814CC7">
        <w:rPr>
          <w:sz w:val="21"/>
          <w:szCs w:val="21"/>
        </w:rPr>
        <w:lastRenderedPageBreak/>
        <w:t xml:space="preserve">Section 13.2. </w:t>
      </w:r>
      <w:r w:rsidRPr="00814CC7">
        <w:rPr>
          <w:b/>
          <w:sz w:val="21"/>
          <w:szCs w:val="21"/>
          <w:u w:val="single"/>
        </w:rPr>
        <w:t>Attornment</w:t>
      </w:r>
      <w:r w:rsidRPr="00814CC7">
        <w:rPr>
          <w:b/>
          <w:sz w:val="21"/>
          <w:szCs w:val="21"/>
          <w:u w:val="single"/>
        </w:rPr>
        <w:fldChar w:fldCharType="begin"/>
      </w:r>
      <w:r w:rsidRPr="00814CC7">
        <w:rPr>
          <w:sz w:val="21"/>
          <w:szCs w:val="21"/>
        </w:rPr>
        <w:instrText xml:space="preserve"> TC “</w:instrText>
      </w:r>
      <w:bookmarkStart w:id="97" w:name="_Toc127886922"/>
      <w:r w:rsidRPr="00814CC7">
        <w:rPr>
          <w:sz w:val="21"/>
          <w:szCs w:val="21"/>
        </w:rPr>
        <w:instrText xml:space="preserve">Section 13.2. </w:instrText>
      </w:r>
      <w:r w:rsidRPr="004772DC">
        <w:rPr>
          <w:b/>
          <w:sz w:val="21"/>
          <w:szCs w:val="21"/>
        </w:rPr>
        <w:instrText>Attornment</w:instrText>
      </w:r>
      <w:bookmarkEnd w:id="97"/>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7F7FE0" w:rsidRPr="002A658A">
        <w:rPr>
          <w:sz w:val="21"/>
          <w:szCs w:val="21"/>
        </w:rPr>
        <w:t xml:space="preserve">In the event any proceedings are brought for the foreclosure of, </w:t>
      </w:r>
      <w:r w:rsidR="007F7FE0">
        <w:rPr>
          <w:sz w:val="21"/>
          <w:szCs w:val="21"/>
        </w:rPr>
        <w:t xml:space="preserve">or </w:t>
      </w:r>
      <w:r w:rsidR="007F7FE0" w:rsidRPr="002A658A">
        <w:rPr>
          <w:sz w:val="21"/>
          <w:szCs w:val="21"/>
        </w:rPr>
        <w:t xml:space="preserve">in the event of the conveyance by deed in lieu of foreclosure of, or in the event of exercise of the power of sale under, any mortgage and/or deed of trust or other security instrument made by Landlord affecting the Shopping Center or any portion thereof, </w:t>
      </w:r>
      <w:r w:rsidR="007F7FE0">
        <w:rPr>
          <w:sz w:val="21"/>
          <w:szCs w:val="21"/>
        </w:rPr>
        <w:t xml:space="preserve">or </w:t>
      </w:r>
      <w:r w:rsidR="007F7FE0" w:rsidRPr="002A658A">
        <w:rPr>
          <w:sz w:val="21"/>
          <w:szCs w:val="21"/>
        </w:rPr>
        <w:t xml:space="preserve">in the event Landlord sells, conveys or otherwise transfers its interest in the Shopping Center or any portion thereof, </w:t>
      </w:r>
      <w:r w:rsidR="007F7FE0">
        <w:rPr>
          <w:sz w:val="21"/>
          <w:szCs w:val="21"/>
        </w:rPr>
        <w:t xml:space="preserve">or in the event a ground lease or underlying lease affecting the Premises is terminated, </w:t>
      </w:r>
      <w:r w:rsidR="007F7FE0" w:rsidRPr="002A658A">
        <w:rPr>
          <w:sz w:val="21"/>
          <w:szCs w:val="21"/>
        </w:rPr>
        <w:t xml:space="preserve">this Lease shall remain in full force and effect and </w:t>
      </w:r>
      <w:r w:rsidR="007F7FE0">
        <w:rPr>
          <w:sz w:val="21"/>
          <w:szCs w:val="21"/>
        </w:rPr>
        <w:t xml:space="preserve">at the option of the new owner (or lessor, as applicable), </w:t>
      </w:r>
      <w:r w:rsidR="007F7FE0" w:rsidRPr="002A658A">
        <w:rPr>
          <w:sz w:val="21"/>
          <w:szCs w:val="21"/>
        </w:rPr>
        <w:t xml:space="preserve">Tenant </w:t>
      </w:r>
      <w:r w:rsidR="007F7FE0">
        <w:rPr>
          <w:sz w:val="21"/>
          <w:szCs w:val="21"/>
        </w:rPr>
        <w:t>shall attorn</w:t>
      </w:r>
      <w:r w:rsidR="007F7FE0" w:rsidRPr="002A658A">
        <w:rPr>
          <w:sz w:val="21"/>
          <w:szCs w:val="21"/>
        </w:rPr>
        <w:t xml:space="preserve"> to, and</w:t>
      </w:r>
      <w:r w:rsidR="007F7FE0">
        <w:rPr>
          <w:sz w:val="21"/>
          <w:szCs w:val="21"/>
        </w:rPr>
        <w:t xml:space="preserve"> hereby</w:t>
      </w:r>
      <w:r w:rsidR="007F7FE0" w:rsidRPr="002A658A">
        <w:rPr>
          <w:sz w:val="21"/>
          <w:szCs w:val="21"/>
        </w:rPr>
        <w:t xml:space="preserve"> covenants and agrees to execute an instrument in writing reasonably satisfactory to the new owner </w:t>
      </w:r>
      <w:r w:rsidR="007F7FE0">
        <w:rPr>
          <w:sz w:val="21"/>
          <w:szCs w:val="21"/>
        </w:rPr>
        <w:t>(or lessor, as applicable) upon the request of new owner (or lessor, as applicable) whereby Tenant attorns to</w:t>
      </w:r>
      <w:r w:rsidR="007F7FE0" w:rsidRPr="002A658A">
        <w:rPr>
          <w:sz w:val="21"/>
          <w:szCs w:val="21"/>
        </w:rPr>
        <w:t xml:space="preserve"> such successor-in-interest and recognizes such successor-in-interest as the Landlord under this Lease. </w:t>
      </w:r>
      <w:r w:rsidR="007F7FE0">
        <w:rPr>
          <w:sz w:val="21"/>
          <w:szCs w:val="21"/>
        </w:rPr>
        <w:t xml:space="preserve"> </w:t>
      </w:r>
      <w:r w:rsidR="007F7FE0" w:rsidRPr="002A658A">
        <w:rPr>
          <w:sz w:val="21"/>
          <w:szCs w:val="21"/>
        </w:rPr>
        <w:t xml:space="preserve">Payment by or performance of this Lease by any person, firm or corporation claiming an interest in this Lease or the Premises by, through or under Tenant without Landlord’s </w:t>
      </w:r>
      <w:r w:rsidR="007F7FE0">
        <w:rPr>
          <w:sz w:val="21"/>
          <w:szCs w:val="21"/>
        </w:rPr>
        <w:t xml:space="preserve">(or such new owner’s, as applicable) </w:t>
      </w:r>
      <w:r w:rsidR="007F7FE0" w:rsidRPr="002A658A">
        <w:rPr>
          <w:sz w:val="21"/>
          <w:szCs w:val="21"/>
        </w:rPr>
        <w:t xml:space="preserve">consent in writing shall not constitute an attornment or create any interest in this Lease or the Premises. </w:t>
      </w:r>
      <w:r w:rsidR="007F7FE0">
        <w:rPr>
          <w:sz w:val="21"/>
          <w:szCs w:val="21"/>
        </w:rPr>
        <w:t xml:space="preserve"> </w:t>
      </w:r>
      <w:r w:rsidR="007F7FE0" w:rsidRPr="002A658A">
        <w:rPr>
          <w:sz w:val="21"/>
          <w:szCs w:val="21"/>
        </w:rPr>
        <w:t xml:space="preserve">If any mortgage </w:t>
      </w:r>
      <w:r w:rsidR="007F7FE0">
        <w:rPr>
          <w:sz w:val="21"/>
          <w:szCs w:val="21"/>
        </w:rPr>
        <w:t xml:space="preserve">or deed of trust </w:t>
      </w:r>
      <w:r w:rsidR="007F7FE0" w:rsidRPr="002A658A">
        <w:rPr>
          <w:sz w:val="21"/>
          <w:szCs w:val="21"/>
        </w:rPr>
        <w:t xml:space="preserve">is foreclosed, or Landlord’s interest under this Lease is conveyed or transferred in lieu of foreclosure: neither the mortgagee nor any person or entity acquiring title to the </w:t>
      </w:r>
      <w:r w:rsidR="007F7FE0">
        <w:rPr>
          <w:sz w:val="21"/>
          <w:szCs w:val="21"/>
        </w:rPr>
        <w:t>Shopping Center</w:t>
      </w:r>
      <w:r w:rsidR="007F7FE0" w:rsidRPr="002A658A">
        <w:rPr>
          <w:sz w:val="21"/>
          <w:szCs w:val="21"/>
        </w:rPr>
        <w:t xml:space="preserve"> as a result of foreclosure or trustee’s sale, nor any successor or assign of either of the foregoing, shall be (</w:t>
      </w:r>
      <w:proofErr w:type="spellStart"/>
      <w:r w:rsidR="007F7FE0" w:rsidRPr="002A658A">
        <w:rPr>
          <w:sz w:val="21"/>
          <w:szCs w:val="21"/>
        </w:rPr>
        <w:t>i</w:t>
      </w:r>
      <w:proofErr w:type="spellEnd"/>
      <w:r w:rsidR="007F7FE0" w:rsidRPr="002A658A">
        <w:rPr>
          <w:sz w:val="21"/>
          <w:szCs w:val="21"/>
        </w:rPr>
        <w:t xml:space="preserve">) liable for </w:t>
      </w:r>
      <w:r w:rsidR="007F7FE0">
        <w:rPr>
          <w:sz w:val="21"/>
          <w:szCs w:val="21"/>
        </w:rPr>
        <w:t xml:space="preserve">or obligated to cure </w:t>
      </w:r>
      <w:r w:rsidR="007F7FE0" w:rsidRPr="002A658A">
        <w:rPr>
          <w:sz w:val="21"/>
          <w:szCs w:val="21"/>
        </w:rPr>
        <w:t>any default by Landlord</w:t>
      </w:r>
      <w:r w:rsidR="007F7FE0">
        <w:rPr>
          <w:sz w:val="21"/>
          <w:szCs w:val="21"/>
        </w:rPr>
        <w:t xml:space="preserve"> or liable for any act or omission of Landlord</w:t>
      </w:r>
      <w:r w:rsidR="007F7FE0" w:rsidRPr="002A658A">
        <w:rPr>
          <w:sz w:val="21"/>
          <w:szCs w:val="21"/>
        </w:rPr>
        <w:t>, (ii) bound by or liable for any payment of Rent which may have been made more than thirty (30) days before the due date of such installment, (iii) subject to any defense or offset which Tenant may have to the payment of Rent or other performance under this Lease arising from any default by Landlord, (iv) bound by any amendment or modification to this Lease made without the consent of such m</w:t>
      </w:r>
      <w:r w:rsidR="007F7FE0">
        <w:rPr>
          <w:sz w:val="21"/>
          <w:szCs w:val="21"/>
        </w:rPr>
        <w:t>ortgagee or (v) bound by any warranty or representation of Landlord relating to work performed by Landlord under this Lease</w:t>
      </w:r>
      <w:r w:rsidR="007F7FE0" w:rsidRPr="002A658A">
        <w:rPr>
          <w:sz w:val="21"/>
          <w:szCs w:val="21"/>
        </w:rPr>
        <w:t>.</w:t>
      </w:r>
    </w:p>
    <w:p w14:paraId="299F2D11" w14:textId="77777777" w:rsidR="00A475B4" w:rsidRPr="00814CC7" w:rsidRDefault="00A475B4">
      <w:pPr>
        <w:widowControl/>
        <w:jc w:val="both"/>
        <w:rPr>
          <w:sz w:val="21"/>
          <w:szCs w:val="21"/>
        </w:rPr>
      </w:pPr>
    </w:p>
    <w:p w14:paraId="5A90B8F2" w14:textId="06921BFF" w:rsidR="00A475B4" w:rsidRPr="00814CC7" w:rsidRDefault="00A475B4">
      <w:pPr>
        <w:widowControl/>
        <w:ind w:firstLine="720"/>
        <w:jc w:val="both"/>
        <w:rPr>
          <w:sz w:val="21"/>
          <w:szCs w:val="21"/>
        </w:rPr>
      </w:pPr>
      <w:r w:rsidRPr="00814CC7">
        <w:rPr>
          <w:sz w:val="21"/>
          <w:szCs w:val="21"/>
        </w:rPr>
        <w:t xml:space="preserve">Section 13.3. </w:t>
      </w:r>
      <w:r w:rsidRPr="00814CC7">
        <w:rPr>
          <w:b/>
          <w:sz w:val="21"/>
          <w:szCs w:val="21"/>
          <w:u w:val="single"/>
        </w:rPr>
        <w:t>Estoppel Certificate</w:t>
      </w:r>
      <w:r w:rsidRPr="00814CC7">
        <w:rPr>
          <w:b/>
          <w:sz w:val="21"/>
          <w:szCs w:val="21"/>
          <w:u w:val="single"/>
        </w:rPr>
        <w:fldChar w:fldCharType="begin"/>
      </w:r>
      <w:r w:rsidRPr="00814CC7">
        <w:rPr>
          <w:sz w:val="21"/>
          <w:szCs w:val="21"/>
        </w:rPr>
        <w:instrText xml:space="preserve"> TC “</w:instrText>
      </w:r>
      <w:bookmarkStart w:id="98" w:name="_Toc127886923"/>
      <w:r w:rsidRPr="00814CC7">
        <w:rPr>
          <w:sz w:val="21"/>
          <w:szCs w:val="21"/>
        </w:rPr>
        <w:instrText xml:space="preserve">Section 13.3. </w:instrText>
      </w:r>
      <w:r w:rsidRPr="004772DC">
        <w:rPr>
          <w:b/>
          <w:sz w:val="21"/>
          <w:szCs w:val="21"/>
        </w:rPr>
        <w:instrText>Estoppel Certificate</w:instrText>
      </w:r>
      <w:bookmarkEnd w:id="9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shall, without charge therefor, within ten (10) days after request by Landlord</w:t>
      </w:r>
      <w:r w:rsidR="00AB695D">
        <w:rPr>
          <w:sz w:val="21"/>
          <w:szCs w:val="21"/>
        </w:rPr>
        <w:t xml:space="preserve"> or any mortgagee of the Shopping Center</w:t>
      </w:r>
      <w:r w:rsidRPr="00814CC7">
        <w:rPr>
          <w:sz w:val="21"/>
          <w:szCs w:val="21"/>
        </w:rPr>
        <w:t xml:space="preserve">, execute and deliver to Landlord </w:t>
      </w:r>
      <w:r w:rsidR="00AB695D">
        <w:rPr>
          <w:sz w:val="21"/>
          <w:szCs w:val="21"/>
        </w:rPr>
        <w:t xml:space="preserve">(or the mortgagee of the Shopping Center, as applicable) </w:t>
      </w:r>
      <w:r w:rsidRPr="00814CC7">
        <w:rPr>
          <w:sz w:val="21"/>
          <w:szCs w:val="21"/>
        </w:rPr>
        <w:t xml:space="preserve">a written estoppel certificate, in reasonable form, certifying to Landlord, any mortgagee, </w:t>
      </w:r>
      <w:r w:rsidR="00D82E60">
        <w:rPr>
          <w:sz w:val="21"/>
          <w:szCs w:val="21"/>
        </w:rPr>
        <w:t>and/</w:t>
      </w:r>
      <w:r w:rsidRPr="00814CC7">
        <w:rPr>
          <w:sz w:val="21"/>
          <w:szCs w:val="21"/>
        </w:rPr>
        <w:t>or any purchaser of the Shopping Center or any other person designated by Landlord, as of the date of such estoppel certificate: (a) that Tenant is in possession of the Premises and has unconditionally accepted the same; (b) that this Lease is unmodified and in full force and effect (or if there have been modifications, that the same is in full force and effect as modified and setting forth such modifications); (c) whether or not there are then existing any set-offs or defenses against the enforcement of any right or remedy of Landlord, or any duty or obligation of Tenant, hereunder (and, if so, specifying the same in detail); (d) that rent is paid currently without any offset or defense thereto; (e) the dates, if any, to which any rent has been paid in advance; (f) whether or not there is then existing any claim of Landlord’s default under this Lease and, if so, specifying the same in detail; (g) that Tenant has no knowledge of any event having occurred that authorized the termination of this Lease by Tenant (or if Tenant has such knowledge, specifying the same in detail); and (h) any other matters relating to this Lease that Landlord or its mortgagee may request be confirmed, provided that such facts are accurate and ascertainable.</w:t>
      </w:r>
    </w:p>
    <w:p w14:paraId="7D13F899" w14:textId="77777777" w:rsidR="00A475B4" w:rsidRPr="00814CC7" w:rsidRDefault="00A475B4" w:rsidP="005B2D33">
      <w:pPr>
        <w:widowControl/>
        <w:rPr>
          <w:sz w:val="21"/>
          <w:szCs w:val="21"/>
        </w:rPr>
      </w:pPr>
    </w:p>
    <w:p w14:paraId="0234F9E0" w14:textId="77777777" w:rsidR="00A475B4" w:rsidRPr="00814CC7" w:rsidRDefault="00A475B4">
      <w:pPr>
        <w:keepNext/>
        <w:widowControl/>
        <w:ind w:hanging="90"/>
        <w:jc w:val="center"/>
        <w:rPr>
          <w:b/>
          <w:sz w:val="21"/>
          <w:szCs w:val="21"/>
        </w:rPr>
      </w:pPr>
      <w:r w:rsidRPr="00814CC7">
        <w:rPr>
          <w:b/>
          <w:sz w:val="21"/>
          <w:szCs w:val="21"/>
          <w:u w:val="single"/>
        </w:rPr>
        <w:t>ARTICLE XIV</w:t>
      </w:r>
      <w:r w:rsidRPr="00814CC7">
        <w:rPr>
          <w:b/>
          <w:sz w:val="21"/>
          <w:szCs w:val="21"/>
          <w:u w:val="single"/>
        </w:rPr>
        <w:fldChar w:fldCharType="begin"/>
      </w:r>
      <w:r w:rsidRPr="00814CC7">
        <w:rPr>
          <w:sz w:val="21"/>
          <w:szCs w:val="21"/>
        </w:rPr>
        <w:instrText xml:space="preserve"> TC “</w:instrText>
      </w:r>
      <w:bookmarkStart w:id="99" w:name="_Toc127886924"/>
      <w:r w:rsidRPr="00814CC7">
        <w:rPr>
          <w:b/>
          <w:sz w:val="21"/>
          <w:szCs w:val="21"/>
          <w:u w:val="single"/>
        </w:rPr>
        <w:instrText>ARTICLE XIV</w:instrText>
      </w:r>
      <w:bookmarkEnd w:id="99"/>
      <w:r w:rsidRPr="00814CC7">
        <w:rPr>
          <w:sz w:val="21"/>
          <w:szCs w:val="21"/>
        </w:rPr>
        <w:instrText xml:space="preserve">” \f C \l “1” </w:instrText>
      </w:r>
      <w:r w:rsidRPr="00814CC7">
        <w:rPr>
          <w:b/>
          <w:sz w:val="21"/>
          <w:szCs w:val="21"/>
          <w:u w:val="single"/>
        </w:rPr>
        <w:fldChar w:fldCharType="end"/>
      </w:r>
    </w:p>
    <w:p w14:paraId="4562B641" w14:textId="77777777" w:rsidR="00A475B4" w:rsidRPr="00814CC7" w:rsidRDefault="00A475B4">
      <w:pPr>
        <w:keepNext/>
        <w:widowControl/>
        <w:jc w:val="center"/>
        <w:rPr>
          <w:b/>
          <w:sz w:val="21"/>
          <w:szCs w:val="21"/>
        </w:rPr>
      </w:pPr>
    </w:p>
    <w:p w14:paraId="76F6B813" w14:textId="77777777" w:rsidR="00A475B4" w:rsidRPr="00814CC7" w:rsidRDefault="00A475B4">
      <w:pPr>
        <w:keepNext/>
        <w:widowControl/>
        <w:jc w:val="center"/>
        <w:rPr>
          <w:b/>
          <w:sz w:val="21"/>
          <w:szCs w:val="21"/>
        </w:rPr>
      </w:pPr>
      <w:r w:rsidRPr="00814CC7">
        <w:rPr>
          <w:b/>
          <w:sz w:val="21"/>
          <w:szCs w:val="21"/>
          <w:u w:val="single"/>
        </w:rPr>
        <w:t>ADVERTISING AND PROMOTION</w:t>
      </w:r>
      <w:r w:rsidRPr="00814CC7">
        <w:rPr>
          <w:b/>
          <w:sz w:val="21"/>
          <w:szCs w:val="21"/>
          <w:u w:val="single"/>
        </w:rPr>
        <w:fldChar w:fldCharType="begin"/>
      </w:r>
      <w:r w:rsidRPr="00814CC7">
        <w:rPr>
          <w:sz w:val="21"/>
          <w:szCs w:val="21"/>
        </w:rPr>
        <w:instrText xml:space="preserve"> TC “</w:instrText>
      </w:r>
      <w:bookmarkStart w:id="100" w:name="_Toc127886925"/>
      <w:r w:rsidRPr="00814CC7">
        <w:rPr>
          <w:b/>
          <w:sz w:val="21"/>
          <w:szCs w:val="21"/>
          <w:u w:val="single"/>
        </w:rPr>
        <w:instrText>ADVERTISING AND PROMOTION</w:instrText>
      </w:r>
      <w:bookmarkEnd w:id="100"/>
      <w:r w:rsidRPr="00814CC7">
        <w:rPr>
          <w:sz w:val="21"/>
          <w:szCs w:val="21"/>
        </w:rPr>
        <w:instrText xml:space="preserve">” \f C \l “2” </w:instrText>
      </w:r>
      <w:r w:rsidRPr="00814CC7">
        <w:rPr>
          <w:b/>
          <w:sz w:val="21"/>
          <w:szCs w:val="21"/>
          <w:u w:val="single"/>
        </w:rPr>
        <w:fldChar w:fldCharType="end"/>
      </w:r>
    </w:p>
    <w:p w14:paraId="7200A749" w14:textId="77777777" w:rsidR="00A475B4" w:rsidRPr="00814CC7" w:rsidRDefault="00A475B4">
      <w:pPr>
        <w:keepNext/>
        <w:widowControl/>
        <w:jc w:val="both"/>
        <w:rPr>
          <w:b/>
          <w:sz w:val="21"/>
          <w:szCs w:val="21"/>
        </w:rPr>
      </w:pPr>
    </w:p>
    <w:p w14:paraId="1E1E9B6D" w14:textId="77777777" w:rsidR="00A475B4" w:rsidRPr="00814CC7" w:rsidRDefault="00A475B4">
      <w:pPr>
        <w:widowControl/>
        <w:ind w:firstLine="720"/>
        <w:jc w:val="both"/>
        <w:rPr>
          <w:sz w:val="21"/>
          <w:szCs w:val="21"/>
        </w:rPr>
      </w:pPr>
      <w:r w:rsidRPr="00814CC7">
        <w:rPr>
          <w:sz w:val="21"/>
          <w:szCs w:val="21"/>
        </w:rPr>
        <w:t xml:space="preserve">Section 14.1. </w:t>
      </w:r>
      <w:r w:rsidRPr="00814CC7">
        <w:rPr>
          <w:b/>
          <w:sz w:val="21"/>
          <w:szCs w:val="21"/>
          <w:u w:val="single"/>
        </w:rPr>
        <w:t>Promotion Fund</w:t>
      </w:r>
      <w:r w:rsidRPr="00814CC7">
        <w:rPr>
          <w:b/>
          <w:sz w:val="21"/>
          <w:szCs w:val="21"/>
          <w:u w:val="single"/>
        </w:rPr>
        <w:fldChar w:fldCharType="begin"/>
      </w:r>
      <w:r w:rsidRPr="00814CC7">
        <w:rPr>
          <w:sz w:val="21"/>
          <w:szCs w:val="21"/>
        </w:rPr>
        <w:instrText xml:space="preserve"> TC “</w:instrText>
      </w:r>
      <w:bookmarkStart w:id="101" w:name="_Toc127886926"/>
      <w:r w:rsidRPr="00814CC7">
        <w:rPr>
          <w:sz w:val="21"/>
          <w:szCs w:val="21"/>
        </w:rPr>
        <w:instrText xml:space="preserve">Section 14.1. </w:instrText>
      </w:r>
      <w:r w:rsidRPr="004772DC">
        <w:rPr>
          <w:b/>
          <w:sz w:val="21"/>
          <w:szCs w:val="21"/>
        </w:rPr>
        <w:instrText>Promotion Fund</w:instrText>
      </w:r>
      <w:bookmarkEnd w:id="10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Landlord has established an advertising and promotion fund (the </w:t>
      </w:r>
      <w:r w:rsidR="00811D97" w:rsidRPr="00814CC7">
        <w:rPr>
          <w:sz w:val="21"/>
          <w:szCs w:val="21"/>
        </w:rPr>
        <w:t>“</w:t>
      </w:r>
      <w:r w:rsidRPr="00814CC7">
        <w:rPr>
          <w:b/>
          <w:sz w:val="21"/>
          <w:szCs w:val="21"/>
        </w:rPr>
        <w:t>Fund</w:t>
      </w:r>
      <w:r w:rsidR="00811D97" w:rsidRPr="00814CC7">
        <w:rPr>
          <w:sz w:val="21"/>
          <w:szCs w:val="21"/>
        </w:rPr>
        <w:t>”</w:t>
      </w:r>
      <w:r w:rsidRPr="00814CC7">
        <w:rPr>
          <w:sz w:val="21"/>
          <w:szCs w:val="21"/>
        </w:rPr>
        <w:t>). The object of the Fund is to advertise the Shopping Center and to provide a program of events, all of which shall, in Landlord’s judgment, serve to enhance and promote the Shopping Center and its occupants. Such program of events may include the promotion of traffic to the Shopping Center and the development of a mall video network within the Shopping Center offering a program of information, entertainment and advertisements</w:t>
      </w:r>
      <w:r w:rsidR="00894801">
        <w:rPr>
          <w:sz w:val="21"/>
          <w:szCs w:val="21"/>
        </w:rPr>
        <w:t>, and other special events as set forth in Section 6.1 hereof</w:t>
      </w:r>
      <w:r w:rsidRPr="00814CC7">
        <w:rPr>
          <w:sz w:val="21"/>
          <w:szCs w:val="21"/>
        </w:rPr>
        <w:t>. The Fund shall be administered by Landlord and the costs and expenses of such administration shall be charged to the Fund. Landlord shall expend all amounts paid to the Fund by the tenants in the Shopping Center for the purposes herein set forth.</w:t>
      </w:r>
    </w:p>
    <w:p w14:paraId="173D5A79" w14:textId="77777777" w:rsidR="00A475B4" w:rsidRPr="00814CC7" w:rsidRDefault="00A475B4">
      <w:pPr>
        <w:widowControl/>
        <w:jc w:val="both"/>
        <w:rPr>
          <w:sz w:val="21"/>
          <w:szCs w:val="21"/>
        </w:rPr>
      </w:pPr>
    </w:p>
    <w:p w14:paraId="27C49E70" w14:textId="612374F7" w:rsidR="00A475B4" w:rsidRPr="00814CC7" w:rsidRDefault="00A475B4">
      <w:pPr>
        <w:widowControl/>
        <w:ind w:firstLine="720"/>
        <w:jc w:val="both"/>
        <w:rPr>
          <w:sz w:val="21"/>
          <w:szCs w:val="21"/>
        </w:rPr>
      </w:pPr>
      <w:r w:rsidRPr="00814CC7">
        <w:rPr>
          <w:sz w:val="21"/>
          <w:szCs w:val="21"/>
        </w:rPr>
        <w:lastRenderedPageBreak/>
        <w:t xml:space="preserve">Section 14.2. </w:t>
      </w:r>
      <w:r w:rsidRPr="00814CC7">
        <w:rPr>
          <w:b/>
          <w:sz w:val="21"/>
          <w:szCs w:val="21"/>
          <w:u w:val="single"/>
        </w:rPr>
        <w:t>Promotion Fund Contribution</w:t>
      </w:r>
      <w:r w:rsidRPr="00814CC7">
        <w:rPr>
          <w:b/>
          <w:sz w:val="21"/>
          <w:szCs w:val="21"/>
          <w:u w:val="single"/>
        </w:rPr>
        <w:fldChar w:fldCharType="begin"/>
      </w:r>
      <w:r w:rsidRPr="00814CC7">
        <w:rPr>
          <w:sz w:val="21"/>
          <w:szCs w:val="21"/>
        </w:rPr>
        <w:instrText xml:space="preserve"> TC “</w:instrText>
      </w:r>
      <w:bookmarkStart w:id="102" w:name="_Toc19085772"/>
      <w:bookmarkStart w:id="103" w:name="_Toc127886927"/>
      <w:r w:rsidRPr="00814CC7">
        <w:rPr>
          <w:sz w:val="21"/>
          <w:szCs w:val="21"/>
        </w:rPr>
        <w:instrText xml:space="preserve">Section 14.2. </w:instrText>
      </w:r>
      <w:r w:rsidRPr="004772DC">
        <w:rPr>
          <w:b/>
          <w:sz w:val="21"/>
          <w:szCs w:val="21"/>
        </w:rPr>
        <w:instrText>Promotion Fund Contribution</w:instrText>
      </w:r>
      <w:bookmarkEnd w:id="102"/>
      <w:bookmarkEnd w:id="10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Tenant’s annual contribution to the Fund for the first Lease Year shall be the amount set forth in the Data Sheet (the </w:t>
      </w:r>
      <w:r w:rsidR="00811D97" w:rsidRPr="00814CC7">
        <w:rPr>
          <w:sz w:val="21"/>
          <w:szCs w:val="21"/>
        </w:rPr>
        <w:t>“</w:t>
      </w:r>
      <w:r w:rsidRPr="00814CC7">
        <w:rPr>
          <w:b/>
          <w:sz w:val="21"/>
          <w:szCs w:val="21"/>
        </w:rPr>
        <w:t>Fund Contribution</w:t>
      </w:r>
      <w:r w:rsidR="00811D97" w:rsidRPr="00814CC7">
        <w:rPr>
          <w:sz w:val="21"/>
          <w:szCs w:val="21"/>
        </w:rPr>
        <w:t>”</w:t>
      </w:r>
      <w:r w:rsidRPr="00814CC7">
        <w:rPr>
          <w:sz w:val="21"/>
          <w:szCs w:val="21"/>
        </w:rPr>
        <w:t xml:space="preserve">), which amount </w:t>
      </w:r>
      <w:r w:rsidR="001575F2">
        <w:rPr>
          <w:sz w:val="21"/>
          <w:szCs w:val="21"/>
        </w:rPr>
        <w:t>shall be increased annually by</w:t>
      </w:r>
      <w:r w:rsidR="00662642">
        <w:rPr>
          <w:sz w:val="21"/>
          <w:szCs w:val="21"/>
        </w:rPr>
        <w:t xml:space="preserve"> five</w:t>
      </w:r>
      <w:r w:rsidR="001575F2">
        <w:rPr>
          <w:sz w:val="21"/>
          <w:szCs w:val="21"/>
        </w:rPr>
        <w:t xml:space="preserve"> </w:t>
      </w:r>
      <w:r w:rsidRPr="00814CC7">
        <w:rPr>
          <w:sz w:val="21"/>
          <w:szCs w:val="21"/>
        </w:rPr>
        <w:t xml:space="preserve">percent </w:t>
      </w:r>
      <w:r w:rsidR="00D21DAD">
        <w:rPr>
          <w:sz w:val="21"/>
          <w:szCs w:val="21"/>
        </w:rPr>
        <w:t xml:space="preserve">(5%) of </w:t>
      </w:r>
      <w:r w:rsidRPr="00814CC7">
        <w:rPr>
          <w:sz w:val="21"/>
          <w:szCs w:val="21"/>
        </w:rPr>
        <w:t xml:space="preserve"> the Fund Contribution for the immediately-preceding Lease Year. Any F</w:t>
      </w:r>
      <w:r w:rsidR="000E6AB7" w:rsidRPr="00814CC7">
        <w:rPr>
          <w:sz w:val="21"/>
          <w:szCs w:val="21"/>
        </w:rPr>
        <w:t>und Contribution payable for a p</w:t>
      </w:r>
      <w:r w:rsidRPr="00814CC7">
        <w:rPr>
          <w:sz w:val="21"/>
          <w:szCs w:val="21"/>
        </w:rPr>
        <w:t xml:space="preserve">artial Lease Year shall be appropriately prorated. The Fund Contribution shall be payable by Tenant to Landlord, or as Landlord may direct, in advance and in twelve (12) equal monthly installments, commencing on the Commencement Date, in the same manner and at the same time as the monthly installments of Minimum Rent are payable. </w:t>
      </w:r>
    </w:p>
    <w:p w14:paraId="3CFEF74B" w14:textId="77777777" w:rsidR="00A475B4" w:rsidRPr="00814CC7" w:rsidRDefault="00A475B4">
      <w:pPr>
        <w:widowControl/>
        <w:ind w:firstLine="720"/>
        <w:jc w:val="both"/>
        <w:rPr>
          <w:sz w:val="21"/>
          <w:szCs w:val="21"/>
        </w:rPr>
      </w:pPr>
    </w:p>
    <w:p w14:paraId="1C61D276" w14:textId="77777777" w:rsidR="00A475B4" w:rsidRPr="00814CC7" w:rsidRDefault="00A475B4">
      <w:pPr>
        <w:keepNext/>
        <w:widowControl/>
        <w:jc w:val="center"/>
        <w:rPr>
          <w:b/>
          <w:sz w:val="21"/>
          <w:szCs w:val="21"/>
        </w:rPr>
      </w:pPr>
      <w:r w:rsidRPr="00814CC7">
        <w:rPr>
          <w:b/>
          <w:sz w:val="21"/>
          <w:szCs w:val="21"/>
          <w:u w:val="single"/>
        </w:rPr>
        <w:t>ARTICLE XV</w:t>
      </w:r>
      <w:r w:rsidRPr="00814CC7">
        <w:rPr>
          <w:b/>
          <w:sz w:val="21"/>
          <w:szCs w:val="21"/>
          <w:u w:val="single"/>
        </w:rPr>
        <w:fldChar w:fldCharType="begin"/>
      </w:r>
      <w:r w:rsidRPr="00814CC7">
        <w:rPr>
          <w:sz w:val="21"/>
          <w:szCs w:val="21"/>
        </w:rPr>
        <w:instrText xml:space="preserve"> TC “</w:instrText>
      </w:r>
      <w:bookmarkStart w:id="104" w:name="_Toc127886928"/>
      <w:r w:rsidRPr="00814CC7">
        <w:rPr>
          <w:b/>
          <w:sz w:val="21"/>
          <w:szCs w:val="21"/>
          <w:u w:val="single"/>
        </w:rPr>
        <w:instrText>ARTICLE XV</w:instrText>
      </w:r>
      <w:bookmarkEnd w:id="104"/>
      <w:r w:rsidRPr="00814CC7">
        <w:rPr>
          <w:sz w:val="21"/>
          <w:szCs w:val="21"/>
        </w:rPr>
        <w:instrText xml:space="preserve">” \f C \l “1” </w:instrText>
      </w:r>
      <w:r w:rsidRPr="00814CC7">
        <w:rPr>
          <w:b/>
          <w:sz w:val="21"/>
          <w:szCs w:val="21"/>
          <w:u w:val="single"/>
        </w:rPr>
        <w:fldChar w:fldCharType="end"/>
      </w:r>
    </w:p>
    <w:p w14:paraId="6FD3C704" w14:textId="77777777" w:rsidR="00A475B4" w:rsidRPr="00814CC7" w:rsidRDefault="00A475B4">
      <w:pPr>
        <w:keepNext/>
        <w:widowControl/>
        <w:jc w:val="center"/>
        <w:rPr>
          <w:b/>
          <w:sz w:val="21"/>
          <w:szCs w:val="21"/>
        </w:rPr>
      </w:pPr>
    </w:p>
    <w:p w14:paraId="2A86CF9A" w14:textId="77777777" w:rsidR="00A475B4" w:rsidRPr="00814CC7" w:rsidRDefault="00A475B4">
      <w:pPr>
        <w:keepNext/>
        <w:widowControl/>
        <w:jc w:val="center"/>
        <w:rPr>
          <w:b/>
          <w:sz w:val="21"/>
          <w:szCs w:val="21"/>
        </w:rPr>
      </w:pPr>
      <w:r w:rsidRPr="00814CC7">
        <w:rPr>
          <w:b/>
          <w:sz w:val="21"/>
          <w:szCs w:val="21"/>
          <w:u w:val="single"/>
        </w:rPr>
        <w:t>DEFAULT AND REMEDIES</w:t>
      </w:r>
      <w:r w:rsidRPr="00814CC7">
        <w:rPr>
          <w:b/>
          <w:sz w:val="21"/>
          <w:szCs w:val="21"/>
          <w:u w:val="single"/>
        </w:rPr>
        <w:fldChar w:fldCharType="begin"/>
      </w:r>
      <w:r w:rsidRPr="00814CC7">
        <w:rPr>
          <w:sz w:val="21"/>
          <w:szCs w:val="21"/>
        </w:rPr>
        <w:instrText xml:space="preserve"> TC “</w:instrText>
      </w:r>
      <w:bookmarkStart w:id="105" w:name="_Toc127886929"/>
      <w:r w:rsidRPr="00814CC7">
        <w:rPr>
          <w:b/>
          <w:sz w:val="21"/>
          <w:szCs w:val="21"/>
          <w:u w:val="single"/>
        </w:rPr>
        <w:instrText>DEFAULT AND REMEDIES</w:instrText>
      </w:r>
      <w:bookmarkEnd w:id="105"/>
      <w:r w:rsidRPr="00814CC7">
        <w:rPr>
          <w:sz w:val="21"/>
          <w:szCs w:val="21"/>
        </w:rPr>
        <w:instrText xml:space="preserve">” \f C \l “2” </w:instrText>
      </w:r>
      <w:r w:rsidRPr="00814CC7">
        <w:rPr>
          <w:b/>
          <w:sz w:val="21"/>
          <w:szCs w:val="21"/>
          <w:u w:val="single"/>
        </w:rPr>
        <w:fldChar w:fldCharType="end"/>
      </w:r>
    </w:p>
    <w:p w14:paraId="10D71732" w14:textId="77777777" w:rsidR="00A475B4" w:rsidRPr="00814CC7" w:rsidRDefault="00A475B4">
      <w:pPr>
        <w:keepNext/>
        <w:widowControl/>
        <w:jc w:val="both"/>
        <w:rPr>
          <w:b/>
          <w:sz w:val="21"/>
          <w:szCs w:val="21"/>
        </w:rPr>
      </w:pPr>
    </w:p>
    <w:p w14:paraId="26A1A13F" w14:textId="77777777" w:rsidR="00A475B4" w:rsidRPr="00814CC7" w:rsidRDefault="00A475B4">
      <w:pPr>
        <w:widowControl/>
        <w:ind w:firstLine="720"/>
        <w:jc w:val="both"/>
        <w:rPr>
          <w:sz w:val="21"/>
          <w:szCs w:val="21"/>
        </w:rPr>
      </w:pPr>
      <w:r w:rsidRPr="00814CC7">
        <w:rPr>
          <w:sz w:val="21"/>
          <w:szCs w:val="21"/>
        </w:rPr>
        <w:t xml:space="preserve">Section 15.1. </w:t>
      </w:r>
      <w:r w:rsidRPr="00814CC7">
        <w:rPr>
          <w:b/>
          <w:sz w:val="21"/>
          <w:szCs w:val="21"/>
          <w:u w:val="single"/>
        </w:rPr>
        <w:t>Elements of Default</w:t>
      </w:r>
      <w:r w:rsidRPr="00814CC7">
        <w:rPr>
          <w:b/>
          <w:sz w:val="21"/>
          <w:szCs w:val="21"/>
          <w:u w:val="single"/>
        </w:rPr>
        <w:fldChar w:fldCharType="begin"/>
      </w:r>
      <w:r w:rsidRPr="00814CC7">
        <w:rPr>
          <w:sz w:val="21"/>
          <w:szCs w:val="21"/>
        </w:rPr>
        <w:instrText xml:space="preserve"> TC “</w:instrText>
      </w:r>
      <w:bookmarkStart w:id="106" w:name="_Toc127886930"/>
      <w:r w:rsidRPr="00814CC7">
        <w:rPr>
          <w:sz w:val="21"/>
          <w:szCs w:val="21"/>
        </w:rPr>
        <w:instrText xml:space="preserve">Section 15.1. </w:instrText>
      </w:r>
      <w:r w:rsidRPr="004772DC">
        <w:rPr>
          <w:b/>
          <w:sz w:val="21"/>
          <w:szCs w:val="21"/>
        </w:rPr>
        <w:instrText>Elements of Default</w:instrText>
      </w:r>
      <w:bookmarkEnd w:id="10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If any one or more of the following events occur, said event or events shall constitute a </w:t>
      </w:r>
      <w:r w:rsidR="00811D97" w:rsidRPr="00814CC7">
        <w:rPr>
          <w:sz w:val="21"/>
          <w:szCs w:val="21"/>
        </w:rPr>
        <w:t>“</w:t>
      </w:r>
      <w:r w:rsidRPr="00814CC7">
        <w:rPr>
          <w:b/>
          <w:sz w:val="21"/>
          <w:szCs w:val="21"/>
        </w:rPr>
        <w:t>default</w:t>
      </w:r>
      <w:r w:rsidR="00811D97" w:rsidRPr="00814CC7">
        <w:rPr>
          <w:sz w:val="21"/>
          <w:szCs w:val="21"/>
        </w:rPr>
        <w:t>”</w:t>
      </w:r>
      <w:r w:rsidRPr="00814CC7">
        <w:rPr>
          <w:sz w:val="21"/>
          <w:szCs w:val="21"/>
        </w:rPr>
        <w:t xml:space="preserve">: </w:t>
      </w:r>
    </w:p>
    <w:p w14:paraId="21B3BDB0" w14:textId="77777777" w:rsidR="00A475B4" w:rsidRPr="00814CC7" w:rsidRDefault="00A475B4">
      <w:pPr>
        <w:widowControl/>
        <w:ind w:firstLine="720"/>
        <w:jc w:val="both"/>
        <w:rPr>
          <w:sz w:val="21"/>
          <w:szCs w:val="21"/>
        </w:rPr>
      </w:pPr>
    </w:p>
    <w:p w14:paraId="0780CD93"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the failure of Tenant to take possession of the Premises at the delivery of possession date, or the failure of Tenant to </w:t>
      </w:r>
      <w:r w:rsidR="00962E50">
        <w:rPr>
          <w:sz w:val="21"/>
          <w:szCs w:val="21"/>
        </w:rPr>
        <w:t xml:space="preserve">promptly commence Tenant’s Work,  or the failure of Tenant to </w:t>
      </w:r>
      <w:r w:rsidRPr="00814CC7">
        <w:rPr>
          <w:sz w:val="21"/>
          <w:szCs w:val="21"/>
        </w:rPr>
        <w:t xml:space="preserve">open its doors for business on the date specified in Section 2.3 above, or if Tenant vacates or abandons the Premises, or if Tenant fails to maintain normal inventory levels and employee staff for the conduct of its normal business activities in the Premises, or the failure of Tenant to continuously operate its business in compliance with Sections 5.2 and 5.7 for the purposes specified in Section 5.1; </w:t>
      </w:r>
    </w:p>
    <w:p w14:paraId="735B4290" w14:textId="77777777" w:rsidR="00A475B4" w:rsidRPr="00814CC7" w:rsidRDefault="00A475B4">
      <w:pPr>
        <w:widowControl/>
        <w:ind w:firstLine="720"/>
        <w:jc w:val="both"/>
        <w:rPr>
          <w:sz w:val="21"/>
          <w:szCs w:val="21"/>
        </w:rPr>
      </w:pPr>
    </w:p>
    <w:p w14:paraId="0F157711"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the failure of Tenant to pay any rent or other charges required to be paid by Tenant when same shall become due and payable hereunder; </w:t>
      </w:r>
    </w:p>
    <w:p w14:paraId="45857841" w14:textId="77777777" w:rsidR="00A475B4" w:rsidRPr="00814CC7" w:rsidRDefault="00A475B4">
      <w:pPr>
        <w:widowControl/>
        <w:ind w:firstLine="720"/>
        <w:jc w:val="both"/>
        <w:rPr>
          <w:sz w:val="21"/>
          <w:szCs w:val="21"/>
        </w:rPr>
      </w:pPr>
    </w:p>
    <w:p w14:paraId="2C632E7B"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 xml:space="preserve">the failure of Tenant to perform or observe any term or condition of this Lease (other than as set forth in subparagraphs (a), (b), (d) and (e) of this Section 15.1), if such failure shall continue for thirty (30) days after written notice; </w:t>
      </w:r>
    </w:p>
    <w:p w14:paraId="73FAE87E" w14:textId="77777777" w:rsidR="00A475B4" w:rsidRPr="00814CC7" w:rsidRDefault="00A475B4">
      <w:pPr>
        <w:widowControl/>
        <w:ind w:firstLine="720"/>
        <w:jc w:val="both"/>
        <w:rPr>
          <w:sz w:val="21"/>
          <w:szCs w:val="21"/>
        </w:rPr>
      </w:pPr>
    </w:p>
    <w:p w14:paraId="7BB6125F" w14:textId="77777777" w:rsidR="00A475B4" w:rsidRPr="00814CC7" w:rsidRDefault="00A475B4">
      <w:pPr>
        <w:widowControl/>
        <w:ind w:firstLine="720"/>
        <w:jc w:val="both"/>
        <w:rPr>
          <w:sz w:val="21"/>
          <w:szCs w:val="21"/>
        </w:rPr>
      </w:pPr>
      <w:r w:rsidRPr="00814CC7">
        <w:rPr>
          <w:sz w:val="21"/>
          <w:szCs w:val="21"/>
        </w:rPr>
        <w:t>(d)</w:t>
      </w:r>
      <w:r w:rsidRPr="00814CC7">
        <w:rPr>
          <w:sz w:val="21"/>
          <w:szCs w:val="21"/>
        </w:rPr>
        <w:tab/>
        <w:t xml:space="preserve">if any writ of execution, levy, </w:t>
      </w:r>
      <w:proofErr w:type="gramStart"/>
      <w:r w:rsidRPr="00814CC7">
        <w:rPr>
          <w:sz w:val="21"/>
          <w:szCs w:val="21"/>
        </w:rPr>
        <w:t>attachment</w:t>
      </w:r>
      <w:proofErr w:type="gramEnd"/>
      <w:r w:rsidRPr="00814CC7">
        <w:rPr>
          <w:sz w:val="21"/>
          <w:szCs w:val="21"/>
        </w:rPr>
        <w:t xml:space="preserve"> or other legal process of law shall occur with respect to Tenant’s assets, merchandise or fixtures or Tenant’s estate or interest in the Premises; or </w:t>
      </w:r>
    </w:p>
    <w:p w14:paraId="12EBB63C" w14:textId="77777777" w:rsidR="00A475B4" w:rsidRPr="00814CC7" w:rsidRDefault="00A475B4">
      <w:pPr>
        <w:widowControl/>
        <w:ind w:firstLine="720"/>
        <w:jc w:val="both"/>
        <w:rPr>
          <w:sz w:val="21"/>
          <w:szCs w:val="21"/>
        </w:rPr>
      </w:pPr>
    </w:p>
    <w:p w14:paraId="77BAC8AD" w14:textId="77777777" w:rsidR="00A475B4" w:rsidRPr="00814CC7" w:rsidRDefault="00A475B4">
      <w:pPr>
        <w:widowControl/>
        <w:ind w:firstLine="720"/>
        <w:jc w:val="both"/>
        <w:rPr>
          <w:sz w:val="21"/>
          <w:szCs w:val="21"/>
        </w:rPr>
      </w:pPr>
      <w:r w:rsidRPr="00814CC7">
        <w:rPr>
          <w:sz w:val="21"/>
          <w:szCs w:val="21"/>
        </w:rPr>
        <w:t>(e)</w:t>
      </w:r>
      <w:r w:rsidRPr="00814CC7">
        <w:rPr>
          <w:sz w:val="21"/>
          <w:szCs w:val="21"/>
        </w:rPr>
        <w:tab/>
        <w:t>if Tenant shall be liquidated or dissolved or shall begin proceedings toward such liquidation or dissolution, or shall in any manner permit the divestiture of all or any substantial part of Tenant’s assets.</w:t>
      </w:r>
    </w:p>
    <w:p w14:paraId="53B18D7B" w14:textId="77777777" w:rsidR="00A475B4" w:rsidRPr="00814CC7" w:rsidRDefault="00A475B4">
      <w:pPr>
        <w:widowControl/>
        <w:jc w:val="both"/>
        <w:rPr>
          <w:sz w:val="21"/>
          <w:szCs w:val="21"/>
        </w:rPr>
      </w:pPr>
    </w:p>
    <w:p w14:paraId="5D8D929B" w14:textId="77777777" w:rsidR="00A475B4" w:rsidRPr="00814CC7" w:rsidRDefault="00A475B4">
      <w:pPr>
        <w:widowControl/>
        <w:ind w:firstLine="720"/>
        <w:jc w:val="both"/>
        <w:rPr>
          <w:sz w:val="21"/>
          <w:szCs w:val="21"/>
        </w:rPr>
      </w:pPr>
      <w:r w:rsidRPr="00814CC7">
        <w:rPr>
          <w:sz w:val="21"/>
          <w:szCs w:val="21"/>
        </w:rPr>
        <w:t xml:space="preserve">Section 15.2. </w:t>
      </w:r>
      <w:r w:rsidRPr="00814CC7">
        <w:rPr>
          <w:b/>
          <w:sz w:val="21"/>
          <w:szCs w:val="21"/>
          <w:u w:val="single"/>
        </w:rPr>
        <w:t>Landlord’s Remedies</w:t>
      </w:r>
      <w:r w:rsidRPr="00814CC7">
        <w:rPr>
          <w:b/>
          <w:sz w:val="21"/>
          <w:szCs w:val="21"/>
          <w:u w:val="single"/>
        </w:rPr>
        <w:fldChar w:fldCharType="begin"/>
      </w:r>
      <w:r w:rsidRPr="00814CC7">
        <w:rPr>
          <w:sz w:val="21"/>
          <w:szCs w:val="21"/>
        </w:rPr>
        <w:instrText xml:space="preserve"> TC “</w:instrText>
      </w:r>
      <w:bookmarkStart w:id="107" w:name="_Toc127886931"/>
      <w:r w:rsidRPr="00814CC7">
        <w:rPr>
          <w:sz w:val="21"/>
          <w:szCs w:val="21"/>
        </w:rPr>
        <w:instrText xml:space="preserve">Section 15.2. </w:instrText>
      </w:r>
      <w:r w:rsidRPr="004772DC">
        <w:rPr>
          <w:b/>
          <w:sz w:val="21"/>
          <w:szCs w:val="21"/>
        </w:rPr>
        <w:instrText>Landlord’s Remedies</w:instrText>
      </w:r>
      <w:bookmarkEnd w:id="10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In</w:t>
      </w:r>
      <w:r w:rsidRPr="00814CC7">
        <w:rPr>
          <w:b/>
          <w:sz w:val="21"/>
          <w:szCs w:val="21"/>
        </w:rPr>
        <w:t xml:space="preserve"> </w:t>
      </w:r>
      <w:r w:rsidRPr="00814CC7">
        <w:rPr>
          <w:sz w:val="21"/>
          <w:szCs w:val="21"/>
        </w:rPr>
        <w:t>the event of any such default or breach by Tenant, at any time thereafter, with or without notice or demand and without limiting Landlord in the exercise of any right or remedy which Landlord may have by reason of such default or breach:</w:t>
      </w:r>
    </w:p>
    <w:p w14:paraId="1B3E25DE" w14:textId="77777777" w:rsidR="00A475B4" w:rsidRPr="00814CC7" w:rsidRDefault="00A475B4">
      <w:pPr>
        <w:widowControl/>
        <w:jc w:val="both"/>
        <w:rPr>
          <w:sz w:val="21"/>
          <w:szCs w:val="21"/>
        </w:rPr>
      </w:pPr>
    </w:p>
    <w:p w14:paraId="3A3F7C28"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Landlord, in addition to other rights or remedies it may have, shall have the right, by written notice to Tenant, to declare this Lease terminated and the Term ended, in which event this Lease and the Term shall terminate with the same force and effect as though the date set forth in the notice of termination was the date originally set forth herein and fixed for the expiration of the then-current Term, and Tenant shall immediately vacate and surrender the Premises in accordance with Section 18.1, but shall remain liable for all obligations arising during the balance of the then-current Term as if this Lease had remained in full force and effect. If Tenant fails to vacate the Premises, Landlord may, without prejudice to any other remedy which it may have for possession or arrearages in rent, enter upon and take possession of the Premises and expel or remove Tenant and any other person who may be occupying the Premises or any part thereof, without being liable for prosecution or any claim or damage therefor; and Landlord may recover from Tenant the following:</w:t>
      </w:r>
    </w:p>
    <w:p w14:paraId="308AE173" w14:textId="77777777" w:rsidR="00A475B4" w:rsidRPr="00814CC7" w:rsidRDefault="00A475B4">
      <w:pPr>
        <w:widowControl/>
        <w:jc w:val="both"/>
        <w:rPr>
          <w:sz w:val="21"/>
          <w:szCs w:val="21"/>
        </w:rPr>
      </w:pPr>
    </w:p>
    <w:p w14:paraId="5AF7C73A" w14:textId="77777777" w:rsidR="00A475B4" w:rsidRPr="00814CC7" w:rsidRDefault="00A475B4">
      <w:pPr>
        <w:widowControl/>
        <w:ind w:left="720" w:firstLine="720"/>
        <w:jc w:val="both"/>
        <w:rPr>
          <w:sz w:val="21"/>
          <w:szCs w:val="21"/>
        </w:rPr>
      </w:pPr>
      <w:r w:rsidRPr="00814CC7">
        <w:rPr>
          <w:sz w:val="21"/>
          <w:szCs w:val="21"/>
        </w:rPr>
        <w:lastRenderedPageBreak/>
        <w:t>(</w:t>
      </w:r>
      <w:proofErr w:type="spellStart"/>
      <w:r w:rsidRPr="00814CC7">
        <w:rPr>
          <w:sz w:val="21"/>
          <w:szCs w:val="21"/>
        </w:rPr>
        <w:t>i</w:t>
      </w:r>
      <w:proofErr w:type="spellEnd"/>
      <w:r w:rsidRPr="00814CC7">
        <w:rPr>
          <w:sz w:val="21"/>
          <w:szCs w:val="21"/>
        </w:rPr>
        <w:t>)</w:t>
      </w:r>
      <w:r w:rsidRPr="00814CC7">
        <w:rPr>
          <w:sz w:val="21"/>
          <w:szCs w:val="21"/>
        </w:rPr>
        <w:tab/>
        <w:t>The worth at the time of award of any unpaid rent which has been earned at the time of such termination; plus</w:t>
      </w:r>
    </w:p>
    <w:p w14:paraId="6EA2DCBA" w14:textId="77777777" w:rsidR="00A475B4" w:rsidRPr="00814CC7" w:rsidRDefault="00A475B4">
      <w:pPr>
        <w:widowControl/>
        <w:jc w:val="both"/>
        <w:rPr>
          <w:sz w:val="21"/>
          <w:szCs w:val="21"/>
        </w:rPr>
      </w:pPr>
    </w:p>
    <w:p w14:paraId="78FAB18B" w14:textId="77777777" w:rsidR="00A475B4" w:rsidRPr="00814CC7" w:rsidRDefault="00A475B4">
      <w:pPr>
        <w:widowControl/>
        <w:ind w:left="720" w:firstLine="720"/>
        <w:jc w:val="both"/>
        <w:rPr>
          <w:sz w:val="21"/>
          <w:szCs w:val="21"/>
        </w:rPr>
      </w:pPr>
      <w:r w:rsidRPr="00814CC7">
        <w:rPr>
          <w:sz w:val="21"/>
          <w:szCs w:val="21"/>
        </w:rPr>
        <w:t>(ii)</w:t>
      </w:r>
      <w:r w:rsidRPr="00814CC7">
        <w:rPr>
          <w:sz w:val="21"/>
          <w:szCs w:val="21"/>
        </w:rPr>
        <w:tab/>
        <w:t>The worth at the time of award of the amount by which the unpaid rent which would have been earned after termination until the time of award exceeds the amount of such rental loss that Tenant proves could have been reasonably avoided; plus</w:t>
      </w:r>
    </w:p>
    <w:p w14:paraId="447A29F1" w14:textId="77777777" w:rsidR="00A475B4" w:rsidRPr="00814CC7" w:rsidRDefault="00A475B4">
      <w:pPr>
        <w:widowControl/>
        <w:jc w:val="both"/>
        <w:rPr>
          <w:sz w:val="21"/>
          <w:szCs w:val="21"/>
        </w:rPr>
      </w:pPr>
    </w:p>
    <w:p w14:paraId="1DA7D38D" w14:textId="77777777" w:rsidR="00A475B4" w:rsidRPr="00814CC7" w:rsidRDefault="00A475B4">
      <w:pPr>
        <w:widowControl/>
        <w:ind w:left="720" w:firstLine="720"/>
        <w:jc w:val="both"/>
        <w:rPr>
          <w:sz w:val="21"/>
          <w:szCs w:val="21"/>
        </w:rPr>
      </w:pPr>
      <w:r w:rsidRPr="00814CC7">
        <w:rPr>
          <w:sz w:val="21"/>
          <w:szCs w:val="21"/>
        </w:rPr>
        <w:t>(iii)</w:t>
      </w:r>
      <w:r w:rsidRPr="00814CC7">
        <w:rPr>
          <w:sz w:val="21"/>
          <w:szCs w:val="21"/>
        </w:rPr>
        <w:tab/>
        <w:t>The worth at the time of award of the amount by which the unpaid rent for the balance of the Lease Term after the time of award exceeds the amount of such rental loss that Tenant proves could have been reasonably avoided; plus</w:t>
      </w:r>
    </w:p>
    <w:p w14:paraId="4A6B8943" w14:textId="77777777" w:rsidR="00A475B4" w:rsidRPr="00814CC7" w:rsidRDefault="00A475B4">
      <w:pPr>
        <w:widowControl/>
        <w:jc w:val="both"/>
        <w:rPr>
          <w:sz w:val="21"/>
          <w:szCs w:val="21"/>
        </w:rPr>
      </w:pPr>
    </w:p>
    <w:p w14:paraId="1A7D9C4B" w14:textId="77777777" w:rsidR="00A475B4" w:rsidRPr="00814CC7" w:rsidRDefault="00A475B4">
      <w:pPr>
        <w:widowControl/>
        <w:ind w:left="720" w:firstLine="720"/>
        <w:jc w:val="both"/>
        <w:rPr>
          <w:sz w:val="21"/>
          <w:szCs w:val="21"/>
        </w:rPr>
      </w:pPr>
      <w:r w:rsidRPr="00814CC7">
        <w:rPr>
          <w:sz w:val="21"/>
          <w:szCs w:val="21"/>
        </w:rPr>
        <w:t>(iv)</w:t>
      </w:r>
      <w:r w:rsidRPr="00814CC7">
        <w:rPr>
          <w:sz w:val="21"/>
          <w:szCs w:val="21"/>
        </w:rPr>
        <w:tab/>
        <w:t xml:space="preserve">Any other amount necessary to compensate Landlord for all the detriment proximately caused by Tenant’s failure to perform its obligations under this Lease or which in the ordinary course of things would be likely to result therefrom, specifically including but not limited to, brokerage commissions and advertising expenses incurred, </w:t>
      </w:r>
      <w:r w:rsidR="009032BA">
        <w:rPr>
          <w:sz w:val="21"/>
          <w:szCs w:val="21"/>
        </w:rPr>
        <w:t xml:space="preserve">the unamortized Allowance paid by Landlord to Tenant, </w:t>
      </w:r>
      <w:r w:rsidRPr="00814CC7">
        <w:rPr>
          <w:sz w:val="21"/>
          <w:szCs w:val="21"/>
        </w:rPr>
        <w:t>expenses of remodeling the Premises or any portion thereof for a new tenant, whether for the same or a different use, and any special concessions made to obtain a new tenant; and</w:t>
      </w:r>
    </w:p>
    <w:p w14:paraId="5FE1B1A0" w14:textId="77777777" w:rsidR="00A475B4" w:rsidRPr="00814CC7" w:rsidRDefault="00A475B4">
      <w:pPr>
        <w:widowControl/>
        <w:jc w:val="both"/>
        <w:rPr>
          <w:sz w:val="21"/>
          <w:szCs w:val="21"/>
        </w:rPr>
      </w:pPr>
    </w:p>
    <w:p w14:paraId="706832CB" w14:textId="77777777" w:rsidR="00A475B4" w:rsidRPr="00814CC7" w:rsidRDefault="00A475B4">
      <w:pPr>
        <w:widowControl/>
        <w:ind w:left="720" w:firstLine="720"/>
        <w:jc w:val="both"/>
        <w:rPr>
          <w:sz w:val="21"/>
          <w:szCs w:val="21"/>
        </w:rPr>
      </w:pPr>
      <w:r w:rsidRPr="00814CC7">
        <w:rPr>
          <w:sz w:val="21"/>
          <w:szCs w:val="21"/>
        </w:rPr>
        <w:t>(v)</w:t>
      </w:r>
      <w:r w:rsidRPr="00814CC7">
        <w:rPr>
          <w:sz w:val="21"/>
          <w:szCs w:val="21"/>
        </w:rPr>
        <w:tab/>
        <w:t xml:space="preserve">At Landlord’s election, such other amounts in addition to or in lieu of the foregoing as may be permitted from time to time by applicable law. The term </w:t>
      </w:r>
      <w:r w:rsidR="00811D97" w:rsidRPr="00814CC7">
        <w:rPr>
          <w:sz w:val="21"/>
          <w:szCs w:val="21"/>
        </w:rPr>
        <w:t>“</w:t>
      </w:r>
      <w:r w:rsidRPr="00814CC7">
        <w:rPr>
          <w:sz w:val="21"/>
          <w:szCs w:val="21"/>
        </w:rPr>
        <w:t>rent</w:t>
      </w:r>
      <w:r w:rsidR="00811D97" w:rsidRPr="00814CC7">
        <w:rPr>
          <w:sz w:val="21"/>
          <w:szCs w:val="21"/>
        </w:rPr>
        <w:t>”</w:t>
      </w:r>
      <w:r w:rsidRPr="00814CC7">
        <w:rPr>
          <w:sz w:val="21"/>
          <w:szCs w:val="21"/>
        </w:rPr>
        <w:t xml:space="preserve"> as used in this Subsection 15.2(a) shall be deemed to be and to mean all sums of every nature required to be paid by Tenant pursuant to the terms of this Lease, whether to Landlord or to others. As used in </w:t>
      </w:r>
      <w:r w:rsidRPr="00814CC7">
        <w:rPr>
          <w:sz w:val="21"/>
          <w:szCs w:val="21"/>
          <w:u w:val="single"/>
        </w:rPr>
        <w:t>Subsections 15.2(a)(</w:t>
      </w:r>
      <w:proofErr w:type="spellStart"/>
      <w:r w:rsidRPr="00814CC7">
        <w:rPr>
          <w:sz w:val="21"/>
          <w:szCs w:val="21"/>
          <w:u w:val="single"/>
        </w:rPr>
        <w:t>i</w:t>
      </w:r>
      <w:proofErr w:type="spellEnd"/>
      <w:r w:rsidRPr="00814CC7">
        <w:rPr>
          <w:sz w:val="21"/>
          <w:szCs w:val="21"/>
          <w:u w:val="single"/>
        </w:rPr>
        <w:t>) and (ii) above</w:t>
      </w:r>
      <w:r w:rsidRPr="00814CC7">
        <w:rPr>
          <w:sz w:val="21"/>
          <w:szCs w:val="21"/>
        </w:rPr>
        <w:t xml:space="preserve">, the </w:t>
      </w:r>
      <w:r w:rsidR="00811D97" w:rsidRPr="00814CC7">
        <w:rPr>
          <w:sz w:val="21"/>
          <w:szCs w:val="21"/>
        </w:rPr>
        <w:t>“</w:t>
      </w:r>
      <w:r w:rsidRPr="00814CC7">
        <w:rPr>
          <w:sz w:val="21"/>
          <w:szCs w:val="21"/>
        </w:rPr>
        <w:t>worth at the time of award</w:t>
      </w:r>
      <w:r w:rsidR="00811D97" w:rsidRPr="00814CC7">
        <w:rPr>
          <w:sz w:val="21"/>
          <w:szCs w:val="21"/>
        </w:rPr>
        <w:t>”</w:t>
      </w:r>
      <w:r w:rsidRPr="00814CC7">
        <w:rPr>
          <w:sz w:val="21"/>
          <w:szCs w:val="21"/>
        </w:rPr>
        <w:t xml:space="preserve"> shall be computed by allowing interest at the rate specified in Section 21.12 hereof, but in no case greater than the maximum amount of such interest permitted by law. As used in </w:t>
      </w:r>
      <w:r w:rsidRPr="00814CC7">
        <w:rPr>
          <w:sz w:val="21"/>
          <w:szCs w:val="21"/>
          <w:u w:val="single"/>
        </w:rPr>
        <w:t>Subsection 15.2(a)(iii) above</w:t>
      </w:r>
      <w:r w:rsidRPr="00814CC7">
        <w:rPr>
          <w:sz w:val="21"/>
          <w:szCs w:val="21"/>
        </w:rPr>
        <w:t xml:space="preserve">, the </w:t>
      </w:r>
      <w:r w:rsidR="00811D97" w:rsidRPr="00814CC7">
        <w:rPr>
          <w:sz w:val="21"/>
          <w:szCs w:val="21"/>
        </w:rPr>
        <w:t>“</w:t>
      </w:r>
      <w:r w:rsidRPr="00814CC7">
        <w:rPr>
          <w:sz w:val="21"/>
          <w:szCs w:val="21"/>
        </w:rPr>
        <w:t>worth at the time of award</w:t>
      </w:r>
      <w:r w:rsidR="00811D97" w:rsidRPr="00814CC7">
        <w:rPr>
          <w:sz w:val="21"/>
          <w:szCs w:val="21"/>
        </w:rPr>
        <w:t>”</w:t>
      </w:r>
      <w:r w:rsidRPr="00814CC7">
        <w:rPr>
          <w:sz w:val="21"/>
          <w:szCs w:val="21"/>
        </w:rPr>
        <w:t xml:space="preserve"> shall be computed by discounting such amount at the discount rate of the Federal Reserve Bank of San Francisco at the time of award plus one percent (1%).</w:t>
      </w:r>
    </w:p>
    <w:p w14:paraId="6871969F" w14:textId="77777777" w:rsidR="00A475B4" w:rsidRPr="00814CC7" w:rsidRDefault="00A475B4">
      <w:pPr>
        <w:widowControl/>
        <w:jc w:val="both"/>
        <w:rPr>
          <w:sz w:val="21"/>
          <w:szCs w:val="21"/>
        </w:rPr>
      </w:pPr>
    </w:p>
    <w:p w14:paraId="68AC3BC8"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Landlord shall have the right to bring a summary proceeding to recover possession from Tenant and/or L</w:t>
      </w:r>
      <w:r w:rsidR="0093132A" w:rsidRPr="00814CC7">
        <w:rPr>
          <w:sz w:val="21"/>
          <w:szCs w:val="21"/>
        </w:rPr>
        <w:t>andlord may, upon three (3) day</w:t>
      </w:r>
      <w:r w:rsidRPr="00814CC7">
        <w:rPr>
          <w:sz w:val="21"/>
          <w:szCs w:val="21"/>
        </w:rPr>
        <w:t>s</w:t>
      </w:r>
      <w:r w:rsidR="0093132A" w:rsidRPr="00814CC7">
        <w:rPr>
          <w:sz w:val="21"/>
          <w:szCs w:val="21"/>
        </w:rPr>
        <w:t>’</w:t>
      </w:r>
      <w:r w:rsidRPr="00814CC7">
        <w:rPr>
          <w:sz w:val="21"/>
          <w:szCs w:val="21"/>
        </w:rPr>
        <w:t xml:space="preserve"> notice to Tenant, re-enter the Premises and dispossess, by summary proceedings or otherwise, Tenant and the legal representatives of Tenant or other occupant(s) of the Premises and remove their effects, and Tenant shall have no further claim or right hereunder. To the extent permitted by law, Tenant waives notice of re-entry or institution of legal proceedings to that end and any right of redemption, </w:t>
      </w:r>
      <w:proofErr w:type="gramStart"/>
      <w:r w:rsidRPr="00814CC7">
        <w:rPr>
          <w:sz w:val="21"/>
          <w:szCs w:val="21"/>
        </w:rPr>
        <w:t>re-entry</w:t>
      </w:r>
      <w:proofErr w:type="gramEnd"/>
      <w:r w:rsidRPr="00814CC7">
        <w:rPr>
          <w:sz w:val="21"/>
          <w:szCs w:val="21"/>
        </w:rPr>
        <w:t xml:space="preserve"> or repossession. No re-entry or commencement of any action for re-entry shall be construed as an election to terminate this Lease, nor shall it absolve or release Tenant from any of its obligations for the remainder of the Term. In the event of re-entry, Landlord may remove all persons and property from the Premises, and such property may be removed and stored in a public warehouse or elsewhere at the expense and risk of Tenant, without notice or resort to legal process and without Landlord being deemed guilty of trespass or becoming liable for any loss or damage which may be occasioned thereby.</w:t>
      </w:r>
    </w:p>
    <w:p w14:paraId="327E68AF" w14:textId="77777777" w:rsidR="00A475B4" w:rsidRPr="00814CC7" w:rsidRDefault="00A475B4">
      <w:pPr>
        <w:widowControl/>
        <w:jc w:val="both"/>
        <w:rPr>
          <w:sz w:val="21"/>
          <w:szCs w:val="21"/>
        </w:rPr>
      </w:pPr>
    </w:p>
    <w:p w14:paraId="3682D32C"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 xml:space="preserve">If Landlord re-enters, or takes possession pursuant to legal proceedings or otherwise, or if Tenant shall abandon, vacate or surrender the Premises before the expiration of the Term without having paid the full rental for the remainder of the Term, Landlord may either terminate this Lease or from time to time, without terminating this Lease, make such alterations and repairs as necessary in order to relet the Premises, and relet the Premises or any part thereof for such term or terms and for such rent and upon such other terms and conditions as Landlord may deem advisable in its sole discretion. Upon each such reletting, all rentals and other sums received by Landlord from such reletting shall be applied, first, to the payment of any indebtedness other than rent due hereunder from Tenant to Landlord; second, to the payment of any costs and expenses of such reletting, including reasonable brokerage fees and attorneys’ fees and the costs of any alterations and repairs; third, to the payment of rent and other charges due and unpaid hereunder; and the residue, if any, shall be held by Landlord and applied in payment of future rent as the same may become due and payable hereunder. If such rentals and other sums received from such reletting during any month shall be less than the amount payable to Landlord by Tenant hereunder for the subject month, it being agreed that Tenant shall reimburse Landlord for </w:t>
      </w:r>
      <w:r w:rsidRPr="00814CC7">
        <w:rPr>
          <w:sz w:val="21"/>
          <w:szCs w:val="21"/>
        </w:rPr>
        <w:lastRenderedPageBreak/>
        <w:t>all costs and expenses of such reletting within thirty (30) days after Landlord’s written request, Tenant shall pay such deficiency to Landlord; if such rentals and other sums shall be more, Tenant shall have no right to, and shall receive no credit for, the excess. Such deficiency shall be calculated and paid monthly. Notwithstanding any such reletting without termination, Landlord may at any time elect to terminate this Lease for such previous event of default.</w:t>
      </w:r>
    </w:p>
    <w:p w14:paraId="53EC1168" w14:textId="77777777" w:rsidR="00A475B4" w:rsidRPr="00814CC7" w:rsidRDefault="00A475B4">
      <w:pPr>
        <w:widowControl/>
        <w:jc w:val="both"/>
        <w:rPr>
          <w:sz w:val="21"/>
          <w:szCs w:val="21"/>
        </w:rPr>
      </w:pPr>
    </w:p>
    <w:p w14:paraId="22649521" w14:textId="77777777" w:rsidR="00A475B4" w:rsidRPr="00814CC7" w:rsidRDefault="00A475B4">
      <w:pPr>
        <w:widowControl/>
        <w:ind w:firstLine="720"/>
        <w:jc w:val="both"/>
        <w:rPr>
          <w:sz w:val="21"/>
          <w:szCs w:val="21"/>
        </w:rPr>
      </w:pPr>
      <w:r w:rsidRPr="00814CC7">
        <w:rPr>
          <w:sz w:val="21"/>
          <w:szCs w:val="21"/>
        </w:rPr>
        <w:t>(d)</w:t>
      </w:r>
      <w:r w:rsidRPr="00814CC7">
        <w:rPr>
          <w:sz w:val="21"/>
          <w:szCs w:val="21"/>
        </w:rPr>
        <w:tab/>
        <w:t>Should Landlord at any time terminate this Lease for any event of default, in addition to any other remedies it may have, it may recover from Tenant all damages it may incur by reason of such event of default, including the cost of recovering the Premises, reasonable attorneys’ fees, and the worth at the time of such termination of the excess, if any, of the amount of rent and charges equivalent to rent reserved in this Lease for the remainder of the then-current Term over the then reasonable rental value of the Premises for the remainder of the then-current Term, all of which amounts shall be immediately due and payable from Tenant to Landlord. In determining the rent which would be payable by Tenant hereunder, subsequent to default, the annual Minimum Rent for each year of the unexpired Term shall be equal to the applicable annual Minimum Rent for such years as provided for in Section 3.1 plus an amount equal to the average annual Percentage Rent which Tenant was obligated to pay from the commencement of the Term to the time of default, or during the preceding three (3) full calendar years, whichever period is shorter. The failure or refusal of Landlord to relet the Premises shall not affect Tenant’s liability.</w:t>
      </w:r>
    </w:p>
    <w:p w14:paraId="07B9DE5F" w14:textId="77777777" w:rsidR="00A475B4" w:rsidRPr="00814CC7" w:rsidRDefault="00A475B4">
      <w:pPr>
        <w:widowControl/>
        <w:jc w:val="both"/>
        <w:rPr>
          <w:sz w:val="21"/>
          <w:szCs w:val="21"/>
        </w:rPr>
      </w:pPr>
    </w:p>
    <w:p w14:paraId="00948BA7" w14:textId="77777777" w:rsidR="00A475B4" w:rsidRPr="00814CC7" w:rsidRDefault="00A475B4">
      <w:pPr>
        <w:widowControl/>
        <w:ind w:firstLine="720"/>
        <w:jc w:val="both"/>
        <w:rPr>
          <w:sz w:val="21"/>
          <w:szCs w:val="21"/>
        </w:rPr>
      </w:pPr>
      <w:r w:rsidRPr="00814CC7">
        <w:rPr>
          <w:sz w:val="21"/>
          <w:szCs w:val="21"/>
        </w:rPr>
        <w:t>(e)</w:t>
      </w:r>
      <w:r w:rsidRPr="00814CC7">
        <w:rPr>
          <w:sz w:val="21"/>
          <w:szCs w:val="21"/>
        </w:rPr>
        <w:tab/>
        <w:t>Any damage or loss of rent sustained by Landlord may be recovered by Landlord, at Landlord’s option, at the time of the reletting or termination, in a single action or in separate actions from time to time as said loss of rents or damages shall accrue, or in a single proceeding deferred by Landlord or with jurisdiction reserved by the court until the expiration of the Term (in which event Tenant hereby agrees that, at Landlord’s option, the cause of action shall not be deemed to have accrued until the date of expiration of the Term).  In case suit shall be brought for recovery of the Premises, or for the recovery of rent or any other amount due under the provisions of this Lease, Tenant shall pay to Landlord all expenses incurred therefor, including reasonable attorneys’ fees.</w:t>
      </w:r>
    </w:p>
    <w:p w14:paraId="5DBE2E6D" w14:textId="77777777" w:rsidR="00A475B4" w:rsidRPr="00814CC7" w:rsidRDefault="00A475B4">
      <w:pPr>
        <w:widowControl/>
        <w:jc w:val="both"/>
        <w:rPr>
          <w:sz w:val="21"/>
          <w:szCs w:val="21"/>
        </w:rPr>
      </w:pPr>
    </w:p>
    <w:p w14:paraId="6408049B" w14:textId="77777777" w:rsidR="00A475B4" w:rsidRPr="00814CC7" w:rsidRDefault="00A475B4">
      <w:pPr>
        <w:widowControl/>
        <w:ind w:firstLine="720"/>
        <w:jc w:val="both"/>
        <w:rPr>
          <w:sz w:val="21"/>
          <w:szCs w:val="21"/>
        </w:rPr>
      </w:pPr>
      <w:r w:rsidRPr="00814CC7">
        <w:rPr>
          <w:sz w:val="21"/>
          <w:szCs w:val="21"/>
        </w:rPr>
        <w:t>(f)</w:t>
      </w:r>
      <w:r w:rsidRPr="00814CC7">
        <w:rPr>
          <w:sz w:val="21"/>
          <w:szCs w:val="21"/>
        </w:rPr>
        <w:tab/>
        <w:t>Nothing contained herein shall prevent the enforcement of any claim Landlord may have against Tenant for anticipatory breach of the unexpired Term. In the event of an anticipatory breach by Tenant of any of the covenants or provisions hereof or in the event of Tenant’s default, Landlord shall have the right of injunction and the right to invoke any remedy allowed at law or in equity as if re-entry, summary proceedings and other remedies were not provided for herein. Mention in this Lease of any particular remedy shall not preclude Landlord from any other remedy, in law or in equity. Tenant hereby expressly waives for itself and all persons claiming by or through Tenant, any and all rights to redeem, reinstate, restore, or obtain relief from forfeiture of this Lease granted by or under any present or future law in the event of Tenant being evicted or dispossessed for any cause, or in the event of Landlord obtaining possession of the Premises by reason of the violation by Tenant of any of the covenants and conditions of this Lease.</w:t>
      </w:r>
    </w:p>
    <w:p w14:paraId="22A5A107" w14:textId="77777777" w:rsidR="00A475B4" w:rsidRPr="00814CC7" w:rsidRDefault="00A475B4">
      <w:pPr>
        <w:widowControl/>
        <w:jc w:val="both"/>
        <w:rPr>
          <w:sz w:val="21"/>
          <w:szCs w:val="21"/>
        </w:rPr>
      </w:pPr>
    </w:p>
    <w:p w14:paraId="471F408A" w14:textId="77777777" w:rsidR="00A475B4" w:rsidRPr="00814CC7" w:rsidRDefault="00A475B4">
      <w:pPr>
        <w:keepNext/>
        <w:widowControl/>
        <w:ind w:firstLine="720"/>
        <w:jc w:val="both"/>
        <w:rPr>
          <w:sz w:val="21"/>
          <w:szCs w:val="21"/>
        </w:rPr>
      </w:pPr>
      <w:r w:rsidRPr="00814CC7">
        <w:rPr>
          <w:sz w:val="21"/>
          <w:szCs w:val="21"/>
        </w:rPr>
        <w:t xml:space="preserve">Section 15.3. </w:t>
      </w:r>
      <w:r w:rsidRPr="00814CC7">
        <w:rPr>
          <w:b/>
          <w:sz w:val="21"/>
          <w:szCs w:val="21"/>
          <w:u w:val="single"/>
        </w:rPr>
        <w:t>Bankruptcy</w:t>
      </w:r>
      <w:r w:rsidRPr="00814CC7">
        <w:rPr>
          <w:b/>
          <w:sz w:val="21"/>
          <w:szCs w:val="21"/>
          <w:u w:val="single"/>
        </w:rPr>
        <w:fldChar w:fldCharType="begin"/>
      </w:r>
      <w:r w:rsidRPr="00814CC7">
        <w:rPr>
          <w:sz w:val="21"/>
          <w:szCs w:val="21"/>
        </w:rPr>
        <w:instrText xml:space="preserve"> TC “</w:instrText>
      </w:r>
      <w:bookmarkStart w:id="108" w:name="_Toc127886932"/>
      <w:r w:rsidRPr="00814CC7">
        <w:rPr>
          <w:sz w:val="21"/>
          <w:szCs w:val="21"/>
        </w:rPr>
        <w:instrText xml:space="preserve">Section 15.3. </w:instrText>
      </w:r>
      <w:r w:rsidRPr="004772DC">
        <w:rPr>
          <w:b/>
          <w:sz w:val="21"/>
          <w:szCs w:val="21"/>
        </w:rPr>
        <w:instrText>Bankruptcy</w:instrText>
      </w:r>
      <w:bookmarkEnd w:id="108"/>
      <w:r w:rsidRPr="00814CC7">
        <w:rPr>
          <w:sz w:val="21"/>
          <w:szCs w:val="21"/>
        </w:rPr>
        <w:instrText xml:space="preserve">” \f C \l “3” </w:instrText>
      </w:r>
      <w:r w:rsidRPr="00814CC7">
        <w:rPr>
          <w:b/>
          <w:sz w:val="21"/>
          <w:szCs w:val="21"/>
          <w:u w:val="single"/>
        </w:rPr>
        <w:fldChar w:fldCharType="end"/>
      </w:r>
      <w:r w:rsidRPr="00814CC7">
        <w:rPr>
          <w:b/>
          <w:sz w:val="21"/>
          <w:szCs w:val="21"/>
        </w:rPr>
        <w:t>.</w:t>
      </w:r>
    </w:p>
    <w:p w14:paraId="14FBD46A" w14:textId="77777777" w:rsidR="00A475B4" w:rsidRPr="00814CC7" w:rsidRDefault="00A475B4">
      <w:pPr>
        <w:keepNext/>
        <w:widowControl/>
        <w:jc w:val="both"/>
        <w:rPr>
          <w:sz w:val="21"/>
          <w:szCs w:val="21"/>
        </w:rPr>
      </w:pPr>
    </w:p>
    <w:p w14:paraId="1C1097AA"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Neither Tenant’s interest in this Lease, any guarantor of this Lease, any estate hereby created in Tenant nor any interest herein or therein, shall pass to any trustee or receiver or assignee for the benefit of creditors or otherwise by operation of law, except as may specifically be provided pursuant to the Bankruptcy Code (11 USC §101 </w:t>
      </w:r>
      <w:r w:rsidRPr="00814CC7">
        <w:rPr>
          <w:sz w:val="21"/>
          <w:szCs w:val="21"/>
          <w:u w:val="single"/>
        </w:rPr>
        <w:t>et</w:t>
      </w:r>
      <w:r w:rsidRPr="00814CC7">
        <w:rPr>
          <w:sz w:val="21"/>
          <w:szCs w:val="21"/>
        </w:rPr>
        <w:t xml:space="preserve">. </w:t>
      </w:r>
      <w:r w:rsidRPr="00814CC7">
        <w:rPr>
          <w:sz w:val="21"/>
          <w:szCs w:val="21"/>
          <w:u w:val="single"/>
        </w:rPr>
        <w:t>seq</w:t>
      </w:r>
      <w:r w:rsidRPr="00814CC7">
        <w:rPr>
          <w:sz w:val="21"/>
          <w:szCs w:val="21"/>
        </w:rPr>
        <w:t>.), as the same m</w:t>
      </w:r>
      <w:r w:rsidR="0056186D" w:rsidRPr="00814CC7">
        <w:rPr>
          <w:sz w:val="21"/>
          <w:szCs w:val="21"/>
        </w:rPr>
        <w:t>ay be amended from time to time.</w:t>
      </w:r>
    </w:p>
    <w:p w14:paraId="43970E3A" w14:textId="77777777" w:rsidR="00A475B4" w:rsidRPr="00814CC7" w:rsidRDefault="00A475B4">
      <w:pPr>
        <w:widowControl/>
        <w:jc w:val="both"/>
        <w:rPr>
          <w:sz w:val="21"/>
          <w:szCs w:val="21"/>
        </w:rPr>
      </w:pPr>
    </w:p>
    <w:p w14:paraId="1509AD20"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It is understood and agreed that this Lease is a lease of real property in a shopping center as such lease is described in Section 365 of the Bankruptcy Code, as the same may be amended from time to time. Upon the filing of a petition by or against Tenant or any guarantor of this Lease under the Bankruptcy Code, Tenant or any guarantor of this Lease, as debtor and as debtor-in-possession, and any trustee who may be appointed with respect to the assets of or estate in bankruptcy of Tenant or any guarantor of this Lease, agree to pay monthly in advance on the first day of each month, as reasonable compensation for the use and occupancy of the Premises, an amount equal to all Minimum Rent, </w:t>
      </w:r>
      <w:r w:rsidR="003E2472">
        <w:rPr>
          <w:sz w:val="21"/>
          <w:szCs w:val="21"/>
        </w:rPr>
        <w:t>Additional Rent</w:t>
      </w:r>
      <w:r w:rsidRPr="00814CC7">
        <w:rPr>
          <w:sz w:val="21"/>
          <w:szCs w:val="21"/>
        </w:rPr>
        <w:t xml:space="preserve"> and other charges otherwise due </w:t>
      </w:r>
      <w:r w:rsidRPr="00814CC7">
        <w:rPr>
          <w:sz w:val="21"/>
          <w:szCs w:val="21"/>
        </w:rPr>
        <w:lastRenderedPageBreak/>
        <w:t xml:space="preserve">pursuant to this Lease, and to pay Percentage Rent monthly, at the percentage factor set forth in this Lease for the Lease Year in which such month falls, on all of the Gross Sales during such month in excess of one-twelfth (1/12th) of the Sales Break Point for such Lease Year, payment of all such Percentage Rent to be made by the tenth (10th) day of the succeeding month. Included within and in addition to any other conditions or obligations imposed upon Tenant or its successor in the event of the assumption and/or assignment of this Lease are the following: (1) the cure of any monetary defaults and reimbursement of pecuniary loss within not more than thirty (30) days of assumption and/or assignment; (2) the deposit of a sum equal to not less than three (3) months’ Minimum Rent and </w:t>
      </w:r>
      <w:r w:rsidR="003E2472">
        <w:rPr>
          <w:sz w:val="21"/>
          <w:szCs w:val="21"/>
        </w:rPr>
        <w:t>Additional Rent</w:t>
      </w:r>
      <w:r w:rsidRPr="00814CC7">
        <w:rPr>
          <w:sz w:val="21"/>
          <w:szCs w:val="21"/>
        </w:rPr>
        <w:t>, which sum shall be determined by Landlord, in its sole discretion, to be a necessary deposit to secure the future performance under this Lease of Tenant or its assignee; (3) the use of the Premises as set forth in Section 5.1 of this Lease, and the quality, quantity and/or lines of merchandise, goods or services required to be offered for sale being unchanged; and (4) the prior written consent of any mortgagee to which this Lease has been assigned as collateral security.</w:t>
      </w:r>
    </w:p>
    <w:p w14:paraId="2F43673D" w14:textId="77777777" w:rsidR="00A475B4" w:rsidRPr="00814CC7" w:rsidRDefault="00A475B4">
      <w:pPr>
        <w:widowControl/>
        <w:jc w:val="both"/>
        <w:rPr>
          <w:sz w:val="21"/>
          <w:szCs w:val="21"/>
        </w:rPr>
      </w:pPr>
    </w:p>
    <w:p w14:paraId="47DC54FE" w14:textId="77777777" w:rsidR="00A475B4" w:rsidRPr="00814CC7" w:rsidRDefault="00A475B4">
      <w:pPr>
        <w:widowControl/>
        <w:ind w:firstLine="720"/>
        <w:jc w:val="both"/>
        <w:rPr>
          <w:sz w:val="21"/>
          <w:szCs w:val="21"/>
        </w:rPr>
      </w:pPr>
      <w:r w:rsidRPr="00814CC7">
        <w:rPr>
          <w:sz w:val="21"/>
          <w:szCs w:val="21"/>
        </w:rPr>
        <w:t xml:space="preserve">Section 15.4. </w:t>
      </w:r>
      <w:r w:rsidRPr="00814CC7">
        <w:rPr>
          <w:b/>
          <w:sz w:val="21"/>
          <w:szCs w:val="21"/>
          <w:u w:val="single"/>
        </w:rPr>
        <w:t>Additional Remedies and Waivers</w:t>
      </w:r>
      <w:r w:rsidRPr="00814CC7">
        <w:rPr>
          <w:b/>
          <w:sz w:val="21"/>
          <w:szCs w:val="21"/>
          <w:u w:val="single"/>
        </w:rPr>
        <w:fldChar w:fldCharType="begin"/>
      </w:r>
      <w:r w:rsidRPr="00814CC7">
        <w:rPr>
          <w:sz w:val="21"/>
          <w:szCs w:val="21"/>
        </w:rPr>
        <w:instrText xml:space="preserve"> TC “</w:instrText>
      </w:r>
      <w:bookmarkStart w:id="109" w:name="_Toc127886933"/>
      <w:r w:rsidRPr="00814CC7">
        <w:rPr>
          <w:sz w:val="21"/>
          <w:szCs w:val="21"/>
        </w:rPr>
        <w:instrText xml:space="preserve">Section 15.4. </w:instrText>
      </w:r>
      <w:r w:rsidRPr="004772DC">
        <w:rPr>
          <w:b/>
          <w:sz w:val="21"/>
          <w:szCs w:val="21"/>
        </w:rPr>
        <w:instrText>Additional Remedies and Waivers</w:instrText>
      </w:r>
      <w:bookmarkEnd w:id="10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rights and remedies of Landlord set forth herein shall be in addition to any other right and remedy now or hereafter provided by law or in equity, and all such rights and remedies shall be cumulative. No action or inaction by Landlord shall constitute a waiver of a default or termination, and no waiver of default or termination shall be effective unless it is in writing signed by Landlord. No waiver by Landlord of any violation or breach of any of the terms, provisions or covenants herein contained shall be deemed or construed to constitute a waiver of any other or later violation or breach of the same or any other of the terms, provisions and covenants herein contained.</w:t>
      </w:r>
    </w:p>
    <w:p w14:paraId="6AB57933" w14:textId="77777777" w:rsidR="00A475B4" w:rsidRPr="00814CC7" w:rsidRDefault="00A475B4">
      <w:pPr>
        <w:widowControl/>
        <w:jc w:val="both"/>
        <w:rPr>
          <w:sz w:val="21"/>
          <w:szCs w:val="21"/>
        </w:rPr>
      </w:pPr>
    </w:p>
    <w:p w14:paraId="4EF78D11" w14:textId="77777777" w:rsidR="00A475B4" w:rsidRPr="00814CC7" w:rsidRDefault="00A475B4">
      <w:pPr>
        <w:widowControl/>
        <w:ind w:firstLine="720"/>
        <w:jc w:val="both"/>
        <w:rPr>
          <w:sz w:val="21"/>
          <w:szCs w:val="21"/>
        </w:rPr>
      </w:pPr>
      <w:r w:rsidRPr="00814CC7">
        <w:rPr>
          <w:sz w:val="21"/>
          <w:szCs w:val="21"/>
        </w:rPr>
        <w:t xml:space="preserve">Section 15.5. </w:t>
      </w:r>
      <w:r w:rsidRPr="00814CC7">
        <w:rPr>
          <w:b/>
          <w:sz w:val="21"/>
          <w:szCs w:val="21"/>
          <w:u w:val="single"/>
        </w:rPr>
        <w:t>Landlord’s Cure of Default</w:t>
      </w:r>
      <w:r w:rsidRPr="00814CC7">
        <w:rPr>
          <w:b/>
          <w:sz w:val="21"/>
          <w:szCs w:val="21"/>
          <w:u w:val="single"/>
        </w:rPr>
        <w:fldChar w:fldCharType="begin"/>
      </w:r>
      <w:r w:rsidRPr="00814CC7">
        <w:rPr>
          <w:sz w:val="21"/>
          <w:szCs w:val="21"/>
        </w:rPr>
        <w:instrText xml:space="preserve"> TC “</w:instrText>
      </w:r>
      <w:bookmarkStart w:id="110" w:name="_Toc127886934"/>
      <w:r w:rsidRPr="00814CC7">
        <w:rPr>
          <w:sz w:val="21"/>
          <w:szCs w:val="21"/>
        </w:rPr>
        <w:instrText xml:space="preserve">Section 15.5. </w:instrText>
      </w:r>
      <w:r w:rsidRPr="004772DC">
        <w:rPr>
          <w:b/>
          <w:sz w:val="21"/>
          <w:szCs w:val="21"/>
        </w:rPr>
        <w:instrText>Landlord’s Cure of Default</w:instrText>
      </w:r>
      <w:bookmarkEnd w:id="11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In addition to Landlord’s right of self-help set forth elsewhere in this Lease or as provided by law or in equity, if Tenant shall be in default hereunder, Landlord shall have the option, but not the obligation, upon three (3) days written notice to Tenant (except in the event of any dangerous condition or emergency, in which event no notice shall be required), to cure the act or failure constituting said default for the account of and at the expense of Tenant. Landlord’s cure of, or attempt to cure, any act or failure constituting the default by Tenant shall not result in a waiver or release of Tenant’s obligations under this Lease. Tenant agrees to pay Landlord Interest, in accordance with Section 21.12 below, on all sums expended by Landlord pursuant to this Section 15.5 from the date of such expenditure, and Tenant agrees to pay the costs incurred by Landlord pursuant to this Section 15.5, plus a charge of fifteen percent (15%) of such costs, to Landlord upon demand, as </w:t>
      </w:r>
      <w:r w:rsidR="003E2472">
        <w:rPr>
          <w:sz w:val="21"/>
          <w:szCs w:val="21"/>
        </w:rPr>
        <w:t>Additional Rent</w:t>
      </w:r>
      <w:r w:rsidRPr="00814CC7">
        <w:rPr>
          <w:sz w:val="21"/>
          <w:szCs w:val="21"/>
        </w:rPr>
        <w:t>.</w:t>
      </w:r>
    </w:p>
    <w:p w14:paraId="09EBA277" w14:textId="77777777" w:rsidR="00A475B4" w:rsidRPr="00814CC7" w:rsidRDefault="00A475B4" w:rsidP="005B2D33">
      <w:pPr>
        <w:widowControl/>
        <w:rPr>
          <w:b/>
          <w:sz w:val="21"/>
          <w:szCs w:val="21"/>
          <w:u w:val="single"/>
        </w:rPr>
      </w:pPr>
    </w:p>
    <w:p w14:paraId="2FC4682D" w14:textId="77777777" w:rsidR="00A475B4" w:rsidRPr="00814CC7" w:rsidRDefault="00A475B4">
      <w:pPr>
        <w:keepNext/>
        <w:widowControl/>
        <w:jc w:val="center"/>
        <w:rPr>
          <w:b/>
          <w:sz w:val="21"/>
          <w:szCs w:val="21"/>
        </w:rPr>
      </w:pPr>
      <w:r w:rsidRPr="00814CC7">
        <w:rPr>
          <w:b/>
          <w:sz w:val="21"/>
          <w:szCs w:val="21"/>
          <w:u w:val="single"/>
        </w:rPr>
        <w:t>ARTICLE XVI</w:t>
      </w:r>
      <w:r w:rsidRPr="00814CC7">
        <w:rPr>
          <w:b/>
          <w:sz w:val="21"/>
          <w:szCs w:val="21"/>
          <w:u w:val="single"/>
        </w:rPr>
        <w:fldChar w:fldCharType="begin"/>
      </w:r>
      <w:r w:rsidRPr="00814CC7">
        <w:rPr>
          <w:sz w:val="21"/>
          <w:szCs w:val="21"/>
        </w:rPr>
        <w:instrText xml:space="preserve"> TC “</w:instrText>
      </w:r>
      <w:bookmarkStart w:id="111" w:name="_Toc127886935"/>
      <w:r w:rsidRPr="00814CC7">
        <w:rPr>
          <w:b/>
          <w:sz w:val="21"/>
          <w:szCs w:val="21"/>
          <w:u w:val="single"/>
        </w:rPr>
        <w:instrText>ARTICLE XVI</w:instrText>
      </w:r>
      <w:bookmarkEnd w:id="111"/>
      <w:r w:rsidRPr="00814CC7">
        <w:rPr>
          <w:sz w:val="21"/>
          <w:szCs w:val="21"/>
        </w:rPr>
        <w:instrText xml:space="preserve">” \f C \l “1” </w:instrText>
      </w:r>
      <w:r w:rsidRPr="00814CC7">
        <w:rPr>
          <w:b/>
          <w:sz w:val="21"/>
          <w:szCs w:val="21"/>
          <w:u w:val="single"/>
        </w:rPr>
        <w:fldChar w:fldCharType="end"/>
      </w:r>
    </w:p>
    <w:p w14:paraId="1CDD61FD" w14:textId="77777777" w:rsidR="00A475B4" w:rsidRPr="00814CC7" w:rsidRDefault="00A475B4">
      <w:pPr>
        <w:keepNext/>
        <w:widowControl/>
        <w:jc w:val="center"/>
        <w:rPr>
          <w:b/>
          <w:sz w:val="21"/>
          <w:szCs w:val="21"/>
        </w:rPr>
      </w:pPr>
    </w:p>
    <w:p w14:paraId="7404E001" w14:textId="77777777" w:rsidR="00A475B4" w:rsidRPr="00814CC7" w:rsidRDefault="00A475B4">
      <w:pPr>
        <w:keepNext/>
        <w:widowControl/>
        <w:jc w:val="center"/>
        <w:rPr>
          <w:b/>
          <w:sz w:val="21"/>
          <w:szCs w:val="21"/>
        </w:rPr>
      </w:pPr>
      <w:r w:rsidRPr="00814CC7">
        <w:rPr>
          <w:b/>
          <w:sz w:val="21"/>
          <w:szCs w:val="21"/>
          <w:u w:val="single"/>
        </w:rPr>
        <w:t>RIGHT OF ACCESS</w:t>
      </w:r>
      <w:r w:rsidRPr="00814CC7">
        <w:rPr>
          <w:b/>
          <w:sz w:val="21"/>
          <w:szCs w:val="21"/>
          <w:u w:val="single"/>
        </w:rPr>
        <w:fldChar w:fldCharType="begin"/>
      </w:r>
      <w:r w:rsidRPr="00814CC7">
        <w:rPr>
          <w:sz w:val="21"/>
          <w:szCs w:val="21"/>
        </w:rPr>
        <w:instrText xml:space="preserve"> TC “</w:instrText>
      </w:r>
      <w:bookmarkStart w:id="112" w:name="_Toc127886936"/>
      <w:r w:rsidRPr="00814CC7">
        <w:rPr>
          <w:b/>
          <w:sz w:val="21"/>
          <w:szCs w:val="21"/>
          <w:u w:val="single"/>
        </w:rPr>
        <w:instrText>RIGHT OF ACCESS</w:instrText>
      </w:r>
      <w:bookmarkEnd w:id="112"/>
      <w:r w:rsidRPr="00814CC7">
        <w:rPr>
          <w:sz w:val="21"/>
          <w:szCs w:val="21"/>
        </w:rPr>
        <w:instrText xml:space="preserve">” \f C \l “2” </w:instrText>
      </w:r>
      <w:r w:rsidRPr="00814CC7">
        <w:rPr>
          <w:b/>
          <w:sz w:val="21"/>
          <w:szCs w:val="21"/>
          <w:u w:val="single"/>
        </w:rPr>
        <w:fldChar w:fldCharType="end"/>
      </w:r>
    </w:p>
    <w:p w14:paraId="7A126FEF" w14:textId="77777777" w:rsidR="00A475B4" w:rsidRPr="00814CC7" w:rsidRDefault="00A475B4">
      <w:pPr>
        <w:keepNext/>
        <w:widowControl/>
        <w:jc w:val="both"/>
        <w:rPr>
          <w:b/>
          <w:sz w:val="21"/>
          <w:szCs w:val="21"/>
        </w:rPr>
      </w:pPr>
    </w:p>
    <w:p w14:paraId="305D217B" w14:textId="77777777" w:rsidR="00A475B4" w:rsidRPr="00814CC7" w:rsidRDefault="00A475B4">
      <w:pPr>
        <w:widowControl/>
        <w:ind w:firstLine="720"/>
        <w:jc w:val="both"/>
        <w:rPr>
          <w:sz w:val="21"/>
          <w:szCs w:val="21"/>
        </w:rPr>
      </w:pPr>
      <w:r w:rsidRPr="00814CC7">
        <w:rPr>
          <w:sz w:val="21"/>
          <w:szCs w:val="21"/>
        </w:rPr>
        <w:t xml:space="preserve">Landlord, its </w:t>
      </w:r>
      <w:proofErr w:type="gramStart"/>
      <w:r w:rsidRPr="00814CC7">
        <w:rPr>
          <w:sz w:val="21"/>
          <w:szCs w:val="21"/>
        </w:rPr>
        <w:t>agents</w:t>
      </w:r>
      <w:proofErr w:type="gramEnd"/>
      <w:r w:rsidRPr="00814CC7">
        <w:rPr>
          <w:sz w:val="21"/>
          <w:szCs w:val="21"/>
        </w:rPr>
        <w:t xml:space="preserve"> and employees may, upon prior notice to Tenant (except in the event of an emergency, in which event no notice shall be required), enter upon the Premises for the purpose of: (a) inspecting the same; (b) performing any obligation of Landlord under this Lease; and (c) showing the Premises to prospective purchasers, lenders or lessees. Landlord reserves the right to erect, use, maintain and repair pipes, conduits, plumbing, vents, </w:t>
      </w:r>
      <w:proofErr w:type="gramStart"/>
      <w:r w:rsidRPr="00814CC7">
        <w:rPr>
          <w:sz w:val="21"/>
          <w:szCs w:val="21"/>
        </w:rPr>
        <w:t>ducts</w:t>
      </w:r>
      <w:proofErr w:type="gramEnd"/>
      <w:r w:rsidRPr="00814CC7">
        <w:rPr>
          <w:sz w:val="21"/>
          <w:szCs w:val="21"/>
        </w:rPr>
        <w:t xml:space="preserve"> and wires in, to, under and through the Premises to the extent that Landlord deems necessary for the proper operation and maintenance of the Shopping Center</w:t>
      </w:r>
      <w:r w:rsidR="00844493" w:rsidRPr="00814CC7">
        <w:rPr>
          <w:sz w:val="21"/>
          <w:szCs w:val="21"/>
        </w:rPr>
        <w:t xml:space="preserve"> or any space within the Development Area</w:t>
      </w:r>
      <w:r w:rsidRPr="00814CC7">
        <w:rPr>
          <w:sz w:val="21"/>
          <w:szCs w:val="21"/>
        </w:rPr>
        <w:t>. Landlord agrees to hold Tenant harmless from any damage or injury to person or property to the extent resulting from Landlord exercising its rights under this Article XVI. Landlord shall use reasonable efforts to avoid material interference with the operation of Tenant’s business within the Premises. Except in the event of an emergency, Landlord shall not enter the Premises without an employee of Tenant accompanying Landlord’s representative provided Tenant makes an employee available following Landlord’s notice to Tenant of the necessity therefor.</w:t>
      </w:r>
    </w:p>
    <w:p w14:paraId="7FDA36AF" w14:textId="77777777" w:rsidR="00A475B4" w:rsidRPr="00814CC7" w:rsidRDefault="00A475B4">
      <w:pPr>
        <w:widowControl/>
        <w:jc w:val="both"/>
        <w:rPr>
          <w:sz w:val="21"/>
          <w:szCs w:val="21"/>
        </w:rPr>
      </w:pPr>
    </w:p>
    <w:p w14:paraId="7170D0F5" w14:textId="77777777" w:rsidR="00A475B4" w:rsidRPr="00814CC7" w:rsidRDefault="00A475B4">
      <w:pPr>
        <w:keepNext/>
        <w:widowControl/>
        <w:jc w:val="center"/>
        <w:rPr>
          <w:b/>
          <w:sz w:val="21"/>
          <w:szCs w:val="21"/>
        </w:rPr>
      </w:pPr>
      <w:r w:rsidRPr="00814CC7">
        <w:rPr>
          <w:b/>
          <w:sz w:val="21"/>
          <w:szCs w:val="21"/>
          <w:u w:val="single"/>
        </w:rPr>
        <w:lastRenderedPageBreak/>
        <w:t>ARTICLE XVII</w:t>
      </w:r>
      <w:r w:rsidRPr="00814CC7">
        <w:rPr>
          <w:b/>
          <w:sz w:val="21"/>
          <w:szCs w:val="21"/>
          <w:u w:val="single"/>
        </w:rPr>
        <w:fldChar w:fldCharType="begin"/>
      </w:r>
      <w:r w:rsidRPr="00814CC7">
        <w:rPr>
          <w:sz w:val="21"/>
          <w:szCs w:val="21"/>
        </w:rPr>
        <w:instrText xml:space="preserve"> TC “</w:instrText>
      </w:r>
      <w:bookmarkStart w:id="113" w:name="_Toc127886937"/>
      <w:r w:rsidRPr="00814CC7">
        <w:rPr>
          <w:b/>
          <w:sz w:val="21"/>
          <w:szCs w:val="21"/>
          <w:u w:val="single"/>
        </w:rPr>
        <w:instrText>ARTICLE XVII</w:instrText>
      </w:r>
      <w:bookmarkEnd w:id="113"/>
      <w:r w:rsidRPr="00814CC7">
        <w:rPr>
          <w:sz w:val="21"/>
          <w:szCs w:val="21"/>
        </w:rPr>
        <w:instrText xml:space="preserve">” \f C \l “1” </w:instrText>
      </w:r>
      <w:r w:rsidRPr="00814CC7">
        <w:rPr>
          <w:b/>
          <w:sz w:val="21"/>
          <w:szCs w:val="21"/>
          <w:u w:val="single"/>
        </w:rPr>
        <w:fldChar w:fldCharType="end"/>
      </w:r>
    </w:p>
    <w:p w14:paraId="100D2ABD" w14:textId="77777777" w:rsidR="00A475B4" w:rsidRPr="00814CC7" w:rsidRDefault="00A475B4">
      <w:pPr>
        <w:keepNext/>
        <w:widowControl/>
        <w:jc w:val="center"/>
        <w:rPr>
          <w:b/>
          <w:sz w:val="21"/>
          <w:szCs w:val="21"/>
        </w:rPr>
      </w:pPr>
    </w:p>
    <w:p w14:paraId="642D3F25" w14:textId="77777777" w:rsidR="00A475B4" w:rsidRPr="00814CC7" w:rsidRDefault="00A475B4">
      <w:pPr>
        <w:keepNext/>
        <w:widowControl/>
        <w:jc w:val="center"/>
        <w:rPr>
          <w:b/>
          <w:sz w:val="21"/>
          <w:szCs w:val="21"/>
        </w:rPr>
      </w:pPr>
      <w:r w:rsidRPr="00814CC7">
        <w:rPr>
          <w:b/>
          <w:sz w:val="21"/>
          <w:szCs w:val="21"/>
          <w:u w:val="single"/>
        </w:rPr>
        <w:t>DELAYS</w:t>
      </w:r>
      <w:r w:rsidRPr="00814CC7">
        <w:rPr>
          <w:b/>
          <w:sz w:val="21"/>
          <w:szCs w:val="21"/>
          <w:u w:val="single"/>
        </w:rPr>
        <w:fldChar w:fldCharType="begin"/>
      </w:r>
      <w:r w:rsidRPr="00814CC7">
        <w:rPr>
          <w:sz w:val="21"/>
          <w:szCs w:val="21"/>
        </w:rPr>
        <w:instrText xml:space="preserve"> TC “</w:instrText>
      </w:r>
      <w:bookmarkStart w:id="114" w:name="_Toc127886938"/>
      <w:r w:rsidRPr="00814CC7">
        <w:rPr>
          <w:b/>
          <w:sz w:val="21"/>
          <w:szCs w:val="21"/>
          <w:u w:val="single"/>
        </w:rPr>
        <w:instrText>DELAYS</w:instrText>
      </w:r>
      <w:bookmarkEnd w:id="114"/>
      <w:r w:rsidRPr="00814CC7">
        <w:rPr>
          <w:sz w:val="21"/>
          <w:szCs w:val="21"/>
        </w:rPr>
        <w:instrText xml:space="preserve">” \f C \l “2” </w:instrText>
      </w:r>
      <w:r w:rsidRPr="00814CC7">
        <w:rPr>
          <w:b/>
          <w:sz w:val="21"/>
          <w:szCs w:val="21"/>
          <w:u w:val="single"/>
        </w:rPr>
        <w:fldChar w:fldCharType="end"/>
      </w:r>
    </w:p>
    <w:p w14:paraId="36DC47E8" w14:textId="77777777" w:rsidR="00A475B4" w:rsidRPr="00814CC7" w:rsidRDefault="00A475B4">
      <w:pPr>
        <w:keepNext/>
        <w:widowControl/>
        <w:jc w:val="both"/>
        <w:rPr>
          <w:b/>
          <w:sz w:val="21"/>
          <w:szCs w:val="21"/>
        </w:rPr>
      </w:pPr>
    </w:p>
    <w:p w14:paraId="3BBF647A" w14:textId="77777777" w:rsidR="00A475B4" w:rsidRPr="00814CC7" w:rsidRDefault="00A475B4">
      <w:pPr>
        <w:widowControl/>
        <w:ind w:firstLine="720"/>
        <w:jc w:val="both"/>
        <w:rPr>
          <w:sz w:val="21"/>
          <w:szCs w:val="21"/>
        </w:rPr>
      </w:pPr>
      <w:r w:rsidRPr="00814CC7">
        <w:rPr>
          <w:sz w:val="21"/>
          <w:szCs w:val="21"/>
        </w:rPr>
        <w:t xml:space="preserve">If Landlord or Tenant is delayed or prevented from performing any of their respective obligations during the Term because of strikes, lockouts, labor troubles, </w:t>
      </w:r>
      <w:r w:rsidR="005F2024" w:rsidRPr="00814CC7">
        <w:rPr>
          <w:sz w:val="21"/>
          <w:szCs w:val="21"/>
        </w:rPr>
        <w:t xml:space="preserve">acts of God, natural disasters, </w:t>
      </w:r>
      <w:r w:rsidRPr="00814CC7">
        <w:rPr>
          <w:sz w:val="21"/>
          <w:szCs w:val="21"/>
        </w:rPr>
        <w:t>inability to procure materials, failure of power, governmental restrictions or reasons of a like nature not the fault of the party delayed in performing such obligation, then the period of such delays shall be deemed added to the time herein provided for the performance of any such obligation, and the defaulting party shall not be liable for losses or damages caused by such delays; provided, however, that this Article shall not apply to the payment of any sums of money required to be paid by Tenant hereunder or any obligation of Landlord or Tenant that can be satisfied by the payment of money.</w:t>
      </w:r>
    </w:p>
    <w:p w14:paraId="387E63F4" w14:textId="77777777" w:rsidR="00A475B4" w:rsidRPr="00814CC7" w:rsidRDefault="00A475B4">
      <w:pPr>
        <w:widowControl/>
        <w:jc w:val="both"/>
        <w:rPr>
          <w:sz w:val="21"/>
          <w:szCs w:val="21"/>
        </w:rPr>
      </w:pPr>
    </w:p>
    <w:p w14:paraId="63CD53FE" w14:textId="77777777" w:rsidR="00A475B4" w:rsidRPr="00814CC7" w:rsidRDefault="00A475B4">
      <w:pPr>
        <w:keepNext/>
        <w:widowControl/>
        <w:jc w:val="center"/>
        <w:rPr>
          <w:b/>
          <w:sz w:val="21"/>
          <w:szCs w:val="21"/>
        </w:rPr>
      </w:pPr>
      <w:r w:rsidRPr="00814CC7">
        <w:rPr>
          <w:b/>
          <w:sz w:val="21"/>
          <w:szCs w:val="21"/>
          <w:u w:val="single"/>
        </w:rPr>
        <w:t>ARTICLE XVIII</w:t>
      </w:r>
      <w:r w:rsidRPr="00814CC7">
        <w:rPr>
          <w:b/>
          <w:sz w:val="21"/>
          <w:szCs w:val="21"/>
          <w:u w:val="single"/>
        </w:rPr>
        <w:fldChar w:fldCharType="begin"/>
      </w:r>
      <w:r w:rsidRPr="00814CC7">
        <w:rPr>
          <w:sz w:val="21"/>
          <w:szCs w:val="21"/>
        </w:rPr>
        <w:instrText xml:space="preserve"> TC “</w:instrText>
      </w:r>
      <w:bookmarkStart w:id="115" w:name="_Toc127886939"/>
      <w:r w:rsidRPr="00814CC7">
        <w:rPr>
          <w:b/>
          <w:sz w:val="21"/>
          <w:szCs w:val="21"/>
          <w:u w:val="single"/>
        </w:rPr>
        <w:instrText>ARTICLE XVIII</w:instrText>
      </w:r>
      <w:bookmarkEnd w:id="115"/>
      <w:r w:rsidRPr="00814CC7">
        <w:rPr>
          <w:sz w:val="21"/>
          <w:szCs w:val="21"/>
        </w:rPr>
        <w:instrText xml:space="preserve">” \f C \l “1” </w:instrText>
      </w:r>
      <w:r w:rsidRPr="00814CC7">
        <w:rPr>
          <w:b/>
          <w:sz w:val="21"/>
          <w:szCs w:val="21"/>
          <w:u w:val="single"/>
        </w:rPr>
        <w:fldChar w:fldCharType="end"/>
      </w:r>
    </w:p>
    <w:p w14:paraId="571C14A2" w14:textId="77777777" w:rsidR="00A475B4" w:rsidRPr="00814CC7" w:rsidRDefault="00A475B4">
      <w:pPr>
        <w:keepNext/>
        <w:widowControl/>
        <w:jc w:val="center"/>
        <w:rPr>
          <w:b/>
          <w:sz w:val="21"/>
          <w:szCs w:val="21"/>
        </w:rPr>
      </w:pPr>
    </w:p>
    <w:p w14:paraId="6B507120" w14:textId="77777777" w:rsidR="00A475B4" w:rsidRPr="00814CC7" w:rsidRDefault="00A475B4">
      <w:pPr>
        <w:keepNext/>
        <w:widowControl/>
        <w:jc w:val="center"/>
        <w:rPr>
          <w:b/>
          <w:sz w:val="21"/>
          <w:szCs w:val="21"/>
        </w:rPr>
      </w:pPr>
      <w:r w:rsidRPr="00814CC7">
        <w:rPr>
          <w:b/>
          <w:sz w:val="21"/>
          <w:szCs w:val="21"/>
          <w:u w:val="single"/>
        </w:rPr>
        <w:t>END OF TERM</w:t>
      </w:r>
      <w:r w:rsidRPr="00814CC7">
        <w:rPr>
          <w:b/>
          <w:sz w:val="21"/>
          <w:szCs w:val="21"/>
          <w:u w:val="single"/>
        </w:rPr>
        <w:fldChar w:fldCharType="begin"/>
      </w:r>
      <w:r w:rsidRPr="00814CC7">
        <w:rPr>
          <w:sz w:val="21"/>
          <w:szCs w:val="21"/>
        </w:rPr>
        <w:instrText xml:space="preserve"> TC “</w:instrText>
      </w:r>
      <w:bookmarkStart w:id="116" w:name="_Toc127886940"/>
      <w:r w:rsidRPr="00814CC7">
        <w:rPr>
          <w:b/>
          <w:sz w:val="21"/>
          <w:szCs w:val="21"/>
          <w:u w:val="single"/>
        </w:rPr>
        <w:instrText>END OF TERM</w:instrText>
      </w:r>
      <w:bookmarkEnd w:id="116"/>
      <w:r w:rsidRPr="00814CC7">
        <w:rPr>
          <w:sz w:val="21"/>
          <w:szCs w:val="21"/>
        </w:rPr>
        <w:instrText xml:space="preserve">” \f C \l “2” </w:instrText>
      </w:r>
      <w:r w:rsidRPr="00814CC7">
        <w:rPr>
          <w:b/>
          <w:sz w:val="21"/>
          <w:szCs w:val="21"/>
          <w:u w:val="single"/>
        </w:rPr>
        <w:fldChar w:fldCharType="end"/>
      </w:r>
    </w:p>
    <w:p w14:paraId="0810D682" w14:textId="77777777" w:rsidR="00A475B4" w:rsidRPr="00814CC7" w:rsidRDefault="00A475B4">
      <w:pPr>
        <w:keepNext/>
        <w:widowControl/>
        <w:jc w:val="both"/>
        <w:rPr>
          <w:b/>
          <w:sz w:val="21"/>
          <w:szCs w:val="21"/>
        </w:rPr>
      </w:pPr>
    </w:p>
    <w:p w14:paraId="0901F2B3" w14:textId="77777777" w:rsidR="00A475B4" w:rsidRPr="00814CC7" w:rsidRDefault="00A475B4">
      <w:pPr>
        <w:widowControl/>
        <w:ind w:firstLine="720"/>
        <w:jc w:val="both"/>
        <w:rPr>
          <w:sz w:val="21"/>
          <w:szCs w:val="21"/>
        </w:rPr>
      </w:pPr>
      <w:r w:rsidRPr="00814CC7">
        <w:rPr>
          <w:sz w:val="21"/>
          <w:szCs w:val="21"/>
        </w:rPr>
        <w:t xml:space="preserve">Section 18.1. </w:t>
      </w:r>
      <w:r w:rsidRPr="00814CC7">
        <w:rPr>
          <w:b/>
          <w:sz w:val="21"/>
          <w:szCs w:val="21"/>
          <w:u w:val="single"/>
        </w:rPr>
        <w:t>Return of Premises</w:t>
      </w:r>
      <w:r w:rsidRPr="00814CC7">
        <w:rPr>
          <w:b/>
          <w:sz w:val="21"/>
          <w:szCs w:val="21"/>
          <w:u w:val="single"/>
        </w:rPr>
        <w:fldChar w:fldCharType="begin"/>
      </w:r>
      <w:r w:rsidRPr="00814CC7">
        <w:rPr>
          <w:sz w:val="21"/>
          <w:szCs w:val="21"/>
        </w:rPr>
        <w:instrText xml:space="preserve"> TC “</w:instrText>
      </w:r>
      <w:bookmarkStart w:id="117" w:name="_Toc127886941"/>
      <w:r w:rsidRPr="00814CC7">
        <w:rPr>
          <w:sz w:val="21"/>
          <w:szCs w:val="21"/>
        </w:rPr>
        <w:instrText xml:space="preserve">Section 18.1. </w:instrText>
      </w:r>
      <w:r w:rsidRPr="004772DC">
        <w:rPr>
          <w:b/>
          <w:sz w:val="21"/>
          <w:szCs w:val="21"/>
        </w:rPr>
        <w:instrText>Return of Premises</w:instrText>
      </w:r>
      <w:bookmarkEnd w:id="117"/>
      <w:r w:rsidRPr="00814CC7">
        <w:rPr>
          <w:sz w:val="21"/>
          <w:szCs w:val="21"/>
        </w:rPr>
        <w:instrText xml:space="preserve">” \f C \l “3” </w:instrText>
      </w:r>
      <w:r w:rsidRPr="00814CC7">
        <w:rPr>
          <w:b/>
          <w:sz w:val="21"/>
          <w:szCs w:val="21"/>
          <w:u w:val="single"/>
        </w:rPr>
        <w:fldChar w:fldCharType="end"/>
      </w:r>
      <w:r w:rsidRPr="00814CC7">
        <w:rPr>
          <w:sz w:val="21"/>
          <w:szCs w:val="21"/>
        </w:rPr>
        <w:t>. Upon the expiration or sooner termination of the Term, Tenant shall surrender to Landlord the Premises in accordance with the terms of this Lease and in a broom-clean condition, in good order, condition and repair, ordinary wear and tear excepted, and shall surrender to Landlord all keys to the Premises. Subject to the provisions of Section 4.5 above, Tenant, at its expense, shall promptly remove all personal property of Tenant, repair all damage to the Premises caused by such removal and restore the Premises to the condition that existed prior to the installation of the property so removed. Any personal property of Tenant not removed within ten (10) days following the expiration or earlier termination of this Lease shall be deemed to have been abandoned by Tenant and shall, at Landlord’s option, become the property of Landlord, and may be retained or disposed of by Landlord, as Landlord shall desire. Tenant’s obligation to observe or perform the covenants set forth in this Section shall survive the termination of this Lease.</w:t>
      </w:r>
    </w:p>
    <w:p w14:paraId="2AC87CB8" w14:textId="77777777" w:rsidR="00A475B4" w:rsidRPr="00814CC7" w:rsidRDefault="00A475B4">
      <w:pPr>
        <w:widowControl/>
        <w:jc w:val="both"/>
        <w:rPr>
          <w:sz w:val="21"/>
          <w:szCs w:val="21"/>
        </w:rPr>
      </w:pPr>
    </w:p>
    <w:p w14:paraId="68656174" w14:textId="77777777" w:rsidR="00A475B4" w:rsidRPr="00814CC7" w:rsidRDefault="00A475B4">
      <w:pPr>
        <w:widowControl/>
        <w:ind w:firstLine="720"/>
        <w:jc w:val="both"/>
        <w:rPr>
          <w:sz w:val="21"/>
          <w:szCs w:val="21"/>
        </w:rPr>
      </w:pPr>
      <w:r w:rsidRPr="00814CC7">
        <w:rPr>
          <w:sz w:val="21"/>
          <w:szCs w:val="21"/>
        </w:rPr>
        <w:t xml:space="preserve">Section 18.2. </w:t>
      </w:r>
      <w:r w:rsidRPr="00814CC7">
        <w:rPr>
          <w:b/>
          <w:sz w:val="21"/>
          <w:szCs w:val="21"/>
          <w:u w:val="single"/>
        </w:rPr>
        <w:t>Holding Over</w:t>
      </w:r>
      <w:r w:rsidRPr="00814CC7">
        <w:rPr>
          <w:b/>
          <w:sz w:val="21"/>
          <w:szCs w:val="21"/>
          <w:u w:val="single"/>
        </w:rPr>
        <w:fldChar w:fldCharType="begin"/>
      </w:r>
      <w:r w:rsidRPr="00814CC7">
        <w:rPr>
          <w:sz w:val="21"/>
          <w:szCs w:val="21"/>
        </w:rPr>
        <w:instrText xml:space="preserve"> TC “</w:instrText>
      </w:r>
      <w:bookmarkStart w:id="118" w:name="_Toc127886942"/>
      <w:r w:rsidRPr="00814CC7">
        <w:rPr>
          <w:sz w:val="21"/>
          <w:szCs w:val="21"/>
        </w:rPr>
        <w:instrText xml:space="preserve">Section 18.2. </w:instrText>
      </w:r>
      <w:r w:rsidRPr="004772DC">
        <w:rPr>
          <w:b/>
          <w:sz w:val="21"/>
          <w:szCs w:val="21"/>
        </w:rPr>
        <w:instrText>Holding Over</w:instrText>
      </w:r>
      <w:bookmarkEnd w:id="11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Tenant shall hold possession of the Premises after the expiration or termination of this Lease, at Landlord’s option (a) Tenant shall be deemed to be occupying the Premises as a tenant from month-to-month, at one hundred fifty percent (150%) of the Minimum Rent and other charges in effect during the last Lease Year immediately preceding such holdover and otherwise subject to all of the terms, covenants and conditions of this Lease; or (b) Landlord may exercise any other remedies it has under this Lease or at law or in equity including an action for wrongfully holding over. No extension or renewal of this Lease shall be deemed to have occurred by any holding over.</w:t>
      </w:r>
    </w:p>
    <w:p w14:paraId="14588B57" w14:textId="77777777" w:rsidR="00A475B4" w:rsidRPr="00814CC7" w:rsidRDefault="00A475B4">
      <w:pPr>
        <w:widowControl/>
        <w:jc w:val="both"/>
        <w:rPr>
          <w:sz w:val="21"/>
          <w:szCs w:val="21"/>
        </w:rPr>
      </w:pPr>
    </w:p>
    <w:p w14:paraId="23E6472C" w14:textId="77777777" w:rsidR="00A475B4" w:rsidRPr="00814CC7" w:rsidRDefault="00A475B4">
      <w:pPr>
        <w:keepNext/>
        <w:widowControl/>
        <w:jc w:val="center"/>
        <w:rPr>
          <w:b/>
          <w:sz w:val="21"/>
          <w:szCs w:val="21"/>
        </w:rPr>
      </w:pPr>
      <w:r w:rsidRPr="00814CC7">
        <w:rPr>
          <w:b/>
          <w:sz w:val="21"/>
          <w:szCs w:val="21"/>
          <w:u w:val="single"/>
        </w:rPr>
        <w:t>ARTICLE XIX</w:t>
      </w:r>
      <w:r w:rsidRPr="00814CC7">
        <w:rPr>
          <w:b/>
          <w:sz w:val="21"/>
          <w:szCs w:val="21"/>
          <w:u w:val="single"/>
        </w:rPr>
        <w:fldChar w:fldCharType="begin"/>
      </w:r>
      <w:r w:rsidRPr="00814CC7">
        <w:rPr>
          <w:sz w:val="21"/>
          <w:szCs w:val="21"/>
        </w:rPr>
        <w:instrText xml:space="preserve"> TC “</w:instrText>
      </w:r>
      <w:bookmarkStart w:id="119" w:name="_Toc127886943"/>
      <w:r w:rsidRPr="00814CC7">
        <w:rPr>
          <w:b/>
          <w:sz w:val="21"/>
          <w:szCs w:val="21"/>
          <w:u w:val="single"/>
        </w:rPr>
        <w:instrText>ARTICLE XIX</w:instrText>
      </w:r>
      <w:bookmarkEnd w:id="119"/>
      <w:r w:rsidRPr="00814CC7">
        <w:rPr>
          <w:sz w:val="21"/>
          <w:szCs w:val="21"/>
        </w:rPr>
        <w:instrText xml:space="preserve">” \f C \l “1” </w:instrText>
      </w:r>
      <w:r w:rsidRPr="00814CC7">
        <w:rPr>
          <w:b/>
          <w:sz w:val="21"/>
          <w:szCs w:val="21"/>
          <w:u w:val="single"/>
        </w:rPr>
        <w:fldChar w:fldCharType="end"/>
      </w:r>
    </w:p>
    <w:p w14:paraId="54453029" w14:textId="77777777" w:rsidR="00A475B4" w:rsidRPr="00814CC7" w:rsidRDefault="00A475B4">
      <w:pPr>
        <w:keepNext/>
        <w:widowControl/>
        <w:jc w:val="both"/>
        <w:rPr>
          <w:b/>
          <w:sz w:val="21"/>
          <w:szCs w:val="21"/>
        </w:rPr>
      </w:pPr>
    </w:p>
    <w:p w14:paraId="7D55722D" w14:textId="77777777" w:rsidR="00A475B4" w:rsidRPr="00814CC7" w:rsidRDefault="00A475B4">
      <w:pPr>
        <w:keepNext/>
        <w:widowControl/>
        <w:jc w:val="center"/>
        <w:rPr>
          <w:b/>
          <w:sz w:val="21"/>
          <w:szCs w:val="21"/>
        </w:rPr>
      </w:pPr>
      <w:r w:rsidRPr="00814CC7">
        <w:rPr>
          <w:b/>
          <w:sz w:val="21"/>
          <w:szCs w:val="21"/>
          <w:u w:val="single"/>
        </w:rPr>
        <w:t>COVENANT OF QUIET ENJOYMENT</w:t>
      </w:r>
      <w:r w:rsidRPr="00814CC7">
        <w:rPr>
          <w:b/>
          <w:sz w:val="21"/>
          <w:szCs w:val="21"/>
          <w:u w:val="single"/>
        </w:rPr>
        <w:fldChar w:fldCharType="begin"/>
      </w:r>
      <w:r w:rsidRPr="00814CC7">
        <w:rPr>
          <w:sz w:val="21"/>
          <w:szCs w:val="21"/>
        </w:rPr>
        <w:instrText xml:space="preserve"> TC “</w:instrText>
      </w:r>
      <w:bookmarkStart w:id="120" w:name="_Toc127886944"/>
      <w:r w:rsidRPr="00814CC7">
        <w:rPr>
          <w:b/>
          <w:sz w:val="21"/>
          <w:szCs w:val="21"/>
          <w:u w:val="single"/>
        </w:rPr>
        <w:instrText>COVENANT OF QUIET ENJOYMENT</w:instrText>
      </w:r>
      <w:bookmarkEnd w:id="120"/>
      <w:r w:rsidRPr="00814CC7">
        <w:rPr>
          <w:sz w:val="21"/>
          <w:szCs w:val="21"/>
        </w:rPr>
        <w:instrText xml:space="preserve">” \f C \l “2” </w:instrText>
      </w:r>
      <w:r w:rsidRPr="00814CC7">
        <w:rPr>
          <w:b/>
          <w:sz w:val="21"/>
          <w:szCs w:val="21"/>
          <w:u w:val="single"/>
        </w:rPr>
        <w:fldChar w:fldCharType="end"/>
      </w:r>
    </w:p>
    <w:p w14:paraId="520A2E05" w14:textId="77777777" w:rsidR="00A475B4" w:rsidRPr="00814CC7" w:rsidRDefault="00A475B4">
      <w:pPr>
        <w:keepNext/>
        <w:widowControl/>
        <w:jc w:val="both"/>
        <w:rPr>
          <w:b/>
          <w:sz w:val="21"/>
          <w:szCs w:val="21"/>
        </w:rPr>
      </w:pPr>
    </w:p>
    <w:p w14:paraId="6B945174" w14:textId="77777777" w:rsidR="00A475B4" w:rsidRPr="00814CC7" w:rsidRDefault="00A475B4">
      <w:pPr>
        <w:widowControl/>
        <w:ind w:firstLine="720"/>
        <w:jc w:val="both"/>
        <w:rPr>
          <w:sz w:val="21"/>
          <w:szCs w:val="21"/>
        </w:rPr>
      </w:pPr>
      <w:r w:rsidRPr="00814CC7">
        <w:rPr>
          <w:sz w:val="21"/>
          <w:szCs w:val="21"/>
        </w:rPr>
        <w:t xml:space="preserve">Landlord covenants that, so long as Tenant pays the rent and all other charges and performs all of its obligations provided for herein, Tenant shall at all times during the Term peaceably have, </w:t>
      </w:r>
      <w:proofErr w:type="gramStart"/>
      <w:r w:rsidRPr="00814CC7">
        <w:rPr>
          <w:sz w:val="21"/>
          <w:szCs w:val="21"/>
        </w:rPr>
        <w:t>hold</w:t>
      </w:r>
      <w:proofErr w:type="gramEnd"/>
      <w:r w:rsidRPr="00814CC7">
        <w:rPr>
          <w:sz w:val="21"/>
          <w:szCs w:val="21"/>
        </w:rPr>
        <w:t xml:space="preserve"> and enjoy the Premises, without any interruption or disturbance from Landlord or anyone lawfully or equitably claiming through or under Landlord, subject to the terms hereof.</w:t>
      </w:r>
    </w:p>
    <w:p w14:paraId="3405AE9A" w14:textId="77777777" w:rsidR="00A475B4" w:rsidRPr="00814CC7" w:rsidRDefault="00A475B4">
      <w:pPr>
        <w:widowControl/>
        <w:jc w:val="both"/>
        <w:rPr>
          <w:sz w:val="21"/>
          <w:szCs w:val="21"/>
        </w:rPr>
      </w:pPr>
    </w:p>
    <w:p w14:paraId="59080D4E" w14:textId="77777777" w:rsidR="00A475B4" w:rsidRPr="00814CC7" w:rsidRDefault="00A475B4">
      <w:pPr>
        <w:keepNext/>
        <w:widowControl/>
        <w:jc w:val="center"/>
        <w:rPr>
          <w:b/>
          <w:sz w:val="21"/>
          <w:szCs w:val="21"/>
        </w:rPr>
      </w:pPr>
      <w:r w:rsidRPr="00814CC7">
        <w:rPr>
          <w:b/>
          <w:sz w:val="21"/>
          <w:szCs w:val="21"/>
          <w:u w:val="single"/>
        </w:rPr>
        <w:t>ARTICLE XX</w:t>
      </w:r>
      <w:r w:rsidRPr="00814CC7">
        <w:rPr>
          <w:b/>
          <w:sz w:val="21"/>
          <w:szCs w:val="21"/>
          <w:u w:val="single"/>
        </w:rPr>
        <w:fldChar w:fldCharType="begin"/>
      </w:r>
      <w:r w:rsidRPr="00814CC7">
        <w:rPr>
          <w:sz w:val="21"/>
          <w:szCs w:val="21"/>
        </w:rPr>
        <w:instrText xml:space="preserve"> TC “</w:instrText>
      </w:r>
      <w:bookmarkStart w:id="121" w:name="_Toc127886945"/>
      <w:r w:rsidRPr="00814CC7">
        <w:rPr>
          <w:b/>
          <w:sz w:val="21"/>
          <w:szCs w:val="21"/>
          <w:u w:val="single"/>
        </w:rPr>
        <w:instrText>ARTICLE XX</w:instrText>
      </w:r>
      <w:bookmarkEnd w:id="121"/>
      <w:r w:rsidRPr="00814CC7">
        <w:rPr>
          <w:sz w:val="21"/>
          <w:szCs w:val="21"/>
        </w:rPr>
        <w:instrText xml:space="preserve">” \f C \l “1” </w:instrText>
      </w:r>
      <w:r w:rsidRPr="00814CC7">
        <w:rPr>
          <w:b/>
          <w:sz w:val="21"/>
          <w:szCs w:val="21"/>
          <w:u w:val="single"/>
        </w:rPr>
        <w:fldChar w:fldCharType="end"/>
      </w:r>
    </w:p>
    <w:p w14:paraId="24F34E7E" w14:textId="77777777" w:rsidR="00A475B4" w:rsidRPr="00814CC7" w:rsidRDefault="00A475B4">
      <w:pPr>
        <w:keepNext/>
        <w:widowControl/>
        <w:jc w:val="center"/>
        <w:rPr>
          <w:b/>
          <w:sz w:val="21"/>
          <w:szCs w:val="21"/>
        </w:rPr>
      </w:pPr>
    </w:p>
    <w:p w14:paraId="2516F37E" w14:textId="77777777" w:rsidR="00A475B4" w:rsidRPr="00814CC7" w:rsidRDefault="00A475B4">
      <w:pPr>
        <w:keepNext/>
        <w:widowControl/>
        <w:jc w:val="center"/>
        <w:rPr>
          <w:b/>
          <w:sz w:val="21"/>
          <w:szCs w:val="21"/>
        </w:rPr>
      </w:pP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122" w:name="_Toc127886946"/>
      <w:r w:rsidRPr="00814CC7">
        <w:rPr>
          <w:b/>
          <w:sz w:val="21"/>
          <w:szCs w:val="21"/>
          <w:u w:val="single"/>
        </w:rPr>
        <w:instrText>UTILITIES</w:instrText>
      </w:r>
      <w:bookmarkEnd w:id="122"/>
      <w:r w:rsidRPr="00814CC7">
        <w:rPr>
          <w:sz w:val="21"/>
          <w:szCs w:val="21"/>
        </w:rPr>
        <w:instrText xml:space="preserve">” \f C \l “2” </w:instrText>
      </w:r>
      <w:r w:rsidRPr="00814CC7">
        <w:rPr>
          <w:b/>
          <w:sz w:val="21"/>
          <w:szCs w:val="21"/>
          <w:u w:val="single"/>
        </w:rPr>
        <w:fldChar w:fldCharType="end"/>
      </w:r>
    </w:p>
    <w:p w14:paraId="7C87F9B1" w14:textId="77777777" w:rsidR="00A475B4" w:rsidRPr="00814CC7" w:rsidRDefault="00A475B4">
      <w:pPr>
        <w:keepNext/>
        <w:widowControl/>
        <w:jc w:val="both"/>
        <w:rPr>
          <w:b/>
          <w:sz w:val="21"/>
          <w:szCs w:val="21"/>
        </w:rPr>
      </w:pPr>
    </w:p>
    <w:p w14:paraId="0783021A" w14:textId="77777777" w:rsidR="00A475B4" w:rsidRPr="00814CC7" w:rsidRDefault="00A475B4">
      <w:pPr>
        <w:widowControl/>
        <w:ind w:firstLine="720"/>
        <w:jc w:val="both"/>
        <w:rPr>
          <w:sz w:val="21"/>
          <w:szCs w:val="21"/>
        </w:rPr>
      </w:pPr>
      <w:r w:rsidRPr="00814CC7">
        <w:rPr>
          <w:sz w:val="21"/>
          <w:szCs w:val="21"/>
        </w:rPr>
        <w:t xml:space="preserve">Section 20.1. </w:t>
      </w:r>
      <w:r w:rsidRPr="00814CC7">
        <w:rPr>
          <w:b/>
          <w:sz w:val="21"/>
          <w:szCs w:val="21"/>
          <w:u w:val="single"/>
        </w:rPr>
        <w:t>Utilities</w:t>
      </w:r>
      <w:r w:rsidRPr="00814CC7">
        <w:rPr>
          <w:b/>
          <w:sz w:val="21"/>
          <w:szCs w:val="21"/>
          <w:u w:val="single"/>
        </w:rPr>
        <w:fldChar w:fldCharType="begin"/>
      </w:r>
      <w:r w:rsidRPr="00814CC7">
        <w:rPr>
          <w:sz w:val="21"/>
          <w:szCs w:val="21"/>
        </w:rPr>
        <w:instrText xml:space="preserve"> TC “</w:instrText>
      </w:r>
      <w:bookmarkStart w:id="123" w:name="_Toc127886947"/>
      <w:r w:rsidRPr="00814CC7">
        <w:rPr>
          <w:sz w:val="21"/>
          <w:szCs w:val="21"/>
        </w:rPr>
        <w:instrText xml:space="preserve">Section 20.1. </w:instrText>
      </w:r>
      <w:r w:rsidRPr="004772DC">
        <w:rPr>
          <w:b/>
          <w:sz w:val="21"/>
          <w:szCs w:val="21"/>
        </w:rPr>
        <w:instrText>Utilities</w:instrText>
      </w:r>
      <w:bookmarkEnd w:id="123"/>
      <w:r w:rsidRPr="00814CC7">
        <w:rPr>
          <w:sz w:val="21"/>
          <w:szCs w:val="21"/>
        </w:rPr>
        <w:instrText xml:space="preserve">” \f C \l “3” </w:instrText>
      </w:r>
      <w:r w:rsidRPr="00814CC7">
        <w:rPr>
          <w:b/>
          <w:sz w:val="21"/>
          <w:szCs w:val="21"/>
          <w:u w:val="single"/>
        </w:rPr>
        <w:fldChar w:fldCharType="end"/>
      </w:r>
      <w:r w:rsidRPr="00814CC7">
        <w:rPr>
          <w:b/>
          <w:sz w:val="21"/>
          <w:szCs w:val="21"/>
          <w:u w:val="single"/>
        </w:rPr>
        <w:t>.</w:t>
      </w:r>
      <w:r w:rsidRPr="00814CC7">
        <w:rPr>
          <w:sz w:val="21"/>
          <w:szCs w:val="21"/>
        </w:rPr>
        <w:t xml:space="preserve"> Tenant agrees to connect to and use the utilities supplied to the Premises in accordance with Landlord’s </w:t>
      </w:r>
      <w:r w:rsidR="0072423C" w:rsidRPr="00814CC7">
        <w:rPr>
          <w:sz w:val="21"/>
          <w:szCs w:val="21"/>
        </w:rPr>
        <w:t>Design Manual</w:t>
      </w:r>
      <w:r w:rsidRPr="00814CC7">
        <w:rPr>
          <w:sz w:val="21"/>
          <w:szCs w:val="21"/>
        </w:rPr>
        <w:t xml:space="preserve">. Tenant shall be solely responsible for and promptly pay all costs and charges, including installation thereof </w:t>
      </w:r>
      <w:r w:rsidR="00B47ED0" w:rsidRPr="00814CC7">
        <w:rPr>
          <w:sz w:val="21"/>
          <w:szCs w:val="21"/>
        </w:rPr>
        <w:t xml:space="preserve">and all impact and tap-in </w:t>
      </w:r>
      <w:r w:rsidR="00B47ED0" w:rsidRPr="00814CC7">
        <w:rPr>
          <w:sz w:val="21"/>
          <w:szCs w:val="21"/>
        </w:rPr>
        <w:lastRenderedPageBreak/>
        <w:t xml:space="preserve">fees </w:t>
      </w:r>
      <w:r w:rsidRPr="00814CC7">
        <w:rPr>
          <w:sz w:val="21"/>
          <w:szCs w:val="21"/>
        </w:rPr>
        <w:t xml:space="preserve">where applicable, for all utilities provided or used in or at the Premises, commencing with the delivery of possession date and continuing throughout the Term. If Landlord elects to supply any of the utilities to the Premises, Tenant agrees to pay for same as </w:t>
      </w:r>
      <w:r w:rsidR="003E2472">
        <w:rPr>
          <w:sz w:val="21"/>
          <w:szCs w:val="21"/>
        </w:rPr>
        <w:t>Additional Rent</w:t>
      </w:r>
      <w:r w:rsidRPr="00814CC7">
        <w:rPr>
          <w:sz w:val="21"/>
          <w:szCs w:val="21"/>
        </w:rPr>
        <w:t xml:space="preserve"> in accordance with the terms of this Article XX. Landlord shall not be liable to Tenant for any loss, </w:t>
      </w:r>
      <w:proofErr w:type="gramStart"/>
      <w:r w:rsidRPr="00814CC7">
        <w:rPr>
          <w:sz w:val="21"/>
          <w:szCs w:val="21"/>
        </w:rPr>
        <w:t>damage</w:t>
      </w:r>
      <w:proofErr w:type="gramEnd"/>
      <w:r w:rsidRPr="00814CC7">
        <w:rPr>
          <w:sz w:val="21"/>
          <w:szCs w:val="21"/>
        </w:rPr>
        <w:t xml:space="preserve"> or expense which Tenant may sustain if the utilities or the quality or character of utilities used upon or furnished to the Premises are no longer available or suitable for Tenant’s requirements, or if the supply of any such utility ceases or is interrupted as a result of any cause, and no such change, interruption or cessation of service shall constitute an eviction of Tenant. Any furnishing by Landlord of light, condenser water, heat, air conditioning or power shall be conditioned upon the availability of adequate energy sources.</w:t>
      </w:r>
    </w:p>
    <w:p w14:paraId="47F44A3B" w14:textId="77777777" w:rsidR="00A475B4" w:rsidRPr="00814CC7" w:rsidRDefault="00A475B4">
      <w:pPr>
        <w:widowControl/>
        <w:jc w:val="both"/>
        <w:rPr>
          <w:sz w:val="21"/>
          <w:szCs w:val="21"/>
        </w:rPr>
      </w:pPr>
    </w:p>
    <w:p w14:paraId="01D0886A" w14:textId="77777777" w:rsidR="005B3F14" w:rsidRPr="00124FF0" w:rsidRDefault="00A475B4" w:rsidP="00B237C7">
      <w:pPr>
        <w:widowControl/>
        <w:spacing w:after="240"/>
        <w:ind w:firstLine="720"/>
        <w:jc w:val="both"/>
        <w:rPr>
          <w:sz w:val="21"/>
          <w:szCs w:val="21"/>
        </w:rPr>
      </w:pPr>
      <w:r w:rsidRPr="00814CC7">
        <w:rPr>
          <w:sz w:val="21"/>
          <w:szCs w:val="21"/>
        </w:rPr>
        <w:t xml:space="preserve">Section 20.2. </w:t>
      </w:r>
      <w:r w:rsidRPr="00814CC7">
        <w:rPr>
          <w:b/>
          <w:sz w:val="21"/>
          <w:szCs w:val="21"/>
          <w:u w:val="single"/>
        </w:rPr>
        <w:t>Trash and Garbage Removal</w:t>
      </w:r>
      <w:r w:rsidRPr="00814CC7">
        <w:rPr>
          <w:b/>
          <w:sz w:val="21"/>
          <w:szCs w:val="21"/>
          <w:u w:val="single"/>
        </w:rPr>
        <w:fldChar w:fldCharType="begin"/>
      </w:r>
      <w:r w:rsidRPr="00814CC7">
        <w:rPr>
          <w:sz w:val="21"/>
          <w:szCs w:val="21"/>
        </w:rPr>
        <w:instrText xml:space="preserve"> TC “</w:instrText>
      </w:r>
      <w:bookmarkStart w:id="124" w:name="_Toc127886948"/>
      <w:r w:rsidRPr="00814CC7">
        <w:rPr>
          <w:sz w:val="21"/>
          <w:szCs w:val="21"/>
        </w:rPr>
        <w:instrText xml:space="preserve">Section 20.2. </w:instrText>
      </w:r>
      <w:r w:rsidRPr="004772DC">
        <w:rPr>
          <w:b/>
          <w:sz w:val="21"/>
          <w:szCs w:val="21"/>
        </w:rPr>
        <w:instrText>Trash and Garbage Removal</w:instrText>
      </w:r>
      <w:bookmarkEnd w:id="12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p>
    <w:p w14:paraId="380DE8DB" w14:textId="53647C53" w:rsidR="005E15D5" w:rsidRDefault="00B01BC2" w:rsidP="005E15D5">
      <w:pPr>
        <w:widowControl/>
        <w:numPr>
          <w:ilvl w:val="0"/>
          <w:numId w:val="24"/>
        </w:numPr>
        <w:spacing w:after="240"/>
        <w:ind w:left="0" w:firstLine="720"/>
        <w:jc w:val="both"/>
        <w:rPr>
          <w:sz w:val="21"/>
          <w:szCs w:val="21"/>
        </w:rPr>
      </w:pPr>
      <w:r w:rsidRPr="00814CC7">
        <w:rPr>
          <w:sz w:val="21"/>
          <w:szCs w:val="21"/>
        </w:rPr>
        <w:t>Tenant</w:t>
      </w:r>
      <w:r w:rsidRPr="00814CC7">
        <w:rPr>
          <w:b/>
          <w:sz w:val="21"/>
          <w:szCs w:val="21"/>
        </w:rPr>
        <w:t xml:space="preserve"> </w:t>
      </w:r>
      <w:r w:rsidRPr="00814CC7">
        <w:rPr>
          <w:sz w:val="21"/>
          <w:szCs w:val="21"/>
        </w:rPr>
        <w:t>shall be solely responsible for trash and garbage removal from the Premises, including the placing of all trash and garbage in containers provided by Landlord for such purpose.  If Landlord elects to furnish such service to the tenants in the Shopping Center, Tenant agrees to use only the service provided by Landlord and to pay for such service (including the cost of leasing containers</w:t>
      </w:r>
      <w:r>
        <w:rPr>
          <w:sz w:val="21"/>
          <w:szCs w:val="21"/>
        </w:rPr>
        <w:t xml:space="preserve">, the cost of cleaning in and around the containers, and </w:t>
      </w:r>
      <w:r w:rsidRPr="00814CC7">
        <w:rPr>
          <w:sz w:val="21"/>
          <w:szCs w:val="21"/>
        </w:rPr>
        <w:t xml:space="preserve">the cost of removal) monthly, as </w:t>
      </w:r>
      <w:r w:rsidR="003E2472">
        <w:rPr>
          <w:sz w:val="21"/>
          <w:szCs w:val="21"/>
        </w:rPr>
        <w:t>Additional Rent</w:t>
      </w:r>
      <w:r w:rsidRPr="00814CC7">
        <w:rPr>
          <w:sz w:val="21"/>
          <w:szCs w:val="21"/>
        </w:rPr>
        <w:t xml:space="preserve">, together with an administrative fee equal to </w:t>
      </w:r>
      <w:r>
        <w:rPr>
          <w:sz w:val="21"/>
          <w:szCs w:val="21"/>
        </w:rPr>
        <w:t xml:space="preserve">ten </w:t>
      </w:r>
      <w:r w:rsidRPr="00814CC7">
        <w:rPr>
          <w:sz w:val="21"/>
          <w:szCs w:val="21"/>
        </w:rPr>
        <w:t>percent (1</w:t>
      </w:r>
      <w:r>
        <w:rPr>
          <w:sz w:val="21"/>
          <w:szCs w:val="21"/>
        </w:rPr>
        <w:t>0</w:t>
      </w:r>
      <w:r w:rsidRPr="00814CC7">
        <w:rPr>
          <w:sz w:val="21"/>
          <w:szCs w:val="21"/>
        </w:rPr>
        <w:t>%) of the cost of such service, in accordance with the uniform schedule of charges to be established by Landlord.  Notwithstanding the foregoing, if Landlord enters into an agreement with an independent third party for the removal of trash and garbage from those buildings in the Shopping Center owned by Landlord</w:t>
      </w:r>
      <w:r>
        <w:rPr>
          <w:sz w:val="21"/>
          <w:szCs w:val="21"/>
        </w:rPr>
        <w:t xml:space="preserve"> (“</w:t>
      </w:r>
      <w:r w:rsidRPr="001C20C3">
        <w:rPr>
          <w:b/>
          <w:sz w:val="21"/>
          <w:szCs w:val="21"/>
        </w:rPr>
        <w:t>Trash Removal</w:t>
      </w:r>
      <w:r>
        <w:rPr>
          <w:sz w:val="21"/>
          <w:szCs w:val="21"/>
        </w:rPr>
        <w:t>”)</w:t>
      </w:r>
      <w:r w:rsidRPr="00814CC7">
        <w:rPr>
          <w:sz w:val="21"/>
          <w:szCs w:val="21"/>
        </w:rPr>
        <w:t xml:space="preserve">, provided that the fee for such service is competitive with those of other similar service providers in the Atlanta metropolitan area, Tenant shall be obligated to use the service provided in accordance with such agreement entered into by Landlord, in which event Tenant shall pay for such service (including both the cost of leasing containers and the cost of removal) monthly, as </w:t>
      </w:r>
      <w:r w:rsidR="003E2472">
        <w:rPr>
          <w:sz w:val="21"/>
          <w:szCs w:val="21"/>
        </w:rPr>
        <w:t>Additional Rent</w:t>
      </w:r>
      <w:r w:rsidR="005E15D5">
        <w:rPr>
          <w:sz w:val="21"/>
          <w:szCs w:val="21"/>
        </w:rPr>
        <w:t xml:space="preserve">.  </w:t>
      </w:r>
    </w:p>
    <w:p w14:paraId="08AAE2B2" w14:textId="77777777" w:rsidR="005B3F14" w:rsidRPr="00D77113" w:rsidRDefault="005B3F14" w:rsidP="00D77113">
      <w:pPr>
        <w:widowControl/>
        <w:numPr>
          <w:ilvl w:val="0"/>
          <w:numId w:val="24"/>
        </w:numPr>
        <w:ind w:left="0" w:firstLine="720"/>
        <w:jc w:val="both"/>
        <w:rPr>
          <w:sz w:val="21"/>
          <w:szCs w:val="21"/>
        </w:rPr>
      </w:pPr>
      <w:r w:rsidRPr="00D77113">
        <w:rPr>
          <w:snapToGrid/>
          <w:sz w:val="21"/>
          <w:szCs w:val="21"/>
        </w:rPr>
        <w:t>Tenant agrees that:</w:t>
      </w:r>
    </w:p>
    <w:p w14:paraId="1EC77592"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64F630A3"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25" w:name="_DV_C144"/>
      <w:r w:rsidRPr="00552FE3">
        <w:rPr>
          <w:snapToGrid/>
          <w:sz w:val="21"/>
          <w:szCs w:val="21"/>
        </w:rPr>
        <w:t>(</w:t>
      </w:r>
      <w:proofErr w:type="spellStart"/>
      <w:r w:rsidRPr="00552FE3">
        <w:rPr>
          <w:snapToGrid/>
          <w:sz w:val="21"/>
          <w:szCs w:val="21"/>
        </w:rPr>
        <w:t>i</w:t>
      </w:r>
      <w:proofErr w:type="spellEnd"/>
      <w:r w:rsidRPr="00552FE3">
        <w:rPr>
          <w:snapToGrid/>
          <w:sz w:val="21"/>
          <w:szCs w:val="21"/>
        </w:rPr>
        <w:t>)</w:t>
      </w:r>
      <w:r w:rsidRPr="00552FE3">
        <w:rPr>
          <w:snapToGrid/>
          <w:sz w:val="21"/>
          <w:szCs w:val="21"/>
        </w:rPr>
        <w:tab/>
        <w:t>Tenant shall not permit any goods or merchandise to remain in, on or near any doorways, loading docks, receiving areas or other areas of the Premises or the Shopping Center; any goods or merchandise remaining in such areas shall be reasonably deemed to be trash and may be disposed of by Landlord in such manner as Landlord may deem advisable and without liability to Tenant therefor</w:t>
      </w:r>
      <w:r w:rsidR="00A846D1">
        <w:rPr>
          <w:snapToGrid/>
          <w:sz w:val="21"/>
          <w:szCs w:val="21"/>
        </w:rPr>
        <w:t>, and the cost of such removal shall</w:t>
      </w:r>
      <w:r w:rsidR="00A846D1" w:rsidRPr="00A846D1">
        <w:rPr>
          <w:sz w:val="21"/>
          <w:szCs w:val="21"/>
        </w:rPr>
        <w:t xml:space="preserve"> </w:t>
      </w:r>
      <w:r w:rsidR="00A846D1">
        <w:rPr>
          <w:sz w:val="21"/>
          <w:szCs w:val="21"/>
        </w:rPr>
        <w:t xml:space="preserve">be owed to Landlord as </w:t>
      </w:r>
      <w:r w:rsidR="003E2472">
        <w:rPr>
          <w:snapToGrid/>
          <w:sz w:val="21"/>
          <w:szCs w:val="21"/>
        </w:rPr>
        <w:t>Additional Rent</w:t>
      </w:r>
      <w:r w:rsidR="00A846D1" w:rsidRPr="00A846D1">
        <w:rPr>
          <w:snapToGrid/>
          <w:sz w:val="21"/>
          <w:szCs w:val="21"/>
        </w:rPr>
        <w:t>, together with an administrative fee equal to fifteen percent (15%)</w:t>
      </w:r>
      <w:r w:rsidRPr="00552FE3">
        <w:rPr>
          <w:snapToGrid/>
          <w:sz w:val="21"/>
          <w:szCs w:val="21"/>
        </w:rPr>
        <w:t>;</w:t>
      </w:r>
      <w:bookmarkEnd w:id="125"/>
    </w:p>
    <w:p w14:paraId="53B4CBCF"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59FBA1EF"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26" w:name="_DV_C145"/>
      <w:r w:rsidRPr="00552FE3">
        <w:rPr>
          <w:snapToGrid/>
          <w:sz w:val="21"/>
          <w:szCs w:val="21"/>
        </w:rPr>
        <w:t>(ii)</w:t>
      </w:r>
      <w:r w:rsidRPr="00552FE3">
        <w:rPr>
          <w:snapToGrid/>
          <w:sz w:val="21"/>
          <w:szCs w:val="21"/>
        </w:rPr>
        <w:tab/>
        <w:t>If any leaking or spillage shall occur or if any goods or merchandise shall fall out of any containers or packages, Tenant shall be responsible therefor and immediately shall cause the same to be cleaned-up and removed and shall remedy any damage that may result therefrom;</w:t>
      </w:r>
      <w:bookmarkEnd w:id="126"/>
    </w:p>
    <w:p w14:paraId="25803095"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41D4870A"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27" w:name="_DV_C146"/>
      <w:r w:rsidRPr="00552FE3">
        <w:rPr>
          <w:snapToGrid/>
          <w:sz w:val="21"/>
          <w:szCs w:val="21"/>
        </w:rPr>
        <w:t>(iii)</w:t>
      </w:r>
      <w:r w:rsidRPr="00552FE3">
        <w:rPr>
          <w:snapToGrid/>
          <w:sz w:val="21"/>
          <w:szCs w:val="21"/>
        </w:rPr>
        <w:tab/>
        <w:t>Tenant immediately shall transport to the Premises all goods and merchandise that are received by or for it at the Shopping Center and shall properly store the same in the Premises so as to retard any spoilage thereof, to prevent any odor from emanating therefrom and to prevent the infestation thereof; and</w:t>
      </w:r>
      <w:bookmarkEnd w:id="127"/>
    </w:p>
    <w:p w14:paraId="114D6C58"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62421A0C" w14:textId="77777777" w:rsidR="005B3F14" w:rsidRPr="00552FE3" w:rsidRDefault="005B3F14" w:rsidP="00311A92">
      <w:pPr>
        <w:widowControl/>
        <w:autoSpaceDE w:val="0"/>
        <w:autoSpaceDN w:val="0"/>
        <w:adjustRightInd w:val="0"/>
        <w:spacing w:line="240" w:lineRule="atLeast"/>
        <w:ind w:left="720" w:firstLine="720"/>
        <w:jc w:val="both"/>
        <w:rPr>
          <w:snapToGrid/>
          <w:sz w:val="21"/>
          <w:szCs w:val="21"/>
        </w:rPr>
      </w:pPr>
      <w:bookmarkStart w:id="128" w:name="_DV_C147"/>
      <w:r w:rsidRPr="00552FE3">
        <w:rPr>
          <w:snapToGrid/>
          <w:sz w:val="21"/>
          <w:szCs w:val="21"/>
        </w:rPr>
        <w:t>(iv)</w:t>
      </w:r>
      <w:r w:rsidRPr="00552FE3">
        <w:rPr>
          <w:snapToGrid/>
          <w:sz w:val="21"/>
          <w:szCs w:val="21"/>
        </w:rPr>
        <w:tab/>
        <w:t>Tenant shall store all garbage, trash and other waste ("</w:t>
      </w:r>
      <w:r w:rsidRPr="00552FE3">
        <w:rPr>
          <w:b/>
          <w:bCs/>
          <w:snapToGrid/>
          <w:sz w:val="21"/>
          <w:szCs w:val="21"/>
        </w:rPr>
        <w:t>trash</w:t>
      </w:r>
      <w:r w:rsidRPr="00552FE3">
        <w:rPr>
          <w:snapToGrid/>
          <w:sz w:val="21"/>
          <w:szCs w:val="21"/>
        </w:rPr>
        <w:t xml:space="preserve">") within the Premises in containers that are leak-free, odor-proof and vermin-proof and that are kept in </w:t>
      </w:r>
      <w:proofErr w:type="gramStart"/>
      <w:r w:rsidRPr="00552FE3">
        <w:rPr>
          <w:snapToGrid/>
          <w:sz w:val="21"/>
          <w:szCs w:val="21"/>
        </w:rPr>
        <w:t>temperature controlled</w:t>
      </w:r>
      <w:proofErr w:type="gramEnd"/>
      <w:r w:rsidRPr="00552FE3">
        <w:rPr>
          <w:snapToGrid/>
          <w:sz w:val="21"/>
          <w:szCs w:val="21"/>
        </w:rPr>
        <w:t xml:space="preserve"> areas of the Premises which are not visible to members of the public. Tenant, at Tenant’s expense, shall attend to the frequent disposal of such items, as provided below. Tenant understands and agrees that trash removal must be done by Tenant using containers that are approved by Landlord and at such times, in such manner and subject to such rules and regulations as Landlord may specify. Tenant further understands and agrees that such rules and regulations may be different than those which apply to trash removal by other tenants in the Shopping Center.</w:t>
      </w:r>
      <w:bookmarkEnd w:id="128"/>
    </w:p>
    <w:p w14:paraId="1CEE3366" w14:textId="77777777" w:rsidR="005B3F14" w:rsidRPr="00552FE3" w:rsidRDefault="005B3F14" w:rsidP="005B3F14">
      <w:pPr>
        <w:widowControl/>
        <w:autoSpaceDE w:val="0"/>
        <w:autoSpaceDN w:val="0"/>
        <w:adjustRightInd w:val="0"/>
        <w:spacing w:line="240" w:lineRule="atLeast"/>
        <w:jc w:val="both"/>
        <w:rPr>
          <w:snapToGrid/>
          <w:sz w:val="21"/>
          <w:szCs w:val="21"/>
        </w:rPr>
      </w:pPr>
    </w:p>
    <w:p w14:paraId="79369F40" w14:textId="77777777" w:rsidR="005B3F14" w:rsidRDefault="005B3F14" w:rsidP="00311A92">
      <w:pPr>
        <w:widowControl/>
        <w:ind w:left="720" w:firstLine="720"/>
        <w:jc w:val="both"/>
        <w:rPr>
          <w:snapToGrid/>
          <w:sz w:val="21"/>
          <w:szCs w:val="21"/>
        </w:rPr>
      </w:pPr>
      <w:bookmarkStart w:id="129" w:name="_DV_C148"/>
      <w:r w:rsidRPr="00552FE3">
        <w:rPr>
          <w:snapToGrid/>
          <w:sz w:val="21"/>
          <w:szCs w:val="21"/>
        </w:rPr>
        <w:lastRenderedPageBreak/>
        <w:t>(v)</w:t>
      </w:r>
      <w:r w:rsidRPr="00552FE3">
        <w:rPr>
          <w:snapToGrid/>
          <w:sz w:val="21"/>
          <w:szCs w:val="21"/>
        </w:rPr>
        <w:tab/>
        <w:t xml:space="preserve">Tenant shall be responsible, at Tenant’s sole cost and expense, for the daily removal from the Premises and the Shopping Center of all garbage, </w:t>
      </w:r>
      <w:proofErr w:type="gramStart"/>
      <w:r w:rsidRPr="00552FE3">
        <w:rPr>
          <w:snapToGrid/>
          <w:sz w:val="21"/>
          <w:szCs w:val="21"/>
        </w:rPr>
        <w:t>trash</w:t>
      </w:r>
      <w:proofErr w:type="gramEnd"/>
      <w:r w:rsidRPr="00552FE3">
        <w:rPr>
          <w:snapToGrid/>
          <w:sz w:val="21"/>
          <w:szCs w:val="21"/>
        </w:rPr>
        <w:t xml:space="preserve"> and other waste trash) which is generated by the operation of Tenant’s business to a dumpster or compactor to be supplied by Landlord. At no time shall Tenant leave or store any trash in the Common Areas of the Shopping Center or outside the Shopping Center or the Premises (other than in the approved dumpsters).  If, in Landlord’s sole judgment, Tenant is not adequately complying with the requirements of this subsection, Landlord shall have the right, but not the obligation, upon twenty-four (24) hours prior written notice, to remove such trash and charge Tenant for all costs incurred in connection therewith, as </w:t>
      </w:r>
      <w:r w:rsidR="003E2472">
        <w:rPr>
          <w:snapToGrid/>
          <w:sz w:val="21"/>
          <w:szCs w:val="21"/>
        </w:rPr>
        <w:t>Additional Rent</w:t>
      </w:r>
      <w:r w:rsidRPr="00552FE3">
        <w:rPr>
          <w:snapToGrid/>
          <w:sz w:val="21"/>
          <w:szCs w:val="21"/>
        </w:rPr>
        <w:t>.</w:t>
      </w:r>
      <w:bookmarkEnd w:id="129"/>
    </w:p>
    <w:p w14:paraId="3F885A3A" w14:textId="77777777" w:rsidR="00795CC0" w:rsidRPr="00552FE3" w:rsidRDefault="00795CC0" w:rsidP="00311A92">
      <w:pPr>
        <w:widowControl/>
        <w:ind w:left="720" w:firstLine="720"/>
        <w:jc w:val="both"/>
        <w:rPr>
          <w:sz w:val="21"/>
          <w:szCs w:val="21"/>
        </w:rPr>
      </w:pPr>
    </w:p>
    <w:p w14:paraId="6CFA4633" w14:textId="77777777" w:rsidR="00A475B4" w:rsidRPr="007E5D89" w:rsidRDefault="00795CC0" w:rsidP="00795CC0">
      <w:pPr>
        <w:widowControl/>
        <w:numPr>
          <w:ilvl w:val="0"/>
          <w:numId w:val="24"/>
        </w:numPr>
        <w:ind w:left="0" w:firstLine="720"/>
        <w:jc w:val="both"/>
        <w:rPr>
          <w:sz w:val="21"/>
          <w:szCs w:val="21"/>
        </w:rPr>
      </w:pPr>
      <w:r w:rsidRPr="007E5D89">
        <w:rPr>
          <w:snapToGrid/>
          <w:sz w:val="21"/>
          <w:szCs w:val="21"/>
        </w:rPr>
        <w:t>While Tenant is performing Tenant’s Work, Tenant shall be solely responsible for removing its construction trash/waste/used materials (collectively, the “</w:t>
      </w:r>
      <w:r w:rsidRPr="007E5D89">
        <w:rPr>
          <w:b/>
          <w:snapToGrid/>
          <w:sz w:val="21"/>
          <w:szCs w:val="21"/>
        </w:rPr>
        <w:t>Construction Trash</w:t>
      </w:r>
      <w:r w:rsidRPr="007E5D89">
        <w:rPr>
          <w:snapToGrid/>
          <w:sz w:val="21"/>
          <w:szCs w:val="21"/>
        </w:rPr>
        <w:t>”) from the Premises and its work site each day.  Landlord shall provide waste receptacles for such Construction Trash removal, and such receptacles shall be shared by the contractors of all tenants of the Shopping Center who are concurrently engaged in the construction of premises within the Shopping Center.  Tenant shall be responsible for removing the Construction Trash from its site, and placing it in the receptacle(s) each day.  Landlord shall provide the service whereby each receptacle, once full, will be removed from the Shopping Center and replaced with empty receptacles.  For this service, Tenant shall pay the Construction Period Trash</w:t>
      </w:r>
      <w:r w:rsidR="00A63DCF" w:rsidRPr="007E5D89">
        <w:rPr>
          <w:snapToGrid/>
          <w:sz w:val="21"/>
          <w:szCs w:val="21"/>
        </w:rPr>
        <w:t xml:space="preserve"> Fee as set forth in Paragraph 15</w:t>
      </w:r>
      <w:r w:rsidRPr="007E5D89">
        <w:rPr>
          <w:snapToGrid/>
          <w:sz w:val="21"/>
          <w:szCs w:val="21"/>
        </w:rPr>
        <w:t xml:space="preserve"> of the Data Sheet.</w:t>
      </w:r>
    </w:p>
    <w:p w14:paraId="5863F847" w14:textId="77777777" w:rsidR="00795CC0" w:rsidRPr="00814CC7" w:rsidRDefault="00795CC0" w:rsidP="00795CC0">
      <w:pPr>
        <w:widowControl/>
        <w:jc w:val="both"/>
        <w:rPr>
          <w:sz w:val="21"/>
          <w:szCs w:val="21"/>
        </w:rPr>
      </w:pPr>
    </w:p>
    <w:p w14:paraId="0E38AF69" w14:textId="77777777" w:rsidR="00F412B4" w:rsidRDefault="00A475B4">
      <w:pPr>
        <w:widowControl/>
        <w:ind w:firstLine="720"/>
        <w:jc w:val="both"/>
        <w:rPr>
          <w:sz w:val="21"/>
          <w:szCs w:val="21"/>
        </w:rPr>
      </w:pPr>
      <w:r w:rsidRPr="00814CC7">
        <w:rPr>
          <w:sz w:val="21"/>
          <w:szCs w:val="21"/>
        </w:rPr>
        <w:t xml:space="preserve">Section 20.3. </w:t>
      </w:r>
      <w:r w:rsidRPr="00814CC7">
        <w:rPr>
          <w:b/>
          <w:sz w:val="21"/>
          <w:szCs w:val="21"/>
          <w:u w:val="single"/>
        </w:rPr>
        <w:t>Water and Sewer</w:t>
      </w:r>
      <w:r w:rsidRPr="00814CC7">
        <w:rPr>
          <w:b/>
          <w:sz w:val="21"/>
          <w:szCs w:val="21"/>
          <w:u w:val="single"/>
        </w:rPr>
        <w:fldChar w:fldCharType="begin"/>
      </w:r>
      <w:r w:rsidRPr="00814CC7">
        <w:rPr>
          <w:sz w:val="21"/>
          <w:szCs w:val="21"/>
        </w:rPr>
        <w:instrText xml:space="preserve"> TC “</w:instrText>
      </w:r>
      <w:bookmarkStart w:id="130" w:name="_Toc127886949"/>
      <w:r w:rsidRPr="00814CC7">
        <w:rPr>
          <w:sz w:val="21"/>
          <w:szCs w:val="21"/>
        </w:rPr>
        <w:instrText xml:space="preserve">Section 20.3. </w:instrText>
      </w:r>
      <w:r w:rsidRPr="004772DC">
        <w:rPr>
          <w:b/>
          <w:sz w:val="21"/>
          <w:szCs w:val="21"/>
        </w:rPr>
        <w:instrText>Water and Sewer</w:instrText>
      </w:r>
      <w:bookmarkEnd w:id="13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The cost of water and sanitary sewer for usage by tenants in the Shopping Center shall not be included in Common Area Maintenance Expenses.  If Landlord furnishes such service to the tenants in the Shopping Center, Tenant agrees to pay for such service promptly upon receipt of an invoice therefor</w:t>
      </w:r>
      <w:r w:rsidR="004B0F57">
        <w:rPr>
          <w:sz w:val="21"/>
          <w:szCs w:val="21"/>
        </w:rPr>
        <w:t xml:space="preserve"> based on its sub-metered actual usage,</w:t>
      </w:r>
      <w:r w:rsidRPr="00814CC7">
        <w:rPr>
          <w:sz w:val="21"/>
          <w:szCs w:val="21"/>
        </w:rPr>
        <w:t xml:space="preserve"> together with an administrative fee equal to fifteen percent (15%) of the cost of such usage.  If a third party supplies the water and sanitary service, Tenant agrees to pay such bill when due directly to such </w:t>
      </w:r>
      <w:proofErr w:type="gramStart"/>
      <w:r w:rsidRPr="00814CC7">
        <w:rPr>
          <w:sz w:val="21"/>
          <w:szCs w:val="21"/>
        </w:rPr>
        <w:t>third party</w:t>
      </w:r>
      <w:proofErr w:type="gramEnd"/>
      <w:r w:rsidRPr="00814CC7">
        <w:rPr>
          <w:sz w:val="21"/>
          <w:szCs w:val="21"/>
        </w:rPr>
        <w:t xml:space="preserve"> supplier.</w:t>
      </w:r>
    </w:p>
    <w:p w14:paraId="2FAE0D09" w14:textId="77777777" w:rsidR="00BB62F3" w:rsidRDefault="00BB62F3">
      <w:pPr>
        <w:widowControl/>
        <w:ind w:firstLine="720"/>
        <w:jc w:val="both"/>
        <w:rPr>
          <w:sz w:val="21"/>
          <w:szCs w:val="21"/>
        </w:rPr>
      </w:pPr>
    </w:p>
    <w:p w14:paraId="4336ED75" w14:textId="77777777" w:rsidR="00BB62F3" w:rsidRPr="00814CC7" w:rsidRDefault="00BB62F3">
      <w:pPr>
        <w:widowControl/>
        <w:ind w:firstLine="720"/>
        <w:jc w:val="both"/>
        <w:rPr>
          <w:sz w:val="21"/>
          <w:szCs w:val="21"/>
        </w:rPr>
      </w:pPr>
      <w:r>
        <w:rPr>
          <w:sz w:val="21"/>
          <w:szCs w:val="21"/>
        </w:rPr>
        <w:t xml:space="preserve">Section 20.4  </w:t>
      </w:r>
      <w:r w:rsidRPr="00BB62F3">
        <w:rPr>
          <w:b/>
          <w:sz w:val="21"/>
          <w:szCs w:val="21"/>
          <w:u w:val="single"/>
        </w:rPr>
        <w:t>Landlord’s Right to Interrupt Utilities</w:t>
      </w:r>
      <w:r w:rsidR="00CD416F" w:rsidRPr="00814CC7">
        <w:rPr>
          <w:b/>
          <w:sz w:val="21"/>
          <w:szCs w:val="21"/>
          <w:u w:val="single"/>
        </w:rPr>
        <w:fldChar w:fldCharType="begin"/>
      </w:r>
      <w:r w:rsidR="00CD416F">
        <w:rPr>
          <w:sz w:val="21"/>
          <w:szCs w:val="21"/>
        </w:rPr>
        <w:instrText xml:space="preserve"> TC “</w:instrText>
      </w:r>
      <w:bookmarkStart w:id="131" w:name="_Toc127886950"/>
      <w:r w:rsidR="00CD416F">
        <w:rPr>
          <w:sz w:val="21"/>
          <w:szCs w:val="21"/>
        </w:rPr>
        <w:instrText>Section 20.4</w:instrText>
      </w:r>
      <w:r w:rsidR="00CD416F" w:rsidRPr="00814CC7">
        <w:rPr>
          <w:sz w:val="21"/>
          <w:szCs w:val="21"/>
        </w:rPr>
        <w:instrText xml:space="preserve">. </w:instrText>
      </w:r>
      <w:r w:rsidR="00CD416F" w:rsidRPr="004772DC">
        <w:rPr>
          <w:b/>
          <w:sz w:val="21"/>
          <w:szCs w:val="21"/>
        </w:rPr>
        <w:instrText>Landlord’s Right to Interrupt Utilities</w:instrText>
      </w:r>
      <w:bookmarkEnd w:id="131"/>
      <w:r w:rsidR="00CD416F" w:rsidRPr="00814CC7">
        <w:rPr>
          <w:sz w:val="21"/>
          <w:szCs w:val="21"/>
        </w:rPr>
        <w:instrText xml:space="preserve">” \f C \l “3” </w:instrText>
      </w:r>
      <w:r w:rsidR="00CD416F" w:rsidRPr="00814CC7">
        <w:rPr>
          <w:b/>
          <w:sz w:val="21"/>
          <w:szCs w:val="21"/>
          <w:u w:val="single"/>
        </w:rPr>
        <w:fldChar w:fldCharType="end"/>
      </w:r>
      <w:r>
        <w:rPr>
          <w:sz w:val="21"/>
          <w:szCs w:val="21"/>
        </w:rPr>
        <w:t>.</w:t>
      </w:r>
      <w:r w:rsidRPr="00BB62F3">
        <w:rPr>
          <w:sz w:val="21"/>
          <w:szCs w:val="21"/>
        </w:rPr>
        <w:t xml:space="preserve">  When necessary by reason of accident or other cause occurring in the Premises or elsewhere in the Shopping Center, or in order to make any repairs or alterations or additions or improvements in or relating to the Premises or to other portions of the Shopping Center, Landlord reserves the right to </w:t>
      </w:r>
      <w:r>
        <w:rPr>
          <w:sz w:val="21"/>
          <w:szCs w:val="21"/>
        </w:rPr>
        <w:t xml:space="preserve">enter the Premises, to </w:t>
      </w:r>
      <w:r w:rsidRPr="00BB62F3">
        <w:rPr>
          <w:sz w:val="21"/>
          <w:szCs w:val="21"/>
        </w:rPr>
        <w:t>interrupt the supply to the Premises or to the Common Areas, of steam, electricity, water, gas, and other utilities, if any, and also to suspend the operation of the heating or air-conditioning systems in or to the Premises or any other portion of the Shopping Center, until said repairs, alterations, additions or improvements shall have been completed. Provided Landlord shall pursue such work with reasonable diligence, there shall be no abatement in Rent because of any such interruption or suspension unless such interruption or suspension shall render the Premises substantially untenantable for a period in excess of three (3) consecutive business days in which event Tenant shall thereafter be entitled to an equitable abatement of Minimum Rent until such time as the Premises are again tenantable.  In the event Landlord and Tenant are unable to agree as to the amount of any such equitable abatement, the same shall be determined by arbitration</w:t>
      </w:r>
      <w:r>
        <w:rPr>
          <w:sz w:val="21"/>
          <w:szCs w:val="21"/>
        </w:rPr>
        <w:t>.</w:t>
      </w:r>
    </w:p>
    <w:p w14:paraId="2D407D84" w14:textId="77777777" w:rsidR="00F412B4" w:rsidRPr="00814CC7" w:rsidRDefault="00F412B4">
      <w:pPr>
        <w:widowControl/>
        <w:ind w:firstLine="720"/>
        <w:jc w:val="both"/>
        <w:rPr>
          <w:sz w:val="21"/>
          <w:szCs w:val="21"/>
        </w:rPr>
      </w:pPr>
    </w:p>
    <w:p w14:paraId="35275BCC" w14:textId="630A3239" w:rsidR="00F6284D" w:rsidRPr="00814CC7" w:rsidRDefault="00BB62F3" w:rsidP="00F6284D">
      <w:pPr>
        <w:keepNext/>
        <w:ind w:firstLine="720"/>
        <w:jc w:val="both"/>
        <w:rPr>
          <w:b/>
          <w:sz w:val="21"/>
          <w:szCs w:val="21"/>
        </w:rPr>
      </w:pPr>
      <w:r>
        <w:rPr>
          <w:sz w:val="21"/>
          <w:szCs w:val="21"/>
        </w:rPr>
        <w:t>Section 20.5</w:t>
      </w:r>
      <w:r w:rsidR="00F412B4" w:rsidRPr="00814CC7">
        <w:rPr>
          <w:sz w:val="21"/>
          <w:szCs w:val="21"/>
        </w:rPr>
        <w:t xml:space="preserve">. </w:t>
      </w:r>
      <w:bookmarkStart w:id="132" w:name="_Hlk123644799"/>
      <w:r w:rsidR="006C707C">
        <w:rPr>
          <w:b/>
          <w:sz w:val="21"/>
          <w:szCs w:val="21"/>
          <w:u w:val="single"/>
        </w:rPr>
        <w:t>Intentionally Deleted</w:t>
      </w:r>
      <w:r w:rsidR="00F412B4" w:rsidRPr="00814CC7">
        <w:rPr>
          <w:b/>
          <w:sz w:val="21"/>
          <w:szCs w:val="21"/>
          <w:u w:val="single"/>
        </w:rPr>
        <w:fldChar w:fldCharType="begin"/>
      </w:r>
      <w:r w:rsidR="00F412B4" w:rsidRPr="00814CC7">
        <w:rPr>
          <w:sz w:val="21"/>
          <w:szCs w:val="21"/>
        </w:rPr>
        <w:instrText xml:space="preserve"> TC “</w:instrText>
      </w:r>
      <w:bookmarkStart w:id="133" w:name="_Toc127886951"/>
      <w:r w:rsidR="0043616B" w:rsidRPr="00814CC7">
        <w:rPr>
          <w:sz w:val="21"/>
          <w:szCs w:val="21"/>
        </w:rPr>
        <w:instrText>Section 20.</w:instrText>
      </w:r>
      <w:r w:rsidR="00CD416F">
        <w:rPr>
          <w:sz w:val="21"/>
          <w:szCs w:val="21"/>
        </w:rPr>
        <w:instrText>5</w:instrText>
      </w:r>
      <w:r w:rsidR="00F412B4" w:rsidRPr="00814CC7">
        <w:rPr>
          <w:sz w:val="21"/>
          <w:szCs w:val="21"/>
        </w:rPr>
        <w:instrText xml:space="preserve">. </w:instrText>
      </w:r>
      <w:r w:rsidR="006C707C">
        <w:rPr>
          <w:b/>
          <w:sz w:val="21"/>
          <w:szCs w:val="21"/>
        </w:rPr>
        <w:instrText>Intentionally Deleted</w:instrText>
      </w:r>
      <w:bookmarkEnd w:id="133"/>
      <w:r w:rsidR="00F412B4" w:rsidRPr="00814CC7">
        <w:rPr>
          <w:sz w:val="21"/>
          <w:szCs w:val="21"/>
        </w:rPr>
        <w:instrText xml:space="preserve">” \f C \l “3” </w:instrText>
      </w:r>
      <w:r w:rsidR="00F412B4" w:rsidRPr="00814CC7">
        <w:rPr>
          <w:b/>
          <w:sz w:val="21"/>
          <w:szCs w:val="21"/>
          <w:u w:val="single"/>
        </w:rPr>
        <w:fldChar w:fldCharType="end"/>
      </w:r>
      <w:r w:rsidR="00F412B4" w:rsidRPr="00814CC7">
        <w:rPr>
          <w:b/>
          <w:sz w:val="21"/>
          <w:szCs w:val="21"/>
        </w:rPr>
        <w:t xml:space="preserve">.  </w:t>
      </w:r>
      <w:bookmarkEnd w:id="132"/>
    </w:p>
    <w:p w14:paraId="41F97A33" w14:textId="77777777" w:rsidR="00F6284D" w:rsidRPr="00814CC7" w:rsidRDefault="00F6284D" w:rsidP="00AA5775">
      <w:pPr>
        <w:keepNext/>
        <w:jc w:val="both"/>
        <w:rPr>
          <w:b/>
          <w:sz w:val="21"/>
          <w:szCs w:val="21"/>
        </w:rPr>
      </w:pPr>
    </w:p>
    <w:p w14:paraId="3CD41F84" w14:textId="77777777" w:rsidR="00A91BB2" w:rsidRPr="006C707C" w:rsidRDefault="00A91BB2" w:rsidP="00A91BB2">
      <w:pPr>
        <w:keepNext/>
        <w:widowControl/>
        <w:ind w:firstLine="720"/>
        <w:jc w:val="both"/>
        <w:rPr>
          <w:b/>
          <w:sz w:val="21"/>
          <w:szCs w:val="21"/>
        </w:rPr>
      </w:pPr>
      <w:bookmarkStart w:id="134" w:name="_DV_C142"/>
      <w:r w:rsidRPr="006C707C">
        <w:rPr>
          <w:sz w:val="21"/>
          <w:szCs w:val="21"/>
        </w:rPr>
        <w:t xml:space="preserve">Section 20.6. </w:t>
      </w:r>
      <w:r w:rsidRPr="006C707C">
        <w:rPr>
          <w:b/>
          <w:sz w:val="21"/>
          <w:szCs w:val="21"/>
          <w:u w:val="single"/>
        </w:rPr>
        <w:t>Infestation and Ventilation</w:t>
      </w:r>
      <w:r w:rsidRPr="006C707C">
        <w:rPr>
          <w:b/>
          <w:sz w:val="21"/>
          <w:szCs w:val="21"/>
          <w:u w:val="single"/>
        </w:rPr>
        <w:fldChar w:fldCharType="begin"/>
      </w:r>
      <w:r w:rsidRPr="006C707C">
        <w:rPr>
          <w:sz w:val="21"/>
          <w:szCs w:val="21"/>
        </w:rPr>
        <w:instrText xml:space="preserve"> TC “</w:instrText>
      </w:r>
      <w:bookmarkStart w:id="135" w:name="_Toc326853933"/>
      <w:bookmarkStart w:id="136" w:name="_Toc127886952"/>
      <w:r w:rsidRPr="006C707C">
        <w:rPr>
          <w:sz w:val="21"/>
          <w:szCs w:val="21"/>
        </w:rPr>
        <w:instrText xml:space="preserve">Section 20.6. </w:instrText>
      </w:r>
      <w:r w:rsidRPr="006C707C">
        <w:rPr>
          <w:b/>
          <w:sz w:val="21"/>
          <w:szCs w:val="21"/>
        </w:rPr>
        <w:instrText>Infestation and Ventilation</w:instrText>
      </w:r>
      <w:bookmarkEnd w:id="135"/>
      <w:bookmarkEnd w:id="136"/>
      <w:r w:rsidRPr="006C707C">
        <w:rPr>
          <w:sz w:val="21"/>
          <w:szCs w:val="21"/>
        </w:rPr>
        <w:instrText xml:space="preserve">” \f C \l “3” </w:instrText>
      </w:r>
      <w:r w:rsidRPr="006C707C">
        <w:rPr>
          <w:b/>
          <w:sz w:val="21"/>
          <w:szCs w:val="21"/>
          <w:u w:val="single"/>
        </w:rPr>
        <w:fldChar w:fldCharType="end"/>
      </w:r>
      <w:r w:rsidRPr="006C707C">
        <w:rPr>
          <w:b/>
          <w:sz w:val="21"/>
          <w:szCs w:val="21"/>
        </w:rPr>
        <w:t xml:space="preserve">.  </w:t>
      </w:r>
    </w:p>
    <w:p w14:paraId="30C9D402" w14:textId="77777777" w:rsidR="00A91BB2" w:rsidRPr="006C707C" w:rsidRDefault="00A91BB2" w:rsidP="00A91BB2">
      <w:pPr>
        <w:keepNext/>
        <w:widowControl/>
        <w:ind w:firstLine="720"/>
        <w:jc w:val="both"/>
        <w:rPr>
          <w:b/>
          <w:sz w:val="21"/>
          <w:szCs w:val="21"/>
        </w:rPr>
      </w:pPr>
    </w:p>
    <w:p w14:paraId="49D72E63" w14:textId="77777777" w:rsidR="00722EC0" w:rsidRPr="006C707C" w:rsidRDefault="00A91BB2" w:rsidP="00A91BB2">
      <w:pPr>
        <w:widowControl/>
        <w:autoSpaceDE w:val="0"/>
        <w:autoSpaceDN w:val="0"/>
        <w:adjustRightInd w:val="0"/>
        <w:spacing w:line="240" w:lineRule="atLeast"/>
        <w:ind w:firstLine="720"/>
        <w:jc w:val="both"/>
        <w:rPr>
          <w:snapToGrid/>
          <w:sz w:val="21"/>
          <w:szCs w:val="21"/>
        </w:rPr>
      </w:pPr>
      <w:r w:rsidRPr="006C707C">
        <w:rPr>
          <w:snapToGrid/>
          <w:sz w:val="21"/>
          <w:szCs w:val="21"/>
        </w:rPr>
        <w:t xml:space="preserve"> </w:t>
      </w:r>
      <w:r w:rsidR="00722EC0" w:rsidRPr="006C707C">
        <w:rPr>
          <w:snapToGrid/>
          <w:sz w:val="21"/>
          <w:szCs w:val="21"/>
        </w:rPr>
        <w:t>(a)</w:t>
      </w:r>
      <w:r w:rsidR="00722EC0" w:rsidRPr="006C707C">
        <w:rPr>
          <w:snapToGrid/>
          <w:sz w:val="21"/>
          <w:szCs w:val="21"/>
        </w:rPr>
        <w:tab/>
      </w:r>
      <w:r w:rsidR="00722EC0" w:rsidRPr="006C707C">
        <w:rPr>
          <w:snapToGrid/>
          <w:sz w:val="21"/>
          <w:szCs w:val="21"/>
          <w:u w:val="single"/>
        </w:rPr>
        <w:t>Infestation</w:t>
      </w:r>
      <w:r w:rsidR="00722EC0" w:rsidRPr="006C707C">
        <w:rPr>
          <w:snapToGrid/>
          <w:sz w:val="21"/>
          <w:szCs w:val="21"/>
        </w:rPr>
        <w:t xml:space="preserve">. Tenant at all times will keep the Premises free from insects, rodents, </w:t>
      </w:r>
      <w:proofErr w:type="gramStart"/>
      <w:r w:rsidR="00722EC0" w:rsidRPr="006C707C">
        <w:rPr>
          <w:snapToGrid/>
          <w:sz w:val="21"/>
          <w:szCs w:val="21"/>
        </w:rPr>
        <w:t>vermin</w:t>
      </w:r>
      <w:proofErr w:type="gramEnd"/>
      <w:r w:rsidR="00722EC0" w:rsidRPr="006C707C">
        <w:rPr>
          <w:snapToGrid/>
          <w:sz w:val="21"/>
          <w:szCs w:val="21"/>
        </w:rPr>
        <w:t xml:space="preserve"> and other pests.  Without limiting the generality of the foregoing, Tenant, at its sole cost and expense, will engage reputable professional exterminators to provide pest extermination to the Premises (including, without limitation, all food preparation and food storage areas) on a monthly basis (or at such greater frequency as Landlord may reasonably require) and as otherwise may be necessary to keep the Premises free of insects, rodents, vermin and other pests and to prevent insects, rodents, vermin and other pests from infesting </w:t>
      </w:r>
      <w:r w:rsidR="00200B27" w:rsidRPr="006C707C">
        <w:rPr>
          <w:snapToGrid/>
          <w:sz w:val="21"/>
          <w:szCs w:val="21"/>
        </w:rPr>
        <w:t xml:space="preserve">the Common Areas or </w:t>
      </w:r>
      <w:r w:rsidR="00722EC0" w:rsidRPr="006C707C">
        <w:rPr>
          <w:snapToGrid/>
          <w:sz w:val="21"/>
          <w:szCs w:val="21"/>
        </w:rPr>
        <w:t>spaces leased to other tenants in the Shopping Center</w:t>
      </w:r>
      <w:r w:rsidR="00200B27" w:rsidRPr="006C707C">
        <w:rPr>
          <w:snapToGrid/>
          <w:sz w:val="21"/>
          <w:szCs w:val="21"/>
        </w:rPr>
        <w:t xml:space="preserve">. </w:t>
      </w:r>
      <w:r w:rsidR="00722EC0" w:rsidRPr="006C707C">
        <w:rPr>
          <w:snapToGrid/>
          <w:sz w:val="21"/>
          <w:szCs w:val="21"/>
        </w:rPr>
        <w:t xml:space="preserve">Tenant will provide to Landlord, upon demand, reasonable proof </w:t>
      </w:r>
      <w:r w:rsidR="00722EC0" w:rsidRPr="006C707C">
        <w:rPr>
          <w:snapToGrid/>
          <w:sz w:val="21"/>
          <w:szCs w:val="21"/>
        </w:rPr>
        <w:lastRenderedPageBreak/>
        <w:t>that Tenant is causing such extermination to be performed.  If Tenant fails or refuses to have such extermination performed, Landlord may arrange for such extermination to be done, and Tenant will pay all costs incurr</w:t>
      </w:r>
      <w:r w:rsidR="00200B27" w:rsidRPr="006C707C">
        <w:rPr>
          <w:snapToGrid/>
          <w:sz w:val="21"/>
          <w:szCs w:val="21"/>
        </w:rPr>
        <w:t xml:space="preserve">ed in connection therewith, as </w:t>
      </w:r>
      <w:r w:rsidR="003E2472" w:rsidRPr="006C707C">
        <w:rPr>
          <w:snapToGrid/>
          <w:sz w:val="21"/>
          <w:szCs w:val="21"/>
        </w:rPr>
        <w:t>Additional Rent</w:t>
      </w:r>
      <w:r w:rsidR="00722EC0" w:rsidRPr="006C707C">
        <w:rPr>
          <w:snapToGrid/>
          <w:sz w:val="21"/>
          <w:szCs w:val="21"/>
        </w:rPr>
        <w:t>.  Landlord will not be liable to Tenant for any loss or damage that may be sustained to Tenant's stock in trade or business by reason thereof, including but not limited to any loss of revenues resulting from any limitation or cessation of Tenant's business while such extermination is performed or as a result thereof.  Landlord's arranging for such extermination will not release Tenant from Tenant's obligations hereunder nor will the same be deemed to be a waiver by Landlord of Tenant's default for the failure to have such extermination performed.</w:t>
      </w:r>
      <w:bookmarkStart w:id="137" w:name="_DV_C143"/>
      <w:bookmarkEnd w:id="134"/>
      <w:r w:rsidR="00722EC0" w:rsidRPr="006C707C">
        <w:rPr>
          <w:b/>
          <w:bCs/>
          <w:snapToGrid/>
          <w:sz w:val="21"/>
          <w:szCs w:val="21"/>
        </w:rPr>
        <w:t xml:space="preserve"> </w:t>
      </w:r>
      <w:bookmarkEnd w:id="137"/>
    </w:p>
    <w:p w14:paraId="5F1B67C0" w14:textId="77777777" w:rsidR="00722EC0" w:rsidRPr="006C707C" w:rsidRDefault="00722EC0" w:rsidP="00722EC0">
      <w:pPr>
        <w:widowControl/>
        <w:autoSpaceDE w:val="0"/>
        <w:autoSpaceDN w:val="0"/>
        <w:adjustRightInd w:val="0"/>
        <w:spacing w:line="240" w:lineRule="atLeast"/>
        <w:jc w:val="both"/>
        <w:rPr>
          <w:snapToGrid/>
          <w:sz w:val="21"/>
          <w:szCs w:val="21"/>
        </w:rPr>
      </w:pPr>
      <w:bookmarkStart w:id="138" w:name="_DV_C149"/>
    </w:p>
    <w:p w14:paraId="39681E25" w14:textId="77777777" w:rsidR="00A475B4" w:rsidRPr="006C707C" w:rsidRDefault="00722EC0" w:rsidP="005B2D33">
      <w:pPr>
        <w:widowControl/>
        <w:autoSpaceDE w:val="0"/>
        <w:autoSpaceDN w:val="0"/>
        <w:adjustRightInd w:val="0"/>
        <w:spacing w:line="240" w:lineRule="atLeast"/>
        <w:ind w:firstLine="720"/>
        <w:jc w:val="both"/>
        <w:rPr>
          <w:snapToGrid/>
          <w:sz w:val="21"/>
          <w:szCs w:val="21"/>
        </w:rPr>
      </w:pPr>
      <w:bookmarkStart w:id="139" w:name="_DV_C150"/>
      <w:bookmarkEnd w:id="138"/>
      <w:r w:rsidRPr="006C707C">
        <w:rPr>
          <w:snapToGrid/>
          <w:sz w:val="21"/>
          <w:szCs w:val="21"/>
        </w:rPr>
        <w:t>(</w:t>
      </w:r>
      <w:r w:rsidR="00552FE3" w:rsidRPr="006C707C">
        <w:rPr>
          <w:snapToGrid/>
          <w:sz w:val="21"/>
          <w:szCs w:val="21"/>
        </w:rPr>
        <w:t>b</w:t>
      </w:r>
      <w:r w:rsidRPr="006C707C">
        <w:rPr>
          <w:snapToGrid/>
          <w:sz w:val="21"/>
          <w:szCs w:val="21"/>
        </w:rPr>
        <w:t>)</w:t>
      </w:r>
      <w:r w:rsidRPr="006C707C">
        <w:rPr>
          <w:snapToGrid/>
          <w:sz w:val="21"/>
          <w:szCs w:val="21"/>
        </w:rPr>
        <w:tab/>
      </w:r>
      <w:r w:rsidRPr="006C707C">
        <w:rPr>
          <w:snapToGrid/>
          <w:sz w:val="21"/>
          <w:szCs w:val="21"/>
          <w:u w:val="single"/>
        </w:rPr>
        <w:t>Ventilation</w:t>
      </w:r>
      <w:r w:rsidRPr="006C707C">
        <w:rPr>
          <w:snapToGrid/>
          <w:sz w:val="21"/>
          <w:szCs w:val="21"/>
        </w:rPr>
        <w:t>.</w:t>
      </w:r>
      <w:r w:rsidRPr="006C707C">
        <w:rPr>
          <w:b/>
          <w:bCs/>
          <w:snapToGrid/>
          <w:sz w:val="21"/>
          <w:szCs w:val="21"/>
        </w:rPr>
        <w:t xml:space="preserve">  </w:t>
      </w:r>
      <w:r w:rsidRPr="006C707C">
        <w:rPr>
          <w:snapToGrid/>
          <w:sz w:val="21"/>
          <w:szCs w:val="21"/>
        </w:rPr>
        <w:t xml:space="preserve">Tenant shall regularly and adequately clean all exhaust systems serving the </w:t>
      </w:r>
      <w:r w:rsidR="00200B27" w:rsidRPr="006C707C">
        <w:rPr>
          <w:snapToGrid/>
          <w:sz w:val="21"/>
          <w:szCs w:val="21"/>
        </w:rPr>
        <w:t>Premises. Such cleaning shall occur</w:t>
      </w:r>
      <w:r w:rsidRPr="006C707C">
        <w:rPr>
          <w:snapToGrid/>
          <w:sz w:val="21"/>
          <w:szCs w:val="21"/>
        </w:rPr>
        <w:t xml:space="preserve"> no less than once a month. This cleaning shall include degreasing of all hoods, fans, vents, pipes, flues, grease traps and other areas of such systems that are subject to grease buildup. All contractors used by Tenant for such cleaning must be approved by Landlord. Tenant shall provide to Landlord, upon demand, reasonable proof that Tenant is doing such cleaning. In the event that Tenant shall fail or refuse to clean any such systems, Landlord, upon twenty-four (24) hours prior written notice to Tenant, may arrange for the cleaning thereof, and Tenant shall pay all costs incurred by Landlord in conne</w:t>
      </w:r>
      <w:r w:rsidR="00200B27" w:rsidRPr="006C707C">
        <w:rPr>
          <w:snapToGrid/>
          <w:sz w:val="21"/>
          <w:szCs w:val="21"/>
        </w:rPr>
        <w:t xml:space="preserve">ction therewith, on demand, as </w:t>
      </w:r>
      <w:r w:rsidR="003E2472" w:rsidRPr="006C707C">
        <w:rPr>
          <w:snapToGrid/>
          <w:sz w:val="21"/>
          <w:szCs w:val="21"/>
        </w:rPr>
        <w:t>Additional Rent</w:t>
      </w:r>
      <w:r w:rsidRPr="006C707C">
        <w:rPr>
          <w:snapToGrid/>
          <w:sz w:val="21"/>
          <w:szCs w:val="21"/>
        </w:rPr>
        <w:t xml:space="preserve">. </w:t>
      </w:r>
      <w:r w:rsidR="00200B27" w:rsidRPr="006C707C">
        <w:rPr>
          <w:snapToGrid/>
          <w:sz w:val="21"/>
          <w:szCs w:val="21"/>
        </w:rPr>
        <w:t xml:space="preserve"> </w:t>
      </w:r>
      <w:r w:rsidRPr="006C707C">
        <w:rPr>
          <w:snapToGrid/>
          <w:sz w:val="21"/>
          <w:szCs w:val="21"/>
        </w:rPr>
        <w:t>Landlord shall not be liable to Tenant for any loss or damage that may be sustained to Tenant’s stock in trade or business by reason thereof, including, but not limited to, any loss of revenues resulting from any limitation or cessation of Tenant’s business while such cleaning is performed or as a result thereof. Landlord’s performance of any such cleaning shall not release Tenant from any of Tenant’s obligations hereunder nor shall the same be deemed to be a waiver by Landlord of Tenant’s default for the failure to perform such cleaning.</w:t>
      </w:r>
      <w:bookmarkEnd w:id="139"/>
    </w:p>
    <w:p w14:paraId="6A5952C5" w14:textId="77777777" w:rsidR="00A475B4" w:rsidRPr="00814CC7" w:rsidRDefault="00A475B4">
      <w:pPr>
        <w:widowControl/>
        <w:jc w:val="both"/>
        <w:rPr>
          <w:sz w:val="21"/>
          <w:szCs w:val="21"/>
        </w:rPr>
      </w:pPr>
    </w:p>
    <w:p w14:paraId="7FC94DE4" w14:textId="77777777" w:rsidR="00A475B4" w:rsidRPr="00814CC7" w:rsidRDefault="00A475B4">
      <w:pPr>
        <w:keepNext/>
        <w:widowControl/>
        <w:jc w:val="center"/>
        <w:rPr>
          <w:b/>
          <w:sz w:val="21"/>
          <w:szCs w:val="21"/>
        </w:rPr>
      </w:pPr>
      <w:r w:rsidRPr="00814CC7">
        <w:rPr>
          <w:b/>
          <w:sz w:val="21"/>
          <w:szCs w:val="21"/>
          <w:u w:val="single"/>
        </w:rPr>
        <w:t>ARTICLE XXI</w:t>
      </w:r>
      <w:r w:rsidRPr="00814CC7">
        <w:rPr>
          <w:b/>
          <w:sz w:val="21"/>
          <w:szCs w:val="21"/>
          <w:u w:val="single"/>
        </w:rPr>
        <w:fldChar w:fldCharType="begin"/>
      </w:r>
      <w:r w:rsidRPr="00814CC7">
        <w:rPr>
          <w:sz w:val="21"/>
          <w:szCs w:val="21"/>
        </w:rPr>
        <w:instrText xml:space="preserve"> TC “</w:instrText>
      </w:r>
      <w:bookmarkStart w:id="140" w:name="_Toc127886953"/>
      <w:r w:rsidRPr="00814CC7">
        <w:rPr>
          <w:b/>
          <w:sz w:val="21"/>
          <w:szCs w:val="21"/>
          <w:u w:val="single"/>
        </w:rPr>
        <w:instrText>ARTICLE XXI</w:instrText>
      </w:r>
      <w:bookmarkEnd w:id="140"/>
      <w:r w:rsidRPr="00814CC7">
        <w:rPr>
          <w:sz w:val="21"/>
          <w:szCs w:val="21"/>
        </w:rPr>
        <w:instrText xml:space="preserve">” \f C \l “1” </w:instrText>
      </w:r>
      <w:r w:rsidRPr="00814CC7">
        <w:rPr>
          <w:b/>
          <w:sz w:val="21"/>
          <w:szCs w:val="21"/>
          <w:u w:val="single"/>
        </w:rPr>
        <w:fldChar w:fldCharType="end"/>
      </w:r>
    </w:p>
    <w:p w14:paraId="68BE2D78" w14:textId="77777777" w:rsidR="00A475B4" w:rsidRPr="00814CC7" w:rsidRDefault="00A475B4">
      <w:pPr>
        <w:keepNext/>
        <w:widowControl/>
        <w:jc w:val="center"/>
        <w:rPr>
          <w:b/>
          <w:sz w:val="21"/>
          <w:szCs w:val="21"/>
        </w:rPr>
      </w:pPr>
    </w:p>
    <w:p w14:paraId="62E3485B" w14:textId="77777777" w:rsidR="00A475B4" w:rsidRPr="00814CC7" w:rsidRDefault="00A475B4">
      <w:pPr>
        <w:keepNext/>
        <w:widowControl/>
        <w:jc w:val="center"/>
        <w:rPr>
          <w:b/>
          <w:sz w:val="21"/>
          <w:szCs w:val="21"/>
        </w:rPr>
      </w:pPr>
      <w:r w:rsidRPr="00814CC7">
        <w:rPr>
          <w:b/>
          <w:sz w:val="21"/>
          <w:szCs w:val="21"/>
          <w:u w:val="single"/>
        </w:rPr>
        <w:t>MISCELLANEOUS</w:t>
      </w:r>
      <w:r w:rsidRPr="00814CC7">
        <w:rPr>
          <w:b/>
          <w:sz w:val="21"/>
          <w:szCs w:val="21"/>
          <w:u w:val="single"/>
        </w:rPr>
        <w:fldChar w:fldCharType="begin"/>
      </w:r>
      <w:r w:rsidRPr="00814CC7">
        <w:rPr>
          <w:sz w:val="21"/>
          <w:szCs w:val="21"/>
        </w:rPr>
        <w:instrText xml:space="preserve"> TC “</w:instrText>
      </w:r>
      <w:bookmarkStart w:id="141" w:name="_Toc127886954"/>
      <w:r w:rsidRPr="00814CC7">
        <w:rPr>
          <w:b/>
          <w:sz w:val="21"/>
          <w:szCs w:val="21"/>
          <w:u w:val="single"/>
        </w:rPr>
        <w:instrText>MISCELLANEOUS</w:instrText>
      </w:r>
      <w:bookmarkEnd w:id="141"/>
      <w:r w:rsidRPr="00814CC7">
        <w:rPr>
          <w:sz w:val="21"/>
          <w:szCs w:val="21"/>
        </w:rPr>
        <w:instrText xml:space="preserve">” \f C \l “2” </w:instrText>
      </w:r>
      <w:r w:rsidRPr="00814CC7">
        <w:rPr>
          <w:b/>
          <w:sz w:val="21"/>
          <w:szCs w:val="21"/>
          <w:u w:val="single"/>
        </w:rPr>
        <w:fldChar w:fldCharType="end"/>
      </w:r>
    </w:p>
    <w:p w14:paraId="445BBD40" w14:textId="77777777" w:rsidR="00A475B4" w:rsidRPr="00814CC7" w:rsidRDefault="00A475B4">
      <w:pPr>
        <w:keepNext/>
        <w:widowControl/>
        <w:jc w:val="both"/>
        <w:rPr>
          <w:b/>
          <w:sz w:val="21"/>
          <w:szCs w:val="21"/>
        </w:rPr>
      </w:pPr>
    </w:p>
    <w:p w14:paraId="0E781333" w14:textId="77777777" w:rsidR="00A475B4" w:rsidRPr="00814CC7" w:rsidRDefault="00A475B4">
      <w:pPr>
        <w:widowControl/>
        <w:ind w:firstLine="720"/>
        <w:jc w:val="both"/>
        <w:rPr>
          <w:sz w:val="21"/>
          <w:szCs w:val="21"/>
        </w:rPr>
      </w:pPr>
      <w:r w:rsidRPr="00814CC7">
        <w:rPr>
          <w:sz w:val="21"/>
          <w:szCs w:val="21"/>
        </w:rPr>
        <w:t xml:space="preserve">Section 21.1. </w:t>
      </w:r>
      <w:r w:rsidRPr="00814CC7">
        <w:rPr>
          <w:b/>
          <w:sz w:val="21"/>
          <w:szCs w:val="21"/>
          <w:u w:val="single"/>
        </w:rPr>
        <w:t>Entire Agreement</w:t>
      </w:r>
      <w:r w:rsidRPr="00814CC7">
        <w:rPr>
          <w:b/>
          <w:sz w:val="21"/>
          <w:szCs w:val="21"/>
          <w:u w:val="single"/>
        </w:rPr>
        <w:fldChar w:fldCharType="begin"/>
      </w:r>
      <w:r w:rsidRPr="00814CC7">
        <w:rPr>
          <w:sz w:val="21"/>
          <w:szCs w:val="21"/>
        </w:rPr>
        <w:instrText xml:space="preserve"> TC “</w:instrText>
      </w:r>
      <w:bookmarkStart w:id="142" w:name="_Toc127886955"/>
      <w:r w:rsidRPr="00814CC7">
        <w:rPr>
          <w:sz w:val="21"/>
          <w:szCs w:val="21"/>
        </w:rPr>
        <w:instrText xml:space="preserve">Section 21.1. </w:instrText>
      </w:r>
      <w:r w:rsidRPr="004772DC">
        <w:rPr>
          <w:b/>
          <w:sz w:val="21"/>
          <w:szCs w:val="21"/>
        </w:rPr>
        <w:instrText>Entire Agreement</w:instrText>
      </w:r>
      <w:bookmarkEnd w:id="14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Lease contains the entire agreement between the parties hereto, and there are no promises, agreements, conditions, undertakings, warranties, or representations, oral or written, express or implied, between them other than as herein set forth. No change or modification of this Lease or of any of the provisions hereof shall be valid or effective unless the same is in writing and signed by the parties hereto. No alleged or contended waiver of any of the provisions of this Lease shall be valid or effective unless in writing signed by the party against whom it is sought to be enforced.</w:t>
      </w:r>
    </w:p>
    <w:p w14:paraId="2F8541ED" w14:textId="77777777" w:rsidR="00A475B4" w:rsidRPr="00814CC7" w:rsidRDefault="00A475B4">
      <w:pPr>
        <w:widowControl/>
        <w:jc w:val="both"/>
        <w:rPr>
          <w:sz w:val="21"/>
          <w:szCs w:val="21"/>
        </w:rPr>
      </w:pPr>
    </w:p>
    <w:p w14:paraId="263EF5FE" w14:textId="77777777" w:rsidR="00A475B4" w:rsidRPr="00814CC7" w:rsidRDefault="00A475B4">
      <w:pPr>
        <w:widowControl/>
        <w:ind w:firstLine="720"/>
        <w:jc w:val="both"/>
        <w:rPr>
          <w:sz w:val="21"/>
          <w:szCs w:val="21"/>
        </w:rPr>
      </w:pPr>
      <w:r w:rsidRPr="00814CC7">
        <w:rPr>
          <w:sz w:val="21"/>
          <w:szCs w:val="21"/>
        </w:rPr>
        <w:t xml:space="preserve">Section 21.2. </w:t>
      </w:r>
      <w:r w:rsidRPr="00814CC7">
        <w:rPr>
          <w:b/>
          <w:sz w:val="21"/>
          <w:szCs w:val="21"/>
          <w:u w:val="single"/>
        </w:rPr>
        <w:t>Notices</w:t>
      </w:r>
      <w:r w:rsidRPr="00814CC7">
        <w:rPr>
          <w:b/>
          <w:sz w:val="21"/>
          <w:szCs w:val="21"/>
          <w:u w:val="single"/>
        </w:rPr>
        <w:fldChar w:fldCharType="begin"/>
      </w:r>
      <w:r w:rsidRPr="00814CC7">
        <w:rPr>
          <w:sz w:val="21"/>
          <w:szCs w:val="21"/>
        </w:rPr>
        <w:instrText xml:space="preserve"> TC “</w:instrText>
      </w:r>
      <w:bookmarkStart w:id="143" w:name="_Toc127886956"/>
      <w:r w:rsidRPr="00814CC7">
        <w:rPr>
          <w:sz w:val="21"/>
          <w:szCs w:val="21"/>
        </w:rPr>
        <w:instrText xml:space="preserve">Section 21.2. </w:instrText>
      </w:r>
      <w:r w:rsidRPr="004772DC">
        <w:rPr>
          <w:b/>
          <w:sz w:val="21"/>
          <w:szCs w:val="21"/>
        </w:rPr>
        <w:instrText>Notices</w:instrText>
      </w:r>
      <w:bookmarkEnd w:id="143"/>
      <w:r w:rsidRPr="00814CC7">
        <w:rPr>
          <w:sz w:val="21"/>
          <w:szCs w:val="21"/>
        </w:rPr>
        <w:instrText xml:space="preserve">” \f C \l “3” </w:instrText>
      </w:r>
      <w:r w:rsidRPr="00814CC7">
        <w:rPr>
          <w:b/>
          <w:sz w:val="21"/>
          <w:szCs w:val="21"/>
          <w:u w:val="single"/>
        </w:rPr>
        <w:fldChar w:fldCharType="end"/>
      </w:r>
      <w:r w:rsidRPr="00814CC7">
        <w:rPr>
          <w:sz w:val="21"/>
          <w:szCs w:val="21"/>
        </w:rPr>
        <w:t xml:space="preserve">. No notice or other communication given under this Lease shall be effective unless the same is in writing and is </w:t>
      </w:r>
      <w:r w:rsidR="00DC021D">
        <w:rPr>
          <w:sz w:val="21"/>
          <w:szCs w:val="21"/>
        </w:rPr>
        <w:t>(</w:t>
      </w:r>
      <w:proofErr w:type="spellStart"/>
      <w:r w:rsidR="00DC021D">
        <w:rPr>
          <w:sz w:val="21"/>
          <w:szCs w:val="21"/>
        </w:rPr>
        <w:t>i</w:t>
      </w:r>
      <w:proofErr w:type="spellEnd"/>
      <w:r w:rsidR="00DC021D">
        <w:rPr>
          <w:sz w:val="21"/>
          <w:szCs w:val="21"/>
        </w:rPr>
        <w:t xml:space="preserve">) </w:t>
      </w:r>
      <w:r w:rsidRPr="00814CC7">
        <w:rPr>
          <w:sz w:val="21"/>
          <w:szCs w:val="21"/>
        </w:rPr>
        <w:t>delivered in person or mailed by registered or certified mail, return receipt requested, first-class, postage prepaid, or</w:t>
      </w:r>
      <w:r w:rsidR="00DC021D">
        <w:rPr>
          <w:sz w:val="21"/>
          <w:szCs w:val="21"/>
        </w:rPr>
        <w:t xml:space="preserve"> (ii) </w:t>
      </w:r>
      <w:r w:rsidRPr="00814CC7">
        <w:rPr>
          <w:sz w:val="21"/>
          <w:szCs w:val="21"/>
        </w:rPr>
        <w:t>delivered by Federal Express or a comparably reliable courier service provided that any such courier service provides written evidence of delivery</w:t>
      </w:r>
      <w:r w:rsidR="00DC021D">
        <w:rPr>
          <w:sz w:val="21"/>
          <w:szCs w:val="21"/>
        </w:rPr>
        <w:t>, or (iii) via internet pdf or facsimile transmission</w:t>
      </w:r>
      <w:r w:rsidRPr="00814CC7">
        <w:rPr>
          <w:sz w:val="21"/>
          <w:szCs w:val="21"/>
        </w:rPr>
        <w:t>. Any such notice or communication shall be addressed:</w:t>
      </w:r>
    </w:p>
    <w:p w14:paraId="586FE365" w14:textId="77777777" w:rsidR="00A475B4" w:rsidRPr="00814CC7" w:rsidRDefault="00A475B4">
      <w:pPr>
        <w:widowControl/>
        <w:jc w:val="both"/>
        <w:rPr>
          <w:sz w:val="21"/>
          <w:szCs w:val="21"/>
        </w:rPr>
      </w:pPr>
    </w:p>
    <w:p w14:paraId="047CD110" w14:textId="77777777" w:rsidR="00554EF5" w:rsidRPr="00814CC7" w:rsidRDefault="00A475B4" w:rsidP="00554EF5">
      <w:pPr>
        <w:widowControl/>
        <w:tabs>
          <w:tab w:val="left" w:pos="2880"/>
          <w:tab w:val="center" w:pos="5040"/>
        </w:tabs>
        <w:ind w:firstLine="720"/>
        <w:jc w:val="both"/>
        <w:rPr>
          <w:sz w:val="21"/>
          <w:szCs w:val="21"/>
        </w:rPr>
      </w:pPr>
      <w:r w:rsidRPr="00814CC7">
        <w:rPr>
          <w:sz w:val="21"/>
          <w:szCs w:val="21"/>
        </w:rPr>
        <w:t>If to Landlord</w:t>
      </w:r>
      <w:r w:rsidR="00C86AA8" w:rsidRPr="00814CC7">
        <w:rPr>
          <w:sz w:val="21"/>
          <w:szCs w:val="21"/>
        </w:rPr>
        <w:t xml:space="preserve">:  </w:t>
      </w:r>
      <w:r w:rsidR="00C86AA8" w:rsidRPr="00814CC7">
        <w:rPr>
          <w:sz w:val="21"/>
          <w:szCs w:val="21"/>
        </w:rPr>
        <w:tab/>
      </w:r>
      <w:r w:rsidR="00554EF5">
        <w:rPr>
          <w:sz w:val="21"/>
          <w:szCs w:val="21"/>
        </w:rPr>
        <w:t>Toro Development Company</w:t>
      </w:r>
      <w:r w:rsidR="00554EF5" w:rsidRPr="00814CC7">
        <w:rPr>
          <w:sz w:val="21"/>
          <w:szCs w:val="21"/>
        </w:rPr>
        <w:t>, LLC</w:t>
      </w:r>
    </w:p>
    <w:p w14:paraId="436D05D7" w14:textId="77777777" w:rsidR="00554EF5" w:rsidRDefault="00554EF5" w:rsidP="00554EF5">
      <w:pPr>
        <w:ind w:left="2880"/>
        <w:rPr>
          <w:sz w:val="21"/>
          <w:szCs w:val="21"/>
        </w:rPr>
      </w:pPr>
      <w:r>
        <w:rPr>
          <w:sz w:val="21"/>
          <w:szCs w:val="21"/>
        </w:rPr>
        <w:t xml:space="preserve">6200 Avalon Boulevard </w:t>
      </w:r>
    </w:p>
    <w:p w14:paraId="4885D755" w14:textId="77777777" w:rsidR="00554EF5" w:rsidRDefault="00554EF5" w:rsidP="00554EF5">
      <w:pPr>
        <w:ind w:left="2880"/>
        <w:rPr>
          <w:sz w:val="21"/>
          <w:szCs w:val="21"/>
        </w:rPr>
      </w:pPr>
      <w:r>
        <w:rPr>
          <w:sz w:val="21"/>
          <w:szCs w:val="21"/>
        </w:rPr>
        <w:t>Alpharetta, GA 30009</w:t>
      </w:r>
    </w:p>
    <w:p w14:paraId="51A2A3A1" w14:textId="77777777" w:rsidR="00554EF5" w:rsidRDefault="00554EF5" w:rsidP="00554EF5">
      <w:pPr>
        <w:widowControl/>
        <w:ind w:left="2880"/>
        <w:jc w:val="both"/>
        <w:rPr>
          <w:sz w:val="21"/>
          <w:szCs w:val="21"/>
        </w:rPr>
      </w:pPr>
      <w:r w:rsidRPr="00814CC7">
        <w:rPr>
          <w:sz w:val="21"/>
          <w:szCs w:val="21"/>
        </w:rPr>
        <w:t>Attn:  Lease Administration</w:t>
      </w:r>
    </w:p>
    <w:p w14:paraId="7A803E2A" w14:textId="77777777" w:rsidR="00C86AA8" w:rsidRPr="00814CC7" w:rsidRDefault="00C86AA8" w:rsidP="00C86AA8">
      <w:pPr>
        <w:widowControl/>
        <w:ind w:firstLine="720"/>
        <w:jc w:val="both"/>
        <w:rPr>
          <w:sz w:val="21"/>
          <w:szCs w:val="21"/>
        </w:rPr>
      </w:pPr>
    </w:p>
    <w:p w14:paraId="78AE03A8" w14:textId="26A714A4" w:rsidR="00C86AA8" w:rsidRPr="00814CC7" w:rsidRDefault="000A16C7" w:rsidP="00B570DC">
      <w:pPr>
        <w:keepNext/>
        <w:keepLines/>
        <w:widowControl/>
        <w:ind w:firstLine="720"/>
        <w:jc w:val="both"/>
        <w:rPr>
          <w:sz w:val="21"/>
          <w:szCs w:val="21"/>
        </w:rPr>
      </w:pPr>
      <w:r w:rsidRPr="00814CC7">
        <w:rPr>
          <w:sz w:val="21"/>
          <w:szCs w:val="21"/>
        </w:rPr>
        <w:t>w</w:t>
      </w:r>
      <w:r w:rsidR="003A0797" w:rsidRPr="00814CC7">
        <w:rPr>
          <w:sz w:val="21"/>
          <w:szCs w:val="21"/>
        </w:rPr>
        <w:t>ith a copy to</w:t>
      </w:r>
      <w:r w:rsidR="00C86AA8" w:rsidRPr="00814CC7">
        <w:rPr>
          <w:sz w:val="21"/>
          <w:szCs w:val="21"/>
        </w:rPr>
        <w:t>:</w:t>
      </w:r>
      <w:r w:rsidR="00C86AA8" w:rsidRPr="00814CC7">
        <w:rPr>
          <w:sz w:val="21"/>
          <w:szCs w:val="21"/>
        </w:rPr>
        <w:tab/>
      </w:r>
      <w:r w:rsidRPr="00814CC7">
        <w:rPr>
          <w:sz w:val="21"/>
          <w:szCs w:val="21"/>
        </w:rPr>
        <w:tab/>
      </w:r>
      <w:r w:rsidR="00C86AA8" w:rsidRPr="00814CC7">
        <w:rPr>
          <w:sz w:val="21"/>
          <w:szCs w:val="21"/>
        </w:rPr>
        <w:t>Hartman Simons &amp; Wood LLP</w:t>
      </w:r>
    </w:p>
    <w:p w14:paraId="65BBC606" w14:textId="77777777" w:rsidR="00111664" w:rsidRDefault="00111664" w:rsidP="00111664">
      <w:pPr>
        <w:widowControl/>
        <w:ind w:left="2160" w:firstLine="720"/>
        <w:jc w:val="both"/>
        <w:rPr>
          <w:sz w:val="21"/>
          <w:szCs w:val="21"/>
        </w:rPr>
      </w:pPr>
      <w:r w:rsidRPr="00814CC7">
        <w:rPr>
          <w:sz w:val="21"/>
          <w:szCs w:val="21"/>
        </w:rPr>
        <w:t xml:space="preserve">400 </w:t>
      </w:r>
      <w:r>
        <w:rPr>
          <w:sz w:val="21"/>
          <w:szCs w:val="21"/>
        </w:rPr>
        <w:t>Interstate North Parkway SE</w:t>
      </w:r>
    </w:p>
    <w:p w14:paraId="6FA8B0B7" w14:textId="77777777" w:rsidR="00111664" w:rsidRPr="00814CC7" w:rsidRDefault="00111664" w:rsidP="00111664">
      <w:pPr>
        <w:widowControl/>
        <w:ind w:left="2160" w:firstLine="720"/>
        <w:jc w:val="both"/>
        <w:rPr>
          <w:sz w:val="21"/>
          <w:szCs w:val="21"/>
        </w:rPr>
      </w:pPr>
      <w:r w:rsidRPr="00814CC7">
        <w:rPr>
          <w:sz w:val="21"/>
          <w:szCs w:val="21"/>
        </w:rPr>
        <w:t xml:space="preserve"> Suite </w:t>
      </w:r>
      <w:r>
        <w:rPr>
          <w:sz w:val="21"/>
          <w:szCs w:val="21"/>
        </w:rPr>
        <w:t>6</w:t>
      </w:r>
      <w:r w:rsidRPr="00814CC7">
        <w:rPr>
          <w:sz w:val="21"/>
          <w:szCs w:val="21"/>
        </w:rPr>
        <w:t>00</w:t>
      </w:r>
    </w:p>
    <w:p w14:paraId="359042D5" w14:textId="77777777" w:rsidR="00111664" w:rsidRPr="00814CC7" w:rsidRDefault="00111664" w:rsidP="00111664">
      <w:pPr>
        <w:widowControl/>
        <w:ind w:left="2160" w:firstLine="720"/>
        <w:jc w:val="both"/>
        <w:rPr>
          <w:sz w:val="21"/>
          <w:szCs w:val="21"/>
        </w:rPr>
      </w:pPr>
      <w:r>
        <w:rPr>
          <w:sz w:val="21"/>
          <w:szCs w:val="21"/>
        </w:rPr>
        <w:t>Atlanta, Georgia</w:t>
      </w:r>
      <w:r w:rsidRPr="00814CC7">
        <w:rPr>
          <w:sz w:val="21"/>
          <w:szCs w:val="21"/>
        </w:rPr>
        <w:t xml:space="preserve"> 30339</w:t>
      </w:r>
    </w:p>
    <w:p w14:paraId="1849E3D1" w14:textId="77777777" w:rsidR="00C86AA8" w:rsidRPr="00814CC7" w:rsidRDefault="00C86AA8" w:rsidP="008C7AB4">
      <w:pPr>
        <w:keepNext/>
        <w:keepLines/>
        <w:widowControl/>
        <w:ind w:left="2160" w:firstLine="720"/>
        <w:jc w:val="both"/>
        <w:rPr>
          <w:sz w:val="21"/>
          <w:szCs w:val="21"/>
        </w:rPr>
      </w:pPr>
      <w:r w:rsidRPr="00814CC7">
        <w:rPr>
          <w:sz w:val="21"/>
          <w:szCs w:val="21"/>
        </w:rPr>
        <w:t xml:space="preserve">Attn:  </w:t>
      </w:r>
      <w:r w:rsidR="00F229D6" w:rsidRPr="00814CC7">
        <w:rPr>
          <w:sz w:val="21"/>
          <w:szCs w:val="21"/>
        </w:rPr>
        <w:t>Peter M. Hartman</w:t>
      </w:r>
      <w:r w:rsidR="002F75C6" w:rsidRPr="00814CC7">
        <w:rPr>
          <w:sz w:val="21"/>
          <w:szCs w:val="21"/>
        </w:rPr>
        <w:t>,</w:t>
      </w:r>
      <w:r w:rsidRPr="00814CC7">
        <w:rPr>
          <w:sz w:val="21"/>
          <w:szCs w:val="21"/>
        </w:rPr>
        <w:t xml:space="preserve"> Esq.</w:t>
      </w:r>
    </w:p>
    <w:p w14:paraId="65B593A1" w14:textId="77777777" w:rsidR="00C86AA8" w:rsidRPr="00814CC7" w:rsidRDefault="00C86AA8" w:rsidP="00C86AA8">
      <w:pPr>
        <w:widowControl/>
        <w:jc w:val="both"/>
        <w:rPr>
          <w:sz w:val="21"/>
          <w:szCs w:val="21"/>
        </w:rPr>
      </w:pPr>
    </w:p>
    <w:p w14:paraId="01ED6501" w14:textId="77777777" w:rsidR="00A475B4" w:rsidRPr="00814CC7" w:rsidRDefault="00A475B4" w:rsidP="00C86AA8">
      <w:pPr>
        <w:widowControl/>
        <w:ind w:left="720"/>
        <w:jc w:val="both"/>
        <w:rPr>
          <w:sz w:val="21"/>
          <w:szCs w:val="21"/>
        </w:rPr>
      </w:pPr>
      <w:r w:rsidRPr="00814CC7">
        <w:rPr>
          <w:sz w:val="21"/>
          <w:szCs w:val="21"/>
        </w:rPr>
        <w:lastRenderedPageBreak/>
        <w:t>or to such other address</w:t>
      </w:r>
      <w:r w:rsidR="003B0397" w:rsidRPr="00814CC7">
        <w:rPr>
          <w:sz w:val="21"/>
          <w:szCs w:val="21"/>
        </w:rPr>
        <w:t>es</w:t>
      </w:r>
      <w:r w:rsidRPr="00814CC7">
        <w:rPr>
          <w:sz w:val="21"/>
          <w:szCs w:val="21"/>
        </w:rPr>
        <w:t xml:space="preserve"> as Landlord shall designate by giving notice thereof to Tenant.</w:t>
      </w:r>
    </w:p>
    <w:p w14:paraId="0B487EDB" w14:textId="77777777" w:rsidR="00A475B4" w:rsidRPr="00814CC7" w:rsidRDefault="00A475B4">
      <w:pPr>
        <w:widowControl/>
        <w:jc w:val="both"/>
        <w:rPr>
          <w:sz w:val="21"/>
          <w:szCs w:val="21"/>
        </w:rPr>
      </w:pPr>
    </w:p>
    <w:p w14:paraId="1CB6A5B6" w14:textId="77777777" w:rsidR="008C4CB7" w:rsidRDefault="00A475B4" w:rsidP="008C4CB7">
      <w:pPr>
        <w:widowControl/>
        <w:ind w:left="720"/>
        <w:jc w:val="both"/>
        <w:rPr>
          <w:sz w:val="21"/>
          <w:szCs w:val="21"/>
        </w:rPr>
      </w:pPr>
      <w:r w:rsidRPr="00814CC7">
        <w:rPr>
          <w:sz w:val="21"/>
          <w:szCs w:val="21"/>
        </w:rPr>
        <w:t>If to Tenant</w:t>
      </w:r>
      <w:r w:rsidR="00C86AA8" w:rsidRPr="00814CC7">
        <w:rPr>
          <w:sz w:val="21"/>
          <w:szCs w:val="21"/>
        </w:rPr>
        <w:t>:</w:t>
      </w:r>
      <w:r w:rsidR="00C86AA8" w:rsidRPr="00814CC7">
        <w:rPr>
          <w:sz w:val="21"/>
          <w:szCs w:val="21"/>
        </w:rPr>
        <w:tab/>
      </w:r>
      <w:r w:rsidR="00C86AA8" w:rsidRPr="00814CC7">
        <w:rPr>
          <w:sz w:val="21"/>
          <w:szCs w:val="21"/>
        </w:rPr>
        <w:tab/>
      </w:r>
      <w:r w:rsidR="008C4CB7" w:rsidRPr="00D3402B">
        <w:rPr>
          <w:sz w:val="21"/>
          <w:szCs w:val="21"/>
        </w:rPr>
        <w:t>Sugarcoat Medley Ventures, LL</w:t>
      </w:r>
    </w:p>
    <w:p w14:paraId="58AC3470" w14:textId="1271397A" w:rsidR="00E872FC" w:rsidRPr="004A5F49" w:rsidRDefault="00E872FC" w:rsidP="008C4CB7">
      <w:pPr>
        <w:widowControl/>
        <w:ind w:left="2880"/>
        <w:jc w:val="both"/>
        <w:rPr>
          <w:sz w:val="21"/>
          <w:szCs w:val="21"/>
        </w:rPr>
      </w:pPr>
      <w:r w:rsidRPr="004A5F49">
        <w:rPr>
          <w:sz w:val="21"/>
          <w:szCs w:val="21"/>
        </w:rPr>
        <w:t>245 Trimble Crest Drive NE</w:t>
      </w:r>
    </w:p>
    <w:p w14:paraId="02043FD6" w14:textId="76CB9215" w:rsidR="004A5F49" w:rsidRDefault="00E872FC" w:rsidP="00E872FC">
      <w:pPr>
        <w:widowControl/>
        <w:ind w:left="2880"/>
        <w:jc w:val="both"/>
        <w:rPr>
          <w:sz w:val="21"/>
          <w:szCs w:val="21"/>
        </w:rPr>
      </w:pPr>
      <w:r w:rsidRPr="004A5F49">
        <w:rPr>
          <w:sz w:val="21"/>
          <w:szCs w:val="21"/>
        </w:rPr>
        <w:t>Atlanta, GA 30342</w:t>
      </w:r>
    </w:p>
    <w:p w14:paraId="7AB0165A" w14:textId="3B5E2B16" w:rsidR="004A5F49" w:rsidRDefault="004A5F49" w:rsidP="00E872FC">
      <w:pPr>
        <w:widowControl/>
        <w:ind w:left="2880"/>
        <w:jc w:val="both"/>
        <w:rPr>
          <w:sz w:val="21"/>
          <w:szCs w:val="21"/>
        </w:rPr>
      </w:pPr>
      <w:r>
        <w:rPr>
          <w:sz w:val="21"/>
          <w:szCs w:val="21"/>
        </w:rPr>
        <w:t xml:space="preserve">Attn:  </w:t>
      </w:r>
      <w:proofErr w:type="spellStart"/>
      <w:r w:rsidRPr="004A5F49">
        <w:rPr>
          <w:sz w:val="21"/>
          <w:szCs w:val="21"/>
        </w:rPr>
        <w:t>Peiru</w:t>
      </w:r>
      <w:proofErr w:type="spellEnd"/>
      <w:r w:rsidR="00EE7EFA">
        <w:rPr>
          <w:sz w:val="21"/>
          <w:szCs w:val="21"/>
        </w:rPr>
        <w:t xml:space="preserve"> Kim</w:t>
      </w:r>
    </w:p>
    <w:p w14:paraId="1B2C89FD" w14:textId="77777777" w:rsidR="004A5F49" w:rsidRDefault="004A5F49" w:rsidP="004A5F49">
      <w:pPr>
        <w:widowControl/>
        <w:jc w:val="both"/>
        <w:rPr>
          <w:sz w:val="21"/>
          <w:szCs w:val="21"/>
        </w:rPr>
      </w:pPr>
    </w:p>
    <w:p w14:paraId="66DC5C38" w14:textId="58003636" w:rsidR="00A475B4" w:rsidRPr="004A5F49" w:rsidRDefault="00A475B4" w:rsidP="004A5F49">
      <w:pPr>
        <w:widowControl/>
        <w:jc w:val="both"/>
        <w:rPr>
          <w:sz w:val="21"/>
          <w:szCs w:val="21"/>
        </w:rPr>
      </w:pPr>
      <w:r w:rsidRPr="004A5F49">
        <w:rPr>
          <w:sz w:val="21"/>
          <w:szCs w:val="21"/>
        </w:rPr>
        <w:t>or to such other address as Tenant shall designate by giving notice thereof to Landlord.</w:t>
      </w:r>
    </w:p>
    <w:p w14:paraId="2ECAB3BD" w14:textId="77777777" w:rsidR="00A475B4" w:rsidRPr="00814CC7" w:rsidRDefault="00A475B4">
      <w:pPr>
        <w:widowControl/>
        <w:jc w:val="both"/>
        <w:rPr>
          <w:b/>
          <w:sz w:val="21"/>
          <w:szCs w:val="21"/>
        </w:rPr>
      </w:pPr>
    </w:p>
    <w:p w14:paraId="315E1E4C" w14:textId="77777777" w:rsidR="00A475B4" w:rsidRPr="00814CC7" w:rsidRDefault="00A475B4">
      <w:pPr>
        <w:widowControl/>
        <w:ind w:firstLine="720"/>
        <w:jc w:val="both"/>
        <w:rPr>
          <w:sz w:val="21"/>
          <w:szCs w:val="21"/>
        </w:rPr>
      </w:pPr>
      <w:r w:rsidRPr="00814CC7">
        <w:rPr>
          <w:sz w:val="21"/>
          <w:szCs w:val="21"/>
        </w:rPr>
        <w:t>The date of service of any notice or other communication given by mail shall be two (2) business days after the date on which such notice is deposited in the U.S. mail.  The date of service of any notice given by courier service shall be one (1) business day after deposit with such courier service.</w:t>
      </w:r>
    </w:p>
    <w:p w14:paraId="02BD0BC6" w14:textId="77777777" w:rsidR="00A475B4" w:rsidRPr="00814CC7" w:rsidRDefault="00A475B4">
      <w:pPr>
        <w:widowControl/>
        <w:jc w:val="both"/>
        <w:rPr>
          <w:sz w:val="21"/>
          <w:szCs w:val="21"/>
        </w:rPr>
      </w:pPr>
    </w:p>
    <w:p w14:paraId="29796D51" w14:textId="77777777" w:rsidR="00A475B4" w:rsidRPr="00814CC7" w:rsidRDefault="00A475B4">
      <w:pPr>
        <w:widowControl/>
        <w:ind w:firstLine="720"/>
        <w:jc w:val="both"/>
        <w:rPr>
          <w:sz w:val="21"/>
          <w:szCs w:val="21"/>
        </w:rPr>
      </w:pPr>
      <w:r w:rsidRPr="00814CC7">
        <w:rPr>
          <w:sz w:val="21"/>
          <w:szCs w:val="21"/>
        </w:rPr>
        <w:t xml:space="preserve">Section 21.3. </w:t>
      </w:r>
      <w:r w:rsidRPr="00814CC7">
        <w:rPr>
          <w:b/>
          <w:sz w:val="21"/>
          <w:szCs w:val="21"/>
          <w:u w:val="single"/>
        </w:rPr>
        <w:t>Governing Law</w:t>
      </w:r>
      <w:r w:rsidRPr="00814CC7">
        <w:rPr>
          <w:bCs/>
          <w:sz w:val="21"/>
          <w:szCs w:val="21"/>
        </w:rPr>
        <w:t>.</w:t>
      </w:r>
      <w:r w:rsidRPr="00814CC7">
        <w:rPr>
          <w:b/>
          <w:sz w:val="21"/>
          <w:szCs w:val="21"/>
          <w:u w:val="single"/>
        </w:rPr>
        <w:fldChar w:fldCharType="begin"/>
      </w:r>
      <w:r w:rsidRPr="00814CC7">
        <w:rPr>
          <w:sz w:val="21"/>
          <w:szCs w:val="21"/>
        </w:rPr>
        <w:instrText xml:space="preserve"> TC “</w:instrText>
      </w:r>
      <w:bookmarkStart w:id="144" w:name="_Toc127886957"/>
      <w:r w:rsidRPr="00814CC7">
        <w:rPr>
          <w:sz w:val="21"/>
          <w:szCs w:val="21"/>
        </w:rPr>
        <w:instrText xml:space="preserve">Section 21.3. </w:instrText>
      </w:r>
      <w:r w:rsidRPr="004772DC">
        <w:rPr>
          <w:b/>
          <w:sz w:val="21"/>
          <w:szCs w:val="21"/>
        </w:rPr>
        <w:instrText>Governing Law</w:instrText>
      </w:r>
      <w:bookmarkEnd w:id="14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It is the intent of the parties hereto that all questions with respect to the construction of this Lease and the rights and the liabilities of the parties hereto shall be determined in accordance with the laws of </w:t>
      </w:r>
      <w:r w:rsidR="00200B27" w:rsidRPr="00814CC7">
        <w:rPr>
          <w:sz w:val="21"/>
          <w:szCs w:val="21"/>
        </w:rPr>
        <w:t xml:space="preserve">the </w:t>
      </w:r>
      <w:r w:rsidRPr="00814CC7">
        <w:rPr>
          <w:sz w:val="21"/>
          <w:szCs w:val="21"/>
        </w:rPr>
        <w:t>State, and that all disputes arising hereunder shall be heard and decided in the local jurisdiction where the Shopping Center is located.</w:t>
      </w:r>
    </w:p>
    <w:p w14:paraId="326393B9" w14:textId="77777777" w:rsidR="00A475B4" w:rsidRPr="00814CC7" w:rsidRDefault="00A475B4">
      <w:pPr>
        <w:widowControl/>
        <w:jc w:val="both"/>
        <w:rPr>
          <w:sz w:val="21"/>
          <w:szCs w:val="21"/>
        </w:rPr>
      </w:pPr>
    </w:p>
    <w:p w14:paraId="3126DBC7" w14:textId="77777777" w:rsidR="00A475B4" w:rsidRPr="00814CC7" w:rsidRDefault="00A475B4">
      <w:pPr>
        <w:widowControl/>
        <w:ind w:firstLine="720"/>
        <w:jc w:val="both"/>
        <w:rPr>
          <w:sz w:val="21"/>
          <w:szCs w:val="21"/>
        </w:rPr>
      </w:pPr>
      <w:r w:rsidRPr="00814CC7">
        <w:rPr>
          <w:sz w:val="21"/>
          <w:szCs w:val="21"/>
        </w:rPr>
        <w:t xml:space="preserve">Section 21.4. </w:t>
      </w:r>
      <w:r w:rsidRPr="00814CC7">
        <w:rPr>
          <w:b/>
          <w:sz w:val="21"/>
          <w:szCs w:val="21"/>
          <w:u w:val="single"/>
        </w:rPr>
        <w:t>Successors</w:t>
      </w:r>
      <w:r w:rsidRPr="00814CC7">
        <w:rPr>
          <w:b/>
          <w:sz w:val="21"/>
          <w:szCs w:val="21"/>
          <w:u w:val="single"/>
        </w:rPr>
        <w:fldChar w:fldCharType="begin"/>
      </w:r>
      <w:r w:rsidRPr="00814CC7">
        <w:rPr>
          <w:sz w:val="21"/>
          <w:szCs w:val="21"/>
        </w:rPr>
        <w:instrText xml:space="preserve"> TC “</w:instrText>
      </w:r>
      <w:bookmarkStart w:id="145" w:name="_Toc127886958"/>
      <w:r w:rsidRPr="00814CC7">
        <w:rPr>
          <w:sz w:val="21"/>
          <w:szCs w:val="21"/>
        </w:rPr>
        <w:instrText xml:space="preserve">Section 21.4. </w:instrText>
      </w:r>
      <w:r w:rsidRPr="004772DC">
        <w:rPr>
          <w:b/>
          <w:sz w:val="21"/>
          <w:szCs w:val="21"/>
        </w:rPr>
        <w:instrText>Successors</w:instrText>
      </w:r>
      <w:bookmarkEnd w:id="145"/>
      <w:r w:rsidRPr="00814CC7">
        <w:rPr>
          <w:sz w:val="21"/>
          <w:szCs w:val="21"/>
        </w:rPr>
        <w:instrText xml:space="preserve">” \f C \l “3” </w:instrText>
      </w:r>
      <w:r w:rsidRPr="00814CC7">
        <w:rPr>
          <w:b/>
          <w:sz w:val="21"/>
          <w:szCs w:val="21"/>
          <w:u w:val="single"/>
        </w:rPr>
        <w:fldChar w:fldCharType="end"/>
      </w:r>
      <w:r w:rsidRPr="00814CC7">
        <w:rPr>
          <w:sz w:val="21"/>
          <w:szCs w:val="21"/>
        </w:rPr>
        <w:t xml:space="preserve">. This Lease and all rights and liabilities herein given to, or imposed upon, the respective parties hereto shall extend to and bind the several respective heirs, executors, administrators, successors, and assigns of the said parties; and if there shall be more than one Tenant, or more than one person or entity acting collectively as Tenant, they shall all be bound jointly and severally by the terms, covenants and agreements contained herein. Any restriction on or requirement imposed upon Tenant hereunder shall be deemed to extend to Tenant’s guarantor, Tenant’s sublessees, Tenant’s </w:t>
      </w:r>
      <w:proofErr w:type="gramStart"/>
      <w:r w:rsidRPr="00814CC7">
        <w:rPr>
          <w:sz w:val="21"/>
          <w:szCs w:val="21"/>
        </w:rPr>
        <w:t>assignees</w:t>
      </w:r>
      <w:proofErr w:type="gramEnd"/>
      <w:r w:rsidRPr="00814CC7">
        <w:rPr>
          <w:sz w:val="21"/>
          <w:szCs w:val="21"/>
        </w:rPr>
        <w:t xml:space="preserve"> and Tenant’s invitees, and it shall be Tenant’s obligation to cause the foregoing persons to comply with such restrictions or requirements. No rights, however, shall inure to the benefit of any assignee or other transferee of Tenant, and no rights or benefits shall be conferred upon any such assignee or transferee by reason of this Section 21.4, unless such rights or benefits shall be expressly otherwise set forth in this Lease.</w:t>
      </w:r>
    </w:p>
    <w:p w14:paraId="3ACA2448" w14:textId="77777777" w:rsidR="00A475B4" w:rsidRPr="00814CC7" w:rsidRDefault="00A475B4">
      <w:pPr>
        <w:widowControl/>
        <w:jc w:val="both"/>
        <w:rPr>
          <w:sz w:val="21"/>
          <w:szCs w:val="21"/>
        </w:rPr>
      </w:pPr>
    </w:p>
    <w:p w14:paraId="77DEA077" w14:textId="2908193C" w:rsidR="00A475B4" w:rsidRPr="007E5D89" w:rsidRDefault="00A475B4">
      <w:pPr>
        <w:widowControl/>
        <w:ind w:firstLine="720"/>
        <w:jc w:val="both"/>
        <w:rPr>
          <w:sz w:val="21"/>
          <w:szCs w:val="21"/>
        </w:rPr>
      </w:pPr>
      <w:r w:rsidRPr="00814CC7">
        <w:rPr>
          <w:sz w:val="21"/>
          <w:szCs w:val="21"/>
        </w:rPr>
        <w:t>Section</w:t>
      </w:r>
      <w:r w:rsidRPr="00814CC7">
        <w:rPr>
          <w:b/>
          <w:sz w:val="21"/>
          <w:szCs w:val="21"/>
        </w:rPr>
        <w:t xml:space="preserve"> </w:t>
      </w:r>
      <w:r w:rsidRPr="00814CC7">
        <w:rPr>
          <w:sz w:val="21"/>
          <w:szCs w:val="21"/>
        </w:rPr>
        <w:t xml:space="preserve">21.5. </w:t>
      </w:r>
      <w:r w:rsidRPr="00814CC7">
        <w:rPr>
          <w:b/>
          <w:sz w:val="21"/>
          <w:szCs w:val="21"/>
          <w:u w:val="single"/>
        </w:rPr>
        <w:t>Brokers</w:t>
      </w:r>
      <w:r w:rsidRPr="00814CC7">
        <w:rPr>
          <w:b/>
          <w:sz w:val="21"/>
          <w:szCs w:val="21"/>
          <w:u w:val="single"/>
        </w:rPr>
        <w:fldChar w:fldCharType="begin"/>
      </w:r>
      <w:r w:rsidRPr="00814CC7">
        <w:rPr>
          <w:sz w:val="21"/>
          <w:szCs w:val="21"/>
        </w:rPr>
        <w:instrText xml:space="preserve"> TC “</w:instrText>
      </w:r>
      <w:bookmarkStart w:id="146" w:name="_Toc127886959"/>
      <w:r w:rsidRPr="00814CC7">
        <w:rPr>
          <w:sz w:val="21"/>
          <w:szCs w:val="21"/>
        </w:rPr>
        <w:instrText>Section</w:instrText>
      </w:r>
      <w:r w:rsidRPr="00814CC7">
        <w:rPr>
          <w:b/>
          <w:sz w:val="21"/>
          <w:szCs w:val="21"/>
        </w:rPr>
        <w:instrText xml:space="preserve"> </w:instrText>
      </w:r>
      <w:r w:rsidRPr="00814CC7">
        <w:rPr>
          <w:sz w:val="21"/>
          <w:szCs w:val="21"/>
        </w:rPr>
        <w:instrText xml:space="preserve">21.5. </w:instrText>
      </w:r>
      <w:r w:rsidRPr="004772DC">
        <w:rPr>
          <w:b/>
          <w:sz w:val="21"/>
          <w:szCs w:val="21"/>
        </w:rPr>
        <w:instrText>Brokers</w:instrText>
      </w:r>
      <w:bookmarkEnd w:id="146"/>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7E5D89" w:rsidRPr="007E5D89">
        <w:rPr>
          <w:sz w:val="21"/>
          <w:szCs w:val="21"/>
        </w:rPr>
        <w:t xml:space="preserve">Landlord and Tenant represent and warrant each to the other that each has not dealt with any real estate agent or broker in connection with this transaction other than the Broker(s) set forth in paragraph </w:t>
      </w:r>
      <w:r w:rsidR="00E95E5A">
        <w:rPr>
          <w:sz w:val="21"/>
          <w:szCs w:val="21"/>
        </w:rPr>
        <w:t>18</w:t>
      </w:r>
      <w:r w:rsidR="007E5D89" w:rsidRPr="007E5D89">
        <w:rPr>
          <w:sz w:val="21"/>
          <w:szCs w:val="21"/>
        </w:rPr>
        <w:t xml:space="preserve"> of the Summary and agree to indemnify and save each other harmless from and against all loss, cost and expense incurred by reason of any claim of any real estate agent or broker claiming by, through or under the indemnifying party, regardless of whether such claim is meritorious. Landlord agrees to pay the Broker(s) any commissions owing in connection with this transaction pursuant to a separate written agreement between Landlord and Broker(s).</w:t>
      </w:r>
    </w:p>
    <w:p w14:paraId="32BEEBEB" w14:textId="77777777" w:rsidR="00A475B4" w:rsidRPr="00814CC7" w:rsidRDefault="00A475B4">
      <w:pPr>
        <w:widowControl/>
        <w:jc w:val="both"/>
        <w:rPr>
          <w:sz w:val="21"/>
          <w:szCs w:val="21"/>
        </w:rPr>
      </w:pPr>
    </w:p>
    <w:p w14:paraId="616D656B" w14:textId="77777777" w:rsidR="00A475B4" w:rsidRPr="00814CC7" w:rsidRDefault="00A475B4">
      <w:pPr>
        <w:widowControl/>
        <w:ind w:firstLine="720"/>
        <w:jc w:val="both"/>
        <w:rPr>
          <w:sz w:val="21"/>
          <w:szCs w:val="21"/>
        </w:rPr>
      </w:pPr>
      <w:r w:rsidRPr="00814CC7">
        <w:rPr>
          <w:sz w:val="21"/>
          <w:szCs w:val="21"/>
        </w:rPr>
        <w:t xml:space="preserve">Section 21.6. </w:t>
      </w:r>
      <w:r w:rsidRPr="00814CC7">
        <w:rPr>
          <w:b/>
          <w:sz w:val="21"/>
          <w:szCs w:val="21"/>
          <w:u w:val="single"/>
        </w:rPr>
        <w:t>Transfer by Landlord</w:t>
      </w:r>
      <w:r w:rsidRPr="00814CC7">
        <w:rPr>
          <w:b/>
          <w:sz w:val="21"/>
          <w:szCs w:val="21"/>
          <w:u w:val="single"/>
        </w:rPr>
        <w:fldChar w:fldCharType="begin"/>
      </w:r>
      <w:r w:rsidRPr="00814CC7">
        <w:rPr>
          <w:sz w:val="21"/>
          <w:szCs w:val="21"/>
        </w:rPr>
        <w:instrText xml:space="preserve"> TC “</w:instrText>
      </w:r>
      <w:bookmarkStart w:id="147" w:name="_Toc127886960"/>
      <w:r w:rsidRPr="00814CC7">
        <w:rPr>
          <w:sz w:val="21"/>
          <w:szCs w:val="21"/>
        </w:rPr>
        <w:instrText xml:space="preserve">Section 21.6. </w:instrText>
      </w:r>
      <w:r w:rsidRPr="004772DC">
        <w:rPr>
          <w:b/>
          <w:sz w:val="21"/>
          <w:szCs w:val="21"/>
        </w:rPr>
        <w:instrText>Transfer by Landlord</w:instrText>
      </w:r>
      <w:bookmarkEnd w:id="14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w:t>
      </w:r>
      <w:r w:rsidRPr="00814CC7">
        <w:rPr>
          <w:b/>
          <w:sz w:val="21"/>
          <w:szCs w:val="21"/>
        </w:rPr>
        <w:t xml:space="preserve"> </w:t>
      </w:r>
      <w:r w:rsidRPr="00814CC7">
        <w:rPr>
          <w:sz w:val="21"/>
          <w:szCs w:val="21"/>
        </w:rPr>
        <w:t>hereunder shall have the right to freely assign this Lease without notice to or the consent of Tenant.</w:t>
      </w:r>
    </w:p>
    <w:p w14:paraId="3CD8ABEA" w14:textId="77777777" w:rsidR="00A475B4" w:rsidRPr="00814CC7" w:rsidRDefault="00A475B4">
      <w:pPr>
        <w:widowControl/>
        <w:jc w:val="both"/>
        <w:rPr>
          <w:sz w:val="21"/>
          <w:szCs w:val="21"/>
        </w:rPr>
      </w:pPr>
    </w:p>
    <w:p w14:paraId="5F47F504" w14:textId="77777777" w:rsidR="00A475B4" w:rsidRPr="00814CC7" w:rsidRDefault="00A475B4">
      <w:pPr>
        <w:widowControl/>
        <w:ind w:firstLine="720"/>
        <w:jc w:val="both"/>
        <w:rPr>
          <w:sz w:val="21"/>
          <w:szCs w:val="21"/>
        </w:rPr>
      </w:pPr>
      <w:r w:rsidRPr="00814CC7">
        <w:rPr>
          <w:sz w:val="21"/>
          <w:szCs w:val="21"/>
        </w:rPr>
        <w:t xml:space="preserve">Section 21.7. </w:t>
      </w:r>
      <w:r w:rsidRPr="00814CC7">
        <w:rPr>
          <w:b/>
          <w:sz w:val="21"/>
          <w:szCs w:val="21"/>
          <w:u w:val="single"/>
        </w:rPr>
        <w:t>No</w:t>
      </w:r>
      <w:r w:rsidRPr="00814CC7">
        <w:rPr>
          <w:sz w:val="21"/>
          <w:szCs w:val="21"/>
          <w:u w:val="single"/>
        </w:rPr>
        <w:t xml:space="preserve"> </w:t>
      </w:r>
      <w:r w:rsidRPr="00814CC7">
        <w:rPr>
          <w:b/>
          <w:sz w:val="21"/>
          <w:szCs w:val="21"/>
          <w:u w:val="single"/>
        </w:rPr>
        <w:t>Partnership</w:t>
      </w:r>
      <w:r w:rsidRPr="00814CC7">
        <w:rPr>
          <w:b/>
          <w:sz w:val="21"/>
          <w:szCs w:val="21"/>
          <w:u w:val="single"/>
        </w:rPr>
        <w:fldChar w:fldCharType="begin"/>
      </w:r>
      <w:r w:rsidRPr="00814CC7">
        <w:rPr>
          <w:sz w:val="21"/>
          <w:szCs w:val="21"/>
        </w:rPr>
        <w:instrText xml:space="preserve"> TC “</w:instrText>
      </w:r>
      <w:bookmarkStart w:id="148" w:name="_Toc127886961"/>
      <w:r w:rsidRPr="00814CC7">
        <w:rPr>
          <w:sz w:val="21"/>
          <w:szCs w:val="21"/>
        </w:rPr>
        <w:instrText xml:space="preserve">Section 21.7. </w:instrText>
      </w:r>
      <w:r w:rsidRPr="004772DC">
        <w:rPr>
          <w:b/>
          <w:sz w:val="21"/>
          <w:szCs w:val="21"/>
        </w:rPr>
        <w:instrText>No</w:instrText>
      </w:r>
      <w:r w:rsidRPr="004772DC">
        <w:rPr>
          <w:sz w:val="21"/>
          <w:szCs w:val="21"/>
        </w:rPr>
        <w:instrText xml:space="preserve"> </w:instrText>
      </w:r>
      <w:r w:rsidRPr="004772DC">
        <w:rPr>
          <w:b/>
          <w:sz w:val="21"/>
          <w:szCs w:val="21"/>
        </w:rPr>
        <w:instrText>Partnership</w:instrText>
      </w:r>
      <w:bookmarkEnd w:id="14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Notwithstanding the fact that a portion of the rent reserved hereunder may be a percentage of Tenant’s Gross Sales, and notwithstanding anything else to the contrary, Landlord shall not be deemed to be a partner of Tenant or a joint </w:t>
      </w:r>
      <w:proofErr w:type="spellStart"/>
      <w:r w:rsidRPr="00814CC7">
        <w:rPr>
          <w:sz w:val="21"/>
          <w:szCs w:val="21"/>
        </w:rPr>
        <w:t>venturer</w:t>
      </w:r>
      <w:proofErr w:type="spellEnd"/>
      <w:r w:rsidRPr="00814CC7">
        <w:rPr>
          <w:sz w:val="21"/>
          <w:szCs w:val="21"/>
        </w:rPr>
        <w:t xml:space="preserve"> with Tenant.</w:t>
      </w:r>
    </w:p>
    <w:p w14:paraId="668F7F74" w14:textId="77777777" w:rsidR="00A475B4" w:rsidRPr="00814CC7" w:rsidRDefault="00A475B4">
      <w:pPr>
        <w:widowControl/>
        <w:jc w:val="both"/>
        <w:rPr>
          <w:sz w:val="21"/>
          <w:szCs w:val="21"/>
        </w:rPr>
      </w:pPr>
    </w:p>
    <w:p w14:paraId="2A197FA6" w14:textId="77777777" w:rsidR="00A475B4" w:rsidRPr="00814CC7" w:rsidRDefault="00A475B4">
      <w:pPr>
        <w:widowControl/>
        <w:ind w:firstLine="720"/>
        <w:jc w:val="both"/>
        <w:rPr>
          <w:sz w:val="21"/>
          <w:szCs w:val="21"/>
        </w:rPr>
      </w:pPr>
      <w:r w:rsidRPr="00814CC7">
        <w:rPr>
          <w:sz w:val="21"/>
          <w:szCs w:val="21"/>
        </w:rPr>
        <w:t xml:space="preserve">Section 21.8. </w:t>
      </w:r>
      <w:r w:rsidRPr="00814CC7">
        <w:rPr>
          <w:b/>
          <w:sz w:val="21"/>
          <w:szCs w:val="21"/>
          <w:u w:val="single"/>
        </w:rPr>
        <w:t>Waiver of Counterclaims</w:t>
      </w:r>
      <w:r w:rsidRPr="00814CC7">
        <w:rPr>
          <w:b/>
          <w:sz w:val="21"/>
          <w:szCs w:val="21"/>
          <w:u w:val="single"/>
        </w:rPr>
        <w:fldChar w:fldCharType="begin"/>
      </w:r>
      <w:r w:rsidRPr="00814CC7">
        <w:rPr>
          <w:sz w:val="21"/>
          <w:szCs w:val="21"/>
        </w:rPr>
        <w:instrText xml:space="preserve"> TC “</w:instrText>
      </w:r>
      <w:bookmarkStart w:id="149" w:name="_Toc127886962"/>
      <w:r w:rsidRPr="00814CC7">
        <w:rPr>
          <w:sz w:val="21"/>
          <w:szCs w:val="21"/>
        </w:rPr>
        <w:instrText xml:space="preserve">Section 21.8. </w:instrText>
      </w:r>
      <w:r w:rsidRPr="004772DC">
        <w:rPr>
          <w:b/>
          <w:sz w:val="21"/>
          <w:szCs w:val="21"/>
        </w:rPr>
        <w:instrText>Waiver of Counterclaims</w:instrText>
      </w:r>
      <w:bookmarkEnd w:id="149"/>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NOT IMPOSE ANY NON-COMPULSORY COUNTERCLAIM OR COUNTERCLAIMS IN A SUMMARY PROCEEDING OR OTHER ACTION BASED ON TERMINATION OR HOLDOVER, IT BEING THE INTENT OF THE PARTIES HERETO THAT TENANT BE STRICTLY LIMITED IN SUCH INSTANCE TO BRINGING A SEPARATE ACTION IN THE COURT OF APPROPRIATE JURISDICTION. THE FOREGOING WAIVER IS A MATERIAL INDUCEMENT TO LANDLORD MAKING, EXECUTING AND DELIVERING THIS LEASE, AND TENANT’S WAIVER OF ITS RIGHT TO COUNTERCLAIM IN </w:t>
      </w:r>
      <w:r w:rsidRPr="00814CC7">
        <w:rPr>
          <w:sz w:val="21"/>
          <w:szCs w:val="21"/>
        </w:rPr>
        <w:lastRenderedPageBreak/>
        <w:t>ANY SUMMARY PROCEEDING OR OTHER ACTION BASED ON TERMINATION OR HOLDOVER IS DONE KNOWINGLY, INTELLIGENTLY AND VOLUNTARILY.</w:t>
      </w:r>
    </w:p>
    <w:p w14:paraId="2F42DC78" w14:textId="77777777" w:rsidR="00A475B4" w:rsidRPr="00814CC7" w:rsidRDefault="00A475B4">
      <w:pPr>
        <w:widowControl/>
        <w:jc w:val="both"/>
        <w:rPr>
          <w:sz w:val="21"/>
          <w:szCs w:val="21"/>
        </w:rPr>
      </w:pPr>
    </w:p>
    <w:p w14:paraId="3310C747" w14:textId="77777777" w:rsidR="00A475B4" w:rsidRPr="00814CC7" w:rsidRDefault="00A475B4">
      <w:pPr>
        <w:widowControl/>
        <w:ind w:firstLine="720"/>
        <w:jc w:val="both"/>
        <w:rPr>
          <w:sz w:val="21"/>
          <w:szCs w:val="21"/>
        </w:rPr>
      </w:pPr>
      <w:r w:rsidRPr="00814CC7">
        <w:rPr>
          <w:sz w:val="21"/>
          <w:szCs w:val="21"/>
        </w:rPr>
        <w:t xml:space="preserve">Section 21.9. </w:t>
      </w:r>
      <w:r w:rsidRPr="00814CC7">
        <w:rPr>
          <w:b/>
          <w:sz w:val="21"/>
          <w:szCs w:val="21"/>
          <w:u w:val="single"/>
        </w:rPr>
        <w:t>Waiver of Jury Trial</w:t>
      </w:r>
      <w:r w:rsidRPr="00814CC7">
        <w:rPr>
          <w:b/>
          <w:sz w:val="21"/>
          <w:szCs w:val="21"/>
          <w:u w:val="single"/>
        </w:rPr>
        <w:fldChar w:fldCharType="begin"/>
      </w:r>
      <w:r w:rsidRPr="00814CC7">
        <w:rPr>
          <w:sz w:val="21"/>
          <w:szCs w:val="21"/>
        </w:rPr>
        <w:instrText xml:space="preserve"> TC “</w:instrText>
      </w:r>
      <w:bookmarkStart w:id="150" w:name="_Toc127886963"/>
      <w:r w:rsidRPr="00814CC7">
        <w:rPr>
          <w:sz w:val="21"/>
          <w:szCs w:val="21"/>
        </w:rPr>
        <w:instrText xml:space="preserve">Section 21.9. </w:instrText>
      </w:r>
      <w:r w:rsidRPr="004772DC">
        <w:rPr>
          <w:b/>
          <w:sz w:val="21"/>
          <w:szCs w:val="21"/>
        </w:rPr>
        <w:instrText>Waiver of Jury Trial</w:instrText>
      </w:r>
      <w:bookmarkEnd w:id="15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LANDLORD AND</w:t>
      </w:r>
      <w:r w:rsidRPr="00814CC7">
        <w:rPr>
          <w:b/>
          <w:sz w:val="21"/>
          <w:szCs w:val="21"/>
        </w:rPr>
        <w:t xml:space="preserve"> </w:t>
      </w:r>
      <w:r w:rsidRPr="00814CC7">
        <w:rPr>
          <w:sz w:val="21"/>
          <w:szCs w:val="21"/>
        </w:rPr>
        <w:t xml:space="preserve">TENANT HEREBY WAIVE TRIAL BY JURY IN ANY ACTION, PROCEEDING OR COUNTERCLAIM BROUGHT BY EITHER OF THE PARTIES HERETO AGAINST THE OTHER ON, OR IN RESPECT OF, ANY MATTER WHATSOEVER ARISING OUT OF OR IN ANY WAY CONNECTED WITH THIS LEASE, THE RELATIONSHIP OF LANDLORD AND TENANT HEREUNDER, TENANT’S USE OR OCCUPANCY OF THE PREMISES AND/OR ANY CLAIM OF INJURY OR DAMAGE. </w:t>
      </w:r>
    </w:p>
    <w:p w14:paraId="25B9C6E9" w14:textId="77777777" w:rsidR="00A475B4" w:rsidRPr="00814CC7" w:rsidRDefault="00A475B4">
      <w:pPr>
        <w:widowControl/>
        <w:ind w:firstLine="720"/>
        <w:jc w:val="both"/>
        <w:rPr>
          <w:sz w:val="21"/>
          <w:szCs w:val="21"/>
        </w:rPr>
      </w:pPr>
    </w:p>
    <w:p w14:paraId="6310A37F" w14:textId="77777777" w:rsidR="00A475B4" w:rsidRPr="00814CC7" w:rsidRDefault="00A475B4">
      <w:pPr>
        <w:widowControl/>
        <w:ind w:firstLine="720"/>
        <w:jc w:val="both"/>
        <w:rPr>
          <w:sz w:val="21"/>
          <w:szCs w:val="21"/>
        </w:rPr>
      </w:pPr>
      <w:r w:rsidRPr="00814CC7">
        <w:rPr>
          <w:sz w:val="21"/>
          <w:szCs w:val="21"/>
        </w:rPr>
        <w:t xml:space="preserve">Section 21.10. </w:t>
      </w:r>
      <w:r w:rsidRPr="00814CC7">
        <w:rPr>
          <w:b/>
          <w:sz w:val="21"/>
          <w:szCs w:val="21"/>
          <w:u w:val="single"/>
        </w:rPr>
        <w:t>Severability</w:t>
      </w:r>
      <w:r w:rsidRPr="00814CC7">
        <w:rPr>
          <w:b/>
          <w:sz w:val="21"/>
          <w:szCs w:val="21"/>
          <w:u w:val="single"/>
        </w:rPr>
        <w:fldChar w:fldCharType="begin"/>
      </w:r>
      <w:r w:rsidRPr="00814CC7">
        <w:rPr>
          <w:sz w:val="21"/>
          <w:szCs w:val="21"/>
        </w:rPr>
        <w:instrText xml:space="preserve"> TC “</w:instrText>
      </w:r>
      <w:bookmarkStart w:id="151" w:name="_Toc127886964"/>
      <w:r w:rsidRPr="00814CC7">
        <w:rPr>
          <w:sz w:val="21"/>
          <w:szCs w:val="21"/>
        </w:rPr>
        <w:instrText xml:space="preserve">Section 21.10. </w:instrText>
      </w:r>
      <w:r w:rsidRPr="004772DC">
        <w:rPr>
          <w:b/>
          <w:sz w:val="21"/>
          <w:szCs w:val="21"/>
        </w:rPr>
        <w:instrText>Severability</w:instrText>
      </w:r>
      <w:bookmarkEnd w:id="151"/>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any term or provision of this Lease, or the application thereof to any person or circumstances, shall, to any extent, be invalid or unenforceable, the remainder of this Lease, or the application of such term or provision to persons or circumstances other than those as to which it is invalid or unenforceable, shall not be affected thereby, and each term and provision of this Lease shall be valid and shall be enforced to the fullest extent permitted by law.</w:t>
      </w:r>
    </w:p>
    <w:p w14:paraId="105D2A96" w14:textId="77777777" w:rsidR="00A475B4" w:rsidRPr="00814CC7" w:rsidRDefault="00A475B4">
      <w:pPr>
        <w:widowControl/>
        <w:jc w:val="both"/>
        <w:rPr>
          <w:sz w:val="21"/>
          <w:szCs w:val="21"/>
        </w:rPr>
      </w:pPr>
    </w:p>
    <w:p w14:paraId="61378219" w14:textId="77777777" w:rsidR="00A475B4" w:rsidRPr="00814CC7" w:rsidRDefault="00A475B4">
      <w:pPr>
        <w:widowControl/>
        <w:ind w:firstLine="720"/>
        <w:jc w:val="both"/>
        <w:rPr>
          <w:sz w:val="21"/>
          <w:szCs w:val="21"/>
        </w:rPr>
      </w:pPr>
      <w:r w:rsidRPr="00814CC7">
        <w:rPr>
          <w:sz w:val="21"/>
          <w:szCs w:val="21"/>
        </w:rPr>
        <w:t xml:space="preserve">Section 21.11. </w:t>
      </w:r>
      <w:r w:rsidRPr="00814CC7">
        <w:rPr>
          <w:b/>
          <w:sz w:val="21"/>
          <w:szCs w:val="21"/>
          <w:u w:val="single"/>
        </w:rPr>
        <w:t>No Waiver</w:t>
      </w:r>
      <w:r w:rsidRPr="00814CC7">
        <w:rPr>
          <w:b/>
          <w:sz w:val="21"/>
          <w:szCs w:val="21"/>
          <w:u w:val="single"/>
        </w:rPr>
        <w:fldChar w:fldCharType="begin"/>
      </w:r>
      <w:r w:rsidRPr="00814CC7">
        <w:rPr>
          <w:sz w:val="21"/>
          <w:szCs w:val="21"/>
        </w:rPr>
        <w:instrText xml:space="preserve"> TC “</w:instrText>
      </w:r>
      <w:bookmarkStart w:id="152" w:name="_Toc127886965"/>
      <w:r w:rsidRPr="00814CC7">
        <w:rPr>
          <w:sz w:val="21"/>
          <w:szCs w:val="21"/>
        </w:rPr>
        <w:instrText xml:space="preserve">Section 21.11. </w:instrText>
      </w:r>
      <w:r w:rsidRPr="004772DC">
        <w:rPr>
          <w:b/>
          <w:sz w:val="21"/>
          <w:szCs w:val="21"/>
        </w:rPr>
        <w:instrText>No Waiver</w:instrText>
      </w:r>
      <w:bookmarkEnd w:id="15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No failure by Landlord to insist upon the strict performance of any term, covenant, agreement, provision, </w:t>
      </w:r>
      <w:proofErr w:type="gramStart"/>
      <w:r w:rsidRPr="00814CC7">
        <w:rPr>
          <w:sz w:val="21"/>
          <w:szCs w:val="21"/>
        </w:rPr>
        <w:t>condition</w:t>
      </w:r>
      <w:proofErr w:type="gramEnd"/>
      <w:r w:rsidRPr="00814CC7">
        <w:rPr>
          <w:sz w:val="21"/>
          <w:szCs w:val="21"/>
        </w:rPr>
        <w:t xml:space="preserve"> or limitation of this Lease to be kept, observed or performed by Tenant, and no failure by Landlord to exercise any right or remedy available upon a breach of any such term, covenant, agreement, provision, condition or limitation of this Lease, shall constitute a waiver of any such breach or of any such term, covenant, agreement, provision, condition or limitation of this Lease.</w:t>
      </w:r>
    </w:p>
    <w:p w14:paraId="2986EF78" w14:textId="77777777" w:rsidR="00A475B4" w:rsidRPr="00814CC7" w:rsidRDefault="00A475B4">
      <w:pPr>
        <w:widowControl/>
        <w:jc w:val="both"/>
        <w:rPr>
          <w:sz w:val="21"/>
          <w:szCs w:val="21"/>
        </w:rPr>
      </w:pPr>
    </w:p>
    <w:p w14:paraId="389DA822" w14:textId="77777777" w:rsidR="00A475B4" w:rsidRPr="00814CC7" w:rsidRDefault="00A475B4">
      <w:pPr>
        <w:widowControl/>
        <w:ind w:firstLine="720"/>
        <w:jc w:val="both"/>
        <w:rPr>
          <w:sz w:val="21"/>
          <w:szCs w:val="21"/>
        </w:rPr>
      </w:pPr>
      <w:r w:rsidRPr="00814CC7">
        <w:rPr>
          <w:sz w:val="21"/>
          <w:szCs w:val="21"/>
        </w:rPr>
        <w:t xml:space="preserve">Section 21.12. </w:t>
      </w:r>
      <w:r w:rsidRPr="00814CC7">
        <w:rPr>
          <w:b/>
          <w:sz w:val="21"/>
          <w:szCs w:val="21"/>
          <w:u w:val="single"/>
        </w:rPr>
        <w:t>Interest</w:t>
      </w:r>
      <w:r w:rsidRPr="00814CC7">
        <w:rPr>
          <w:b/>
          <w:sz w:val="21"/>
          <w:szCs w:val="21"/>
          <w:u w:val="single"/>
        </w:rPr>
        <w:fldChar w:fldCharType="begin"/>
      </w:r>
      <w:r w:rsidRPr="00814CC7">
        <w:rPr>
          <w:sz w:val="21"/>
          <w:szCs w:val="21"/>
        </w:rPr>
        <w:instrText xml:space="preserve"> TC “</w:instrText>
      </w:r>
      <w:bookmarkStart w:id="153" w:name="_Toc127886966"/>
      <w:r w:rsidRPr="00814CC7">
        <w:rPr>
          <w:sz w:val="21"/>
          <w:szCs w:val="21"/>
        </w:rPr>
        <w:instrText xml:space="preserve">Section 21.12. </w:instrText>
      </w:r>
      <w:r w:rsidRPr="004772DC">
        <w:rPr>
          <w:b/>
          <w:sz w:val="21"/>
          <w:szCs w:val="21"/>
        </w:rPr>
        <w:instrText>Interest</w:instrText>
      </w:r>
      <w:bookmarkEnd w:id="15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Any amount due from Tenant to Landlord which is not paid when due shall bear interest at the Prime Rate reported in the Money Rates section of The Wall Street Journal on the twenty-fifth (25th) day of the month preceding the date upon which the obligation is incurred plus five percent (5%) (</w:t>
      </w:r>
      <w:r w:rsidR="00811D97" w:rsidRPr="00814CC7">
        <w:rPr>
          <w:sz w:val="21"/>
          <w:szCs w:val="21"/>
        </w:rPr>
        <w:t>“</w:t>
      </w:r>
      <w:r w:rsidRPr="00814CC7">
        <w:rPr>
          <w:b/>
          <w:sz w:val="21"/>
          <w:szCs w:val="21"/>
        </w:rPr>
        <w:t>Interest</w:t>
      </w:r>
      <w:r w:rsidR="00811D97" w:rsidRPr="00814CC7">
        <w:rPr>
          <w:sz w:val="21"/>
          <w:szCs w:val="21"/>
        </w:rPr>
        <w:t>”</w:t>
      </w:r>
      <w:r w:rsidRPr="00814CC7">
        <w:rPr>
          <w:sz w:val="21"/>
          <w:szCs w:val="21"/>
        </w:rPr>
        <w:t>) from the date due until paid, unless otherwise specifically provided herein, but the payment of such Interest shall not excuse or cure any default by Tenant under this Lease. In no event shall any Interest calculated hereunder be at a rate which is higher than the maximum rate which is allowed under the usury laws of the State, which maximum rate of interest shall be substituted for the rate in excess thereof, if any, computed pursuant to this provision.</w:t>
      </w:r>
    </w:p>
    <w:p w14:paraId="1347FC84" w14:textId="77777777" w:rsidR="00A475B4" w:rsidRPr="00814CC7" w:rsidRDefault="00A475B4">
      <w:pPr>
        <w:widowControl/>
        <w:jc w:val="both"/>
        <w:rPr>
          <w:sz w:val="21"/>
          <w:szCs w:val="21"/>
        </w:rPr>
      </w:pPr>
    </w:p>
    <w:p w14:paraId="4BAF1777" w14:textId="77777777" w:rsidR="00A475B4" w:rsidRPr="00814CC7" w:rsidRDefault="00A475B4">
      <w:pPr>
        <w:widowControl/>
        <w:ind w:firstLine="720"/>
        <w:jc w:val="both"/>
        <w:rPr>
          <w:sz w:val="21"/>
          <w:szCs w:val="21"/>
        </w:rPr>
      </w:pPr>
      <w:r w:rsidRPr="00814CC7">
        <w:rPr>
          <w:sz w:val="21"/>
          <w:szCs w:val="21"/>
        </w:rPr>
        <w:t>Section</w:t>
      </w:r>
      <w:r w:rsidRPr="00814CC7">
        <w:rPr>
          <w:b/>
          <w:sz w:val="21"/>
          <w:szCs w:val="21"/>
        </w:rPr>
        <w:t xml:space="preserve"> </w:t>
      </w:r>
      <w:r w:rsidRPr="00814CC7">
        <w:rPr>
          <w:sz w:val="21"/>
          <w:szCs w:val="21"/>
        </w:rPr>
        <w:t xml:space="preserve">21.13. </w:t>
      </w:r>
      <w:r w:rsidRPr="00814CC7">
        <w:rPr>
          <w:b/>
          <w:sz w:val="21"/>
          <w:szCs w:val="21"/>
          <w:u w:val="single"/>
        </w:rPr>
        <w:t>Rules and Regulations</w:t>
      </w:r>
      <w:r w:rsidRPr="00814CC7">
        <w:rPr>
          <w:b/>
          <w:sz w:val="21"/>
          <w:szCs w:val="21"/>
          <w:u w:val="single"/>
        </w:rPr>
        <w:fldChar w:fldCharType="begin"/>
      </w:r>
      <w:r w:rsidRPr="00814CC7">
        <w:rPr>
          <w:sz w:val="21"/>
          <w:szCs w:val="21"/>
        </w:rPr>
        <w:instrText xml:space="preserve"> TC “</w:instrText>
      </w:r>
      <w:bookmarkStart w:id="154" w:name="_Toc127886967"/>
      <w:r w:rsidRPr="00814CC7">
        <w:rPr>
          <w:sz w:val="21"/>
          <w:szCs w:val="21"/>
        </w:rPr>
        <w:instrText>Section</w:instrText>
      </w:r>
      <w:r w:rsidRPr="00814CC7">
        <w:rPr>
          <w:b/>
          <w:sz w:val="21"/>
          <w:szCs w:val="21"/>
        </w:rPr>
        <w:instrText xml:space="preserve"> </w:instrText>
      </w:r>
      <w:r w:rsidRPr="00814CC7">
        <w:rPr>
          <w:sz w:val="21"/>
          <w:szCs w:val="21"/>
        </w:rPr>
        <w:instrText xml:space="preserve">21.13. </w:instrText>
      </w:r>
      <w:r w:rsidRPr="004772DC">
        <w:rPr>
          <w:b/>
          <w:sz w:val="21"/>
          <w:szCs w:val="21"/>
        </w:rPr>
        <w:instrText>Rules and Regulations</w:instrText>
      </w:r>
      <w:bookmarkEnd w:id="154"/>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agrees to comply with </w:t>
      </w:r>
      <w:r w:rsidR="009E7223" w:rsidRPr="00814CC7">
        <w:rPr>
          <w:sz w:val="21"/>
          <w:szCs w:val="21"/>
        </w:rPr>
        <w:t xml:space="preserve">the Shopping Center Rules and Regulations attached hereto as </w:t>
      </w:r>
      <w:r w:rsidR="00984E94" w:rsidRPr="00814CC7">
        <w:rPr>
          <w:sz w:val="21"/>
          <w:szCs w:val="21"/>
          <w:u w:val="single"/>
        </w:rPr>
        <w:t xml:space="preserve">Exhibit </w:t>
      </w:r>
      <w:r w:rsidR="009E7223" w:rsidRPr="00814CC7">
        <w:rPr>
          <w:sz w:val="21"/>
          <w:szCs w:val="21"/>
          <w:u w:val="single"/>
        </w:rPr>
        <w:t>B</w:t>
      </w:r>
      <w:r w:rsidR="009E7223" w:rsidRPr="00814CC7">
        <w:rPr>
          <w:sz w:val="21"/>
          <w:szCs w:val="21"/>
        </w:rPr>
        <w:t xml:space="preserve"> </w:t>
      </w:r>
      <w:r w:rsidRPr="00814CC7">
        <w:rPr>
          <w:sz w:val="21"/>
          <w:szCs w:val="21"/>
        </w:rPr>
        <w:t xml:space="preserve">and observe all </w:t>
      </w:r>
      <w:r w:rsidR="009E7223" w:rsidRPr="00814CC7">
        <w:rPr>
          <w:sz w:val="21"/>
          <w:szCs w:val="21"/>
        </w:rPr>
        <w:t xml:space="preserve">other </w:t>
      </w:r>
      <w:r w:rsidRPr="00814CC7">
        <w:rPr>
          <w:sz w:val="21"/>
          <w:szCs w:val="21"/>
        </w:rPr>
        <w:t>reasonable and non-discriminatory rules and regulations established by Landlord for the Shopping Center from time to time. Tenant’s failure to keep and observe such rules and regulations shall constitute a default under this Lease.</w:t>
      </w:r>
    </w:p>
    <w:p w14:paraId="1723FCF6" w14:textId="77777777" w:rsidR="00A475B4" w:rsidRPr="00814CC7" w:rsidRDefault="00A475B4">
      <w:pPr>
        <w:widowControl/>
        <w:jc w:val="both"/>
        <w:rPr>
          <w:sz w:val="21"/>
          <w:szCs w:val="21"/>
        </w:rPr>
      </w:pPr>
    </w:p>
    <w:p w14:paraId="5AAC1CD7" w14:textId="77777777" w:rsidR="00A475B4" w:rsidRPr="00814CC7" w:rsidRDefault="00A475B4">
      <w:pPr>
        <w:widowControl/>
        <w:ind w:firstLine="720"/>
        <w:jc w:val="both"/>
        <w:rPr>
          <w:sz w:val="21"/>
          <w:szCs w:val="21"/>
        </w:rPr>
      </w:pPr>
      <w:r w:rsidRPr="00814CC7">
        <w:rPr>
          <w:sz w:val="21"/>
          <w:szCs w:val="21"/>
        </w:rPr>
        <w:t xml:space="preserve">Section 21.14. </w:t>
      </w:r>
      <w:r w:rsidRPr="00814CC7">
        <w:rPr>
          <w:b/>
          <w:sz w:val="21"/>
          <w:szCs w:val="21"/>
          <w:u w:val="single"/>
        </w:rPr>
        <w:t>Financial Statements</w:t>
      </w:r>
      <w:r w:rsidRPr="00814CC7">
        <w:rPr>
          <w:b/>
          <w:sz w:val="21"/>
          <w:szCs w:val="21"/>
          <w:u w:val="single"/>
        </w:rPr>
        <w:fldChar w:fldCharType="begin"/>
      </w:r>
      <w:r w:rsidRPr="00814CC7">
        <w:rPr>
          <w:sz w:val="21"/>
          <w:szCs w:val="21"/>
        </w:rPr>
        <w:instrText xml:space="preserve"> TC “</w:instrText>
      </w:r>
      <w:bookmarkStart w:id="155" w:name="_Toc127886968"/>
      <w:r w:rsidRPr="00814CC7">
        <w:rPr>
          <w:sz w:val="21"/>
          <w:szCs w:val="21"/>
        </w:rPr>
        <w:instrText xml:space="preserve">Section 21.14. </w:instrText>
      </w:r>
      <w:r w:rsidRPr="004772DC">
        <w:rPr>
          <w:b/>
          <w:sz w:val="21"/>
          <w:szCs w:val="21"/>
        </w:rPr>
        <w:instrText>Financial Statements</w:instrText>
      </w:r>
      <w:bookmarkEnd w:id="15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Upon</w:t>
      </w:r>
      <w:r w:rsidRPr="00814CC7">
        <w:rPr>
          <w:b/>
          <w:sz w:val="21"/>
          <w:szCs w:val="21"/>
        </w:rPr>
        <w:t xml:space="preserve"> </w:t>
      </w:r>
      <w:r w:rsidRPr="00814CC7">
        <w:rPr>
          <w:sz w:val="21"/>
          <w:szCs w:val="21"/>
        </w:rPr>
        <w:t>Landlord’s written request from time to time, Tenant shall, within ten (10) days after Landlord’s request therefor, furnish Landlord financial statements outlining Tenant’s then-current financial condition as well as financial statements outlining the then-current financial condition of any guarantor of this Lease. Landlord may request financial statement(s) not more than once per Lease Year, and shall maintain all financial information provided in a confidential manner.</w:t>
      </w:r>
    </w:p>
    <w:p w14:paraId="17DB5C25" w14:textId="77777777" w:rsidR="00A475B4" w:rsidRPr="00814CC7" w:rsidRDefault="00A475B4">
      <w:pPr>
        <w:widowControl/>
        <w:jc w:val="both"/>
        <w:rPr>
          <w:sz w:val="21"/>
          <w:szCs w:val="21"/>
        </w:rPr>
      </w:pPr>
    </w:p>
    <w:p w14:paraId="556AAA77" w14:textId="77777777" w:rsidR="00A475B4" w:rsidRPr="00814CC7" w:rsidRDefault="00A475B4">
      <w:pPr>
        <w:widowControl/>
        <w:ind w:firstLine="720"/>
        <w:jc w:val="both"/>
        <w:rPr>
          <w:sz w:val="21"/>
          <w:szCs w:val="21"/>
        </w:rPr>
      </w:pPr>
      <w:r w:rsidRPr="00814CC7">
        <w:rPr>
          <w:sz w:val="21"/>
          <w:szCs w:val="21"/>
        </w:rPr>
        <w:t xml:space="preserve">Section 21.15. </w:t>
      </w:r>
      <w:r w:rsidRPr="00814CC7">
        <w:rPr>
          <w:b/>
          <w:sz w:val="21"/>
          <w:szCs w:val="21"/>
          <w:u w:val="single"/>
        </w:rPr>
        <w:t>General Rules of Construction</w:t>
      </w:r>
      <w:r w:rsidRPr="00814CC7">
        <w:rPr>
          <w:b/>
          <w:sz w:val="21"/>
          <w:szCs w:val="21"/>
          <w:u w:val="single"/>
        </w:rPr>
        <w:fldChar w:fldCharType="begin"/>
      </w:r>
      <w:r w:rsidRPr="00814CC7">
        <w:rPr>
          <w:sz w:val="21"/>
          <w:szCs w:val="21"/>
        </w:rPr>
        <w:instrText xml:space="preserve"> TC “</w:instrText>
      </w:r>
      <w:bookmarkStart w:id="156" w:name="_Toc127886969"/>
      <w:r w:rsidRPr="00814CC7">
        <w:rPr>
          <w:sz w:val="21"/>
          <w:szCs w:val="21"/>
        </w:rPr>
        <w:instrText xml:space="preserve">Section 21.15. </w:instrText>
      </w:r>
      <w:r w:rsidRPr="004772DC">
        <w:rPr>
          <w:b/>
          <w:sz w:val="21"/>
          <w:szCs w:val="21"/>
        </w:rPr>
        <w:instrText>General Rules of Construction</w:instrText>
      </w:r>
      <w:bookmarkEnd w:id="156"/>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(a)</w:t>
      </w:r>
      <w:r w:rsidRPr="00814CC7">
        <w:rPr>
          <w:b/>
          <w:sz w:val="21"/>
          <w:szCs w:val="21"/>
        </w:rPr>
        <w:t xml:space="preserve"> </w:t>
      </w:r>
      <w:r w:rsidRPr="00814CC7">
        <w:rPr>
          <w:sz w:val="21"/>
          <w:szCs w:val="21"/>
        </w:rPr>
        <w:t>This Lease may be executed in several counterparts, and the counterparts shall constitute one and the same instrument; (b) Landlord may act under this Lease by its attorney or agent; (c) wherever a requirement is imposed on Tenant hereunder, Tenant shall be required to perform such requirement at its sole cost and expense unless it is specifically otherwise provided herein; (d) (</w:t>
      </w:r>
      <w:proofErr w:type="spellStart"/>
      <w:r w:rsidRPr="00814CC7">
        <w:rPr>
          <w:sz w:val="21"/>
          <w:szCs w:val="21"/>
        </w:rPr>
        <w:t>i</w:t>
      </w:r>
      <w:proofErr w:type="spellEnd"/>
      <w:r w:rsidRPr="00814CC7">
        <w:rPr>
          <w:sz w:val="21"/>
          <w:szCs w:val="21"/>
        </w:rPr>
        <w:t xml:space="preserve">) wherever appropriate herein, the singular includes the plural and the plural includes the singular; (ii) whenever the word </w:t>
      </w:r>
      <w:r w:rsidR="00811D97" w:rsidRPr="00814CC7">
        <w:rPr>
          <w:sz w:val="21"/>
          <w:szCs w:val="21"/>
        </w:rPr>
        <w:t>“</w:t>
      </w:r>
      <w:r w:rsidRPr="00814CC7">
        <w:rPr>
          <w:sz w:val="21"/>
          <w:szCs w:val="21"/>
        </w:rPr>
        <w:t>including</w:t>
      </w:r>
      <w:r w:rsidR="00811D97" w:rsidRPr="00814CC7">
        <w:rPr>
          <w:sz w:val="21"/>
          <w:szCs w:val="21"/>
        </w:rPr>
        <w:t>”</w:t>
      </w:r>
      <w:r w:rsidRPr="00814CC7">
        <w:rPr>
          <w:sz w:val="21"/>
          <w:szCs w:val="21"/>
        </w:rPr>
        <w:t xml:space="preserve"> is used herein, it shall be deemed to mean </w:t>
      </w:r>
      <w:r w:rsidR="00811D97" w:rsidRPr="00814CC7">
        <w:rPr>
          <w:sz w:val="21"/>
          <w:szCs w:val="21"/>
        </w:rPr>
        <w:t>“</w:t>
      </w:r>
      <w:r w:rsidRPr="00814CC7">
        <w:rPr>
          <w:sz w:val="21"/>
          <w:szCs w:val="21"/>
        </w:rPr>
        <w:t>including, but not limited to</w:t>
      </w:r>
      <w:r w:rsidR="00811D97" w:rsidRPr="00814CC7">
        <w:rPr>
          <w:sz w:val="21"/>
          <w:szCs w:val="21"/>
        </w:rPr>
        <w:t>”</w:t>
      </w:r>
      <w:r w:rsidRPr="00814CC7">
        <w:rPr>
          <w:sz w:val="21"/>
          <w:szCs w:val="21"/>
        </w:rPr>
        <w:t xml:space="preserve">; and (iii) the words </w:t>
      </w:r>
      <w:r w:rsidR="00811D97" w:rsidRPr="00814CC7">
        <w:rPr>
          <w:sz w:val="21"/>
          <w:szCs w:val="21"/>
        </w:rPr>
        <w:t>“</w:t>
      </w:r>
      <w:r w:rsidRPr="00814CC7">
        <w:rPr>
          <w:sz w:val="21"/>
          <w:szCs w:val="21"/>
        </w:rPr>
        <w:t>re-enter</w:t>
      </w:r>
      <w:r w:rsidR="00811D97" w:rsidRPr="00814CC7">
        <w:rPr>
          <w:sz w:val="21"/>
          <w:szCs w:val="21"/>
        </w:rPr>
        <w:t>”</w:t>
      </w:r>
      <w:r w:rsidRPr="00814CC7">
        <w:rPr>
          <w:sz w:val="21"/>
          <w:szCs w:val="21"/>
        </w:rPr>
        <w:t xml:space="preserve"> and </w:t>
      </w:r>
      <w:r w:rsidR="00811D97" w:rsidRPr="00814CC7">
        <w:rPr>
          <w:sz w:val="21"/>
          <w:szCs w:val="21"/>
        </w:rPr>
        <w:t>“</w:t>
      </w:r>
      <w:r w:rsidRPr="00814CC7">
        <w:rPr>
          <w:sz w:val="21"/>
          <w:szCs w:val="21"/>
        </w:rPr>
        <w:t>re-entry</w:t>
      </w:r>
      <w:r w:rsidR="00811D97" w:rsidRPr="00814CC7">
        <w:rPr>
          <w:sz w:val="21"/>
          <w:szCs w:val="21"/>
        </w:rPr>
        <w:t>”</w:t>
      </w:r>
      <w:r w:rsidRPr="00814CC7">
        <w:rPr>
          <w:sz w:val="21"/>
          <w:szCs w:val="21"/>
        </w:rPr>
        <w:t xml:space="preserve"> as used herein shall not be restricted to their technical legal meaning; (e) anything in this Lease to the contrary </w:t>
      </w:r>
      <w:r w:rsidRPr="00814CC7">
        <w:rPr>
          <w:sz w:val="21"/>
          <w:szCs w:val="21"/>
        </w:rPr>
        <w:lastRenderedPageBreak/>
        <w:t>notwithstanding: (</w:t>
      </w:r>
      <w:proofErr w:type="spellStart"/>
      <w:r w:rsidRPr="00814CC7">
        <w:rPr>
          <w:sz w:val="21"/>
          <w:szCs w:val="21"/>
        </w:rPr>
        <w:t>i</w:t>
      </w:r>
      <w:proofErr w:type="spellEnd"/>
      <w:r w:rsidRPr="00814CC7">
        <w:rPr>
          <w:sz w:val="21"/>
          <w:szCs w:val="21"/>
        </w:rPr>
        <w:t>) any provision hereof which permits or requires a party to take any particular action shall be deemed to permit or require, as the case may be, such party to cause such action to be taken; and (ii) any provision hereof which requires any party not to take any particular action shall be deemed to require such party to prevent such action to be taken by any person or by operation of law.</w:t>
      </w:r>
    </w:p>
    <w:p w14:paraId="781A8BD1" w14:textId="77777777" w:rsidR="00A475B4" w:rsidRPr="00814CC7" w:rsidRDefault="00A475B4">
      <w:pPr>
        <w:widowControl/>
        <w:jc w:val="both"/>
        <w:rPr>
          <w:sz w:val="21"/>
          <w:szCs w:val="21"/>
        </w:rPr>
      </w:pPr>
    </w:p>
    <w:p w14:paraId="2D72C30B" w14:textId="77777777" w:rsidR="00A475B4" w:rsidRPr="00814CC7" w:rsidRDefault="00A475B4">
      <w:pPr>
        <w:widowControl/>
        <w:ind w:firstLine="720"/>
        <w:jc w:val="both"/>
        <w:rPr>
          <w:sz w:val="21"/>
          <w:szCs w:val="21"/>
        </w:rPr>
      </w:pPr>
      <w:r w:rsidRPr="00814CC7">
        <w:rPr>
          <w:sz w:val="21"/>
          <w:szCs w:val="21"/>
        </w:rPr>
        <w:t xml:space="preserve">Section 21.16. </w:t>
      </w:r>
      <w:r w:rsidRPr="00814CC7">
        <w:rPr>
          <w:b/>
          <w:sz w:val="21"/>
          <w:szCs w:val="21"/>
          <w:u w:val="single"/>
        </w:rPr>
        <w:t>Recording</w:t>
      </w:r>
      <w:r w:rsidRPr="00814CC7">
        <w:rPr>
          <w:b/>
          <w:sz w:val="21"/>
          <w:szCs w:val="21"/>
          <w:u w:val="single"/>
        </w:rPr>
        <w:fldChar w:fldCharType="begin"/>
      </w:r>
      <w:r w:rsidRPr="00814CC7">
        <w:rPr>
          <w:sz w:val="21"/>
          <w:szCs w:val="21"/>
        </w:rPr>
        <w:instrText xml:space="preserve"> TC “</w:instrText>
      </w:r>
      <w:bookmarkStart w:id="157" w:name="_Toc127886970"/>
      <w:r w:rsidRPr="00814CC7">
        <w:rPr>
          <w:sz w:val="21"/>
          <w:szCs w:val="21"/>
        </w:rPr>
        <w:instrText xml:space="preserve">Section 21.16. </w:instrText>
      </w:r>
      <w:r w:rsidRPr="004772DC">
        <w:rPr>
          <w:b/>
          <w:sz w:val="21"/>
          <w:szCs w:val="21"/>
        </w:rPr>
        <w:instrText>Recording</w:instrText>
      </w:r>
      <w:bookmarkEnd w:id="157"/>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Neither this Lease nor any memorandum hereof may be recorded without the express written consent of Landlord.</w:t>
      </w:r>
    </w:p>
    <w:p w14:paraId="26B1490D" w14:textId="77777777" w:rsidR="00A475B4" w:rsidRPr="00814CC7" w:rsidRDefault="00A475B4">
      <w:pPr>
        <w:widowControl/>
        <w:jc w:val="both"/>
        <w:rPr>
          <w:sz w:val="21"/>
          <w:szCs w:val="21"/>
        </w:rPr>
      </w:pPr>
    </w:p>
    <w:p w14:paraId="7A4C3935" w14:textId="77777777" w:rsidR="00A475B4" w:rsidRPr="00814CC7" w:rsidRDefault="00A475B4">
      <w:pPr>
        <w:widowControl/>
        <w:ind w:firstLine="720"/>
        <w:jc w:val="both"/>
        <w:rPr>
          <w:sz w:val="21"/>
          <w:szCs w:val="21"/>
        </w:rPr>
      </w:pPr>
      <w:r w:rsidRPr="00814CC7">
        <w:rPr>
          <w:sz w:val="21"/>
          <w:szCs w:val="21"/>
        </w:rPr>
        <w:t xml:space="preserve">Section 21.17. </w:t>
      </w:r>
      <w:r w:rsidRPr="00814CC7">
        <w:rPr>
          <w:b/>
          <w:sz w:val="21"/>
          <w:szCs w:val="21"/>
          <w:u w:val="single"/>
        </w:rPr>
        <w:t>Effective Date</w:t>
      </w:r>
      <w:r w:rsidRPr="00814CC7">
        <w:rPr>
          <w:b/>
          <w:sz w:val="21"/>
          <w:szCs w:val="21"/>
          <w:u w:val="single"/>
        </w:rPr>
        <w:fldChar w:fldCharType="begin"/>
      </w:r>
      <w:r w:rsidRPr="00814CC7">
        <w:rPr>
          <w:sz w:val="21"/>
          <w:szCs w:val="21"/>
        </w:rPr>
        <w:instrText xml:space="preserve"> TC “</w:instrText>
      </w:r>
      <w:bookmarkStart w:id="158" w:name="_Toc127886971"/>
      <w:r w:rsidRPr="00814CC7">
        <w:rPr>
          <w:sz w:val="21"/>
          <w:szCs w:val="21"/>
        </w:rPr>
        <w:instrText xml:space="preserve">Section 21.17. </w:instrText>
      </w:r>
      <w:r w:rsidRPr="004772DC">
        <w:rPr>
          <w:b/>
          <w:sz w:val="21"/>
          <w:szCs w:val="21"/>
        </w:rPr>
        <w:instrText>Effective Date</w:instrText>
      </w:r>
      <w:bookmarkEnd w:id="158"/>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For all purposes hereof, the </w:t>
      </w:r>
      <w:r w:rsidR="00811D97" w:rsidRPr="00814CC7">
        <w:rPr>
          <w:sz w:val="21"/>
          <w:szCs w:val="21"/>
        </w:rPr>
        <w:t>“</w:t>
      </w:r>
      <w:r w:rsidRPr="00814CC7">
        <w:rPr>
          <w:b/>
          <w:sz w:val="21"/>
          <w:szCs w:val="21"/>
        </w:rPr>
        <w:t>Effective Date</w:t>
      </w:r>
      <w:r w:rsidR="00811D97" w:rsidRPr="00814CC7">
        <w:rPr>
          <w:sz w:val="21"/>
          <w:szCs w:val="21"/>
        </w:rPr>
        <w:t>”</w:t>
      </w:r>
      <w:r w:rsidRPr="00814CC7">
        <w:rPr>
          <w:sz w:val="21"/>
          <w:szCs w:val="21"/>
        </w:rPr>
        <w:t xml:space="preserve"> of this Lease shall be the date upon which this Lease shall have been executed by both parties and physically delivered by Landlord to Tenant or its attorney. Prior to the Effective Date, neither this Lease nor anything hereunder contained shall be legally binding on either Landlord or Tenant, and the submission of this Lease by Landlord to Tenant prior to such Effective Date for examination or consideration by Tenant or discussion between Landlord and Tenant shall not constitute a reservation of or option for the Premises or create any legal obligation or liability whatsoever on Landlord.</w:t>
      </w:r>
    </w:p>
    <w:p w14:paraId="593B9D04" w14:textId="77777777" w:rsidR="00A475B4" w:rsidRPr="00814CC7" w:rsidRDefault="00A475B4">
      <w:pPr>
        <w:widowControl/>
        <w:jc w:val="both"/>
        <w:rPr>
          <w:sz w:val="21"/>
          <w:szCs w:val="21"/>
        </w:rPr>
      </w:pPr>
    </w:p>
    <w:p w14:paraId="5F03788B" w14:textId="77777777" w:rsidR="00A475B4" w:rsidRPr="00814CC7" w:rsidRDefault="00A475B4">
      <w:pPr>
        <w:widowControl/>
        <w:ind w:firstLine="720"/>
        <w:jc w:val="both"/>
        <w:rPr>
          <w:sz w:val="21"/>
          <w:szCs w:val="21"/>
        </w:rPr>
      </w:pPr>
      <w:r w:rsidRPr="00814CC7">
        <w:rPr>
          <w:sz w:val="21"/>
          <w:szCs w:val="21"/>
        </w:rPr>
        <w:t xml:space="preserve">Section 21.18. </w:t>
      </w:r>
      <w:r w:rsidRPr="00814CC7">
        <w:rPr>
          <w:b/>
          <w:sz w:val="21"/>
          <w:szCs w:val="21"/>
          <w:u w:val="single"/>
        </w:rPr>
        <w:t>Headings</w:t>
      </w:r>
      <w:r w:rsidRPr="00814CC7">
        <w:rPr>
          <w:b/>
          <w:sz w:val="21"/>
          <w:szCs w:val="21"/>
          <w:u w:val="single"/>
        </w:rPr>
        <w:fldChar w:fldCharType="begin"/>
      </w:r>
      <w:r w:rsidRPr="00814CC7">
        <w:rPr>
          <w:sz w:val="21"/>
          <w:szCs w:val="21"/>
        </w:rPr>
        <w:instrText xml:space="preserve"> TC “</w:instrText>
      </w:r>
      <w:bookmarkStart w:id="159" w:name="_Toc127886972"/>
      <w:r w:rsidRPr="00814CC7">
        <w:rPr>
          <w:sz w:val="21"/>
          <w:szCs w:val="21"/>
        </w:rPr>
        <w:instrText xml:space="preserve">Section 21.18. </w:instrText>
      </w:r>
      <w:r w:rsidRPr="004772DC">
        <w:rPr>
          <w:b/>
          <w:sz w:val="21"/>
          <w:szCs w:val="21"/>
        </w:rPr>
        <w:instrText>Headings</w:instrText>
      </w:r>
      <w:bookmarkEnd w:id="159"/>
      <w:r w:rsidRPr="00814CC7">
        <w:rPr>
          <w:sz w:val="21"/>
          <w:szCs w:val="21"/>
        </w:rPr>
        <w:instrText xml:space="preserve">” \f C \l “3” </w:instrText>
      </w:r>
      <w:r w:rsidRPr="00814CC7">
        <w:rPr>
          <w:b/>
          <w:sz w:val="21"/>
          <w:szCs w:val="21"/>
          <w:u w:val="single"/>
        </w:rPr>
        <w:fldChar w:fldCharType="end"/>
      </w:r>
      <w:r w:rsidRPr="00814CC7">
        <w:rPr>
          <w:sz w:val="21"/>
          <w:szCs w:val="21"/>
        </w:rPr>
        <w:t>. The captions, section numbers, article numbers and index appearing in this Lease are inserted only as a matter of convenience and in no way define, limit, construe, or describe the scope or intent of such sections or articles of this Lease nor in any way affect this Lease.</w:t>
      </w:r>
    </w:p>
    <w:p w14:paraId="23346163" w14:textId="77777777" w:rsidR="00A475B4" w:rsidRPr="00814CC7" w:rsidRDefault="00A475B4">
      <w:pPr>
        <w:widowControl/>
        <w:jc w:val="both"/>
        <w:rPr>
          <w:sz w:val="21"/>
          <w:szCs w:val="21"/>
        </w:rPr>
      </w:pPr>
    </w:p>
    <w:p w14:paraId="2B88D43B" w14:textId="77777777" w:rsidR="00A475B4" w:rsidRPr="00814CC7" w:rsidRDefault="00A475B4">
      <w:pPr>
        <w:widowControl/>
        <w:ind w:firstLine="720"/>
        <w:jc w:val="both"/>
        <w:rPr>
          <w:sz w:val="21"/>
          <w:szCs w:val="21"/>
        </w:rPr>
      </w:pPr>
      <w:r w:rsidRPr="00814CC7">
        <w:rPr>
          <w:sz w:val="21"/>
          <w:szCs w:val="21"/>
        </w:rPr>
        <w:t xml:space="preserve">Section 21.19. </w:t>
      </w:r>
      <w:r w:rsidRPr="00814CC7">
        <w:rPr>
          <w:b/>
          <w:sz w:val="21"/>
          <w:szCs w:val="21"/>
          <w:u w:val="single"/>
        </w:rPr>
        <w:t>Tenant Liability</w:t>
      </w:r>
      <w:r w:rsidRPr="00814CC7">
        <w:rPr>
          <w:b/>
          <w:sz w:val="21"/>
          <w:szCs w:val="21"/>
          <w:u w:val="single"/>
        </w:rPr>
        <w:fldChar w:fldCharType="begin"/>
      </w:r>
      <w:r w:rsidRPr="00814CC7">
        <w:rPr>
          <w:sz w:val="21"/>
          <w:szCs w:val="21"/>
        </w:rPr>
        <w:instrText xml:space="preserve"> TC “</w:instrText>
      </w:r>
      <w:bookmarkStart w:id="160" w:name="_Toc127886973"/>
      <w:r w:rsidRPr="00814CC7">
        <w:rPr>
          <w:sz w:val="21"/>
          <w:szCs w:val="21"/>
        </w:rPr>
        <w:instrText xml:space="preserve">Section 21.19. </w:instrText>
      </w:r>
      <w:r w:rsidRPr="004772DC">
        <w:rPr>
          <w:b/>
          <w:sz w:val="21"/>
          <w:szCs w:val="21"/>
        </w:rPr>
        <w:instrText>Tenant Liability</w:instrText>
      </w:r>
      <w:bookmarkEnd w:id="16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two</w:t>
      </w:r>
      <w:r w:rsidRPr="00814CC7">
        <w:rPr>
          <w:b/>
          <w:sz w:val="21"/>
          <w:szCs w:val="21"/>
        </w:rPr>
        <w:t xml:space="preserve"> </w:t>
      </w:r>
      <w:r w:rsidRPr="00814CC7">
        <w:rPr>
          <w:sz w:val="21"/>
          <w:szCs w:val="21"/>
        </w:rPr>
        <w:t>or more individuals, corporations, partnerships or other persons (or any combination of two or more thereof) shall sign this Lease as Tenant, the liability of each such individual, corporation, partnership or other persons to pay rent and perform all other obligations hereunder shall be deemed to be joint and several, and all notices, payments and agreements given or made by, with or to any one of such individuals, corporations, partnerships or other persons shall be deemed to have been given or made by, with or to all of them.</w:t>
      </w:r>
    </w:p>
    <w:p w14:paraId="3B4296ED" w14:textId="77777777" w:rsidR="00A475B4" w:rsidRPr="00814CC7" w:rsidRDefault="00A475B4">
      <w:pPr>
        <w:widowControl/>
        <w:jc w:val="both"/>
        <w:rPr>
          <w:sz w:val="21"/>
          <w:szCs w:val="21"/>
        </w:rPr>
      </w:pPr>
    </w:p>
    <w:p w14:paraId="04A4E47C" w14:textId="77777777" w:rsidR="00A475B4" w:rsidRPr="00814CC7" w:rsidRDefault="00A475B4">
      <w:pPr>
        <w:widowControl/>
        <w:ind w:firstLine="720"/>
        <w:jc w:val="both"/>
        <w:rPr>
          <w:sz w:val="21"/>
          <w:szCs w:val="21"/>
        </w:rPr>
      </w:pPr>
      <w:r w:rsidRPr="00814CC7">
        <w:rPr>
          <w:sz w:val="21"/>
          <w:szCs w:val="21"/>
        </w:rPr>
        <w:t xml:space="preserve">Section 21.20. </w:t>
      </w:r>
      <w:r w:rsidRPr="00814CC7">
        <w:rPr>
          <w:b/>
          <w:sz w:val="21"/>
          <w:szCs w:val="21"/>
          <w:u w:val="single"/>
        </w:rPr>
        <w:t>Other Tenants</w:t>
      </w:r>
      <w:r w:rsidRPr="00814CC7">
        <w:rPr>
          <w:b/>
          <w:sz w:val="21"/>
          <w:szCs w:val="21"/>
          <w:u w:val="single"/>
        </w:rPr>
        <w:fldChar w:fldCharType="begin"/>
      </w:r>
      <w:r w:rsidRPr="00814CC7">
        <w:rPr>
          <w:sz w:val="21"/>
          <w:szCs w:val="21"/>
        </w:rPr>
        <w:instrText xml:space="preserve"> TC “</w:instrText>
      </w:r>
      <w:bookmarkStart w:id="161" w:name="_Toc127886974"/>
      <w:r w:rsidRPr="00814CC7">
        <w:rPr>
          <w:sz w:val="21"/>
          <w:szCs w:val="21"/>
        </w:rPr>
        <w:instrText xml:space="preserve">Section 21.20. </w:instrText>
      </w:r>
      <w:r w:rsidRPr="004772DC">
        <w:rPr>
          <w:b/>
          <w:sz w:val="21"/>
          <w:szCs w:val="21"/>
        </w:rPr>
        <w:instrText>Other Tenants</w:instrText>
      </w:r>
      <w:bookmarkEnd w:id="161"/>
      <w:r w:rsidRPr="00814CC7">
        <w:rPr>
          <w:sz w:val="21"/>
          <w:szCs w:val="21"/>
        </w:rPr>
        <w:instrText xml:space="preserve">” \f C \l “3” </w:instrText>
      </w:r>
      <w:r w:rsidRPr="00814CC7">
        <w:rPr>
          <w:b/>
          <w:sz w:val="21"/>
          <w:szCs w:val="21"/>
          <w:u w:val="single"/>
        </w:rPr>
        <w:fldChar w:fldCharType="end"/>
      </w:r>
      <w:r w:rsidRPr="00814CC7">
        <w:rPr>
          <w:sz w:val="21"/>
          <w:szCs w:val="21"/>
        </w:rPr>
        <w:t xml:space="preserve">. </w:t>
      </w:r>
      <w:r w:rsidR="003E12D7">
        <w:rPr>
          <w:sz w:val="21"/>
          <w:szCs w:val="21"/>
        </w:rPr>
        <w:t xml:space="preserve">Except as specifically set forth herein, </w:t>
      </w:r>
      <w:r w:rsidRPr="00814CC7">
        <w:rPr>
          <w:sz w:val="21"/>
          <w:szCs w:val="21"/>
        </w:rPr>
        <w:t>Landlord reserves the absolute right to effect other tenancies in the Shopping Center as Landlord shall determine in the exercise of its sole business judgment</w:t>
      </w:r>
      <w:r w:rsidR="003E12D7">
        <w:rPr>
          <w:sz w:val="21"/>
          <w:szCs w:val="21"/>
        </w:rPr>
        <w:t>, nor does T</w:t>
      </w:r>
      <w:r w:rsidRPr="00814CC7">
        <w:rPr>
          <w:sz w:val="21"/>
          <w:szCs w:val="21"/>
        </w:rPr>
        <w:t xml:space="preserve">enant </w:t>
      </w:r>
      <w:proofErr w:type="gramStart"/>
      <w:r w:rsidRPr="00814CC7">
        <w:rPr>
          <w:sz w:val="21"/>
          <w:szCs w:val="21"/>
        </w:rPr>
        <w:t>does</w:t>
      </w:r>
      <w:proofErr w:type="gramEnd"/>
      <w:r w:rsidRPr="00814CC7">
        <w:rPr>
          <w:sz w:val="21"/>
          <w:szCs w:val="21"/>
        </w:rPr>
        <w:t xml:space="preserve"> not rely on the fact, nor does Landlord represent, that any specific stores or occupants, or any particular number of stores or occupants, shall occupy any space in the Shopping Center during the Term. </w:t>
      </w:r>
    </w:p>
    <w:p w14:paraId="44DE091E" w14:textId="77777777" w:rsidR="00A475B4" w:rsidRPr="00814CC7" w:rsidRDefault="00A475B4">
      <w:pPr>
        <w:widowControl/>
        <w:jc w:val="both"/>
        <w:rPr>
          <w:sz w:val="21"/>
          <w:szCs w:val="21"/>
        </w:rPr>
      </w:pPr>
    </w:p>
    <w:p w14:paraId="151093DA" w14:textId="77777777" w:rsidR="00A475B4" w:rsidRPr="00814CC7" w:rsidRDefault="00A475B4">
      <w:pPr>
        <w:widowControl/>
        <w:ind w:firstLine="720"/>
        <w:jc w:val="both"/>
        <w:rPr>
          <w:sz w:val="21"/>
          <w:szCs w:val="21"/>
        </w:rPr>
      </w:pPr>
      <w:r w:rsidRPr="00814CC7">
        <w:rPr>
          <w:sz w:val="21"/>
          <w:szCs w:val="21"/>
        </w:rPr>
        <w:t xml:space="preserve">Section 21.21. </w:t>
      </w:r>
      <w:r w:rsidRPr="00814CC7">
        <w:rPr>
          <w:b/>
          <w:sz w:val="21"/>
          <w:szCs w:val="21"/>
          <w:u w:val="single"/>
        </w:rPr>
        <w:t>Due Authorization</w:t>
      </w:r>
      <w:r w:rsidRPr="00814CC7">
        <w:rPr>
          <w:b/>
          <w:sz w:val="21"/>
          <w:szCs w:val="21"/>
          <w:u w:val="single"/>
        </w:rPr>
        <w:fldChar w:fldCharType="begin"/>
      </w:r>
      <w:r w:rsidRPr="00814CC7">
        <w:rPr>
          <w:sz w:val="21"/>
          <w:szCs w:val="21"/>
        </w:rPr>
        <w:instrText xml:space="preserve"> TC “</w:instrText>
      </w:r>
      <w:bookmarkStart w:id="162" w:name="_Toc127886975"/>
      <w:r w:rsidRPr="00814CC7">
        <w:rPr>
          <w:sz w:val="21"/>
          <w:szCs w:val="21"/>
        </w:rPr>
        <w:instrText xml:space="preserve">Section 21.21. </w:instrText>
      </w:r>
      <w:r w:rsidRPr="004772DC">
        <w:rPr>
          <w:b/>
          <w:sz w:val="21"/>
          <w:szCs w:val="21"/>
        </w:rPr>
        <w:instrText>Due Authorization</w:instrText>
      </w:r>
      <w:bookmarkEnd w:id="16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If Tenant is a corporation, a limited liability company or a partnership, the person(s) executing this Lease on behalf of Tenant hereby covenants and warrants that: Tenant is a duly formed corporation or a duly formed limited liability company or a duly created partnership (as the case may be) in good standing, qualified to do business in the state in which the Shopping Center is located; such persons are duly authorized by such corporation or limited liability company or partnership to execute and deliver this Lease on behalf of such corporation, limited liability company or partnership; and this Lease constitutes a valid and binding agreement of Tenant in accordance with the terms hereof.</w:t>
      </w:r>
      <w:r w:rsidR="00664976">
        <w:rPr>
          <w:sz w:val="21"/>
          <w:szCs w:val="21"/>
        </w:rPr>
        <w:t xml:space="preserve">  In connection with this Section 21.21, Tenant agrees to execute and deliver to Landlord upon written request by Landlord or Landlord’s mortgagee, authorizing resolutions or written consent authorizing Tenant to enter into this Lease and any amendments or modifications of the Lease.</w:t>
      </w:r>
    </w:p>
    <w:p w14:paraId="3804BE67" w14:textId="77777777" w:rsidR="00A475B4" w:rsidRPr="00814CC7" w:rsidRDefault="00A475B4">
      <w:pPr>
        <w:widowControl/>
        <w:jc w:val="both"/>
        <w:rPr>
          <w:sz w:val="21"/>
          <w:szCs w:val="21"/>
        </w:rPr>
      </w:pPr>
    </w:p>
    <w:p w14:paraId="290955B4" w14:textId="77777777" w:rsidR="00A475B4" w:rsidRPr="00814CC7" w:rsidRDefault="00A475B4">
      <w:pPr>
        <w:widowControl/>
        <w:ind w:firstLine="720"/>
        <w:jc w:val="both"/>
        <w:rPr>
          <w:sz w:val="21"/>
          <w:szCs w:val="21"/>
        </w:rPr>
      </w:pPr>
      <w:r w:rsidRPr="00814CC7">
        <w:rPr>
          <w:sz w:val="21"/>
          <w:szCs w:val="21"/>
        </w:rPr>
        <w:t xml:space="preserve">Section 21.22. </w:t>
      </w:r>
      <w:r w:rsidRPr="00814CC7">
        <w:rPr>
          <w:b/>
          <w:sz w:val="21"/>
          <w:szCs w:val="21"/>
          <w:u w:val="single"/>
        </w:rPr>
        <w:t>Confidentiality</w:t>
      </w:r>
      <w:r w:rsidRPr="00814CC7">
        <w:rPr>
          <w:b/>
          <w:sz w:val="21"/>
          <w:szCs w:val="21"/>
          <w:u w:val="single"/>
        </w:rPr>
        <w:fldChar w:fldCharType="begin"/>
      </w:r>
      <w:r w:rsidRPr="00814CC7">
        <w:rPr>
          <w:sz w:val="21"/>
          <w:szCs w:val="21"/>
        </w:rPr>
        <w:instrText xml:space="preserve"> TC “</w:instrText>
      </w:r>
      <w:bookmarkStart w:id="163" w:name="_Toc127886976"/>
      <w:r w:rsidRPr="00814CC7">
        <w:rPr>
          <w:sz w:val="21"/>
          <w:szCs w:val="21"/>
        </w:rPr>
        <w:instrText xml:space="preserve">Section 21.22. </w:instrText>
      </w:r>
      <w:r w:rsidRPr="004772DC">
        <w:rPr>
          <w:b/>
          <w:sz w:val="21"/>
          <w:szCs w:val="21"/>
        </w:rPr>
        <w:instrText>Confidentiality</w:instrText>
      </w:r>
      <w:bookmarkEnd w:id="163"/>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It is agreed and understood that Tenant may acknowledge only the existence of this Lease by and between Landlord and Tenant, and that Tenant may not disclose any of the terms and provisions contained in this Lease to any other tenant or occupant in the Shopping Center or to any agent, employee, subtenant or assignee of such tenant or occupant. Tenant acknowledges that any breach by Tenant of the agreements set forth in this Section 21.22 shall cause Landlord irreparable harm. The terms and provisions of this Section 21.22 shall survive the termination of this Lease (whether by lapse of time or otherwise).</w:t>
      </w:r>
    </w:p>
    <w:p w14:paraId="66299D86" w14:textId="77777777" w:rsidR="00A475B4" w:rsidRPr="00814CC7" w:rsidRDefault="00A475B4">
      <w:pPr>
        <w:widowControl/>
        <w:jc w:val="both"/>
        <w:rPr>
          <w:sz w:val="21"/>
          <w:szCs w:val="21"/>
        </w:rPr>
      </w:pPr>
    </w:p>
    <w:p w14:paraId="658D144A" w14:textId="77777777" w:rsidR="00A475B4" w:rsidRPr="00814CC7" w:rsidRDefault="00A475B4">
      <w:pPr>
        <w:widowControl/>
        <w:ind w:firstLine="720"/>
        <w:jc w:val="both"/>
        <w:rPr>
          <w:sz w:val="21"/>
          <w:szCs w:val="21"/>
        </w:rPr>
      </w:pPr>
      <w:r w:rsidRPr="00814CC7">
        <w:rPr>
          <w:sz w:val="21"/>
          <w:szCs w:val="21"/>
        </w:rPr>
        <w:lastRenderedPageBreak/>
        <w:t xml:space="preserve">Section 21.23. </w:t>
      </w:r>
      <w:r w:rsidRPr="00814CC7">
        <w:rPr>
          <w:b/>
          <w:sz w:val="21"/>
          <w:szCs w:val="21"/>
          <w:u w:val="single"/>
        </w:rPr>
        <w:t>Attorney’s Fees</w:t>
      </w:r>
      <w:r w:rsidRPr="00814CC7">
        <w:rPr>
          <w:b/>
          <w:sz w:val="21"/>
          <w:szCs w:val="21"/>
          <w:u w:val="single"/>
        </w:rPr>
        <w:fldChar w:fldCharType="begin"/>
      </w:r>
      <w:r w:rsidRPr="00814CC7">
        <w:rPr>
          <w:sz w:val="21"/>
          <w:szCs w:val="21"/>
        </w:rPr>
        <w:instrText xml:space="preserve"> TC “</w:instrText>
      </w:r>
      <w:bookmarkStart w:id="164" w:name="_Toc127886977"/>
      <w:r w:rsidRPr="00814CC7">
        <w:rPr>
          <w:sz w:val="21"/>
          <w:szCs w:val="21"/>
        </w:rPr>
        <w:instrText xml:space="preserve">Section 21.23. </w:instrText>
      </w:r>
      <w:r w:rsidRPr="004772DC">
        <w:rPr>
          <w:b/>
          <w:sz w:val="21"/>
          <w:szCs w:val="21"/>
        </w:rPr>
        <w:instrText>Attorney’s Fees</w:instrText>
      </w:r>
      <w:bookmarkEnd w:id="164"/>
      <w:r w:rsidRPr="00814CC7">
        <w:rPr>
          <w:sz w:val="21"/>
          <w:szCs w:val="21"/>
        </w:rPr>
        <w:instrText xml:space="preserve">” \f C \l “3” </w:instrText>
      </w:r>
      <w:r w:rsidRPr="00814CC7">
        <w:rPr>
          <w:b/>
          <w:sz w:val="21"/>
          <w:szCs w:val="21"/>
          <w:u w:val="single"/>
        </w:rPr>
        <w:fldChar w:fldCharType="end"/>
      </w:r>
      <w:r w:rsidRPr="00814CC7">
        <w:rPr>
          <w:sz w:val="21"/>
          <w:szCs w:val="21"/>
        </w:rPr>
        <w:t xml:space="preserve">. In any action or proceeding hereunder, the prevailing party shall be entitled to recover from the other party the prevailing party’s reasonable costs and expenses in such action or proceeding, including reasonable attorneys’ fees, costs (including non-taxable costs) and expenses. </w:t>
      </w:r>
      <w:r w:rsidR="00F50EF3" w:rsidRPr="00814CC7">
        <w:rPr>
          <w:spacing w:val="4"/>
          <w:sz w:val="21"/>
          <w:szCs w:val="21"/>
        </w:rPr>
        <w:t xml:space="preserve">The prevailing party shall be entitled to recover all of its reasonable attorneys’ fees in any dispute arising under this Lease, without regard to the applicability of O.C.G.A. § 13-1-11 or any other fee-limiting statute.  </w:t>
      </w:r>
      <w:r w:rsidRPr="00814CC7">
        <w:rPr>
          <w:sz w:val="21"/>
          <w:szCs w:val="21"/>
        </w:rPr>
        <w:t>If either party is sued by a third party as a result of a violation of a covenant or warranty herein contained by the other party hereto, then the party who has violated the covenant or warranty shall be responsible for the reasonable costs and expenses in such action or proceeding incurred by the other party, including reasonable attorneys’ fees, costs (including non-taxable costs) and expenses.</w:t>
      </w:r>
    </w:p>
    <w:p w14:paraId="70504953" w14:textId="77777777" w:rsidR="00A475B4" w:rsidRPr="00814CC7" w:rsidRDefault="00A475B4">
      <w:pPr>
        <w:widowControl/>
        <w:jc w:val="both"/>
        <w:rPr>
          <w:sz w:val="21"/>
          <w:szCs w:val="21"/>
        </w:rPr>
      </w:pPr>
    </w:p>
    <w:p w14:paraId="5319EB50" w14:textId="77777777" w:rsidR="00A475B4" w:rsidRPr="00814CC7" w:rsidRDefault="00A475B4">
      <w:pPr>
        <w:widowControl/>
        <w:ind w:firstLine="720"/>
        <w:jc w:val="both"/>
        <w:rPr>
          <w:sz w:val="21"/>
          <w:szCs w:val="21"/>
        </w:rPr>
      </w:pPr>
      <w:r w:rsidRPr="00814CC7">
        <w:rPr>
          <w:sz w:val="21"/>
          <w:szCs w:val="21"/>
        </w:rPr>
        <w:t xml:space="preserve">Section 21.24. </w:t>
      </w:r>
      <w:r w:rsidRPr="00814CC7">
        <w:rPr>
          <w:b/>
          <w:sz w:val="21"/>
          <w:szCs w:val="21"/>
          <w:u w:val="single"/>
        </w:rPr>
        <w:t>Waiver of Redemption by Tenant</w:t>
      </w:r>
      <w:r w:rsidRPr="00814CC7">
        <w:rPr>
          <w:b/>
          <w:sz w:val="21"/>
          <w:szCs w:val="21"/>
          <w:u w:val="single"/>
        </w:rPr>
        <w:fldChar w:fldCharType="begin"/>
      </w:r>
      <w:r w:rsidRPr="00814CC7">
        <w:rPr>
          <w:sz w:val="21"/>
          <w:szCs w:val="21"/>
        </w:rPr>
        <w:instrText xml:space="preserve"> TC “</w:instrText>
      </w:r>
      <w:bookmarkStart w:id="165" w:name="_Toc127886978"/>
      <w:r w:rsidRPr="00814CC7">
        <w:rPr>
          <w:sz w:val="21"/>
          <w:szCs w:val="21"/>
        </w:rPr>
        <w:instrText xml:space="preserve">Section 21.24. </w:instrText>
      </w:r>
      <w:r w:rsidRPr="004772DC">
        <w:rPr>
          <w:b/>
          <w:sz w:val="21"/>
          <w:szCs w:val="21"/>
        </w:rPr>
        <w:instrText>Waiver of Redemption by Tenant</w:instrText>
      </w:r>
      <w:bookmarkEnd w:id="165"/>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HEREBY WAIVES FOR TENANT AND FOR ALL THOSE CLAIMING UNDER TENANT ALL RIGHT NOW OR HEREAFTER EXISTING TO REDEEM BY ORDER OR JUDGMENT OF ANY COURT OR BY ANY LEGAL PROCESS OR WRIT, TENANT’S RIGHT OF OCCUPANCY OF THE PREMISES AFTER ANY TERMINATION OF THIS LEASE. </w:t>
      </w:r>
    </w:p>
    <w:p w14:paraId="24654723" w14:textId="77777777" w:rsidR="00A475B4" w:rsidRPr="00814CC7" w:rsidRDefault="00A475B4">
      <w:pPr>
        <w:widowControl/>
        <w:ind w:firstLine="720"/>
        <w:jc w:val="both"/>
        <w:rPr>
          <w:sz w:val="21"/>
          <w:szCs w:val="21"/>
        </w:rPr>
      </w:pPr>
    </w:p>
    <w:p w14:paraId="5C66D2D8" w14:textId="77777777" w:rsidR="00A475B4" w:rsidRPr="00814CC7" w:rsidRDefault="00A475B4">
      <w:pPr>
        <w:widowControl/>
        <w:ind w:firstLine="720"/>
        <w:jc w:val="both"/>
        <w:rPr>
          <w:sz w:val="21"/>
          <w:szCs w:val="21"/>
        </w:rPr>
      </w:pPr>
      <w:r w:rsidRPr="00814CC7">
        <w:rPr>
          <w:sz w:val="21"/>
          <w:szCs w:val="21"/>
        </w:rPr>
        <w:t xml:space="preserve">Section 21.25. </w:t>
      </w:r>
      <w:r w:rsidRPr="00814CC7">
        <w:rPr>
          <w:b/>
          <w:sz w:val="21"/>
          <w:szCs w:val="21"/>
          <w:u w:val="single"/>
        </w:rPr>
        <w:t>Non-Discrimination</w:t>
      </w:r>
      <w:r w:rsidRPr="00814CC7">
        <w:rPr>
          <w:b/>
          <w:sz w:val="21"/>
          <w:szCs w:val="21"/>
          <w:u w:val="single"/>
        </w:rPr>
        <w:fldChar w:fldCharType="begin"/>
      </w:r>
      <w:r w:rsidRPr="00814CC7">
        <w:rPr>
          <w:sz w:val="21"/>
          <w:szCs w:val="21"/>
        </w:rPr>
        <w:instrText xml:space="preserve"> TC “</w:instrText>
      </w:r>
      <w:bookmarkStart w:id="166" w:name="_Toc16939186"/>
      <w:bookmarkStart w:id="167" w:name="_Toc127886979"/>
      <w:r w:rsidRPr="00814CC7">
        <w:rPr>
          <w:sz w:val="21"/>
          <w:szCs w:val="21"/>
        </w:rPr>
        <w:instrText xml:space="preserve">Section 21.25. </w:instrText>
      </w:r>
      <w:r w:rsidRPr="004772DC">
        <w:rPr>
          <w:b/>
          <w:sz w:val="21"/>
          <w:szCs w:val="21"/>
        </w:rPr>
        <w:instrText>Non-Discrimination</w:instrText>
      </w:r>
      <w:bookmarkEnd w:id="166"/>
      <w:bookmarkEnd w:id="167"/>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Tenant herein covenants by and for itself, its successors and assigns, and all persons claiming under or through them, and this Lease is made and accepted upon and subject to the following conditions:  That there shall be no discrimination against or segregation of any person or group of persons, on account of race, color, religion, creed, national origin, ancestry, handicap, age, marital status, or sex in the leasing, subleasing, renting, transferring, use, occupancy, tenure or enjoyment of the Premises, nor shall Tenant for itself, or for any person claiming under or through it, establish or permit such practice or practices of discrimination or segregation with reference to the selection, location, number or occupancy of tenants, leases, subleases, subtenants, or vendors in the Premises.</w:t>
      </w:r>
    </w:p>
    <w:p w14:paraId="6FB38D18" w14:textId="77777777" w:rsidR="00A475B4" w:rsidRPr="00814CC7" w:rsidRDefault="00A475B4">
      <w:pPr>
        <w:widowControl/>
        <w:jc w:val="both"/>
        <w:rPr>
          <w:sz w:val="21"/>
          <w:szCs w:val="21"/>
        </w:rPr>
      </w:pPr>
    </w:p>
    <w:p w14:paraId="5638CFBF" w14:textId="77777777" w:rsidR="00CE2944" w:rsidRPr="00814CC7" w:rsidRDefault="00CE2944" w:rsidP="00CE2944">
      <w:pPr>
        <w:widowControl/>
        <w:ind w:firstLine="720"/>
        <w:jc w:val="both"/>
        <w:rPr>
          <w:sz w:val="21"/>
          <w:szCs w:val="21"/>
        </w:rPr>
      </w:pPr>
      <w:r w:rsidRPr="00814CC7">
        <w:rPr>
          <w:sz w:val="21"/>
          <w:szCs w:val="21"/>
        </w:rPr>
        <w:t xml:space="preserve">Section 21.26. </w:t>
      </w:r>
      <w:r w:rsidRPr="00814CC7">
        <w:rPr>
          <w:b/>
          <w:sz w:val="21"/>
          <w:szCs w:val="21"/>
          <w:u w:val="single"/>
        </w:rPr>
        <w:t>Satellite Dish</w:t>
      </w:r>
      <w:r w:rsidRPr="00814CC7">
        <w:rPr>
          <w:b/>
          <w:sz w:val="21"/>
          <w:szCs w:val="21"/>
          <w:u w:val="single"/>
        </w:rPr>
        <w:fldChar w:fldCharType="begin"/>
      </w:r>
      <w:r w:rsidRPr="00814CC7">
        <w:rPr>
          <w:sz w:val="21"/>
          <w:szCs w:val="21"/>
        </w:rPr>
        <w:instrText xml:space="preserve"> TC “</w:instrText>
      </w:r>
      <w:bookmarkStart w:id="168" w:name="_Toc324949850"/>
      <w:bookmarkStart w:id="169" w:name="_Toc127886980"/>
      <w:r w:rsidRPr="00814CC7">
        <w:rPr>
          <w:sz w:val="21"/>
          <w:szCs w:val="21"/>
        </w:rPr>
        <w:instrText xml:space="preserve">Section 21.26. </w:instrText>
      </w:r>
      <w:r w:rsidRPr="004772DC">
        <w:rPr>
          <w:b/>
          <w:sz w:val="21"/>
          <w:szCs w:val="21"/>
        </w:rPr>
        <w:instrText>Satellite Dish</w:instrText>
      </w:r>
      <w:bookmarkEnd w:id="168"/>
      <w:bookmarkEnd w:id="169"/>
      <w:r w:rsidRPr="00814CC7">
        <w:rPr>
          <w:sz w:val="21"/>
          <w:szCs w:val="21"/>
        </w:rPr>
        <w:instrText xml:space="preserve">” \f C \l “3” </w:instrText>
      </w:r>
      <w:r w:rsidRPr="00814CC7">
        <w:rPr>
          <w:b/>
          <w:sz w:val="21"/>
          <w:szCs w:val="21"/>
          <w:u w:val="single"/>
        </w:rPr>
        <w:fldChar w:fldCharType="end"/>
      </w:r>
      <w:r w:rsidRPr="00814CC7">
        <w:rPr>
          <w:b/>
          <w:sz w:val="21"/>
          <w:szCs w:val="21"/>
        </w:rPr>
        <w:t>.</w:t>
      </w:r>
      <w:r w:rsidRPr="00814CC7">
        <w:rPr>
          <w:sz w:val="21"/>
          <w:szCs w:val="21"/>
        </w:rPr>
        <w:t xml:space="preserve">  </w:t>
      </w:r>
      <w:r w:rsidR="005B3F14" w:rsidRPr="005B3F14">
        <w:rPr>
          <w:sz w:val="21"/>
          <w:szCs w:val="21"/>
        </w:rPr>
        <w:t xml:space="preserve">Tenant shall have the right to erect and maintain an antenna and a satellite dish, provided (a) Tenant’s plans for the installation of such equipment are previously approved by Landlord, (b) Tenant utilizes a contractor designated or approved by Landlord for all roof penetrations so as not to void any existing warranties, (c) Tenant maintains the area where roof penetrations are made while Tenant’s equipment is present, (d) Tenant repairs any damage to the roof caused by the making of the roof penetrations, including, but not limited to, the repair of the roof penetrations upon the removal of any equipment installed thereon, and (e) such satellite dish shall be in a location determined solely by Landlord and shall be screened from ground view.  </w:t>
      </w:r>
      <w:r w:rsidR="00693006">
        <w:rPr>
          <w:sz w:val="21"/>
          <w:szCs w:val="21"/>
        </w:rPr>
        <w:t xml:space="preserve">In all events, Tenant access to the roof of the Premises or </w:t>
      </w:r>
      <w:r w:rsidR="00D41E89">
        <w:rPr>
          <w:sz w:val="21"/>
          <w:szCs w:val="21"/>
        </w:rPr>
        <w:t xml:space="preserve">the roof of the </w:t>
      </w:r>
      <w:r w:rsidR="00C264C6">
        <w:rPr>
          <w:sz w:val="21"/>
          <w:szCs w:val="21"/>
        </w:rPr>
        <w:t>B</w:t>
      </w:r>
      <w:r w:rsidR="00693006">
        <w:rPr>
          <w:sz w:val="21"/>
          <w:szCs w:val="21"/>
        </w:rPr>
        <w:t xml:space="preserve">uilding shall be in conformity with the Rules and Regulations.  </w:t>
      </w:r>
      <w:r w:rsidR="005B3F14" w:rsidRPr="005B3F14">
        <w:rPr>
          <w:sz w:val="21"/>
          <w:szCs w:val="21"/>
        </w:rPr>
        <w:t>Tenant hereby acknowledges and agrees that Landlord has the right to determine the location of any and all satellite dishes located in the Shopping Center, and such location may or may not include the roof of the Premises, and any such Landlord-determined location may include the roof of the Premises, and may include satellite dishes belonging to other tenants of the Shopping Center.</w:t>
      </w:r>
    </w:p>
    <w:p w14:paraId="5C86C04E" w14:textId="77777777" w:rsidR="00A475B4" w:rsidRPr="00814CC7" w:rsidRDefault="00A475B4">
      <w:pPr>
        <w:widowControl/>
        <w:ind w:firstLine="720"/>
        <w:jc w:val="both"/>
        <w:rPr>
          <w:sz w:val="21"/>
          <w:szCs w:val="21"/>
        </w:rPr>
      </w:pPr>
    </w:p>
    <w:p w14:paraId="388C5C15" w14:textId="77777777" w:rsidR="00A475B4" w:rsidRPr="00814CC7" w:rsidRDefault="00A475B4">
      <w:pPr>
        <w:widowControl/>
        <w:ind w:firstLine="720"/>
        <w:jc w:val="both"/>
        <w:rPr>
          <w:sz w:val="21"/>
          <w:szCs w:val="21"/>
        </w:rPr>
      </w:pPr>
      <w:r w:rsidRPr="00814CC7">
        <w:rPr>
          <w:sz w:val="21"/>
          <w:szCs w:val="21"/>
        </w:rPr>
        <w:t xml:space="preserve">Section 21.27 </w:t>
      </w:r>
      <w:r w:rsidRPr="00814CC7">
        <w:rPr>
          <w:b/>
          <w:sz w:val="21"/>
          <w:szCs w:val="21"/>
          <w:u w:val="single"/>
        </w:rPr>
        <w:t>Guaranty</w:t>
      </w:r>
      <w:r w:rsidRPr="00814CC7">
        <w:rPr>
          <w:b/>
          <w:sz w:val="21"/>
          <w:szCs w:val="21"/>
          <w:u w:val="single"/>
        </w:rPr>
        <w:fldChar w:fldCharType="begin"/>
      </w:r>
      <w:r w:rsidRPr="00814CC7">
        <w:rPr>
          <w:sz w:val="21"/>
          <w:szCs w:val="21"/>
        </w:rPr>
        <w:instrText xml:space="preserve"> TC “</w:instrText>
      </w:r>
      <w:bookmarkStart w:id="170" w:name="_Toc127886981"/>
      <w:r w:rsidRPr="00814CC7">
        <w:rPr>
          <w:sz w:val="21"/>
          <w:szCs w:val="21"/>
        </w:rPr>
        <w:instrText xml:space="preserve">Section 21.27. </w:instrText>
      </w:r>
      <w:r w:rsidRPr="004772DC">
        <w:rPr>
          <w:b/>
          <w:sz w:val="21"/>
          <w:szCs w:val="21"/>
        </w:rPr>
        <w:instrText>Guaranty</w:instrText>
      </w:r>
      <w:bookmarkEnd w:id="170"/>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Tenant shall provide Landlord with a guaranty of Tenant’s lease obligations under this Lease in the form </w:t>
      </w:r>
      <w:r w:rsidR="00A276B7">
        <w:rPr>
          <w:sz w:val="21"/>
          <w:szCs w:val="21"/>
        </w:rPr>
        <w:t xml:space="preserve">of the Guaranty of Lease </w:t>
      </w:r>
      <w:r w:rsidRPr="00814CC7">
        <w:rPr>
          <w:sz w:val="21"/>
          <w:szCs w:val="21"/>
        </w:rPr>
        <w:t xml:space="preserve">attached </w:t>
      </w:r>
      <w:r w:rsidR="00A276B7">
        <w:rPr>
          <w:sz w:val="21"/>
          <w:szCs w:val="21"/>
        </w:rPr>
        <w:t xml:space="preserve">hereto </w:t>
      </w:r>
      <w:r w:rsidRPr="00814CC7">
        <w:rPr>
          <w:sz w:val="21"/>
          <w:szCs w:val="21"/>
        </w:rPr>
        <w:t xml:space="preserve">as </w:t>
      </w:r>
      <w:r w:rsidRPr="00814CC7">
        <w:rPr>
          <w:bCs/>
          <w:sz w:val="21"/>
          <w:szCs w:val="21"/>
          <w:u w:val="single"/>
        </w:rPr>
        <w:t>Exhibit D</w:t>
      </w:r>
      <w:r w:rsidRPr="00814CC7">
        <w:rPr>
          <w:sz w:val="21"/>
          <w:szCs w:val="21"/>
        </w:rPr>
        <w:t xml:space="preserve">, from </w:t>
      </w:r>
      <w:r w:rsidR="00C210FD">
        <w:rPr>
          <w:sz w:val="21"/>
          <w:szCs w:val="21"/>
        </w:rPr>
        <w:t>the</w:t>
      </w:r>
      <w:r w:rsidRPr="00814CC7">
        <w:rPr>
          <w:sz w:val="21"/>
          <w:szCs w:val="21"/>
        </w:rPr>
        <w:t xml:space="preserve"> guarantor or guarantors a</w:t>
      </w:r>
      <w:r w:rsidR="00277FC7">
        <w:rPr>
          <w:sz w:val="21"/>
          <w:szCs w:val="21"/>
        </w:rPr>
        <w:t xml:space="preserve">s set forth in </w:t>
      </w:r>
      <w:r w:rsidR="00C210FD">
        <w:rPr>
          <w:sz w:val="21"/>
          <w:szCs w:val="21"/>
        </w:rPr>
        <w:t>Paragraph 1</w:t>
      </w:r>
      <w:r w:rsidR="00A63DCF">
        <w:rPr>
          <w:sz w:val="21"/>
          <w:szCs w:val="21"/>
        </w:rPr>
        <w:t>7</w:t>
      </w:r>
      <w:r w:rsidR="00C210FD">
        <w:rPr>
          <w:sz w:val="21"/>
          <w:szCs w:val="21"/>
        </w:rPr>
        <w:t xml:space="preserve"> of the </w:t>
      </w:r>
      <w:r w:rsidR="00277FC7">
        <w:rPr>
          <w:sz w:val="21"/>
          <w:szCs w:val="21"/>
        </w:rPr>
        <w:t>Data Sheet</w:t>
      </w:r>
      <w:r w:rsidRPr="00814CC7">
        <w:rPr>
          <w:sz w:val="21"/>
          <w:szCs w:val="21"/>
        </w:rPr>
        <w:t xml:space="preserve">.  The obligations of this Section 21.27 are a material consideration to Landlord without which Landlord would not have entered into this Lease.  </w:t>
      </w:r>
      <w:r w:rsidR="00A276B7">
        <w:rPr>
          <w:sz w:val="21"/>
          <w:szCs w:val="21"/>
        </w:rPr>
        <w:t>The Guarantor(s) shall be required, pursuant to the Guaranty of Lease, to maintain a net worth of no less than its net worth as presented to Landlord as of the date of execution of this Lease (the “</w:t>
      </w:r>
      <w:r w:rsidR="00A276B7" w:rsidRPr="00A276B7">
        <w:rPr>
          <w:b/>
          <w:sz w:val="21"/>
          <w:szCs w:val="21"/>
        </w:rPr>
        <w:t>Guarantor Net Worth</w:t>
      </w:r>
      <w:r w:rsidR="00A276B7">
        <w:rPr>
          <w:sz w:val="21"/>
          <w:szCs w:val="21"/>
        </w:rPr>
        <w:t xml:space="preserve">”).  In the event the net worth of the Guarantor(s) falls below the Guarantor Net Worth as evidenced by annual financial statements as presented to Landlord, then Tenant shall be required to post a Letter of Credit with Landlord in the amount that is the difference between the then-current net worth of Guarantor(s) and the Guarantor Net Worth. </w:t>
      </w:r>
    </w:p>
    <w:p w14:paraId="7BB5731B" w14:textId="77777777" w:rsidR="00A475B4" w:rsidRPr="00814CC7" w:rsidRDefault="00A475B4">
      <w:pPr>
        <w:widowControl/>
        <w:jc w:val="both"/>
        <w:rPr>
          <w:sz w:val="21"/>
          <w:szCs w:val="21"/>
        </w:rPr>
      </w:pPr>
    </w:p>
    <w:p w14:paraId="7B0DDF12" w14:textId="65301DB3" w:rsidR="00A475B4" w:rsidRDefault="00A475B4">
      <w:pPr>
        <w:widowControl/>
        <w:ind w:firstLine="720"/>
        <w:jc w:val="both"/>
        <w:rPr>
          <w:sz w:val="21"/>
          <w:szCs w:val="21"/>
        </w:rPr>
      </w:pPr>
      <w:r w:rsidRPr="00814CC7">
        <w:rPr>
          <w:sz w:val="21"/>
          <w:szCs w:val="21"/>
        </w:rPr>
        <w:t xml:space="preserve">Section 21.28. </w:t>
      </w:r>
      <w:r w:rsidRPr="00814CC7">
        <w:rPr>
          <w:b/>
          <w:sz w:val="21"/>
          <w:szCs w:val="21"/>
          <w:u w:val="single"/>
        </w:rPr>
        <w:t>Excavation</w:t>
      </w:r>
      <w:r w:rsidRPr="00814CC7">
        <w:rPr>
          <w:b/>
          <w:sz w:val="21"/>
          <w:szCs w:val="21"/>
          <w:u w:val="single"/>
        </w:rPr>
        <w:fldChar w:fldCharType="begin"/>
      </w:r>
      <w:r w:rsidRPr="00814CC7">
        <w:rPr>
          <w:sz w:val="21"/>
          <w:szCs w:val="21"/>
        </w:rPr>
        <w:instrText xml:space="preserve"> TC "</w:instrText>
      </w:r>
      <w:bookmarkStart w:id="171" w:name="_Toc56234713"/>
      <w:bookmarkStart w:id="172" w:name="_Toc127886982"/>
      <w:r w:rsidRPr="00814CC7">
        <w:rPr>
          <w:sz w:val="21"/>
          <w:szCs w:val="21"/>
        </w:rPr>
        <w:instrText xml:space="preserve">Section 21.28. </w:instrText>
      </w:r>
      <w:r w:rsidRPr="004772DC">
        <w:rPr>
          <w:b/>
          <w:sz w:val="21"/>
          <w:szCs w:val="21"/>
        </w:rPr>
        <w:instrText>Excavation</w:instrText>
      </w:r>
      <w:bookmarkEnd w:id="171"/>
      <w:bookmarkEnd w:id="172"/>
      <w:r w:rsidRPr="00814CC7">
        <w:rPr>
          <w:sz w:val="21"/>
          <w:szCs w:val="21"/>
        </w:rPr>
        <w:instrText xml:space="preserve">" \f C \l "3" </w:instrText>
      </w:r>
      <w:r w:rsidRPr="00814CC7">
        <w:rPr>
          <w:b/>
          <w:sz w:val="21"/>
          <w:szCs w:val="21"/>
          <w:u w:val="single"/>
        </w:rPr>
        <w:fldChar w:fldCharType="end"/>
      </w:r>
      <w:r w:rsidRPr="00814CC7">
        <w:rPr>
          <w:b/>
          <w:sz w:val="21"/>
          <w:szCs w:val="21"/>
        </w:rPr>
        <w:t xml:space="preserve">. </w:t>
      </w:r>
      <w:r w:rsidRPr="00814CC7">
        <w:rPr>
          <w:sz w:val="21"/>
          <w:szCs w:val="21"/>
        </w:rPr>
        <w:t xml:space="preserve">If an excavation shall be made upon land adjacent to the Premises, or shall be authorized to be made, Tenant shall afford to the person causing or authorized to cause such excavation license to enter upon the Premises for the purpose of doing such </w:t>
      </w:r>
      <w:r w:rsidRPr="00814CC7">
        <w:rPr>
          <w:sz w:val="21"/>
          <w:szCs w:val="21"/>
        </w:rPr>
        <w:lastRenderedPageBreak/>
        <w:t>work as said person shall deem necessa</w:t>
      </w:r>
      <w:r w:rsidR="00C264C6">
        <w:rPr>
          <w:sz w:val="21"/>
          <w:szCs w:val="21"/>
        </w:rPr>
        <w:t>ry to preserve the wall or the B</w:t>
      </w:r>
      <w:r w:rsidRPr="00814CC7">
        <w:rPr>
          <w:sz w:val="21"/>
          <w:szCs w:val="21"/>
        </w:rPr>
        <w:t>uilding from injury or damage and to support the same by proper foundation.</w:t>
      </w:r>
    </w:p>
    <w:p w14:paraId="01F048C1" w14:textId="7A23B6BA" w:rsidR="00B570DC" w:rsidRDefault="00B570DC">
      <w:pPr>
        <w:widowControl/>
        <w:ind w:firstLine="720"/>
        <w:jc w:val="both"/>
        <w:rPr>
          <w:sz w:val="21"/>
          <w:szCs w:val="21"/>
        </w:rPr>
      </w:pPr>
    </w:p>
    <w:p w14:paraId="4725FAA1" w14:textId="6B6D8F38" w:rsidR="00B570DC" w:rsidRPr="00814CC7" w:rsidRDefault="00B570DC">
      <w:pPr>
        <w:widowControl/>
        <w:ind w:firstLine="720"/>
        <w:jc w:val="both"/>
        <w:rPr>
          <w:sz w:val="21"/>
          <w:szCs w:val="21"/>
        </w:rPr>
      </w:pPr>
      <w:r w:rsidRPr="00814CC7">
        <w:rPr>
          <w:sz w:val="21"/>
          <w:szCs w:val="21"/>
        </w:rPr>
        <w:t xml:space="preserve">Section </w:t>
      </w:r>
      <w:r>
        <w:rPr>
          <w:sz w:val="21"/>
          <w:szCs w:val="21"/>
        </w:rPr>
        <w:t>21.29</w:t>
      </w:r>
      <w:r w:rsidRPr="00814CC7">
        <w:rPr>
          <w:sz w:val="21"/>
          <w:szCs w:val="21"/>
        </w:rPr>
        <w:t>.</w:t>
      </w:r>
      <w:r w:rsidRPr="00A053FB">
        <w:rPr>
          <w:b/>
          <w:bCs/>
          <w:sz w:val="20"/>
          <w:u w:val="single"/>
        </w:rPr>
        <w:t>Time</w:t>
      </w:r>
      <w:r w:rsidRPr="00A053FB">
        <w:rPr>
          <w:sz w:val="20"/>
        </w:rPr>
        <w:t>.</w:t>
      </w:r>
      <w:r w:rsidRPr="00A053FB">
        <w:rPr>
          <w:b/>
          <w:sz w:val="20"/>
          <w:u w:val="single"/>
        </w:rPr>
        <w:fldChar w:fldCharType="begin"/>
      </w:r>
      <w:r w:rsidRPr="00A053FB">
        <w:rPr>
          <w:sz w:val="20"/>
        </w:rPr>
        <w:instrText xml:space="preserve"> TC “</w:instrText>
      </w:r>
      <w:bookmarkStart w:id="173" w:name="_Toc122300426"/>
      <w:bookmarkStart w:id="174" w:name="_Toc127886983"/>
      <w:r w:rsidRPr="00A053FB">
        <w:rPr>
          <w:sz w:val="20"/>
        </w:rPr>
        <w:instrText xml:space="preserve">Section </w:instrText>
      </w:r>
      <w:r>
        <w:rPr>
          <w:sz w:val="20"/>
        </w:rPr>
        <w:instrText>21.29</w:instrText>
      </w:r>
      <w:r w:rsidRPr="00A053FB">
        <w:rPr>
          <w:sz w:val="20"/>
        </w:rPr>
        <w:instrText xml:space="preserve">. </w:instrText>
      </w:r>
      <w:r w:rsidRPr="00A053FB">
        <w:rPr>
          <w:b/>
          <w:sz w:val="20"/>
        </w:rPr>
        <w:instrText>Time</w:instrText>
      </w:r>
      <w:bookmarkEnd w:id="173"/>
      <w:bookmarkEnd w:id="174"/>
      <w:r w:rsidRPr="00A053FB">
        <w:rPr>
          <w:sz w:val="20"/>
        </w:rPr>
        <w:instrText xml:space="preserve">” \f C \l “3” </w:instrText>
      </w:r>
      <w:r w:rsidRPr="00A053FB">
        <w:rPr>
          <w:b/>
          <w:sz w:val="20"/>
          <w:u w:val="single"/>
        </w:rPr>
        <w:fldChar w:fldCharType="end"/>
      </w:r>
      <w:r w:rsidRPr="00A053FB">
        <w:rPr>
          <w:sz w:val="20"/>
        </w:rPr>
        <w:t>.  Whenever the last day for the exercise of any privilege or the discharge of any duty hereunder shall fall upon a Saturday, Sunday or any public or legal holiday, the party having such privilege or duty shall have until 5:00 p.m. on the next succeeding business day to exercise such privilege or to discharge such duty.</w:t>
      </w:r>
    </w:p>
    <w:p w14:paraId="5E33B6F0" w14:textId="77777777" w:rsidR="00A475B4" w:rsidRPr="00814CC7" w:rsidRDefault="00A475B4">
      <w:pPr>
        <w:widowControl/>
        <w:ind w:firstLine="720"/>
        <w:jc w:val="both"/>
        <w:rPr>
          <w:sz w:val="21"/>
          <w:szCs w:val="21"/>
        </w:rPr>
      </w:pPr>
    </w:p>
    <w:p w14:paraId="4F9391B4" w14:textId="3F15F022" w:rsidR="00BE51B1" w:rsidRPr="003C57F1" w:rsidRDefault="00BE51B1" w:rsidP="00BE51B1">
      <w:pPr>
        <w:widowControl/>
        <w:spacing w:after="240"/>
        <w:ind w:firstLine="720"/>
        <w:jc w:val="both"/>
        <w:outlineLvl w:val="1"/>
        <w:rPr>
          <w:sz w:val="21"/>
          <w:szCs w:val="21"/>
        </w:rPr>
      </w:pPr>
      <w:r w:rsidRPr="003C57F1">
        <w:rPr>
          <w:sz w:val="21"/>
          <w:szCs w:val="21"/>
        </w:rPr>
        <w:t>Section 21.30.</w:t>
      </w:r>
      <w:r w:rsidRPr="003C57F1">
        <w:rPr>
          <w:b/>
          <w:sz w:val="21"/>
          <w:szCs w:val="21"/>
          <w:u w:val="single"/>
        </w:rPr>
        <w:t xml:space="preserve">  Landlord’s Consents</w:t>
      </w:r>
      <w:r w:rsidRPr="003C57F1">
        <w:rPr>
          <w:b/>
          <w:sz w:val="21"/>
          <w:szCs w:val="21"/>
          <w:u w:val="single"/>
        </w:rPr>
        <w:fldChar w:fldCharType="begin"/>
      </w:r>
      <w:r w:rsidRPr="003C57F1">
        <w:rPr>
          <w:sz w:val="21"/>
          <w:szCs w:val="21"/>
        </w:rPr>
        <w:instrText xml:space="preserve"> TC “</w:instrText>
      </w:r>
      <w:bookmarkStart w:id="175" w:name="_Toc469063809"/>
      <w:bookmarkStart w:id="176" w:name="_Toc122301006"/>
      <w:bookmarkStart w:id="177" w:name="_Toc127886984"/>
      <w:r w:rsidRPr="003C57F1">
        <w:rPr>
          <w:sz w:val="21"/>
          <w:szCs w:val="21"/>
        </w:rPr>
        <w:instrText xml:space="preserve">Section 21.30. </w:instrText>
      </w:r>
      <w:r w:rsidRPr="003C57F1">
        <w:rPr>
          <w:b/>
          <w:sz w:val="21"/>
          <w:szCs w:val="21"/>
        </w:rPr>
        <w:instrText>Landlord’s Consents</w:instrText>
      </w:r>
      <w:bookmarkEnd w:id="175"/>
      <w:bookmarkEnd w:id="176"/>
      <w:bookmarkEnd w:id="177"/>
      <w:r w:rsidRPr="003C57F1">
        <w:rPr>
          <w:sz w:val="21"/>
          <w:szCs w:val="21"/>
        </w:rPr>
        <w:instrText xml:space="preserve">” \f C \l “3” </w:instrText>
      </w:r>
      <w:r w:rsidRPr="003C57F1">
        <w:rPr>
          <w:b/>
          <w:sz w:val="21"/>
          <w:szCs w:val="21"/>
          <w:u w:val="single"/>
        </w:rPr>
        <w:fldChar w:fldCharType="end"/>
      </w:r>
      <w:r w:rsidRPr="003C57F1">
        <w:rPr>
          <w:sz w:val="21"/>
          <w:szCs w:val="21"/>
        </w:rPr>
        <w:t>. Tenant hereby waives any claim against Landlord which it may have based upon any assertion that Landlord has unreasonably withheld or unreasonably delayed any consent or approval pursuant to this Lease. Tenant agrees that, notwithstanding anything contained in this Lease to the contrary, in the event Landlord refuses or fails to grant, or delays in the granting of, such Landlord’s consent or approval, Tenant’s sole and exclusive remedy shall be an action or proceeding for specific performance, injunction or declaratory judgment. In the event Tenant is successful in any such action or proceeding, the requested consent or approval shall be deemed to have been granted; however, Landlord shall have no liability to Tenant for Landlord’s refusal or failure to give, or delay in giving, any such consent or approval.</w:t>
      </w:r>
    </w:p>
    <w:p w14:paraId="619FA1B3" w14:textId="7E20CBFE" w:rsidR="0034711C" w:rsidRPr="003C57F1" w:rsidRDefault="0034711C" w:rsidP="00016CA7">
      <w:pPr>
        <w:keepNext/>
        <w:keepLines/>
        <w:widowControl/>
        <w:ind w:firstLine="720"/>
        <w:jc w:val="both"/>
        <w:rPr>
          <w:sz w:val="21"/>
          <w:szCs w:val="21"/>
        </w:rPr>
      </w:pPr>
      <w:r w:rsidRPr="003C57F1">
        <w:rPr>
          <w:sz w:val="21"/>
          <w:szCs w:val="21"/>
        </w:rPr>
        <w:t>Section 21.</w:t>
      </w:r>
      <w:r w:rsidR="00BE51B1" w:rsidRPr="003C57F1">
        <w:rPr>
          <w:sz w:val="21"/>
          <w:szCs w:val="21"/>
        </w:rPr>
        <w:t>31</w:t>
      </w:r>
      <w:r w:rsidRPr="003C57F1">
        <w:rPr>
          <w:b/>
          <w:sz w:val="21"/>
          <w:szCs w:val="21"/>
        </w:rPr>
        <w:t xml:space="preserve"> </w:t>
      </w:r>
      <w:r w:rsidRPr="003C57F1">
        <w:rPr>
          <w:b/>
          <w:sz w:val="21"/>
          <w:szCs w:val="21"/>
          <w:u w:val="single"/>
        </w:rPr>
        <w:t>Acquisition and Financing Contingency</w:t>
      </w:r>
      <w:r w:rsidRPr="003C57F1">
        <w:rPr>
          <w:sz w:val="21"/>
          <w:szCs w:val="21"/>
        </w:rPr>
        <w:t>.</w:t>
      </w:r>
      <w:r w:rsidRPr="003C57F1">
        <w:rPr>
          <w:b/>
          <w:sz w:val="21"/>
          <w:szCs w:val="21"/>
          <w:u w:val="single"/>
        </w:rPr>
        <w:fldChar w:fldCharType="begin"/>
      </w:r>
      <w:r w:rsidRPr="003C57F1">
        <w:rPr>
          <w:sz w:val="21"/>
          <w:szCs w:val="21"/>
        </w:rPr>
        <w:instrText xml:space="preserve"> TC “</w:instrText>
      </w:r>
      <w:bookmarkStart w:id="178" w:name="_Toc53408484"/>
      <w:bookmarkStart w:id="179" w:name="_Toc68089699"/>
      <w:bookmarkStart w:id="180" w:name="_Toc80706390"/>
      <w:bookmarkStart w:id="181" w:name="_Toc127886985"/>
      <w:r w:rsidRPr="003C57F1">
        <w:rPr>
          <w:sz w:val="21"/>
          <w:szCs w:val="21"/>
        </w:rPr>
        <w:instrText>Section 21.</w:instrText>
      </w:r>
      <w:r w:rsidR="00BE51B1" w:rsidRPr="003C57F1">
        <w:rPr>
          <w:sz w:val="21"/>
          <w:szCs w:val="21"/>
        </w:rPr>
        <w:instrText>31</w:instrText>
      </w:r>
      <w:r w:rsidRPr="003C57F1">
        <w:rPr>
          <w:sz w:val="21"/>
          <w:szCs w:val="21"/>
        </w:rPr>
        <w:instrText xml:space="preserve">. </w:instrText>
      </w:r>
      <w:r w:rsidRPr="003C57F1">
        <w:rPr>
          <w:b/>
          <w:sz w:val="21"/>
          <w:szCs w:val="21"/>
        </w:rPr>
        <w:instrText>Acquisition and Financing Contingency</w:instrText>
      </w:r>
      <w:bookmarkEnd w:id="178"/>
      <w:bookmarkEnd w:id="179"/>
      <w:bookmarkEnd w:id="180"/>
      <w:bookmarkEnd w:id="181"/>
      <w:r w:rsidRPr="003C57F1">
        <w:rPr>
          <w:sz w:val="21"/>
          <w:szCs w:val="21"/>
        </w:rPr>
        <w:instrText xml:space="preserve">” \f C \l “3” </w:instrText>
      </w:r>
      <w:r w:rsidRPr="003C57F1">
        <w:rPr>
          <w:b/>
          <w:sz w:val="21"/>
          <w:szCs w:val="21"/>
          <w:u w:val="single"/>
        </w:rPr>
        <w:fldChar w:fldCharType="end"/>
      </w:r>
      <w:r w:rsidRPr="003C57F1">
        <w:rPr>
          <w:sz w:val="21"/>
          <w:szCs w:val="21"/>
        </w:rPr>
        <w:t xml:space="preserve">.  </w:t>
      </w:r>
      <w:r w:rsidR="00E569E5" w:rsidRPr="002A4419">
        <w:rPr>
          <w:sz w:val="21"/>
          <w:szCs w:val="21"/>
        </w:rPr>
        <w:t>This Lease shall be subject to the (</w:t>
      </w:r>
      <w:proofErr w:type="spellStart"/>
      <w:r w:rsidR="00E569E5" w:rsidRPr="002A4419">
        <w:rPr>
          <w:sz w:val="21"/>
          <w:szCs w:val="21"/>
        </w:rPr>
        <w:t>i</w:t>
      </w:r>
      <w:proofErr w:type="spellEnd"/>
      <w:r w:rsidR="00E569E5" w:rsidRPr="002A4419">
        <w:rPr>
          <w:sz w:val="21"/>
          <w:szCs w:val="21"/>
        </w:rPr>
        <w:t xml:space="preserve">) acquisition of fee title by Landlord to the Shopping Center under terms acceptable to Landlord, on or before </w:t>
      </w:r>
      <w:r w:rsidR="00E569E5">
        <w:rPr>
          <w:sz w:val="21"/>
          <w:szCs w:val="21"/>
        </w:rPr>
        <w:t xml:space="preserve">July 31, 2024 </w:t>
      </w:r>
      <w:r w:rsidR="00E569E5" w:rsidRPr="002A4419">
        <w:rPr>
          <w:sz w:val="21"/>
          <w:szCs w:val="21"/>
        </w:rPr>
        <w:t>(the “</w:t>
      </w:r>
      <w:r w:rsidR="00E569E5">
        <w:rPr>
          <w:b/>
          <w:sz w:val="21"/>
          <w:szCs w:val="21"/>
        </w:rPr>
        <w:t xml:space="preserve">Acquisition </w:t>
      </w:r>
      <w:r w:rsidR="00E569E5" w:rsidRPr="002A4419">
        <w:rPr>
          <w:b/>
          <w:sz w:val="21"/>
          <w:szCs w:val="21"/>
        </w:rPr>
        <w:t>Contingency Date</w:t>
      </w:r>
      <w:r w:rsidR="00E569E5" w:rsidRPr="002A4419">
        <w:rPr>
          <w:sz w:val="21"/>
          <w:szCs w:val="21"/>
        </w:rPr>
        <w:t>”)</w:t>
      </w:r>
      <w:r w:rsidR="00E569E5">
        <w:rPr>
          <w:sz w:val="21"/>
          <w:szCs w:val="21"/>
        </w:rPr>
        <w:t xml:space="preserve">,  </w:t>
      </w:r>
      <w:r w:rsidR="00E569E5" w:rsidRPr="002A4419">
        <w:rPr>
          <w:sz w:val="21"/>
          <w:szCs w:val="21"/>
        </w:rPr>
        <w:t xml:space="preserve">and (ii) Landlord obtaining construction financing for the Shopping Center under terms acceptable to Landlord, both on </w:t>
      </w:r>
      <w:proofErr w:type="gramStart"/>
      <w:r w:rsidR="00E569E5" w:rsidRPr="002A4419">
        <w:rPr>
          <w:sz w:val="21"/>
          <w:szCs w:val="21"/>
        </w:rPr>
        <w:t>or</w:t>
      </w:r>
      <w:proofErr w:type="gramEnd"/>
      <w:r w:rsidR="00E569E5" w:rsidRPr="002A4419">
        <w:rPr>
          <w:sz w:val="21"/>
          <w:szCs w:val="21"/>
        </w:rPr>
        <w:t xml:space="preserve"> before </w:t>
      </w:r>
      <w:r w:rsidR="00E569E5" w:rsidRPr="00FE5CD3">
        <w:rPr>
          <w:sz w:val="21"/>
          <w:szCs w:val="21"/>
        </w:rPr>
        <w:t>October 31, 2024</w:t>
      </w:r>
      <w:r w:rsidR="00E569E5">
        <w:rPr>
          <w:sz w:val="21"/>
          <w:szCs w:val="21"/>
        </w:rPr>
        <w:t xml:space="preserve"> </w:t>
      </w:r>
      <w:r w:rsidR="00E569E5" w:rsidRPr="002A4419">
        <w:rPr>
          <w:sz w:val="21"/>
          <w:szCs w:val="21"/>
        </w:rPr>
        <w:t>(the “</w:t>
      </w:r>
      <w:r w:rsidR="00E569E5">
        <w:rPr>
          <w:b/>
          <w:sz w:val="21"/>
          <w:szCs w:val="21"/>
        </w:rPr>
        <w:t xml:space="preserve">Financing </w:t>
      </w:r>
      <w:r w:rsidR="00E569E5" w:rsidRPr="002A4419">
        <w:rPr>
          <w:b/>
          <w:sz w:val="21"/>
          <w:szCs w:val="21"/>
        </w:rPr>
        <w:t>Contingency Date</w:t>
      </w:r>
      <w:r w:rsidR="00E569E5" w:rsidRPr="002A4419">
        <w:rPr>
          <w:sz w:val="21"/>
          <w:szCs w:val="21"/>
        </w:rPr>
        <w:t>”). In the event that Landlord does not satisfy both of the preceding contingencies on or before the</w:t>
      </w:r>
      <w:r w:rsidR="00E569E5">
        <w:rPr>
          <w:sz w:val="21"/>
          <w:szCs w:val="21"/>
        </w:rPr>
        <w:t xml:space="preserve"> Financing </w:t>
      </w:r>
      <w:r w:rsidR="00E569E5" w:rsidRPr="002A4419">
        <w:rPr>
          <w:sz w:val="21"/>
          <w:szCs w:val="21"/>
        </w:rPr>
        <w:t xml:space="preserve"> Contingency Date, then either party may terminate this Lease upon giving the other party not less than five (5) business days written notice of its intention to terminate this Lease at any time following the </w:t>
      </w:r>
      <w:r w:rsidR="00E569E5">
        <w:rPr>
          <w:sz w:val="21"/>
          <w:szCs w:val="21"/>
        </w:rPr>
        <w:t xml:space="preserve">Financing </w:t>
      </w:r>
      <w:r w:rsidR="00E569E5" w:rsidRPr="002A4419">
        <w:rPr>
          <w:sz w:val="21"/>
          <w:szCs w:val="21"/>
        </w:rPr>
        <w:t>Contingency Date, but prior to Landlord’s acquisition and/or financing of construction of the Project. In the event this Lease is terminated in accordance with this Section, then the parties shall be released from all liability hereunder.</w:t>
      </w:r>
    </w:p>
    <w:p w14:paraId="54531164" w14:textId="77777777" w:rsidR="0034711C" w:rsidRPr="003C57F1" w:rsidRDefault="0034711C" w:rsidP="00016CA7">
      <w:pPr>
        <w:keepNext/>
        <w:keepLines/>
        <w:widowControl/>
        <w:ind w:firstLine="720"/>
        <w:jc w:val="both"/>
        <w:rPr>
          <w:sz w:val="21"/>
          <w:szCs w:val="21"/>
        </w:rPr>
      </w:pPr>
    </w:p>
    <w:p w14:paraId="7EB0CD2A" w14:textId="77777777" w:rsidR="003C57F1" w:rsidRPr="003C57F1" w:rsidRDefault="003C57F1" w:rsidP="003C57F1">
      <w:pPr>
        <w:ind w:firstLine="720"/>
        <w:rPr>
          <w:b/>
          <w:sz w:val="21"/>
          <w:szCs w:val="21"/>
        </w:rPr>
      </w:pPr>
      <w:r w:rsidRPr="003C57F1">
        <w:rPr>
          <w:sz w:val="21"/>
          <w:szCs w:val="21"/>
        </w:rPr>
        <w:t xml:space="preserve">Section 21.32.  </w:t>
      </w:r>
      <w:r w:rsidRPr="003C57F1">
        <w:rPr>
          <w:b/>
          <w:sz w:val="21"/>
          <w:szCs w:val="21"/>
          <w:u w:val="single"/>
        </w:rPr>
        <w:t>Permits and Business Licensure</w:t>
      </w:r>
      <w:r w:rsidRPr="003C57F1">
        <w:rPr>
          <w:b/>
          <w:sz w:val="21"/>
          <w:szCs w:val="21"/>
          <w:u w:val="single"/>
        </w:rPr>
        <w:fldChar w:fldCharType="begin"/>
      </w:r>
      <w:r w:rsidRPr="003C57F1">
        <w:rPr>
          <w:sz w:val="21"/>
          <w:szCs w:val="21"/>
        </w:rPr>
        <w:instrText xml:space="preserve"> TC "</w:instrText>
      </w:r>
      <w:bookmarkStart w:id="182" w:name="_Toc57655003"/>
      <w:bookmarkStart w:id="183" w:name="_Toc67741208"/>
      <w:bookmarkStart w:id="184" w:name="_Toc110327843"/>
      <w:bookmarkStart w:id="185" w:name="_Toc124203994"/>
      <w:bookmarkStart w:id="186" w:name="_Toc127886986"/>
      <w:r w:rsidRPr="003C57F1">
        <w:rPr>
          <w:sz w:val="21"/>
          <w:szCs w:val="21"/>
        </w:rPr>
        <w:instrText xml:space="preserve">Section 21.32. </w:instrText>
      </w:r>
      <w:r w:rsidRPr="003C57F1">
        <w:rPr>
          <w:b/>
          <w:sz w:val="21"/>
          <w:szCs w:val="21"/>
        </w:rPr>
        <w:instrText>Permits and Business Licensure</w:instrText>
      </w:r>
      <w:bookmarkEnd w:id="182"/>
      <w:bookmarkEnd w:id="183"/>
      <w:bookmarkEnd w:id="184"/>
      <w:bookmarkEnd w:id="185"/>
      <w:bookmarkEnd w:id="186"/>
      <w:r w:rsidRPr="003C57F1">
        <w:rPr>
          <w:sz w:val="21"/>
          <w:szCs w:val="21"/>
        </w:rPr>
        <w:instrText xml:space="preserve">" \f C \l "3" </w:instrText>
      </w:r>
      <w:r w:rsidRPr="003C57F1">
        <w:rPr>
          <w:b/>
          <w:sz w:val="21"/>
          <w:szCs w:val="21"/>
          <w:u w:val="single"/>
        </w:rPr>
        <w:fldChar w:fldCharType="end"/>
      </w:r>
      <w:r w:rsidRPr="003C57F1">
        <w:rPr>
          <w:b/>
          <w:sz w:val="21"/>
          <w:szCs w:val="21"/>
        </w:rPr>
        <w:t>.</w:t>
      </w:r>
    </w:p>
    <w:p w14:paraId="5FBBC7E8" w14:textId="77777777" w:rsidR="003C57F1" w:rsidRPr="003C57F1" w:rsidRDefault="003C57F1" w:rsidP="003C57F1">
      <w:pPr>
        <w:suppressAutoHyphens/>
        <w:rPr>
          <w:spacing w:val="-3"/>
          <w:sz w:val="21"/>
          <w:szCs w:val="21"/>
        </w:rPr>
      </w:pPr>
    </w:p>
    <w:p w14:paraId="41F0EEAA" w14:textId="13922D69" w:rsidR="003C57F1" w:rsidRPr="003C57F1" w:rsidRDefault="003C57F1" w:rsidP="003C57F1">
      <w:pPr>
        <w:suppressAutoHyphens/>
        <w:ind w:firstLine="720"/>
        <w:jc w:val="both"/>
        <w:rPr>
          <w:spacing w:val="-3"/>
          <w:sz w:val="21"/>
          <w:szCs w:val="21"/>
        </w:rPr>
      </w:pPr>
      <w:r w:rsidRPr="003C57F1">
        <w:rPr>
          <w:spacing w:val="-3"/>
          <w:sz w:val="21"/>
          <w:szCs w:val="21"/>
        </w:rPr>
        <w:t xml:space="preserve">Tenant shall be responsible for obtaining and maintaining at its expense throughout this Lease Term all business permits and licenses, including all health and environmental permits, required for the operation of its business by applicable federal, </w:t>
      </w:r>
      <w:proofErr w:type="gramStart"/>
      <w:r w:rsidRPr="003C57F1">
        <w:rPr>
          <w:spacing w:val="-3"/>
          <w:sz w:val="21"/>
          <w:szCs w:val="21"/>
        </w:rPr>
        <w:t>state</w:t>
      </w:r>
      <w:proofErr w:type="gramEnd"/>
      <w:r w:rsidRPr="003C57F1">
        <w:rPr>
          <w:spacing w:val="-3"/>
          <w:sz w:val="21"/>
          <w:szCs w:val="21"/>
        </w:rPr>
        <w:t xml:space="preserve"> and local laws and regulations and open for business as a </w:t>
      </w:r>
      <w:r w:rsidR="00A04770">
        <w:rPr>
          <w:spacing w:val="-3"/>
          <w:sz w:val="21"/>
          <w:szCs w:val="21"/>
        </w:rPr>
        <w:t xml:space="preserve">typical </w:t>
      </w:r>
      <w:r w:rsidR="004A5F49">
        <w:rPr>
          <w:spacing w:val="-3"/>
          <w:sz w:val="21"/>
          <w:szCs w:val="21"/>
          <w:u w:val="single"/>
        </w:rPr>
        <w:t>Sugarcoat Beauty</w:t>
      </w:r>
      <w:r w:rsidRPr="003C57F1">
        <w:rPr>
          <w:spacing w:val="-3"/>
          <w:sz w:val="21"/>
          <w:szCs w:val="21"/>
        </w:rPr>
        <w:t xml:space="preserve"> ("</w:t>
      </w:r>
      <w:r w:rsidRPr="00783034">
        <w:rPr>
          <w:b/>
          <w:spacing w:val="-3"/>
          <w:sz w:val="21"/>
          <w:szCs w:val="21"/>
        </w:rPr>
        <w:t>Tenant's Permits</w:t>
      </w:r>
      <w:r w:rsidRPr="003C57F1">
        <w:rPr>
          <w:spacing w:val="-3"/>
          <w:sz w:val="21"/>
          <w:szCs w:val="21"/>
        </w:rPr>
        <w:t>").</w:t>
      </w:r>
    </w:p>
    <w:p w14:paraId="5300D25D" w14:textId="77777777" w:rsidR="003C57F1" w:rsidRPr="003C57F1" w:rsidRDefault="003C57F1" w:rsidP="003C57F1">
      <w:pPr>
        <w:rPr>
          <w:spacing w:val="-3"/>
          <w:sz w:val="21"/>
          <w:szCs w:val="21"/>
        </w:rPr>
      </w:pPr>
    </w:p>
    <w:p w14:paraId="6193151F" w14:textId="77777777" w:rsidR="003C57F1" w:rsidRPr="003C57F1" w:rsidRDefault="003C57F1" w:rsidP="003C57F1">
      <w:pPr>
        <w:pStyle w:val="ArticleL2"/>
        <w:numPr>
          <w:ilvl w:val="0"/>
          <w:numId w:val="0"/>
        </w:numPr>
        <w:ind w:firstLine="720"/>
        <w:rPr>
          <w:b/>
          <w:sz w:val="21"/>
          <w:szCs w:val="21"/>
        </w:rPr>
      </w:pPr>
      <w:r w:rsidRPr="003C57F1">
        <w:rPr>
          <w:spacing w:val="-3"/>
          <w:sz w:val="21"/>
          <w:szCs w:val="21"/>
        </w:rPr>
        <w:t xml:space="preserve">Within thirty (30) days following the execution and delivery of this Lease by Landlord and Tenant, </w:t>
      </w:r>
      <w:r w:rsidRPr="003C57F1">
        <w:rPr>
          <w:sz w:val="21"/>
          <w:szCs w:val="21"/>
        </w:rPr>
        <w:t xml:space="preserve">Tenant shall apply to the applicable governmental and/or quasi-governmental authorities and thereafter diligently pursue in good faith its Tenant Permits, at its own cost and expense.  </w:t>
      </w:r>
      <w:r w:rsidRPr="003C57F1">
        <w:rPr>
          <w:spacing w:val="-3"/>
          <w:sz w:val="21"/>
          <w:szCs w:val="21"/>
        </w:rPr>
        <w:t xml:space="preserve"> For purposes of this Section 21.32, the "</w:t>
      </w:r>
      <w:r w:rsidRPr="003C57F1">
        <w:rPr>
          <w:b/>
          <w:spacing w:val="-3"/>
          <w:sz w:val="21"/>
          <w:szCs w:val="21"/>
        </w:rPr>
        <w:t>Permit Deadline</w:t>
      </w:r>
      <w:r w:rsidRPr="003C57F1">
        <w:rPr>
          <w:spacing w:val="-3"/>
          <w:sz w:val="21"/>
          <w:szCs w:val="21"/>
        </w:rPr>
        <w:t xml:space="preserve">" shall be defined as the ninety (90) day period following the submission of Tenant's applications </w:t>
      </w:r>
      <w:r w:rsidRPr="003C57F1">
        <w:rPr>
          <w:sz w:val="21"/>
          <w:szCs w:val="21"/>
        </w:rPr>
        <w:t xml:space="preserve">to the applicable governmental and/or quasi-governmental authorities </w:t>
      </w:r>
      <w:r w:rsidRPr="003C57F1">
        <w:rPr>
          <w:spacing w:val="-3"/>
          <w:sz w:val="21"/>
          <w:szCs w:val="21"/>
        </w:rPr>
        <w:t>(so long as Tenant has submitted same on a timely basis).  In the event Tenant receives any comments from any city or other governmental authority in connection with Tenant's Permits, Tenant agrees to respond to such comments within five (5) days of receipt.  Tenant shall continue this process of responding to any city or other governmental authority in connection with Tenant's Permits until Tenant has either (</w:t>
      </w:r>
      <w:proofErr w:type="spellStart"/>
      <w:r w:rsidRPr="003C57F1">
        <w:rPr>
          <w:spacing w:val="-3"/>
          <w:sz w:val="21"/>
          <w:szCs w:val="21"/>
        </w:rPr>
        <w:t>i</w:t>
      </w:r>
      <w:proofErr w:type="spellEnd"/>
      <w:r w:rsidRPr="003C57F1">
        <w:rPr>
          <w:spacing w:val="-3"/>
          <w:sz w:val="21"/>
          <w:szCs w:val="21"/>
        </w:rPr>
        <w:t>) obtained Tenant's Permits, or (ii) Tenant has enlisted Landlord's assistant to obtain Tenant's Permits, at Tenant's sole cost and expense.  Landlord shall have the right to pursue the same on Tenant’s behalf but at Tenant’s sole cost and expense.  If Landlord is unable to obtain Tenant’s Permits within sixty (60) days following the expiration of the Permit Deadline, either party shall have the right to terminate this Lease with written notice to the other given within ten (10) days following the expiration of said 60-day period.  Failure to terminate within ten (10) days shall be deemed a waiver of such party’s right to terminate this Lease.</w:t>
      </w:r>
    </w:p>
    <w:p w14:paraId="629E3035" w14:textId="77777777" w:rsidR="003C57F1" w:rsidRPr="003C57F1" w:rsidRDefault="003C57F1" w:rsidP="003C57F1">
      <w:pPr>
        <w:widowControl/>
        <w:ind w:firstLine="720"/>
        <w:jc w:val="both"/>
        <w:rPr>
          <w:b/>
          <w:bCs/>
          <w:caps/>
          <w:sz w:val="21"/>
          <w:szCs w:val="21"/>
        </w:rPr>
      </w:pPr>
      <w:r w:rsidRPr="003C57F1">
        <w:rPr>
          <w:sz w:val="21"/>
          <w:szCs w:val="21"/>
        </w:rPr>
        <w:lastRenderedPageBreak/>
        <w:t xml:space="preserve">Section 21.33. </w:t>
      </w:r>
      <w:r w:rsidRPr="003C57F1">
        <w:rPr>
          <w:b/>
          <w:sz w:val="21"/>
          <w:szCs w:val="21"/>
          <w:u w:val="single"/>
        </w:rPr>
        <w:t>Liability of Landlord</w:t>
      </w:r>
      <w:r w:rsidRPr="003C57F1">
        <w:rPr>
          <w:b/>
          <w:sz w:val="21"/>
          <w:szCs w:val="21"/>
          <w:u w:val="single"/>
        </w:rPr>
        <w:fldChar w:fldCharType="begin"/>
      </w:r>
      <w:r w:rsidRPr="003C57F1">
        <w:rPr>
          <w:sz w:val="21"/>
          <w:szCs w:val="21"/>
        </w:rPr>
        <w:instrText xml:space="preserve"> TC “</w:instrText>
      </w:r>
      <w:bookmarkStart w:id="187" w:name="_Toc124203995"/>
      <w:bookmarkStart w:id="188" w:name="_Toc127886987"/>
      <w:r w:rsidRPr="003C57F1">
        <w:rPr>
          <w:sz w:val="21"/>
          <w:szCs w:val="21"/>
        </w:rPr>
        <w:instrText xml:space="preserve">Section 21.33. </w:instrText>
      </w:r>
      <w:r w:rsidRPr="003C57F1">
        <w:rPr>
          <w:b/>
          <w:sz w:val="21"/>
          <w:szCs w:val="21"/>
        </w:rPr>
        <w:instrText>Liability of Landlord</w:instrText>
      </w:r>
      <w:bookmarkEnd w:id="187"/>
      <w:bookmarkEnd w:id="188"/>
      <w:r w:rsidRPr="003C57F1">
        <w:rPr>
          <w:sz w:val="21"/>
          <w:szCs w:val="21"/>
        </w:rPr>
        <w:instrText xml:space="preserve">” \f C \l “3” </w:instrText>
      </w:r>
      <w:r w:rsidRPr="003C57F1">
        <w:rPr>
          <w:b/>
          <w:sz w:val="21"/>
          <w:szCs w:val="21"/>
          <w:u w:val="single"/>
        </w:rPr>
        <w:fldChar w:fldCharType="end"/>
      </w:r>
      <w:r w:rsidRPr="003C57F1">
        <w:rPr>
          <w:b/>
          <w:sz w:val="21"/>
          <w:szCs w:val="21"/>
        </w:rPr>
        <w:t xml:space="preserve">. </w:t>
      </w:r>
      <w:r w:rsidRPr="003C57F1">
        <w:rPr>
          <w:b/>
          <w:bCs/>
          <w:caps/>
          <w:sz w:val="21"/>
          <w:szCs w:val="21"/>
        </w:rPr>
        <w:t>Neither Landlord, any persons or entities comprising Landlord, nor any successor-in-interest to Landlord (or to such persons or entities) shall have any personal liability for any failure by Landlord to perform any term, covenant or condition of this Lease. If Landlord shall fail to perform any covenant, term or condition of this Lease upon Landlord’s part to be performed, and if as a consequence of such default Tenant shall recover a money judgment against Landlord, such judgment shall be satisfied only out of the proceeds of sale received upon execution of such judgment and levied thereon against the right, title and interest of Landlord in the Shopping Center and out of rents or other income from such property receivable by Landlord, or out of the consideration received by Landlord from the sale or other disposition of all or any part of Landlord’s right, title and interest in the Shopping Center, subject, nevertheless, to the rights of Landlord’s mortgagee, and neither Landlord nor any of the persons or entities comprising Landlord shall be liable for any deficiency. The foregoing limitation of liability shall be noted in any judgment secured against Landlord. The limitations of Tenant’s right of recovery against Landlord and any Landlord related parties set forth in this Section 21.30 shall survive the expiration of the Term (whether by lapse of time or otherwise).</w:t>
      </w:r>
    </w:p>
    <w:p w14:paraId="69AC5B4F" w14:textId="77777777" w:rsidR="003C57F1" w:rsidRPr="003C57F1" w:rsidRDefault="003C57F1" w:rsidP="003C57F1">
      <w:pPr>
        <w:widowControl/>
        <w:tabs>
          <w:tab w:val="left" w:pos="5700"/>
        </w:tabs>
        <w:jc w:val="both"/>
        <w:rPr>
          <w:sz w:val="21"/>
          <w:szCs w:val="21"/>
        </w:rPr>
      </w:pPr>
    </w:p>
    <w:p w14:paraId="12D4153F" w14:textId="1437E1C9" w:rsidR="004B168E" w:rsidRPr="003C57F1" w:rsidRDefault="003C57F1" w:rsidP="003C57F1">
      <w:pPr>
        <w:keepNext/>
        <w:keepLines/>
        <w:widowControl/>
        <w:ind w:firstLine="720"/>
        <w:jc w:val="both"/>
        <w:rPr>
          <w:sz w:val="21"/>
          <w:szCs w:val="21"/>
        </w:rPr>
      </w:pPr>
      <w:r w:rsidRPr="003C57F1">
        <w:rPr>
          <w:sz w:val="21"/>
          <w:szCs w:val="21"/>
        </w:rPr>
        <w:t xml:space="preserve">Section 21.34. </w:t>
      </w:r>
      <w:bookmarkStart w:id="189" w:name="_Hlk120803835"/>
      <w:r w:rsidRPr="003C57F1">
        <w:rPr>
          <w:b/>
          <w:sz w:val="21"/>
          <w:szCs w:val="21"/>
          <w:u w:val="single"/>
        </w:rPr>
        <w:t>Counterpart Execution; Electronic Signatures</w:t>
      </w:r>
      <w:r w:rsidRPr="003C57F1">
        <w:rPr>
          <w:b/>
          <w:sz w:val="21"/>
          <w:szCs w:val="21"/>
          <w:u w:val="single"/>
        </w:rPr>
        <w:fldChar w:fldCharType="begin"/>
      </w:r>
      <w:r w:rsidRPr="003C57F1">
        <w:rPr>
          <w:sz w:val="21"/>
          <w:szCs w:val="21"/>
        </w:rPr>
        <w:instrText xml:space="preserve"> TC “</w:instrText>
      </w:r>
      <w:bookmarkStart w:id="190" w:name="_Toc122300429"/>
      <w:bookmarkStart w:id="191" w:name="_Toc124203996"/>
      <w:bookmarkStart w:id="192" w:name="_Toc127886988"/>
      <w:r w:rsidRPr="003C57F1">
        <w:rPr>
          <w:sz w:val="21"/>
          <w:szCs w:val="21"/>
        </w:rPr>
        <w:instrText xml:space="preserve">Section 21.34. </w:instrText>
      </w:r>
      <w:r w:rsidRPr="003C57F1">
        <w:rPr>
          <w:b/>
          <w:sz w:val="21"/>
          <w:szCs w:val="21"/>
        </w:rPr>
        <w:instrText>Counterpart Execution; Electronic Signature</w:instrText>
      </w:r>
      <w:bookmarkEnd w:id="190"/>
      <w:bookmarkEnd w:id="191"/>
      <w:bookmarkEnd w:id="192"/>
      <w:r w:rsidRPr="003C57F1">
        <w:rPr>
          <w:sz w:val="21"/>
          <w:szCs w:val="21"/>
        </w:rPr>
        <w:instrText xml:space="preserve">” \f C \l “3” </w:instrText>
      </w:r>
      <w:r w:rsidRPr="003C57F1">
        <w:rPr>
          <w:b/>
          <w:sz w:val="21"/>
          <w:szCs w:val="21"/>
          <w:u w:val="single"/>
        </w:rPr>
        <w:fldChar w:fldCharType="end"/>
      </w:r>
      <w:r w:rsidRPr="003C57F1">
        <w:rPr>
          <w:sz w:val="21"/>
          <w:szCs w:val="21"/>
        </w:rPr>
        <w:t xml:space="preserve">.  This Lease may be electronically signed pursuant to the terms of the ESIGN Act of 2000. The parties agree that any electronic signatures appearing on this Lease are the same as handwritten signatures for the purposes of validity, </w:t>
      </w:r>
      <w:proofErr w:type="gramStart"/>
      <w:r w:rsidRPr="003C57F1">
        <w:rPr>
          <w:sz w:val="21"/>
          <w:szCs w:val="21"/>
        </w:rPr>
        <w:t>enforceability</w:t>
      </w:r>
      <w:proofErr w:type="gramEnd"/>
      <w:r w:rsidRPr="003C57F1">
        <w:rPr>
          <w:sz w:val="21"/>
          <w:szCs w:val="21"/>
        </w:rPr>
        <w:t xml:space="preserve"> and admissibility and that such electronic signatures are legally binding. This Lease may be executed in two or more counterparts, each of which shall be deemed an original but all of which together shall constitute one and the same Lease. If any signature is delivered by DocuSign or similar software or email delivery of a “.pdf” format date file, such signature shall create a valid and binding obligation of the party executing (or on whose behalf such signature is executed) with the same force and effect as if such DocuSign or “.pdf” signature page were an original thereof.</w:t>
      </w:r>
      <w:bookmarkEnd w:id="189"/>
    </w:p>
    <w:p w14:paraId="42133780" w14:textId="77777777" w:rsidR="004B168E" w:rsidRPr="003C57F1" w:rsidRDefault="004B168E">
      <w:pPr>
        <w:rPr>
          <w:snapToGrid/>
          <w:sz w:val="21"/>
          <w:szCs w:val="21"/>
        </w:rPr>
      </w:pPr>
    </w:p>
    <w:p w14:paraId="6D3FC270" w14:textId="77777777" w:rsidR="004B168E" w:rsidRDefault="004B168E">
      <w:pPr>
        <w:rPr>
          <w:snapToGrid/>
        </w:rPr>
      </w:pPr>
    </w:p>
    <w:p w14:paraId="2D711FB9" w14:textId="77777777" w:rsidR="0034711C" w:rsidRPr="003E1859" w:rsidRDefault="0034711C" w:rsidP="0034711C">
      <w:pPr>
        <w:pStyle w:val="BodyText"/>
        <w:jc w:val="both"/>
        <w:rPr>
          <w:highlight w:val="yellow"/>
        </w:rPr>
      </w:pPr>
      <w:r w:rsidRPr="003E1859">
        <w:rPr>
          <w:highlight w:val="yellow"/>
        </w:rPr>
        <w:t>THIS LEASE IS THE COMPLETE AGREEMENT BETWEEN THE PARTIES HERETO. TENANT IS NOT ENTITLED TO RELY UPON, AND IS NOT RELYING UPON, AND LANDLORD IS NOT BOUND BY, ANY PROMISES, STATEMENTS OR REPRESENTATIONS, WHETHER WRITTEN OR ORAL, NOT CONTAINED IN THIS LEASE.</w:t>
      </w:r>
    </w:p>
    <w:p w14:paraId="19AA1840" w14:textId="67DAD931" w:rsidR="0034711C" w:rsidRDefault="0034711C" w:rsidP="0034711C">
      <w:pPr>
        <w:widowControl/>
        <w:tabs>
          <w:tab w:val="left" w:pos="5700"/>
        </w:tabs>
        <w:jc w:val="both"/>
        <w:rPr>
          <w:sz w:val="21"/>
          <w:szCs w:val="21"/>
        </w:rPr>
      </w:pPr>
      <w:r w:rsidRPr="003E1859">
        <w:rPr>
          <w:color w:val="000000"/>
          <w:highlight w:val="yellow"/>
        </w:rPr>
        <w:t>THE PERSON OR PERSONS SIGNING THIS LEASE ON BEHALF OF TENANT ACKNOWLEDGE THAT HE, SHE OR THEY HAVE READ THIS LEASE, COMPLETELY UNDERSTAND THE RIGHTS AND LIABILITIES OF TENANT HEREUNDER, HAVE BEEN GIVEN THE OPPORTUNITY TO SEEK THE ADVICE OF COUNSEL AND HEREBY KNOWINGLY AND VOLUNTARILY EXECUTE THIS INSTRUMENT.</w:t>
      </w:r>
    </w:p>
    <w:p w14:paraId="197B5390" w14:textId="77777777" w:rsidR="0034711C" w:rsidRDefault="0034711C" w:rsidP="001F545E">
      <w:pPr>
        <w:keepNext/>
        <w:keepLines/>
        <w:widowControl/>
        <w:jc w:val="center"/>
        <w:rPr>
          <w:sz w:val="21"/>
          <w:szCs w:val="21"/>
        </w:rPr>
      </w:pPr>
    </w:p>
    <w:p w14:paraId="074158B3" w14:textId="77777777" w:rsidR="0034711C" w:rsidRDefault="0034711C" w:rsidP="001F545E">
      <w:pPr>
        <w:keepNext/>
        <w:keepLines/>
        <w:widowControl/>
        <w:jc w:val="center"/>
        <w:rPr>
          <w:sz w:val="21"/>
          <w:szCs w:val="21"/>
        </w:rPr>
      </w:pPr>
    </w:p>
    <w:p w14:paraId="6094FFE2" w14:textId="2B41680C" w:rsidR="001F545E" w:rsidRPr="001F545E" w:rsidRDefault="00A475B4" w:rsidP="001F545E">
      <w:pPr>
        <w:keepNext/>
        <w:keepLines/>
        <w:widowControl/>
        <w:jc w:val="center"/>
        <w:rPr>
          <w:sz w:val="21"/>
          <w:szCs w:val="21"/>
        </w:rPr>
      </w:pPr>
      <w:r w:rsidRPr="001F545E">
        <w:rPr>
          <w:sz w:val="21"/>
          <w:szCs w:val="21"/>
        </w:rPr>
        <w:t>[SIGNATURES COMMENCE ON FOLLOWING PAGE]</w:t>
      </w:r>
    </w:p>
    <w:p w14:paraId="4F297B75" w14:textId="77777777" w:rsidR="00A475B4" w:rsidRPr="00814CC7" w:rsidRDefault="00A475B4" w:rsidP="00B95F3B">
      <w:pPr>
        <w:widowControl/>
        <w:ind w:firstLine="810"/>
        <w:jc w:val="both"/>
        <w:rPr>
          <w:sz w:val="21"/>
          <w:szCs w:val="21"/>
        </w:rPr>
      </w:pPr>
      <w:r w:rsidRPr="00814CC7">
        <w:rPr>
          <w:sz w:val="21"/>
          <w:szCs w:val="21"/>
        </w:rPr>
        <w:br w:type="page"/>
      </w:r>
      <w:r w:rsidRPr="00814CC7">
        <w:rPr>
          <w:b/>
          <w:sz w:val="21"/>
          <w:szCs w:val="21"/>
        </w:rPr>
        <w:lastRenderedPageBreak/>
        <w:t xml:space="preserve">IN WITNESS WHEREOF, </w:t>
      </w:r>
      <w:r w:rsidRPr="00814CC7">
        <w:rPr>
          <w:sz w:val="21"/>
          <w:szCs w:val="21"/>
        </w:rPr>
        <w:t>Landlord and Tenant have signed this Lease as of the day and year first above written.</w:t>
      </w:r>
    </w:p>
    <w:p w14:paraId="05722919" w14:textId="77777777" w:rsidR="00A475B4" w:rsidRDefault="00A475B4">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F33E9A" w14:paraId="71DE4117" w14:textId="77777777" w:rsidTr="00DF6A87">
        <w:tc>
          <w:tcPr>
            <w:tcW w:w="4675" w:type="dxa"/>
            <w:tcBorders>
              <w:top w:val="nil"/>
              <w:left w:val="nil"/>
              <w:bottom w:val="nil"/>
              <w:right w:val="nil"/>
            </w:tcBorders>
          </w:tcPr>
          <w:p w14:paraId="1DB25ED1" w14:textId="77777777" w:rsidR="00F33E9A" w:rsidRPr="00F33E9A" w:rsidRDefault="00F33E9A" w:rsidP="00F33E9A">
            <w:pPr>
              <w:widowControl/>
              <w:jc w:val="both"/>
              <w:rPr>
                <w:b/>
                <w:sz w:val="22"/>
                <w:szCs w:val="22"/>
              </w:rPr>
            </w:pPr>
            <w:r w:rsidRPr="00F33E9A">
              <w:rPr>
                <w:b/>
                <w:sz w:val="22"/>
                <w:szCs w:val="22"/>
              </w:rPr>
              <w:t>LANDLORD:</w:t>
            </w:r>
          </w:p>
          <w:p w14:paraId="28F5D5CD" w14:textId="77777777" w:rsidR="00F33E9A" w:rsidRPr="00F33E9A" w:rsidRDefault="00F33E9A" w:rsidP="00F33E9A">
            <w:pPr>
              <w:widowControl/>
              <w:jc w:val="both"/>
              <w:rPr>
                <w:b/>
                <w:sz w:val="22"/>
                <w:szCs w:val="22"/>
              </w:rPr>
            </w:pPr>
          </w:p>
          <w:p w14:paraId="7A17EDFD" w14:textId="77777777" w:rsidR="00F33E9A" w:rsidRPr="00F33E9A" w:rsidRDefault="00F33E9A" w:rsidP="00F33E9A">
            <w:pPr>
              <w:tabs>
                <w:tab w:val="right" w:pos="4528"/>
              </w:tabs>
              <w:rPr>
                <w:sz w:val="22"/>
                <w:szCs w:val="22"/>
              </w:rPr>
            </w:pPr>
            <w:r w:rsidRPr="00F33E9A">
              <w:rPr>
                <w:b/>
                <w:bCs/>
                <w:sz w:val="22"/>
                <w:szCs w:val="22"/>
              </w:rPr>
              <w:t>TORO DEVELOPMENT COMPANY LLC</w:t>
            </w:r>
            <w:r w:rsidRPr="00F33E9A">
              <w:rPr>
                <w:sz w:val="22"/>
                <w:szCs w:val="22"/>
              </w:rPr>
              <w:t>,</w:t>
            </w:r>
          </w:p>
          <w:p w14:paraId="0311FEEC" w14:textId="5F12890E" w:rsidR="00F33E9A" w:rsidRPr="00F33E9A" w:rsidRDefault="00F33E9A" w:rsidP="00F33E9A">
            <w:pPr>
              <w:tabs>
                <w:tab w:val="right" w:pos="4528"/>
              </w:tabs>
              <w:rPr>
                <w:b/>
                <w:sz w:val="22"/>
                <w:szCs w:val="22"/>
              </w:rPr>
            </w:pPr>
            <w:r w:rsidRPr="00F33E9A">
              <w:rPr>
                <w:rFonts w:eastAsiaTheme="minorEastAsia"/>
                <w:color w:val="000000"/>
                <w:sz w:val="22"/>
                <w:szCs w:val="22"/>
              </w:rPr>
              <w:t>a Georgia limited liability company</w:t>
            </w:r>
          </w:p>
          <w:p w14:paraId="646D4886" w14:textId="77777777" w:rsidR="00F33E9A" w:rsidRPr="00F33E9A" w:rsidRDefault="00F33E9A" w:rsidP="00F33E9A">
            <w:pPr>
              <w:rPr>
                <w:sz w:val="22"/>
                <w:szCs w:val="22"/>
              </w:rPr>
            </w:pPr>
          </w:p>
          <w:p w14:paraId="4F841DA3" w14:textId="77777777" w:rsidR="00F33E9A" w:rsidRPr="00F33E9A" w:rsidRDefault="00F33E9A" w:rsidP="00F33E9A">
            <w:pPr>
              <w:tabs>
                <w:tab w:val="left" w:pos="720"/>
              </w:tabs>
              <w:ind w:left="720" w:hanging="446"/>
              <w:jc w:val="both"/>
              <w:rPr>
                <w:sz w:val="22"/>
                <w:szCs w:val="22"/>
              </w:rPr>
            </w:pPr>
            <w:r w:rsidRPr="00F33E9A">
              <w:rPr>
                <w:sz w:val="22"/>
                <w:szCs w:val="22"/>
              </w:rPr>
              <w:t>By: Toro Holdings, LLC,</w:t>
            </w:r>
          </w:p>
          <w:p w14:paraId="1A71E8B5" w14:textId="77777777" w:rsidR="00F33E9A" w:rsidRPr="00F33E9A" w:rsidRDefault="00F33E9A" w:rsidP="00F33E9A">
            <w:pPr>
              <w:tabs>
                <w:tab w:val="left" w:pos="720"/>
              </w:tabs>
              <w:ind w:left="720" w:hanging="446"/>
              <w:jc w:val="both"/>
              <w:rPr>
                <w:sz w:val="22"/>
                <w:szCs w:val="22"/>
              </w:rPr>
            </w:pPr>
            <w:r w:rsidRPr="00F33E9A">
              <w:rPr>
                <w:sz w:val="22"/>
                <w:szCs w:val="22"/>
              </w:rPr>
              <w:t xml:space="preserve">       a Georgia limited liability company,</w:t>
            </w:r>
          </w:p>
          <w:p w14:paraId="1EF93036" w14:textId="77777777" w:rsidR="00F33E9A" w:rsidRPr="00F33E9A" w:rsidRDefault="00F33E9A" w:rsidP="00F33E9A">
            <w:pPr>
              <w:tabs>
                <w:tab w:val="left" w:pos="720"/>
              </w:tabs>
              <w:ind w:left="720" w:hanging="446"/>
              <w:rPr>
                <w:sz w:val="22"/>
                <w:szCs w:val="22"/>
              </w:rPr>
            </w:pPr>
            <w:r w:rsidRPr="00F33E9A">
              <w:rPr>
                <w:sz w:val="22"/>
                <w:szCs w:val="22"/>
              </w:rPr>
              <w:t xml:space="preserve">       its Managing Member</w:t>
            </w:r>
          </w:p>
          <w:p w14:paraId="58BB53E5" w14:textId="77777777" w:rsidR="00F33E9A" w:rsidRPr="00F33E9A" w:rsidRDefault="00F33E9A" w:rsidP="00F33E9A">
            <w:pPr>
              <w:rPr>
                <w:sz w:val="22"/>
                <w:szCs w:val="22"/>
              </w:rPr>
            </w:pPr>
          </w:p>
          <w:p w14:paraId="258E4E96" w14:textId="77777777" w:rsidR="00F33E9A" w:rsidRPr="00F33E9A" w:rsidRDefault="00F33E9A" w:rsidP="00F33E9A">
            <w:pPr>
              <w:rPr>
                <w:sz w:val="22"/>
                <w:szCs w:val="22"/>
              </w:rPr>
            </w:pPr>
          </w:p>
          <w:p w14:paraId="5F699487" w14:textId="77777777" w:rsidR="00F33E9A" w:rsidRPr="00F33E9A" w:rsidRDefault="00F33E9A" w:rsidP="00687D16">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7073D62F" w14:textId="77777777" w:rsidR="00F33E9A" w:rsidRPr="00F33E9A" w:rsidRDefault="00F33E9A" w:rsidP="00687D16">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26ECAC6E" w14:textId="77777777" w:rsidR="00F33E9A" w:rsidRPr="00F33E9A" w:rsidRDefault="00F33E9A" w:rsidP="00687D16">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609FCC67" w14:textId="77777777" w:rsidR="00F33E9A" w:rsidRPr="00F33E9A" w:rsidRDefault="00F33E9A" w:rsidP="00687D16">
            <w:pPr>
              <w:tabs>
                <w:tab w:val="left" w:pos="728"/>
                <w:tab w:val="right" w:pos="4302"/>
              </w:tabs>
              <w:rPr>
                <w:sz w:val="22"/>
                <w:szCs w:val="22"/>
              </w:rPr>
            </w:pPr>
          </w:p>
          <w:p w14:paraId="6D718074" w14:textId="77777777" w:rsidR="00F33E9A" w:rsidRPr="00F33E9A" w:rsidRDefault="00F33E9A" w:rsidP="00687D16">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3659D7B4" w14:textId="77777777" w:rsidR="00F33E9A" w:rsidRPr="00F33E9A" w:rsidRDefault="00F33E9A" w:rsidP="00F33E9A">
            <w:pPr>
              <w:widowControl/>
              <w:jc w:val="both"/>
              <w:rPr>
                <w:b/>
                <w:sz w:val="22"/>
                <w:szCs w:val="22"/>
              </w:rPr>
            </w:pPr>
          </w:p>
          <w:p w14:paraId="72DD0786" w14:textId="456696F8" w:rsidR="00F33E9A" w:rsidRDefault="00F33E9A" w:rsidP="00F33E9A">
            <w:pPr>
              <w:widowControl/>
              <w:jc w:val="both"/>
              <w:rPr>
                <w:sz w:val="21"/>
                <w:szCs w:val="21"/>
              </w:rPr>
            </w:pPr>
          </w:p>
        </w:tc>
        <w:tc>
          <w:tcPr>
            <w:tcW w:w="4675" w:type="dxa"/>
            <w:tcBorders>
              <w:top w:val="nil"/>
              <w:left w:val="nil"/>
              <w:bottom w:val="nil"/>
              <w:right w:val="nil"/>
            </w:tcBorders>
          </w:tcPr>
          <w:p w14:paraId="24768522" w14:textId="77777777" w:rsidR="00F33E9A" w:rsidRDefault="00F33E9A">
            <w:pPr>
              <w:widowControl/>
              <w:jc w:val="both"/>
              <w:rPr>
                <w:sz w:val="21"/>
                <w:szCs w:val="21"/>
              </w:rPr>
            </w:pPr>
          </w:p>
        </w:tc>
      </w:tr>
      <w:tr w:rsidR="00F33E9A" w14:paraId="0512CDB3" w14:textId="77777777" w:rsidTr="00DF6A87">
        <w:tc>
          <w:tcPr>
            <w:tcW w:w="4675" w:type="dxa"/>
            <w:tcBorders>
              <w:top w:val="nil"/>
              <w:left w:val="nil"/>
              <w:bottom w:val="nil"/>
              <w:right w:val="nil"/>
            </w:tcBorders>
          </w:tcPr>
          <w:p w14:paraId="76740417" w14:textId="77777777" w:rsidR="00F33E9A" w:rsidRDefault="00F33E9A">
            <w:pPr>
              <w:widowControl/>
              <w:jc w:val="both"/>
              <w:rPr>
                <w:sz w:val="21"/>
                <w:szCs w:val="21"/>
              </w:rPr>
            </w:pPr>
          </w:p>
        </w:tc>
        <w:tc>
          <w:tcPr>
            <w:tcW w:w="4675" w:type="dxa"/>
            <w:tcBorders>
              <w:top w:val="nil"/>
              <w:left w:val="nil"/>
              <w:bottom w:val="nil"/>
              <w:right w:val="nil"/>
            </w:tcBorders>
          </w:tcPr>
          <w:p w14:paraId="5BCDE68E" w14:textId="77777777" w:rsidR="00F33E9A" w:rsidRDefault="00F33E9A">
            <w:pPr>
              <w:widowControl/>
              <w:jc w:val="both"/>
              <w:rPr>
                <w:sz w:val="21"/>
                <w:szCs w:val="21"/>
              </w:rPr>
            </w:pPr>
          </w:p>
        </w:tc>
      </w:tr>
      <w:tr w:rsidR="00F33E9A" w14:paraId="5E9F93EF" w14:textId="77777777" w:rsidTr="00DF6A87">
        <w:tc>
          <w:tcPr>
            <w:tcW w:w="9350" w:type="dxa"/>
            <w:gridSpan w:val="2"/>
            <w:tcBorders>
              <w:top w:val="nil"/>
              <w:left w:val="nil"/>
              <w:bottom w:val="nil"/>
              <w:right w:val="nil"/>
            </w:tcBorders>
          </w:tcPr>
          <w:p w14:paraId="1A8EC59E" w14:textId="77777777" w:rsidR="00F33E9A" w:rsidRPr="00814CC7" w:rsidRDefault="00F33E9A" w:rsidP="00F33E9A">
            <w:pPr>
              <w:widowControl/>
              <w:jc w:val="center"/>
              <w:rPr>
                <w:b/>
                <w:sz w:val="21"/>
                <w:szCs w:val="21"/>
                <w:u w:val="single"/>
              </w:rPr>
            </w:pPr>
            <w:r w:rsidRPr="00814CC7">
              <w:rPr>
                <w:b/>
                <w:sz w:val="21"/>
                <w:szCs w:val="21"/>
                <w:u w:val="single"/>
              </w:rPr>
              <w:t>ACKNOWLEDGMENT OF LANDLORD</w:t>
            </w:r>
          </w:p>
          <w:p w14:paraId="723FF9D0" w14:textId="77777777" w:rsidR="00F33E9A" w:rsidRPr="00814CC7" w:rsidRDefault="00F33E9A" w:rsidP="00F33E9A">
            <w:pPr>
              <w:widowControl/>
              <w:jc w:val="center"/>
              <w:rPr>
                <w:b/>
                <w:sz w:val="21"/>
                <w:szCs w:val="21"/>
              </w:rPr>
            </w:pPr>
          </w:p>
          <w:p w14:paraId="1B5FA257" w14:textId="77777777" w:rsidR="00F33E9A" w:rsidRPr="00814CC7" w:rsidRDefault="00F33E9A" w:rsidP="00F33E9A">
            <w:pPr>
              <w:widowControl/>
              <w:jc w:val="both"/>
              <w:rPr>
                <w:b/>
                <w:sz w:val="21"/>
                <w:szCs w:val="21"/>
              </w:rPr>
            </w:pPr>
            <w:r w:rsidRPr="00814CC7">
              <w:rPr>
                <w:b/>
                <w:sz w:val="21"/>
                <w:szCs w:val="21"/>
              </w:rPr>
              <w:t>STATE OF GEORGIA</w:t>
            </w:r>
            <w:r w:rsidRPr="00814CC7">
              <w:rPr>
                <w:b/>
                <w:sz w:val="21"/>
                <w:szCs w:val="21"/>
              </w:rPr>
              <w:tab/>
            </w:r>
            <w:r>
              <w:rPr>
                <w:b/>
                <w:sz w:val="21"/>
                <w:szCs w:val="21"/>
              </w:rPr>
              <w:tab/>
            </w:r>
            <w:r w:rsidRPr="00814CC7">
              <w:rPr>
                <w:b/>
                <w:sz w:val="21"/>
                <w:szCs w:val="21"/>
              </w:rPr>
              <w:t>)</w:t>
            </w:r>
          </w:p>
          <w:p w14:paraId="3EE3AE29" w14:textId="77777777" w:rsidR="00F33E9A" w:rsidRPr="00814CC7" w:rsidRDefault="00F33E9A" w:rsidP="00F33E9A">
            <w:pPr>
              <w:widowControl/>
              <w:ind w:left="2160" w:firstLine="720"/>
              <w:jc w:val="both"/>
              <w:rPr>
                <w:b/>
                <w:sz w:val="21"/>
                <w:szCs w:val="21"/>
              </w:rPr>
            </w:pPr>
            <w:r w:rsidRPr="00814CC7">
              <w:rPr>
                <w:b/>
                <w:sz w:val="21"/>
                <w:szCs w:val="21"/>
              </w:rPr>
              <w:t>) SS</w:t>
            </w:r>
          </w:p>
          <w:p w14:paraId="3F9D2A78" w14:textId="77777777" w:rsidR="00F33E9A" w:rsidRPr="00814CC7" w:rsidRDefault="00F33E9A" w:rsidP="00F33E9A">
            <w:pPr>
              <w:widowControl/>
              <w:jc w:val="both"/>
              <w:rPr>
                <w:b/>
                <w:sz w:val="21"/>
                <w:szCs w:val="21"/>
              </w:rPr>
            </w:pPr>
            <w:r w:rsidRPr="00814CC7">
              <w:rPr>
                <w:b/>
                <w:sz w:val="21"/>
                <w:szCs w:val="21"/>
              </w:rPr>
              <w:t>COUNTY OF FULTON</w:t>
            </w:r>
            <w:r w:rsidRPr="00814CC7">
              <w:rPr>
                <w:b/>
                <w:sz w:val="21"/>
                <w:szCs w:val="21"/>
              </w:rPr>
              <w:tab/>
              <w:t>)</w:t>
            </w:r>
          </w:p>
          <w:p w14:paraId="0B7313B1" w14:textId="77777777" w:rsidR="00F33E9A" w:rsidRPr="00814CC7" w:rsidRDefault="00F33E9A" w:rsidP="00F33E9A">
            <w:pPr>
              <w:widowControl/>
              <w:jc w:val="both"/>
              <w:rPr>
                <w:b/>
                <w:sz w:val="21"/>
                <w:szCs w:val="21"/>
              </w:rPr>
            </w:pPr>
          </w:p>
          <w:p w14:paraId="58C71576" w14:textId="77777777" w:rsidR="00F33E9A" w:rsidRPr="00814CC7" w:rsidRDefault="00F33E9A" w:rsidP="00F33E9A">
            <w:pPr>
              <w:widowControl/>
              <w:jc w:val="both"/>
              <w:rPr>
                <w:b/>
                <w:sz w:val="21"/>
                <w:szCs w:val="21"/>
              </w:rPr>
            </w:pPr>
          </w:p>
          <w:p w14:paraId="688F377E" w14:textId="77777777" w:rsidR="00F33E9A" w:rsidRPr="00814CC7" w:rsidRDefault="00F33E9A" w:rsidP="00F33E9A">
            <w:pPr>
              <w:pStyle w:val="BodyTextIndent"/>
              <w:rPr>
                <w:sz w:val="21"/>
                <w:szCs w:val="21"/>
              </w:rPr>
            </w:pPr>
            <w:r w:rsidRPr="00814CC7">
              <w:rPr>
                <w:sz w:val="21"/>
                <w:szCs w:val="21"/>
              </w:rPr>
              <w:t xml:space="preserve">On __________, </w:t>
            </w:r>
            <w:r>
              <w:rPr>
                <w:sz w:val="21"/>
                <w:szCs w:val="21"/>
                <w:u w:val="single"/>
              </w:rPr>
              <w:tab/>
            </w:r>
            <w:r w:rsidRPr="00814CC7">
              <w:rPr>
                <w:sz w:val="21"/>
                <w:szCs w:val="21"/>
              </w:rPr>
              <w:t>, before me, _____________________________ personally appeared Mark C. Toro, personally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14:paraId="5950BEA1" w14:textId="77777777" w:rsidR="00F33E9A" w:rsidRPr="00814CC7" w:rsidRDefault="00F33E9A" w:rsidP="00F33E9A">
            <w:pPr>
              <w:pStyle w:val="BodyTextIndent"/>
              <w:ind w:firstLine="0"/>
              <w:rPr>
                <w:sz w:val="21"/>
                <w:szCs w:val="21"/>
              </w:rPr>
            </w:pPr>
          </w:p>
          <w:p w14:paraId="09AE08DF" w14:textId="77777777" w:rsidR="00F33E9A" w:rsidRPr="00814CC7" w:rsidRDefault="00F33E9A" w:rsidP="00F33E9A">
            <w:pPr>
              <w:pStyle w:val="BodyTextIndent"/>
              <w:rPr>
                <w:color w:val="000000"/>
                <w:sz w:val="21"/>
                <w:szCs w:val="21"/>
              </w:rPr>
            </w:pPr>
            <w:r w:rsidRPr="00814CC7">
              <w:rPr>
                <w:sz w:val="21"/>
                <w:szCs w:val="21"/>
              </w:rPr>
              <w:t>WITNESS my hand and official seal.</w:t>
            </w:r>
          </w:p>
          <w:p w14:paraId="74971971" w14:textId="77777777" w:rsidR="00F33E9A" w:rsidRPr="00814CC7" w:rsidRDefault="00F33E9A" w:rsidP="00F33E9A">
            <w:pPr>
              <w:widowControl/>
              <w:jc w:val="both"/>
              <w:rPr>
                <w:b/>
                <w:sz w:val="21"/>
                <w:szCs w:val="21"/>
              </w:rPr>
            </w:pPr>
          </w:p>
          <w:p w14:paraId="240C946F" w14:textId="77777777" w:rsidR="00F33E9A" w:rsidRPr="00814CC7" w:rsidRDefault="00F33E9A" w:rsidP="00F33E9A">
            <w:pPr>
              <w:widowControl/>
              <w:jc w:val="both"/>
              <w:rPr>
                <w:sz w:val="21"/>
                <w:szCs w:val="21"/>
              </w:rPr>
            </w:pPr>
          </w:p>
          <w:p w14:paraId="11A72737" w14:textId="4F9F291A" w:rsidR="00F33E9A" w:rsidRPr="00814CC7" w:rsidRDefault="00F33E9A" w:rsidP="00687D16">
            <w:pPr>
              <w:widowControl/>
              <w:ind w:left="3582"/>
              <w:jc w:val="both"/>
              <w:rPr>
                <w:sz w:val="21"/>
                <w:szCs w:val="21"/>
                <w:u w:val="single"/>
              </w:rPr>
            </w:pP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00687D16">
              <w:rPr>
                <w:sz w:val="21"/>
                <w:szCs w:val="21"/>
                <w:u w:val="single"/>
              </w:rPr>
              <w:tab/>
            </w:r>
          </w:p>
          <w:p w14:paraId="549827FF" w14:textId="77777777" w:rsidR="00F33E9A" w:rsidRPr="00814CC7" w:rsidRDefault="00F33E9A" w:rsidP="00687D16">
            <w:pPr>
              <w:widowControl/>
              <w:ind w:left="3582"/>
              <w:jc w:val="both"/>
              <w:rPr>
                <w:sz w:val="21"/>
                <w:szCs w:val="21"/>
              </w:rPr>
            </w:pPr>
            <w:r w:rsidRPr="00814CC7">
              <w:rPr>
                <w:sz w:val="21"/>
                <w:szCs w:val="21"/>
              </w:rPr>
              <w:t>Notary Public</w:t>
            </w:r>
          </w:p>
          <w:p w14:paraId="6C433242" w14:textId="777546AB" w:rsidR="00F33E9A" w:rsidRDefault="00F33E9A" w:rsidP="00F33E9A">
            <w:pPr>
              <w:widowControl/>
              <w:jc w:val="both"/>
              <w:rPr>
                <w:sz w:val="21"/>
                <w:szCs w:val="21"/>
              </w:rPr>
            </w:pPr>
          </w:p>
          <w:p w14:paraId="69251810" w14:textId="7BA3A288" w:rsidR="00687D16" w:rsidRPr="00687D16" w:rsidRDefault="00687D16" w:rsidP="00687D16">
            <w:pPr>
              <w:widowControl/>
              <w:ind w:left="3582"/>
              <w:jc w:val="both"/>
              <w:rPr>
                <w:sz w:val="21"/>
                <w:szCs w:val="21"/>
                <w:u w:val="single"/>
              </w:rPr>
            </w:pPr>
            <w:r>
              <w:rPr>
                <w:sz w:val="21"/>
                <w:szCs w:val="21"/>
              </w:rPr>
              <w:t>Printed 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0E31B8B4" w14:textId="77777777" w:rsidR="00687D16" w:rsidRPr="00814CC7" w:rsidRDefault="00687D16" w:rsidP="00687D16">
            <w:pPr>
              <w:widowControl/>
              <w:ind w:left="3582"/>
              <w:jc w:val="both"/>
              <w:rPr>
                <w:sz w:val="21"/>
                <w:szCs w:val="21"/>
              </w:rPr>
            </w:pPr>
          </w:p>
          <w:p w14:paraId="21DB0BEA" w14:textId="27F8A14A" w:rsidR="00F33E9A" w:rsidRDefault="00F33E9A" w:rsidP="00687D16">
            <w:pPr>
              <w:widowControl/>
              <w:ind w:left="3582"/>
              <w:jc w:val="both"/>
              <w:rPr>
                <w:sz w:val="21"/>
                <w:szCs w:val="21"/>
                <w:u w:val="single"/>
              </w:rPr>
            </w:pPr>
            <w:r w:rsidRPr="00814CC7">
              <w:rPr>
                <w:sz w:val="21"/>
                <w:szCs w:val="21"/>
              </w:rPr>
              <w:t>My Commission Expires:</w:t>
            </w:r>
            <w:r w:rsidRPr="00814CC7">
              <w:rPr>
                <w:sz w:val="21"/>
                <w:szCs w:val="21"/>
                <w:u w:val="single"/>
              </w:rPr>
              <w:tab/>
            </w:r>
            <w:r w:rsidRPr="00814CC7">
              <w:rPr>
                <w:sz w:val="21"/>
                <w:szCs w:val="21"/>
                <w:u w:val="single"/>
              </w:rPr>
              <w:tab/>
            </w:r>
            <w:r w:rsidRPr="00814CC7">
              <w:rPr>
                <w:sz w:val="21"/>
                <w:szCs w:val="21"/>
                <w:u w:val="single"/>
              </w:rPr>
              <w:tab/>
            </w:r>
            <w:r w:rsidR="00687D16">
              <w:rPr>
                <w:sz w:val="21"/>
                <w:szCs w:val="21"/>
                <w:u w:val="single"/>
              </w:rPr>
              <w:tab/>
            </w:r>
          </w:p>
          <w:p w14:paraId="13AC9367" w14:textId="3FB87130" w:rsidR="00F33E9A" w:rsidRDefault="00F33E9A" w:rsidP="00F33E9A">
            <w:pPr>
              <w:widowControl/>
              <w:jc w:val="both"/>
              <w:rPr>
                <w:sz w:val="21"/>
                <w:szCs w:val="21"/>
              </w:rPr>
            </w:pPr>
          </w:p>
        </w:tc>
      </w:tr>
    </w:tbl>
    <w:p w14:paraId="079F65A6" w14:textId="77777777" w:rsidR="00041BA8" w:rsidRDefault="00041BA8">
      <w:pPr>
        <w:widowControl/>
        <w:jc w:val="both"/>
        <w:rPr>
          <w:sz w:val="21"/>
          <w:szCs w:val="21"/>
        </w:rPr>
      </w:pPr>
    </w:p>
    <w:p w14:paraId="090B4250" w14:textId="77777777" w:rsidR="00041BA8" w:rsidRPr="00814CC7" w:rsidRDefault="00041BA8">
      <w:pPr>
        <w:widowControl/>
        <w:jc w:val="both"/>
        <w:rPr>
          <w:sz w:val="21"/>
          <w:szCs w:val="21"/>
        </w:rPr>
      </w:pPr>
    </w:p>
    <w:p w14:paraId="12973154" w14:textId="2C33D6D4" w:rsidR="00041BA8" w:rsidRDefault="00687D16" w:rsidP="00687D16">
      <w:pPr>
        <w:widowControl/>
        <w:jc w:val="center"/>
        <w:rPr>
          <w:b/>
          <w:sz w:val="21"/>
          <w:szCs w:val="21"/>
        </w:rPr>
      </w:pPr>
      <w:r w:rsidRPr="001F545E">
        <w:rPr>
          <w:sz w:val="21"/>
          <w:szCs w:val="21"/>
        </w:rPr>
        <w:t xml:space="preserve">[SIGNATURES </w:t>
      </w:r>
      <w:r>
        <w:rPr>
          <w:sz w:val="21"/>
          <w:szCs w:val="21"/>
        </w:rPr>
        <w:t>CONTINUE</w:t>
      </w:r>
      <w:r w:rsidRPr="001F545E">
        <w:rPr>
          <w:sz w:val="21"/>
          <w:szCs w:val="21"/>
        </w:rPr>
        <w:t xml:space="preserve"> ON FOLLOWING PAGE]</w:t>
      </w:r>
    </w:p>
    <w:p w14:paraId="7563E7C5" w14:textId="77777777" w:rsidR="00041BA8" w:rsidRPr="00814CC7" w:rsidRDefault="00041BA8" w:rsidP="00041BA8">
      <w:pPr>
        <w:widowControl/>
        <w:jc w:val="both"/>
        <w:rPr>
          <w:sz w:val="21"/>
          <w:szCs w:val="21"/>
        </w:rPr>
      </w:pPr>
    </w:p>
    <w:p w14:paraId="30797797" w14:textId="77777777" w:rsidR="00687D16" w:rsidRPr="00814CC7" w:rsidRDefault="00041BA8">
      <w:pPr>
        <w:widowControl/>
        <w:jc w:val="both"/>
        <w:rPr>
          <w:b/>
          <w:sz w:val="21"/>
          <w:szCs w:val="21"/>
        </w:rPr>
      </w:pPr>
      <w:r>
        <w:rPr>
          <w:b/>
          <w:sz w:val="21"/>
          <w:szCs w:val="21"/>
        </w:rPr>
        <w:br w:type="page"/>
      </w:r>
    </w:p>
    <w:tbl>
      <w:tblPr>
        <w:tblStyle w:val="TableGrid"/>
        <w:tblW w:w="0" w:type="auto"/>
        <w:tblLook w:val="04A0" w:firstRow="1" w:lastRow="0" w:firstColumn="1" w:lastColumn="0" w:noHBand="0" w:noVBand="1"/>
      </w:tblPr>
      <w:tblGrid>
        <w:gridCol w:w="4675"/>
        <w:gridCol w:w="4675"/>
      </w:tblGrid>
      <w:tr w:rsidR="00687D16" w14:paraId="408C0A2F" w14:textId="77777777" w:rsidTr="00DF6A87">
        <w:tc>
          <w:tcPr>
            <w:tcW w:w="4675" w:type="dxa"/>
            <w:tcBorders>
              <w:top w:val="nil"/>
              <w:left w:val="nil"/>
              <w:bottom w:val="nil"/>
              <w:right w:val="nil"/>
            </w:tcBorders>
          </w:tcPr>
          <w:p w14:paraId="26FEE785" w14:textId="77777777" w:rsidR="00687D16" w:rsidRPr="00814CC7" w:rsidRDefault="00687D16" w:rsidP="00687D16">
            <w:pPr>
              <w:widowControl/>
              <w:jc w:val="both"/>
              <w:rPr>
                <w:b/>
                <w:sz w:val="21"/>
                <w:szCs w:val="21"/>
              </w:rPr>
            </w:pPr>
            <w:r w:rsidRPr="00814CC7">
              <w:rPr>
                <w:b/>
                <w:sz w:val="21"/>
                <w:szCs w:val="21"/>
              </w:rPr>
              <w:lastRenderedPageBreak/>
              <w:t>TENANT:</w:t>
            </w:r>
          </w:p>
          <w:p w14:paraId="1C04A2F9" w14:textId="77777777" w:rsidR="00687D16" w:rsidRPr="00814CC7" w:rsidRDefault="00687D16" w:rsidP="00687D16">
            <w:pPr>
              <w:widowControl/>
              <w:jc w:val="both"/>
              <w:rPr>
                <w:b/>
                <w:sz w:val="21"/>
                <w:szCs w:val="21"/>
              </w:rPr>
            </w:pPr>
          </w:p>
          <w:p w14:paraId="5DDB5590" w14:textId="24C46F4D" w:rsidR="00DF6A87" w:rsidRDefault="005A3D8F" w:rsidP="00687D16">
            <w:pPr>
              <w:widowControl/>
              <w:jc w:val="both"/>
              <w:rPr>
                <w:sz w:val="21"/>
                <w:szCs w:val="21"/>
              </w:rPr>
            </w:pPr>
            <w:r w:rsidRPr="005A3D8F">
              <w:rPr>
                <w:b/>
                <w:caps/>
                <w:sz w:val="21"/>
                <w:szCs w:val="21"/>
              </w:rPr>
              <w:t>Sugarcoat Medley Ventures, LLC</w:t>
            </w:r>
            <w:r w:rsidRPr="00D3402B">
              <w:rPr>
                <w:sz w:val="21"/>
                <w:szCs w:val="21"/>
              </w:rPr>
              <w:t>,</w:t>
            </w:r>
          </w:p>
          <w:p w14:paraId="78ECF322" w14:textId="0D7CC98E" w:rsidR="00687D16" w:rsidRPr="00DF6A87" w:rsidRDefault="005A3D8F" w:rsidP="00687D16">
            <w:pPr>
              <w:widowControl/>
              <w:jc w:val="both"/>
              <w:rPr>
                <w:sz w:val="21"/>
                <w:szCs w:val="21"/>
                <w:u w:val="single"/>
              </w:rPr>
            </w:pPr>
            <w:r w:rsidRPr="00D3402B">
              <w:rPr>
                <w:sz w:val="21"/>
                <w:szCs w:val="21"/>
              </w:rPr>
              <w:t>a Georgia limited liability company</w:t>
            </w:r>
          </w:p>
          <w:p w14:paraId="353866E6" w14:textId="77777777" w:rsidR="00687D16" w:rsidRPr="00814CC7" w:rsidRDefault="00687D16" w:rsidP="00687D16">
            <w:pPr>
              <w:widowControl/>
              <w:jc w:val="both"/>
              <w:rPr>
                <w:b/>
                <w:sz w:val="21"/>
                <w:szCs w:val="21"/>
              </w:rPr>
            </w:pPr>
          </w:p>
          <w:p w14:paraId="4FD04FA8" w14:textId="77777777" w:rsidR="00687D16" w:rsidRPr="00814CC7" w:rsidRDefault="00687D16" w:rsidP="00687D16">
            <w:pPr>
              <w:widowControl/>
              <w:jc w:val="both"/>
              <w:rPr>
                <w:b/>
                <w:sz w:val="21"/>
                <w:szCs w:val="21"/>
              </w:rPr>
            </w:pPr>
          </w:p>
          <w:p w14:paraId="058CD287" w14:textId="69803B9D" w:rsidR="00687D16" w:rsidRPr="00814CC7" w:rsidRDefault="00687D16" w:rsidP="00687D16">
            <w:pPr>
              <w:widowControl/>
              <w:jc w:val="both"/>
              <w:rPr>
                <w:sz w:val="21"/>
                <w:szCs w:val="21"/>
                <w:u w:val="single"/>
              </w:rPr>
            </w:pPr>
            <w:r w:rsidRPr="00814CC7">
              <w:rPr>
                <w:sz w:val="21"/>
                <w:szCs w:val="21"/>
              </w:rPr>
              <w:t>By:</w:t>
            </w:r>
            <w:r w:rsidRPr="00814CC7">
              <w:rPr>
                <w:sz w:val="21"/>
                <w:szCs w:val="21"/>
                <w:u w:val="single"/>
              </w:rPr>
              <w:tab/>
            </w:r>
            <w:r w:rsidR="00DF6A87">
              <w:rPr>
                <w:sz w:val="21"/>
                <w:szCs w:val="21"/>
                <w:u w:val="single"/>
              </w:rPr>
              <w:tab/>
            </w:r>
            <w:r w:rsidRPr="00814CC7">
              <w:rPr>
                <w:sz w:val="21"/>
                <w:szCs w:val="21"/>
                <w:u w:val="single"/>
              </w:rPr>
              <w:tab/>
            </w:r>
            <w:r w:rsidRPr="00814CC7">
              <w:rPr>
                <w:sz w:val="21"/>
                <w:szCs w:val="21"/>
                <w:u w:val="single"/>
              </w:rPr>
              <w:tab/>
            </w:r>
            <w:r>
              <w:rPr>
                <w:sz w:val="21"/>
                <w:szCs w:val="21"/>
                <w:u w:val="single"/>
              </w:rPr>
              <w:tab/>
            </w:r>
            <w:r>
              <w:rPr>
                <w:sz w:val="21"/>
                <w:szCs w:val="21"/>
                <w:u w:val="single"/>
              </w:rPr>
              <w:tab/>
            </w:r>
          </w:p>
          <w:p w14:paraId="06752724" w14:textId="777BD830" w:rsidR="00687D16" w:rsidRPr="00814CC7" w:rsidRDefault="00687D16" w:rsidP="00687D16">
            <w:pPr>
              <w:widowControl/>
              <w:jc w:val="both"/>
              <w:rPr>
                <w:sz w:val="21"/>
                <w:szCs w:val="21"/>
                <w:u w:val="single"/>
              </w:rPr>
            </w:pPr>
            <w:r w:rsidRPr="00814CC7">
              <w:rPr>
                <w:sz w:val="21"/>
                <w:szCs w:val="21"/>
              </w:rPr>
              <w:t>Name:</w:t>
            </w:r>
            <w:r>
              <w:rPr>
                <w:sz w:val="21"/>
                <w:szCs w:val="21"/>
                <w:u w:val="single"/>
              </w:rPr>
              <w:tab/>
            </w:r>
            <w:r w:rsidR="00DF6A87">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576B35FE" w14:textId="6521A7B1" w:rsidR="00687D16" w:rsidRPr="00814CC7" w:rsidRDefault="00687D16" w:rsidP="00687D16">
            <w:pPr>
              <w:widowControl/>
              <w:jc w:val="both"/>
              <w:rPr>
                <w:sz w:val="21"/>
                <w:szCs w:val="21"/>
              </w:rPr>
            </w:pPr>
            <w:r w:rsidRPr="00814CC7">
              <w:rPr>
                <w:sz w:val="21"/>
                <w:szCs w:val="21"/>
              </w:rPr>
              <w:t>Its:</w:t>
            </w:r>
            <w:r w:rsidRPr="00814CC7">
              <w:rPr>
                <w:sz w:val="21"/>
                <w:szCs w:val="21"/>
                <w:u w:val="single"/>
              </w:rPr>
              <w:tab/>
            </w:r>
            <w:r w:rsidR="00DF6A8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664B8650" w14:textId="77777777" w:rsidR="00687D16" w:rsidRDefault="00687D16">
            <w:pPr>
              <w:widowControl/>
              <w:jc w:val="both"/>
              <w:rPr>
                <w:b/>
                <w:sz w:val="21"/>
                <w:szCs w:val="21"/>
              </w:rPr>
            </w:pPr>
          </w:p>
          <w:p w14:paraId="7A6CA5DE" w14:textId="77777777" w:rsidR="00687D16" w:rsidRPr="00F33E9A" w:rsidRDefault="00687D16" w:rsidP="00687D16">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4F446A1A" w14:textId="582A354C" w:rsidR="00687D16" w:rsidRDefault="00687D16">
            <w:pPr>
              <w:widowControl/>
              <w:jc w:val="both"/>
              <w:rPr>
                <w:b/>
                <w:sz w:val="21"/>
                <w:szCs w:val="21"/>
              </w:rPr>
            </w:pPr>
          </w:p>
        </w:tc>
        <w:tc>
          <w:tcPr>
            <w:tcW w:w="4675" w:type="dxa"/>
            <w:tcBorders>
              <w:top w:val="nil"/>
              <w:left w:val="nil"/>
              <w:bottom w:val="nil"/>
              <w:right w:val="nil"/>
            </w:tcBorders>
          </w:tcPr>
          <w:p w14:paraId="0EA73AEB" w14:textId="77777777" w:rsidR="00687D16" w:rsidRDefault="00687D16">
            <w:pPr>
              <w:widowControl/>
              <w:jc w:val="both"/>
              <w:rPr>
                <w:b/>
                <w:sz w:val="21"/>
                <w:szCs w:val="21"/>
              </w:rPr>
            </w:pPr>
          </w:p>
        </w:tc>
      </w:tr>
      <w:tr w:rsidR="00687D16" w14:paraId="545D77EE" w14:textId="77777777" w:rsidTr="00DF6A87">
        <w:tc>
          <w:tcPr>
            <w:tcW w:w="4675" w:type="dxa"/>
            <w:tcBorders>
              <w:top w:val="nil"/>
              <w:left w:val="nil"/>
              <w:bottom w:val="nil"/>
              <w:right w:val="nil"/>
            </w:tcBorders>
          </w:tcPr>
          <w:p w14:paraId="576F8B7C" w14:textId="77777777" w:rsidR="00687D16" w:rsidRDefault="00687D16">
            <w:pPr>
              <w:widowControl/>
              <w:jc w:val="both"/>
              <w:rPr>
                <w:b/>
                <w:sz w:val="21"/>
                <w:szCs w:val="21"/>
              </w:rPr>
            </w:pPr>
          </w:p>
        </w:tc>
        <w:tc>
          <w:tcPr>
            <w:tcW w:w="4675" w:type="dxa"/>
            <w:tcBorders>
              <w:top w:val="nil"/>
              <w:left w:val="nil"/>
              <w:bottom w:val="nil"/>
              <w:right w:val="nil"/>
            </w:tcBorders>
          </w:tcPr>
          <w:p w14:paraId="6D46E8CA" w14:textId="77777777" w:rsidR="00687D16" w:rsidRDefault="00687D16">
            <w:pPr>
              <w:widowControl/>
              <w:jc w:val="both"/>
              <w:rPr>
                <w:b/>
                <w:sz w:val="21"/>
                <w:szCs w:val="21"/>
              </w:rPr>
            </w:pPr>
          </w:p>
        </w:tc>
      </w:tr>
      <w:tr w:rsidR="00DF6A87" w14:paraId="70A678B6" w14:textId="77777777" w:rsidTr="00DF6A87">
        <w:tc>
          <w:tcPr>
            <w:tcW w:w="9350" w:type="dxa"/>
            <w:gridSpan w:val="2"/>
            <w:tcBorders>
              <w:top w:val="nil"/>
              <w:left w:val="nil"/>
              <w:bottom w:val="nil"/>
              <w:right w:val="nil"/>
            </w:tcBorders>
          </w:tcPr>
          <w:p w14:paraId="75C3CDE6" w14:textId="77777777" w:rsidR="00DF6A87" w:rsidRPr="00814CC7" w:rsidRDefault="00DF6A87" w:rsidP="00DF6A87">
            <w:pPr>
              <w:widowControl/>
              <w:jc w:val="center"/>
              <w:rPr>
                <w:b/>
                <w:sz w:val="21"/>
                <w:szCs w:val="21"/>
                <w:u w:val="single"/>
              </w:rPr>
            </w:pPr>
            <w:r w:rsidRPr="00814CC7">
              <w:rPr>
                <w:b/>
                <w:sz w:val="21"/>
                <w:szCs w:val="21"/>
                <w:u w:val="single"/>
              </w:rPr>
              <w:t>ACKNOWLEDGMENT OF TENANT</w:t>
            </w:r>
          </w:p>
          <w:p w14:paraId="73BEE30B" w14:textId="77777777" w:rsidR="00DF6A87" w:rsidRPr="00814CC7" w:rsidRDefault="00DF6A87" w:rsidP="00DF6A87">
            <w:pPr>
              <w:widowControl/>
              <w:jc w:val="center"/>
              <w:rPr>
                <w:b/>
                <w:sz w:val="21"/>
                <w:szCs w:val="21"/>
              </w:rPr>
            </w:pPr>
          </w:p>
          <w:p w14:paraId="7D190BD0" w14:textId="77777777" w:rsidR="00DF6A87" w:rsidRPr="00814CC7" w:rsidRDefault="00DF6A87" w:rsidP="00DF6A87">
            <w:pPr>
              <w:widowControl/>
              <w:jc w:val="both"/>
              <w:rPr>
                <w:b/>
                <w:sz w:val="21"/>
                <w:szCs w:val="21"/>
              </w:rPr>
            </w:pPr>
            <w:r w:rsidRPr="00814CC7">
              <w:rPr>
                <w:b/>
                <w:sz w:val="21"/>
                <w:szCs w:val="21"/>
              </w:rPr>
              <w:t>STATE OF</w:t>
            </w:r>
            <w:r w:rsidRPr="00814CC7">
              <w:rPr>
                <w:b/>
                <w:sz w:val="21"/>
                <w:szCs w:val="21"/>
              </w:rPr>
              <w:tab/>
            </w:r>
            <w:r w:rsidRPr="00814CC7">
              <w:rPr>
                <w:b/>
                <w:sz w:val="21"/>
                <w:szCs w:val="21"/>
              </w:rPr>
              <w:tab/>
            </w:r>
            <w:r w:rsidRPr="00814CC7">
              <w:rPr>
                <w:b/>
                <w:sz w:val="21"/>
                <w:szCs w:val="21"/>
              </w:rPr>
              <w:tab/>
              <w:t>)</w:t>
            </w:r>
          </w:p>
          <w:p w14:paraId="44E71D47" w14:textId="77777777" w:rsidR="00DF6A87" w:rsidRPr="00814CC7" w:rsidRDefault="00DF6A87" w:rsidP="00DF6A87">
            <w:pPr>
              <w:widowControl/>
              <w:jc w:val="both"/>
              <w:rPr>
                <w:b/>
                <w:sz w:val="21"/>
                <w:szCs w:val="21"/>
              </w:rPr>
            </w:pPr>
            <w:r w:rsidRPr="00814CC7">
              <w:rPr>
                <w:b/>
                <w:sz w:val="21"/>
                <w:szCs w:val="21"/>
              </w:rPr>
              <w:tab/>
            </w:r>
            <w:r w:rsidRPr="00814CC7">
              <w:rPr>
                <w:b/>
                <w:sz w:val="21"/>
                <w:szCs w:val="21"/>
              </w:rPr>
              <w:tab/>
            </w:r>
            <w:r w:rsidRPr="00814CC7">
              <w:rPr>
                <w:b/>
                <w:sz w:val="21"/>
                <w:szCs w:val="21"/>
              </w:rPr>
              <w:tab/>
            </w:r>
            <w:r w:rsidRPr="00814CC7">
              <w:rPr>
                <w:b/>
                <w:sz w:val="21"/>
                <w:szCs w:val="21"/>
              </w:rPr>
              <w:tab/>
              <w:t>) SS</w:t>
            </w:r>
          </w:p>
          <w:p w14:paraId="715B0A3A" w14:textId="77777777" w:rsidR="00DF6A87" w:rsidRPr="00814CC7" w:rsidRDefault="00DF6A87" w:rsidP="00DF6A87">
            <w:pPr>
              <w:widowControl/>
              <w:jc w:val="both"/>
              <w:rPr>
                <w:b/>
                <w:sz w:val="21"/>
                <w:szCs w:val="21"/>
              </w:rPr>
            </w:pPr>
            <w:r w:rsidRPr="00814CC7">
              <w:rPr>
                <w:b/>
                <w:sz w:val="21"/>
                <w:szCs w:val="21"/>
              </w:rPr>
              <w:t>COUNTY OF</w:t>
            </w:r>
            <w:r w:rsidRPr="00814CC7">
              <w:rPr>
                <w:b/>
                <w:sz w:val="21"/>
                <w:szCs w:val="21"/>
              </w:rPr>
              <w:tab/>
            </w:r>
            <w:r w:rsidRPr="00814CC7">
              <w:rPr>
                <w:b/>
                <w:sz w:val="21"/>
                <w:szCs w:val="21"/>
              </w:rPr>
              <w:tab/>
            </w:r>
            <w:r w:rsidRPr="00814CC7">
              <w:rPr>
                <w:b/>
                <w:sz w:val="21"/>
                <w:szCs w:val="21"/>
              </w:rPr>
              <w:tab/>
              <w:t>)</w:t>
            </w:r>
          </w:p>
          <w:p w14:paraId="4CA44051" w14:textId="77777777" w:rsidR="00DF6A87" w:rsidRPr="00814CC7" w:rsidRDefault="00DF6A87" w:rsidP="00DF6A87">
            <w:pPr>
              <w:widowControl/>
              <w:jc w:val="both"/>
              <w:rPr>
                <w:b/>
                <w:sz w:val="21"/>
                <w:szCs w:val="21"/>
              </w:rPr>
            </w:pPr>
          </w:p>
          <w:p w14:paraId="544436F8" w14:textId="77777777" w:rsidR="00DF6A87" w:rsidRPr="00814CC7" w:rsidRDefault="00DF6A87" w:rsidP="00DF6A87">
            <w:pPr>
              <w:widowControl/>
              <w:jc w:val="both"/>
              <w:rPr>
                <w:b/>
                <w:sz w:val="21"/>
                <w:szCs w:val="21"/>
              </w:rPr>
            </w:pPr>
          </w:p>
          <w:p w14:paraId="57FDB63D" w14:textId="6ABA74CC" w:rsidR="00DF6A87" w:rsidRPr="00814CC7" w:rsidRDefault="00DF6A87" w:rsidP="00DF6A87">
            <w:pPr>
              <w:pStyle w:val="BodyTextIndent"/>
              <w:rPr>
                <w:sz w:val="21"/>
                <w:szCs w:val="21"/>
              </w:rPr>
            </w:pPr>
            <w:r w:rsidRPr="00814CC7">
              <w:rPr>
                <w:sz w:val="21"/>
                <w:szCs w:val="21"/>
              </w:rPr>
              <w:t xml:space="preserve">On __________, </w:t>
            </w:r>
            <w:r w:rsidR="00D0073D">
              <w:rPr>
                <w:sz w:val="21"/>
                <w:szCs w:val="21"/>
              </w:rPr>
              <w:t>2023</w:t>
            </w:r>
            <w:r w:rsidRPr="00814CC7">
              <w:rPr>
                <w:sz w:val="21"/>
                <w:szCs w:val="21"/>
              </w:rPr>
              <w:t>, before me, _______________________________, personally appeared ________________________, personally known to me (or proved to me on the basis of satisfactory evidence) to be the person(s) whose name(s) is/are subscribed to the within instrument and acknowledged to me that he/she/they executed the same in his/her/their authorized capacity(</w:t>
            </w:r>
            <w:proofErr w:type="spellStart"/>
            <w:r w:rsidRPr="00814CC7">
              <w:rPr>
                <w:sz w:val="21"/>
                <w:szCs w:val="21"/>
              </w:rPr>
              <w:t>ies</w:t>
            </w:r>
            <w:proofErr w:type="spellEnd"/>
            <w:r w:rsidRPr="00814CC7">
              <w:rPr>
                <w:sz w:val="21"/>
                <w:szCs w:val="21"/>
              </w:rPr>
              <w:t xml:space="preserve">), and that by his/her/their signature(s) on the instrument the person(s), or the entity upon behalf of which the person(s) acted, executed the instrument. </w:t>
            </w:r>
            <w:r w:rsidRPr="00814CC7">
              <w:rPr>
                <w:sz w:val="21"/>
                <w:szCs w:val="21"/>
              </w:rPr>
              <w:br/>
            </w:r>
          </w:p>
          <w:p w14:paraId="3B451C73" w14:textId="77777777" w:rsidR="00DF6A87" w:rsidRPr="00814CC7" w:rsidRDefault="00DF6A87" w:rsidP="00DF6A87">
            <w:pPr>
              <w:pStyle w:val="BodyTextIndent"/>
              <w:rPr>
                <w:color w:val="000000"/>
                <w:sz w:val="21"/>
                <w:szCs w:val="21"/>
              </w:rPr>
            </w:pPr>
            <w:r w:rsidRPr="00814CC7">
              <w:rPr>
                <w:sz w:val="21"/>
                <w:szCs w:val="21"/>
              </w:rPr>
              <w:t>WITNESS my hand and official seal.</w:t>
            </w:r>
          </w:p>
          <w:p w14:paraId="65613CE5" w14:textId="77777777" w:rsidR="00DF6A87" w:rsidRPr="00814CC7" w:rsidRDefault="00DF6A87" w:rsidP="00DF6A87">
            <w:pPr>
              <w:widowControl/>
              <w:jc w:val="both"/>
              <w:rPr>
                <w:b/>
                <w:sz w:val="21"/>
                <w:szCs w:val="21"/>
              </w:rPr>
            </w:pPr>
          </w:p>
          <w:p w14:paraId="5E6A0437" w14:textId="77777777" w:rsidR="00DF6A87" w:rsidRPr="00814CC7" w:rsidRDefault="00DF6A87" w:rsidP="00DF6A87">
            <w:pPr>
              <w:widowControl/>
              <w:jc w:val="both"/>
              <w:rPr>
                <w:b/>
                <w:sz w:val="21"/>
                <w:szCs w:val="21"/>
              </w:rPr>
            </w:pPr>
          </w:p>
          <w:p w14:paraId="093E6BDB" w14:textId="77777777" w:rsidR="00DF6A87" w:rsidRPr="00814CC7" w:rsidRDefault="00DF6A87" w:rsidP="00DF6A87">
            <w:pPr>
              <w:widowControl/>
              <w:ind w:left="3582"/>
              <w:jc w:val="both"/>
              <w:rPr>
                <w:sz w:val="21"/>
                <w:szCs w:val="21"/>
                <w:u w:val="single"/>
              </w:rPr>
            </w:pP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Pr>
                <w:sz w:val="21"/>
                <w:szCs w:val="21"/>
                <w:u w:val="single"/>
              </w:rPr>
              <w:tab/>
            </w:r>
          </w:p>
          <w:p w14:paraId="3ABC5BB8" w14:textId="77777777" w:rsidR="00DF6A87" w:rsidRPr="00814CC7" w:rsidRDefault="00DF6A87" w:rsidP="00DF6A87">
            <w:pPr>
              <w:widowControl/>
              <w:ind w:left="3582"/>
              <w:jc w:val="both"/>
              <w:rPr>
                <w:sz w:val="21"/>
                <w:szCs w:val="21"/>
              </w:rPr>
            </w:pPr>
            <w:r w:rsidRPr="00814CC7">
              <w:rPr>
                <w:sz w:val="21"/>
                <w:szCs w:val="21"/>
              </w:rPr>
              <w:t>Notary Public</w:t>
            </w:r>
          </w:p>
          <w:p w14:paraId="67176D4B" w14:textId="77777777" w:rsidR="00DF6A87" w:rsidRDefault="00DF6A87" w:rsidP="00DF6A87">
            <w:pPr>
              <w:widowControl/>
              <w:jc w:val="both"/>
              <w:rPr>
                <w:sz w:val="21"/>
                <w:szCs w:val="21"/>
              </w:rPr>
            </w:pPr>
          </w:p>
          <w:p w14:paraId="08C8D315" w14:textId="77777777" w:rsidR="00DF6A87" w:rsidRPr="00687D16" w:rsidRDefault="00DF6A87" w:rsidP="00DF6A87">
            <w:pPr>
              <w:widowControl/>
              <w:ind w:left="3582"/>
              <w:jc w:val="both"/>
              <w:rPr>
                <w:sz w:val="21"/>
                <w:szCs w:val="21"/>
                <w:u w:val="single"/>
              </w:rPr>
            </w:pPr>
            <w:r>
              <w:rPr>
                <w:sz w:val="21"/>
                <w:szCs w:val="21"/>
              </w:rPr>
              <w:t>Printed 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1B567145" w14:textId="77777777" w:rsidR="00DF6A87" w:rsidRPr="00814CC7" w:rsidRDefault="00DF6A87" w:rsidP="00DF6A87">
            <w:pPr>
              <w:widowControl/>
              <w:ind w:left="3582"/>
              <w:jc w:val="both"/>
              <w:rPr>
                <w:sz w:val="21"/>
                <w:szCs w:val="21"/>
              </w:rPr>
            </w:pPr>
          </w:p>
          <w:p w14:paraId="5E443716" w14:textId="77777777" w:rsidR="00DF6A87" w:rsidRDefault="00DF6A87" w:rsidP="00DF6A87">
            <w:pPr>
              <w:widowControl/>
              <w:ind w:left="3582"/>
              <w:jc w:val="both"/>
              <w:rPr>
                <w:sz w:val="21"/>
                <w:szCs w:val="21"/>
                <w:u w:val="single"/>
              </w:rPr>
            </w:pPr>
            <w:r w:rsidRPr="00814CC7">
              <w:rPr>
                <w:sz w:val="21"/>
                <w:szCs w:val="21"/>
              </w:rPr>
              <w:t>My Commission Expires:</w:t>
            </w:r>
            <w:r w:rsidRPr="00814CC7">
              <w:rPr>
                <w:sz w:val="21"/>
                <w:szCs w:val="21"/>
                <w:u w:val="single"/>
              </w:rPr>
              <w:tab/>
            </w:r>
            <w:r w:rsidRPr="00814CC7">
              <w:rPr>
                <w:sz w:val="21"/>
                <w:szCs w:val="21"/>
                <w:u w:val="single"/>
              </w:rPr>
              <w:tab/>
            </w:r>
            <w:r w:rsidRPr="00814CC7">
              <w:rPr>
                <w:sz w:val="21"/>
                <w:szCs w:val="21"/>
                <w:u w:val="single"/>
              </w:rPr>
              <w:tab/>
            </w:r>
            <w:r>
              <w:rPr>
                <w:sz w:val="21"/>
                <w:szCs w:val="21"/>
                <w:u w:val="single"/>
              </w:rPr>
              <w:tab/>
            </w:r>
          </w:p>
          <w:p w14:paraId="3842AAFD" w14:textId="47CC7201" w:rsidR="00DF6A87" w:rsidRDefault="00DF6A87" w:rsidP="00DF6A87">
            <w:pPr>
              <w:widowControl/>
              <w:jc w:val="both"/>
              <w:rPr>
                <w:b/>
                <w:sz w:val="21"/>
                <w:szCs w:val="21"/>
              </w:rPr>
            </w:pPr>
          </w:p>
        </w:tc>
      </w:tr>
    </w:tbl>
    <w:p w14:paraId="3AD9F8C8" w14:textId="77777777" w:rsidR="00A475B4" w:rsidRPr="00814CC7" w:rsidRDefault="00A475B4">
      <w:pPr>
        <w:widowControl/>
        <w:jc w:val="both"/>
        <w:rPr>
          <w:sz w:val="21"/>
          <w:szCs w:val="21"/>
        </w:rPr>
      </w:pPr>
    </w:p>
    <w:p w14:paraId="5729F030" w14:textId="77777777" w:rsidR="00A475B4" w:rsidRPr="00814CC7" w:rsidRDefault="00A475B4">
      <w:pPr>
        <w:widowControl/>
        <w:jc w:val="both"/>
        <w:rPr>
          <w:sz w:val="21"/>
          <w:szCs w:val="21"/>
        </w:rPr>
      </w:pPr>
    </w:p>
    <w:p w14:paraId="7EF051FA" w14:textId="77777777" w:rsidR="00A475B4" w:rsidRPr="00814CC7" w:rsidRDefault="00A475B4">
      <w:pPr>
        <w:widowControl/>
        <w:jc w:val="both"/>
        <w:rPr>
          <w:sz w:val="21"/>
          <w:szCs w:val="21"/>
        </w:rPr>
      </w:pPr>
    </w:p>
    <w:p w14:paraId="38E7EC86" w14:textId="77777777" w:rsidR="00B23441" w:rsidRPr="00814CC7" w:rsidRDefault="00B23441" w:rsidP="00B23441">
      <w:pPr>
        <w:widowControl/>
        <w:jc w:val="both"/>
        <w:rPr>
          <w:sz w:val="21"/>
          <w:szCs w:val="21"/>
        </w:rPr>
      </w:pPr>
    </w:p>
    <w:p w14:paraId="34699B3C" w14:textId="77777777" w:rsidR="00B23441" w:rsidRPr="00814CC7" w:rsidRDefault="00B23441" w:rsidP="00B23441">
      <w:pPr>
        <w:widowControl/>
        <w:jc w:val="both"/>
        <w:rPr>
          <w:sz w:val="21"/>
          <w:szCs w:val="21"/>
        </w:rPr>
      </w:pPr>
    </w:p>
    <w:p w14:paraId="52751C5F" w14:textId="77777777" w:rsidR="007A0B54" w:rsidRDefault="007A0B54">
      <w:pPr>
        <w:widowControl/>
        <w:jc w:val="center"/>
        <w:rPr>
          <w:b/>
          <w:sz w:val="21"/>
          <w:szCs w:val="21"/>
          <w:u w:val="single"/>
        </w:rPr>
        <w:sectPr w:rsidR="007A0B54" w:rsidSect="00A35E6C">
          <w:endnotePr>
            <w:numFmt w:val="decimal"/>
          </w:endnotePr>
          <w:pgSz w:w="12240" w:h="15840" w:code="1"/>
          <w:pgMar w:top="1440" w:right="1440" w:bottom="1440" w:left="1440" w:header="720" w:footer="720" w:gutter="0"/>
          <w:pgNumType w:start="1"/>
          <w:cols w:space="720"/>
          <w:noEndnote/>
          <w:docGrid w:linePitch="326"/>
        </w:sectPr>
      </w:pPr>
    </w:p>
    <w:p w14:paraId="71CE3E9A" w14:textId="77777777" w:rsidR="00A475B4" w:rsidRPr="00814CC7" w:rsidRDefault="00A475B4">
      <w:pPr>
        <w:widowControl/>
        <w:jc w:val="center"/>
        <w:rPr>
          <w:b/>
          <w:sz w:val="21"/>
          <w:szCs w:val="21"/>
          <w:u w:val="single"/>
        </w:rPr>
      </w:pPr>
      <w:r w:rsidRPr="00814CC7">
        <w:rPr>
          <w:b/>
          <w:sz w:val="21"/>
          <w:szCs w:val="21"/>
          <w:u w:val="single"/>
        </w:rPr>
        <w:lastRenderedPageBreak/>
        <w:t>EXHIBIT A</w:t>
      </w:r>
    </w:p>
    <w:p w14:paraId="10448ED6" w14:textId="77777777" w:rsidR="00A475B4" w:rsidRPr="00814CC7" w:rsidRDefault="00A475B4">
      <w:pPr>
        <w:widowControl/>
        <w:jc w:val="center"/>
        <w:rPr>
          <w:b/>
          <w:sz w:val="21"/>
          <w:szCs w:val="21"/>
          <w:u w:val="single"/>
        </w:rPr>
      </w:pPr>
    </w:p>
    <w:p w14:paraId="31286902" w14:textId="77777777" w:rsidR="00A475B4" w:rsidRPr="00814CC7" w:rsidRDefault="00A475B4">
      <w:pPr>
        <w:widowControl/>
        <w:spacing w:line="480" w:lineRule="auto"/>
        <w:jc w:val="center"/>
        <w:rPr>
          <w:b/>
          <w:sz w:val="21"/>
          <w:szCs w:val="21"/>
          <w:u w:val="single"/>
        </w:rPr>
      </w:pPr>
      <w:r w:rsidRPr="00814CC7">
        <w:rPr>
          <w:b/>
          <w:sz w:val="21"/>
          <w:szCs w:val="21"/>
          <w:u w:val="single"/>
        </w:rPr>
        <w:t>SITE PLAN</w:t>
      </w:r>
    </w:p>
    <w:p w14:paraId="76512D37" w14:textId="1E5DDF8E" w:rsidR="00A475B4" w:rsidRDefault="00A475B4">
      <w:pPr>
        <w:widowControl/>
        <w:rPr>
          <w:b/>
          <w:sz w:val="21"/>
          <w:szCs w:val="21"/>
          <w:u w:val="single"/>
        </w:rPr>
      </w:pPr>
    </w:p>
    <w:p w14:paraId="5CC107C3" w14:textId="77777777" w:rsidR="00810E19" w:rsidRPr="00BE2DF0" w:rsidRDefault="00810E19" w:rsidP="00810E19">
      <w:pPr>
        <w:jc w:val="center"/>
        <w:rPr>
          <w:b/>
          <w:sz w:val="20"/>
        </w:rPr>
      </w:pPr>
      <w:r>
        <w:rPr>
          <w:b/>
          <w:bCs/>
          <w:sz w:val="20"/>
        </w:rPr>
        <w:t xml:space="preserve">Premises: +/- 2,500 SF </w:t>
      </w:r>
    </w:p>
    <w:p w14:paraId="7453AAB7" w14:textId="77777777" w:rsidR="00810E19" w:rsidRPr="00BE2DF0" w:rsidRDefault="00810E19" w:rsidP="00810E19">
      <w:pPr>
        <w:jc w:val="center"/>
        <w:rPr>
          <w:b/>
          <w:bCs/>
          <w:sz w:val="20"/>
        </w:rPr>
      </w:pPr>
    </w:p>
    <w:p w14:paraId="544BD3DE" w14:textId="74A1F003" w:rsidR="00F96714" w:rsidRDefault="00F96714">
      <w:pPr>
        <w:widowControl/>
        <w:rPr>
          <w:b/>
          <w:sz w:val="21"/>
          <w:szCs w:val="21"/>
          <w:u w:val="single"/>
        </w:rPr>
      </w:pPr>
    </w:p>
    <w:p w14:paraId="1491CC2C" w14:textId="77777777" w:rsidR="00F96714" w:rsidRPr="00BE2DF0" w:rsidRDefault="00F96714" w:rsidP="00F96714">
      <w:pPr>
        <w:jc w:val="center"/>
        <w:rPr>
          <w:ins w:id="193" w:author="Len Erickson" w:date="2022-12-12T09:01:00Z"/>
          <w:b/>
          <w:bCs/>
          <w:sz w:val="20"/>
        </w:rPr>
      </w:pPr>
      <w:ins w:id="194" w:author="Len Erickson" w:date="2022-12-12T09:01:00Z">
        <w:r w:rsidRPr="00D70388">
          <w:rPr>
            <w:b/>
            <w:bCs/>
            <w:noProof/>
            <w:sz w:val="20"/>
          </w:rPr>
          <w:drawing>
            <wp:inline distT="0" distB="0" distL="0" distR="0" wp14:anchorId="3E153C8A" wp14:editId="4FC04AAE">
              <wp:extent cx="6400800" cy="4558665"/>
              <wp:effectExtent l="0" t="0" r="0" b="0"/>
              <wp:docPr id="3" name="Picture 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pic:nvPicPr>
                    <pic:blipFill>
                      <a:blip r:embed="rId16"/>
                      <a:stretch>
                        <a:fillRect/>
                      </a:stretch>
                    </pic:blipFill>
                    <pic:spPr>
                      <a:xfrm>
                        <a:off x="0" y="0"/>
                        <a:ext cx="6400800" cy="4558665"/>
                      </a:xfrm>
                      <a:prstGeom prst="rect">
                        <a:avLst/>
                      </a:prstGeom>
                    </pic:spPr>
                  </pic:pic>
                </a:graphicData>
              </a:graphic>
            </wp:inline>
          </w:drawing>
        </w:r>
      </w:ins>
    </w:p>
    <w:p w14:paraId="38527253" w14:textId="77777777" w:rsidR="00F96714" w:rsidRPr="00BE2DF0" w:rsidRDefault="00F96714" w:rsidP="00F96714">
      <w:pPr>
        <w:jc w:val="center"/>
        <w:rPr>
          <w:ins w:id="195" w:author="Len Erickson" w:date="2022-12-12T09:01:00Z"/>
          <w:b/>
          <w:bCs/>
          <w:sz w:val="20"/>
        </w:rPr>
      </w:pPr>
    </w:p>
    <w:p w14:paraId="4DF8B8C9" w14:textId="77777777" w:rsidR="00F96714" w:rsidRPr="00BE2DF0" w:rsidRDefault="00F96714" w:rsidP="00F96714">
      <w:pPr>
        <w:jc w:val="center"/>
        <w:rPr>
          <w:ins w:id="196" w:author="Len Erickson" w:date="2022-12-12T09:01:00Z"/>
          <w:b/>
          <w:bCs/>
          <w:sz w:val="20"/>
        </w:rPr>
      </w:pPr>
    </w:p>
    <w:p w14:paraId="59D5E0AB" w14:textId="77777777" w:rsidR="00F96714" w:rsidRPr="00BE2DF0" w:rsidRDefault="00F96714" w:rsidP="00F96714">
      <w:pPr>
        <w:jc w:val="center"/>
        <w:rPr>
          <w:ins w:id="197" w:author="Len Erickson" w:date="2022-12-12T09:01:00Z"/>
          <w:b/>
          <w:bCs/>
          <w:sz w:val="20"/>
        </w:rPr>
      </w:pPr>
    </w:p>
    <w:p w14:paraId="7D18DE4D" w14:textId="77777777" w:rsidR="00F96714" w:rsidRDefault="00F96714" w:rsidP="00F96714">
      <w:pPr>
        <w:jc w:val="center"/>
        <w:rPr>
          <w:ins w:id="198" w:author="Len Erickson" w:date="2022-12-12T09:01:00Z"/>
          <w:b/>
          <w:bCs/>
          <w:sz w:val="20"/>
        </w:rPr>
      </w:pPr>
    </w:p>
    <w:p w14:paraId="3ED492B2" w14:textId="77777777" w:rsidR="00F96714" w:rsidRPr="00BE2DF0" w:rsidRDefault="00F96714" w:rsidP="00F96714">
      <w:pPr>
        <w:rPr>
          <w:ins w:id="199" w:author="Len Erickson" w:date="2022-12-12T09:01:00Z"/>
          <w:b/>
          <w:bCs/>
          <w:sz w:val="20"/>
        </w:rPr>
      </w:pPr>
      <w:ins w:id="200" w:author="Len Erickson" w:date="2022-12-12T09:01:00Z">
        <w:r w:rsidRPr="007B57F9">
          <w:rPr>
            <w:b/>
            <w:bCs/>
            <w:noProof/>
            <w:sz w:val="20"/>
          </w:rPr>
          <w:lastRenderedPageBreak/>
          <w:drawing>
            <wp:anchor distT="0" distB="0" distL="114300" distR="114300" simplePos="0" relativeHeight="251661312" behindDoc="0" locked="0" layoutInCell="1" allowOverlap="1" wp14:anchorId="7C0C9166" wp14:editId="7864F1F9">
              <wp:simplePos x="0" y="0"/>
              <wp:positionH relativeFrom="column">
                <wp:posOffset>-180813</wp:posOffset>
              </wp:positionH>
              <wp:positionV relativeFrom="paragraph">
                <wp:posOffset>139700</wp:posOffset>
              </wp:positionV>
              <wp:extent cx="6400800" cy="4514850"/>
              <wp:effectExtent l="0" t="0" r="0" b="0"/>
              <wp:wrapSquare wrapText="bothSides"/>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400800" cy="4514850"/>
                      </a:xfrm>
                      <a:prstGeom prst="rect">
                        <a:avLst/>
                      </a:prstGeom>
                    </pic:spPr>
                  </pic:pic>
                </a:graphicData>
              </a:graphic>
            </wp:anchor>
          </w:drawing>
        </w:r>
        <w:r>
          <w:rPr>
            <w:b/>
            <w:bCs/>
            <w:sz w:val="20"/>
          </w:rPr>
          <w:br w:type="textWrapping" w:clear="all"/>
        </w:r>
      </w:ins>
    </w:p>
    <w:p w14:paraId="1912AB87" w14:textId="77777777" w:rsidR="00810E19" w:rsidRDefault="00810E19">
      <w:pPr>
        <w:widowControl/>
        <w:rPr>
          <w:b/>
          <w:sz w:val="21"/>
          <w:szCs w:val="21"/>
          <w:u w:val="single"/>
        </w:rPr>
      </w:pPr>
    </w:p>
    <w:p w14:paraId="6EA3700A" w14:textId="77777777" w:rsidR="00810E19" w:rsidRPr="00814CC7" w:rsidRDefault="00810E19">
      <w:pPr>
        <w:widowControl/>
        <w:rPr>
          <w:b/>
          <w:sz w:val="21"/>
          <w:szCs w:val="21"/>
          <w:u w:val="single"/>
        </w:rPr>
      </w:pPr>
    </w:p>
    <w:p w14:paraId="6C64C994" w14:textId="77777777" w:rsidR="001C15A6" w:rsidRDefault="001C15A6">
      <w:pPr>
        <w:widowControl/>
        <w:spacing w:line="480" w:lineRule="auto"/>
        <w:jc w:val="center"/>
        <w:rPr>
          <w:b/>
          <w:sz w:val="21"/>
          <w:szCs w:val="21"/>
          <w:u w:val="single"/>
        </w:rPr>
        <w:sectPr w:rsidR="001C15A6" w:rsidSect="00795B74">
          <w:footerReference w:type="default" r:id="rId18"/>
          <w:endnotePr>
            <w:numFmt w:val="decimal"/>
          </w:endnotePr>
          <w:pgSz w:w="12240" w:h="15840" w:code="1"/>
          <w:pgMar w:top="1440" w:right="1440" w:bottom="1440" w:left="1440" w:header="720" w:footer="720" w:gutter="0"/>
          <w:pgNumType w:start="1"/>
          <w:cols w:space="720"/>
          <w:noEndnote/>
          <w:docGrid w:linePitch="326"/>
        </w:sectPr>
      </w:pPr>
    </w:p>
    <w:p w14:paraId="728A9B33" w14:textId="5C38D15E" w:rsidR="001C15A6" w:rsidRPr="00814CC7" w:rsidRDefault="001C15A6" w:rsidP="001C15A6">
      <w:pPr>
        <w:widowControl/>
        <w:jc w:val="center"/>
        <w:rPr>
          <w:b/>
          <w:sz w:val="21"/>
          <w:szCs w:val="21"/>
          <w:u w:val="single"/>
        </w:rPr>
      </w:pPr>
      <w:r w:rsidRPr="00814CC7">
        <w:rPr>
          <w:b/>
          <w:sz w:val="21"/>
          <w:szCs w:val="21"/>
          <w:u w:val="single"/>
        </w:rPr>
        <w:lastRenderedPageBreak/>
        <w:t>EXHIBIT A</w:t>
      </w:r>
      <w:r>
        <w:rPr>
          <w:b/>
          <w:sz w:val="21"/>
          <w:szCs w:val="21"/>
          <w:u w:val="single"/>
        </w:rPr>
        <w:t>-1</w:t>
      </w:r>
    </w:p>
    <w:p w14:paraId="4A70EC03" w14:textId="77777777" w:rsidR="001C15A6" w:rsidRPr="00814CC7" w:rsidRDefault="001C15A6" w:rsidP="001C15A6">
      <w:pPr>
        <w:widowControl/>
        <w:jc w:val="center"/>
        <w:rPr>
          <w:b/>
          <w:sz w:val="21"/>
          <w:szCs w:val="21"/>
          <w:u w:val="single"/>
        </w:rPr>
      </w:pPr>
    </w:p>
    <w:p w14:paraId="691B0BEC" w14:textId="7786E602" w:rsidR="001C15A6" w:rsidRDefault="001C15A6" w:rsidP="001C15A6">
      <w:pPr>
        <w:widowControl/>
        <w:spacing w:line="480" w:lineRule="auto"/>
        <w:jc w:val="center"/>
        <w:rPr>
          <w:b/>
          <w:sz w:val="21"/>
          <w:szCs w:val="21"/>
          <w:u w:val="single"/>
        </w:rPr>
      </w:pPr>
      <w:r>
        <w:rPr>
          <w:b/>
          <w:sz w:val="21"/>
          <w:szCs w:val="21"/>
          <w:u w:val="single"/>
        </w:rPr>
        <w:t>RETAIL TENANTS UNDER OFFICE</w:t>
      </w:r>
    </w:p>
    <w:p w14:paraId="1CECC4A2" w14:textId="77777777" w:rsidR="007A0B54" w:rsidRDefault="007A0B54">
      <w:pPr>
        <w:widowControl/>
        <w:spacing w:line="480" w:lineRule="auto"/>
        <w:jc w:val="center"/>
        <w:rPr>
          <w:b/>
          <w:sz w:val="21"/>
          <w:szCs w:val="21"/>
          <w:u w:val="single"/>
        </w:rPr>
      </w:pPr>
    </w:p>
    <w:p w14:paraId="34A84DE5" w14:textId="77777777" w:rsidR="001C15A6" w:rsidRDefault="001C15A6">
      <w:pPr>
        <w:widowControl/>
        <w:spacing w:line="480" w:lineRule="auto"/>
        <w:jc w:val="center"/>
        <w:rPr>
          <w:b/>
          <w:sz w:val="21"/>
          <w:szCs w:val="21"/>
          <w:u w:val="single"/>
        </w:rPr>
      </w:pPr>
    </w:p>
    <w:p w14:paraId="046B3CCB" w14:textId="77777777" w:rsidR="001C15A6" w:rsidRDefault="001C15A6">
      <w:pPr>
        <w:widowControl/>
        <w:spacing w:line="480" w:lineRule="auto"/>
        <w:jc w:val="center"/>
        <w:rPr>
          <w:b/>
          <w:sz w:val="21"/>
          <w:szCs w:val="21"/>
          <w:u w:val="single"/>
        </w:rPr>
      </w:pPr>
    </w:p>
    <w:p w14:paraId="483976FB" w14:textId="77777777" w:rsidR="001C15A6" w:rsidRDefault="001C15A6">
      <w:pPr>
        <w:widowControl/>
        <w:spacing w:line="480" w:lineRule="auto"/>
        <w:jc w:val="center"/>
        <w:rPr>
          <w:b/>
          <w:sz w:val="21"/>
          <w:szCs w:val="21"/>
          <w:u w:val="single"/>
        </w:rPr>
      </w:pPr>
    </w:p>
    <w:p w14:paraId="2737029C" w14:textId="77777777" w:rsidR="001C15A6" w:rsidRDefault="001C15A6">
      <w:pPr>
        <w:widowControl/>
        <w:spacing w:line="480" w:lineRule="auto"/>
        <w:jc w:val="center"/>
        <w:rPr>
          <w:b/>
          <w:sz w:val="21"/>
          <w:szCs w:val="21"/>
          <w:u w:val="single"/>
        </w:rPr>
      </w:pPr>
    </w:p>
    <w:p w14:paraId="23409FBA" w14:textId="5F9661E9" w:rsidR="001C15A6" w:rsidRDefault="001C15A6">
      <w:pPr>
        <w:widowControl/>
        <w:spacing w:line="480" w:lineRule="auto"/>
        <w:jc w:val="center"/>
        <w:rPr>
          <w:b/>
          <w:sz w:val="21"/>
          <w:szCs w:val="21"/>
          <w:u w:val="single"/>
        </w:rPr>
        <w:sectPr w:rsidR="001C15A6" w:rsidSect="00795B74">
          <w:footerReference w:type="default" r:id="rId19"/>
          <w:endnotePr>
            <w:numFmt w:val="decimal"/>
          </w:endnotePr>
          <w:pgSz w:w="12240" w:h="15840" w:code="1"/>
          <w:pgMar w:top="1440" w:right="1440" w:bottom="1440" w:left="1440" w:header="720" w:footer="720" w:gutter="0"/>
          <w:pgNumType w:start="1"/>
          <w:cols w:space="720"/>
          <w:noEndnote/>
          <w:docGrid w:linePitch="326"/>
        </w:sectPr>
      </w:pPr>
    </w:p>
    <w:p w14:paraId="013C6915" w14:textId="033F5475" w:rsidR="004E16B8" w:rsidRPr="00814CC7" w:rsidRDefault="004E16B8" w:rsidP="004E16B8">
      <w:pPr>
        <w:widowControl/>
        <w:jc w:val="center"/>
        <w:rPr>
          <w:b/>
          <w:sz w:val="21"/>
          <w:szCs w:val="21"/>
          <w:u w:val="single"/>
        </w:rPr>
      </w:pPr>
      <w:r w:rsidRPr="00814CC7">
        <w:rPr>
          <w:b/>
          <w:sz w:val="21"/>
          <w:szCs w:val="21"/>
          <w:u w:val="single"/>
        </w:rPr>
        <w:lastRenderedPageBreak/>
        <w:t>EXHIBIT A</w:t>
      </w:r>
      <w:r>
        <w:rPr>
          <w:b/>
          <w:sz w:val="21"/>
          <w:szCs w:val="21"/>
          <w:u w:val="single"/>
        </w:rPr>
        <w:t>-</w:t>
      </w:r>
      <w:r w:rsidR="001C15A6">
        <w:rPr>
          <w:b/>
          <w:sz w:val="21"/>
          <w:szCs w:val="21"/>
          <w:u w:val="single"/>
        </w:rPr>
        <w:t>2</w:t>
      </w:r>
    </w:p>
    <w:p w14:paraId="0597FB30" w14:textId="77777777" w:rsidR="004E16B8" w:rsidRPr="00814CC7" w:rsidRDefault="004E16B8" w:rsidP="004E16B8">
      <w:pPr>
        <w:widowControl/>
        <w:jc w:val="center"/>
        <w:rPr>
          <w:b/>
          <w:sz w:val="21"/>
          <w:szCs w:val="21"/>
          <w:u w:val="single"/>
        </w:rPr>
      </w:pPr>
    </w:p>
    <w:p w14:paraId="328C0887" w14:textId="5E853AFA" w:rsidR="004E16B8" w:rsidRDefault="00561BF1" w:rsidP="004E16B8">
      <w:pPr>
        <w:widowControl/>
        <w:spacing w:line="480" w:lineRule="auto"/>
        <w:jc w:val="center"/>
        <w:rPr>
          <w:b/>
          <w:sz w:val="21"/>
          <w:szCs w:val="21"/>
          <w:u w:val="single"/>
        </w:rPr>
      </w:pPr>
      <w:r>
        <w:rPr>
          <w:b/>
          <w:sz w:val="21"/>
          <w:szCs w:val="21"/>
          <w:u w:val="single"/>
        </w:rPr>
        <w:t>LEGAL DESCRIPTION</w:t>
      </w:r>
    </w:p>
    <w:p w14:paraId="412FE8D6" w14:textId="77777777" w:rsidR="004E16B8" w:rsidRDefault="004E16B8" w:rsidP="004E16B8">
      <w:pPr>
        <w:widowControl/>
        <w:spacing w:line="480" w:lineRule="auto"/>
        <w:jc w:val="center"/>
        <w:rPr>
          <w:sz w:val="21"/>
          <w:szCs w:val="21"/>
        </w:rPr>
      </w:pPr>
    </w:p>
    <w:p w14:paraId="60494FD7" w14:textId="77777777" w:rsidR="0040214C" w:rsidRDefault="0040214C" w:rsidP="0040214C">
      <w:pPr>
        <w:jc w:val="both"/>
      </w:pPr>
      <w:r>
        <w:t>All that tract or parcel of land lying and being in Land Lots 398, 399, 400, 403, 404 and 405 of the 1st District, 1st Section, City of Johns Creek, Fulton County, Georgia and being more particularly described as follows:</w:t>
      </w:r>
    </w:p>
    <w:p w14:paraId="7788DF04" w14:textId="77777777" w:rsidR="0040214C" w:rsidRDefault="0040214C" w:rsidP="0040214C">
      <w:pPr>
        <w:jc w:val="both"/>
      </w:pPr>
    </w:p>
    <w:p w14:paraId="6604205C" w14:textId="58E09C94" w:rsidR="00425243" w:rsidRPr="004E16B8" w:rsidRDefault="0040214C" w:rsidP="0040214C">
      <w:pPr>
        <w:widowControl/>
        <w:jc w:val="both"/>
        <w:rPr>
          <w:sz w:val="21"/>
          <w:szCs w:val="21"/>
        </w:rPr>
      </w:pPr>
      <w:r>
        <w:t xml:space="preserve">BEGINNING at a Right of Way Monument at the easternmost mitered point of the intersection of the southwesterly Right of Way of McGinnis Ferry Road (Variable R/W) and the southeasterly Right of Way of Johns Creek Parkway (Variable R/W), from point thus established and running along the southwesterly Right of Way of McGinnis Ferry Road the following courses: along a curve to the right an arc length of 166.58 feet, (said curve having a radius of 1087.92 feet, with a chord bearing of South 48° 02' 21" East, and a chord length of 166.41 feet) to a Right of Way Monument found; thence South 33° 38' 50" East a distance of 101.43 feet to a Right of Way Monument found; thence running along a curve to the right an arc length of 178.37 feet, (said curve having a radius of 1073.24 feet, with a chord bearing of South 33° 34' 25" East, and a chord length of 178.16 feet) to a Right of Way Monument found; thence South 61° 04' 55" West a distance of 19.65 feet to a Right of Way Monument found; thence South 28° 01' 44" East a distance of 139.43 feet to a Right of Way Monument found; thence North 60° 53' 13" East a distance of 22.20 feet to a Right of Way Monument found; thence South 28° 32' 32" East a distance of 433.54 feet to a Right of Way Monument found; thence North 62° 38' 50" East a distance of 10.04 feet to a Right of Way Monument found; thence running along a curve to the left an arc length of 11.47 feet, (said curve having a radius of 1472.39 feet, with a chord bearing of South 31° 26' 54" East, and a chord length of 11.47 feet) to an iron pin set; thence leaving said Right of Way and running South 58° 15' 59" West a distance of 62.65 feet to an iron pin set; thence South 35° 28' 20" West a distance of 873.20 feet to an iron pin set; thence South 54° 47' 00" East a distance of 468.63 feet to an iron pin set on the northerly Right of Way of Lakefield Drive (60' R/W); thence running along said Right of Way the following courses: along a curve to the left an arc length of 245.96 feet, (said curve having a radius of 746.20 feet, with a chord bearing of South 66° 49' 23" West, and a chord length of 244.85 feet) to a point; thence South 57° 24' 04" West a distance of 107.97 feet to a point; thence running along a curve to the right an arc length of 496.82 feet, (said curve having a radius of 788.51 feet, with a chord bearing of South 75° 27' 04" West, and a chord length of 488.64 feet) to a point; thence North 86° 28' 45" West a distance of 492.53 feet to a 1/2" rebar with cap found; thence running along a curve to the right an arc length of 31.65 feet, (said curve having a radius of 20.00 feet, with a chord bearing of North 41° 09' 36" West, and a chord length of 28.45 feet) to a 1/2" rebar with cap found on the easterly Right of Way of Johns creek Parkway (Variable R/W); thence running along said Right of Way the following courses: along a curve to the right an arc length of 281.81 feet, (said curve having a radius of 680.20 feet, with a chord bearing of North 16° 08' 08" East, and a chord length of 279.80 feet)to a 1/2" rebar with cap found; thence North 27° 58' 32" East a distance of 351.87 feet to a point; thence running along a curve to the left an arc length of 427.09 feet, (said curve having a radius of 738.50 feet, with a chord bearing of North 11° 28' 12" East, and a chord length of 421.17 feet) to a 1/2" rebar with cap found; thence North 05° 01' 35" West a distance of 386.80 feet to a 1/2" rebar found; thence running along a curve to the right an arc length of 382.42 feet, (said curve having a radius of 378.41 feet, with a </w:t>
      </w:r>
      <w:r>
        <w:lastRenderedPageBreak/>
        <w:t>chord bearing of North 23° 58' 35" East, and a chord length of 366.35 feet) to a 1/2" rebar found; thence North 53° 01' 31" East a distance of 169.37 feet to a 1/2" rebar found; thence running along a curve to the left an arc length of 173.45 feet, (said curve having a radius of 962.73 feet, with a chord bearing of North 47° 51' 28" East, and a chord length of 173.22 feet) to a point; thence South 47° 50' 35" East a distance of 10.00 feet to a point; thence running along a curve to the left an arc length of 163.79 feet, (said curve having a radius of 972.73 feet, with a chord bearing of North 37° 52' 02" East, and a chord length of 163.59 feet) to a point; thence running along a miter North 67° 41' 45" East a distance of 102.81 feet to the TRUE POINT OF BEGINNING.  Said tract contains 41.710 Acres (1,816,871 Square Feet)</w:t>
      </w:r>
      <w:r w:rsidR="00561BF1" w:rsidRPr="002D3F0F">
        <w:t>.</w:t>
      </w:r>
    </w:p>
    <w:p w14:paraId="475A5E03" w14:textId="533443CB" w:rsidR="004E16B8" w:rsidRDefault="004E16B8">
      <w:pPr>
        <w:widowControl/>
        <w:spacing w:line="480" w:lineRule="auto"/>
        <w:jc w:val="center"/>
        <w:rPr>
          <w:b/>
          <w:sz w:val="21"/>
          <w:szCs w:val="21"/>
          <w:u w:val="single"/>
        </w:rPr>
      </w:pPr>
    </w:p>
    <w:p w14:paraId="70D564D7" w14:textId="77777777" w:rsidR="004E16B8" w:rsidRDefault="004E16B8">
      <w:pPr>
        <w:widowControl/>
        <w:spacing w:line="480" w:lineRule="auto"/>
        <w:jc w:val="center"/>
        <w:rPr>
          <w:b/>
          <w:sz w:val="21"/>
          <w:szCs w:val="21"/>
          <w:u w:val="single"/>
        </w:rPr>
        <w:sectPr w:rsidR="004E16B8" w:rsidSect="00795B74">
          <w:footerReference w:type="default" r:id="rId20"/>
          <w:endnotePr>
            <w:numFmt w:val="decimal"/>
          </w:endnotePr>
          <w:pgSz w:w="12240" w:h="15840" w:code="1"/>
          <w:pgMar w:top="1440" w:right="1440" w:bottom="1440" w:left="1440" w:header="720" w:footer="720" w:gutter="0"/>
          <w:pgNumType w:start="1"/>
          <w:cols w:space="720"/>
          <w:noEndnote/>
          <w:docGrid w:linePitch="326"/>
        </w:sectPr>
      </w:pPr>
    </w:p>
    <w:p w14:paraId="458A7E72" w14:textId="77777777" w:rsidR="00A475B4" w:rsidRPr="00814CC7" w:rsidRDefault="00A475B4">
      <w:pPr>
        <w:widowControl/>
        <w:spacing w:line="480" w:lineRule="auto"/>
        <w:jc w:val="center"/>
        <w:rPr>
          <w:b/>
          <w:sz w:val="21"/>
          <w:szCs w:val="21"/>
        </w:rPr>
      </w:pPr>
      <w:r w:rsidRPr="00814CC7">
        <w:rPr>
          <w:b/>
          <w:sz w:val="21"/>
          <w:szCs w:val="21"/>
          <w:u w:val="single"/>
        </w:rPr>
        <w:lastRenderedPageBreak/>
        <w:t>EXHIBIT B</w:t>
      </w:r>
    </w:p>
    <w:p w14:paraId="6D21BC72" w14:textId="77777777" w:rsidR="00A475B4" w:rsidRPr="00814CC7" w:rsidRDefault="00A475B4">
      <w:pPr>
        <w:widowControl/>
        <w:jc w:val="center"/>
        <w:rPr>
          <w:b/>
          <w:bCs/>
          <w:sz w:val="21"/>
          <w:szCs w:val="21"/>
          <w:u w:val="single"/>
        </w:rPr>
      </w:pPr>
      <w:r w:rsidRPr="00814CC7">
        <w:rPr>
          <w:b/>
          <w:bCs/>
          <w:sz w:val="21"/>
          <w:szCs w:val="21"/>
          <w:u w:val="single"/>
        </w:rPr>
        <w:t>RULES AND REGULATIONS</w:t>
      </w:r>
    </w:p>
    <w:p w14:paraId="424743DF" w14:textId="77777777" w:rsidR="00A475B4" w:rsidRPr="00814CC7" w:rsidRDefault="00A475B4">
      <w:pPr>
        <w:widowControl/>
        <w:tabs>
          <w:tab w:val="left" w:pos="720"/>
          <w:tab w:val="left" w:pos="1440"/>
          <w:tab w:val="left" w:pos="2160"/>
          <w:tab w:val="left" w:pos="2880"/>
        </w:tabs>
        <w:jc w:val="both"/>
        <w:rPr>
          <w:sz w:val="21"/>
          <w:szCs w:val="21"/>
        </w:rPr>
      </w:pPr>
    </w:p>
    <w:p w14:paraId="43038F90" w14:textId="77777777" w:rsidR="007A0B54" w:rsidRDefault="007A0B54" w:rsidP="007A0B54">
      <w:pPr>
        <w:autoSpaceDE w:val="0"/>
        <w:autoSpaceDN w:val="0"/>
        <w:adjustRightInd w:val="0"/>
        <w:spacing w:after="240"/>
        <w:ind w:firstLine="720"/>
        <w:jc w:val="both"/>
        <w:rPr>
          <w:color w:val="1B1B1B"/>
          <w:sz w:val="21"/>
          <w:szCs w:val="21"/>
        </w:rPr>
      </w:pPr>
      <w:r>
        <w:rPr>
          <w:color w:val="1B1B1B"/>
          <w:sz w:val="21"/>
          <w:szCs w:val="21"/>
        </w:rPr>
        <w:t>Tenant expressly covenants and agrees, at all times during the Term, and at such other times as Tenant occupies the Premises or any part thereof, to comply, at its own cost and expense, with the following:</w:t>
      </w:r>
    </w:p>
    <w:p w14:paraId="7AA76113" w14:textId="77777777" w:rsidR="007A0B5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Any handling of freight for any purpose, or deliveries to or from the Premises, shall be made in a manner which is consistent with good shopping center practice and only at such times, in such areas, and through such entrances and exits as are from time to time designated for such purposes by Landlord (the "</w:t>
      </w:r>
      <w:r w:rsidRPr="00A846D1">
        <w:rPr>
          <w:b/>
          <w:color w:val="1B1B1B"/>
          <w:sz w:val="21"/>
          <w:szCs w:val="21"/>
        </w:rPr>
        <w:t>Loading Area</w:t>
      </w:r>
      <w:r w:rsidRPr="008C4C1C">
        <w:rPr>
          <w:color w:val="1B1B1B"/>
          <w:sz w:val="21"/>
          <w:szCs w:val="21"/>
        </w:rPr>
        <w:t xml:space="preserve">"). Any truck or machine used for handling freight or making deliveries in the Premises or in the Shopping Center shall have rubber tires and side guards. There shall not be any parking or standing by delivery vehicles outside of the Loading Area or in any location that interferes with the use of any travel lanes or the parking garage. </w:t>
      </w:r>
      <w:r w:rsidR="00A846D1">
        <w:rPr>
          <w:color w:val="1B1B1B"/>
          <w:sz w:val="21"/>
          <w:szCs w:val="21"/>
        </w:rPr>
        <w:t>Between the hours of 7:00</w:t>
      </w:r>
      <w:r w:rsidR="00913AA4">
        <w:rPr>
          <w:color w:val="1B1B1B"/>
          <w:sz w:val="21"/>
          <w:szCs w:val="21"/>
        </w:rPr>
        <w:t xml:space="preserve"> </w:t>
      </w:r>
      <w:r w:rsidR="00A846D1">
        <w:rPr>
          <w:color w:val="1B1B1B"/>
          <w:sz w:val="21"/>
          <w:szCs w:val="21"/>
        </w:rPr>
        <w:t xml:space="preserve">a.m. and </w:t>
      </w:r>
      <w:r w:rsidRPr="008C4C1C">
        <w:rPr>
          <w:color w:val="1B1B1B"/>
          <w:sz w:val="21"/>
          <w:szCs w:val="21"/>
        </w:rPr>
        <w:t>10:00 a.m. of each day, Tenant shall complete, or cause to be completed, all deliveries, loading, unloading, and services to the Premises.  No hand trucks, mail carts or mailbags shall be used in customer elevators or carried through customer entrances and exits.</w:t>
      </w:r>
    </w:p>
    <w:p w14:paraId="024406F9" w14:textId="77777777" w:rsidR="007A0B54" w:rsidRPr="008C4C1C"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not (</w:t>
      </w:r>
      <w:proofErr w:type="spellStart"/>
      <w:r w:rsidRPr="008C4C1C">
        <w:rPr>
          <w:color w:val="1B1B1B"/>
          <w:sz w:val="21"/>
          <w:szCs w:val="21"/>
        </w:rPr>
        <w:t>i</w:t>
      </w:r>
      <w:proofErr w:type="spellEnd"/>
      <w:r w:rsidRPr="008C4C1C">
        <w:rPr>
          <w:color w:val="1B1B1B"/>
          <w:sz w:val="21"/>
          <w:szCs w:val="21"/>
        </w:rPr>
        <w:t>) suffer, allow or permit any vibration, noise, odor or flashing or bright</w:t>
      </w:r>
      <w:r>
        <w:rPr>
          <w:color w:val="1B1B1B"/>
          <w:sz w:val="21"/>
          <w:szCs w:val="21"/>
        </w:rPr>
        <w:t xml:space="preserve"> </w:t>
      </w:r>
      <w:r w:rsidRPr="008C4C1C">
        <w:rPr>
          <w:color w:val="1B1B1B"/>
          <w:sz w:val="21"/>
          <w:szCs w:val="21"/>
        </w:rPr>
        <w:t>light to emanate from the Premises or from any machine or other installation located therein, or otherwise</w:t>
      </w:r>
      <w:r>
        <w:rPr>
          <w:color w:val="1B1B1B"/>
          <w:sz w:val="21"/>
          <w:szCs w:val="21"/>
        </w:rPr>
        <w:t xml:space="preserve"> </w:t>
      </w:r>
      <w:r w:rsidRPr="008C4C1C">
        <w:rPr>
          <w:color w:val="1B1B1B"/>
          <w:sz w:val="21"/>
          <w:szCs w:val="21"/>
        </w:rPr>
        <w:t>suffer, allow or permit the same to constitute a nuisance to or interfere with the safety, comfort or</w:t>
      </w:r>
      <w:r>
        <w:rPr>
          <w:color w:val="1B1B1B"/>
          <w:sz w:val="21"/>
          <w:szCs w:val="21"/>
        </w:rPr>
        <w:t xml:space="preserve"> </w:t>
      </w:r>
      <w:r w:rsidRPr="008C4C1C">
        <w:rPr>
          <w:color w:val="1B1B1B"/>
          <w:sz w:val="21"/>
          <w:szCs w:val="21"/>
        </w:rPr>
        <w:t>convenience of Landlord or of any other occupant or user of the Shopping Center; (ii) display, paint, or</w:t>
      </w:r>
      <w:r>
        <w:rPr>
          <w:color w:val="1B1B1B"/>
          <w:sz w:val="21"/>
          <w:szCs w:val="21"/>
        </w:rPr>
        <w:t xml:space="preserve"> </w:t>
      </w:r>
      <w:r w:rsidRPr="008C4C1C">
        <w:rPr>
          <w:color w:val="1B1B1B"/>
          <w:sz w:val="21"/>
          <w:szCs w:val="21"/>
        </w:rPr>
        <w:t>place any handbills, bumper stickers or other advertising devices on any vehicle(s) parked in the parking</w:t>
      </w:r>
      <w:r>
        <w:rPr>
          <w:color w:val="1B1B1B"/>
          <w:sz w:val="21"/>
          <w:szCs w:val="21"/>
        </w:rPr>
        <w:t xml:space="preserve"> </w:t>
      </w:r>
      <w:r w:rsidRPr="008C4C1C">
        <w:rPr>
          <w:color w:val="1B1B1B"/>
          <w:sz w:val="21"/>
          <w:szCs w:val="21"/>
        </w:rPr>
        <w:t>area(s) of the Shopping Center or the parking deck, whether belonging to Tenant, its employee(s), or any</w:t>
      </w:r>
      <w:r>
        <w:rPr>
          <w:color w:val="1B1B1B"/>
          <w:sz w:val="21"/>
          <w:szCs w:val="21"/>
        </w:rPr>
        <w:t xml:space="preserve"> </w:t>
      </w:r>
      <w:r w:rsidRPr="008C4C1C">
        <w:rPr>
          <w:color w:val="1B1B1B"/>
          <w:sz w:val="21"/>
          <w:szCs w:val="21"/>
        </w:rPr>
        <w:t xml:space="preserve">other person(s); </w:t>
      </w:r>
      <w:r w:rsidRPr="008C4C1C">
        <w:rPr>
          <w:rFonts w:ascii="Arial" w:hAnsi="Arial" w:cs="Arial"/>
          <w:color w:val="1B1B1B"/>
          <w:sz w:val="20"/>
          <w:szCs w:val="20"/>
        </w:rPr>
        <w:t xml:space="preserve">(iii) </w:t>
      </w:r>
      <w:r w:rsidRPr="008C4C1C">
        <w:rPr>
          <w:color w:val="1B1B1B"/>
          <w:sz w:val="21"/>
          <w:szCs w:val="21"/>
        </w:rPr>
        <w:t>solicit business or distribute any handbills or other advertising materials in the</w:t>
      </w:r>
      <w:r>
        <w:rPr>
          <w:color w:val="1B1B1B"/>
          <w:sz w:val="21"/>
          <w:szCs w:val="21"/>
        </w:rPr>
        <w:t xml:space="preserve"> </w:t>
      </w:r>
      <w:r w:rsidRPr="008C4C1C">
        <w:rPr>
          <w:color w:val="1B1B1B"/>
          <w:sz w:val="21"/>
          <w:szCs w:val="21"/>
        </w:rPr>
        <w:t>Common Areas; (iv) conduct or permit any activities in the Shopping Center that might constitute a</w:t>
      </w:r>
      <w:r>
        <w:rPr>
          <w:color w:val="1B1B1B"/>
          <w:sz w:val="21"/>
          <w:szCs w:val="21"/>
        </w:rPr>
        <w:t xml:space="preserve"> </w:t>
      </w:r>
      <w:r w:rsidRPr="008C4C1C">
        <w:rPr>
          <w:color w:val="1B1B1B"/>
          <w:sz w:val="21"/>
          <w:szCs w:val="21"/>
        </w:rPr>
        <w:t>public or private nuisance; (v) permit the parking of any vehicles or the placement of any displays, trash</w:t>
      </w:r>
      <w:r>
        <w:rPr>
          <w:color w:val="1B1B1B"/>
          <w:sz w:val="21"/>
          <w:szCs w:val="21"/>
        </w:rPr>
        <w:t xml:space="preserve"> </w:t>
      </w:r>
      <w:r w:rsidRPr="008C4C1C">
        <w:rPr>
          <w:color w:val="1B1B1B"/>
          <w:sz w:val="21"/>
          <w:szCs w:val="21"/>
        </w:rPr>
        <w:t>receptacles or other items, so as to interfere with the use of any driveway, fire lane, corridor, walkway,</w:t>
      </w:r>
      <w:r>
        <w:rPr>
          <w:color w:val="1B1B1B"/>
          <w:sz w:val="21"/>
          <w:szCs w:val="21"/>
        </w:rPr>
        <w:t xml:space="preserve"> </w:t>
      </w:r>
      <w:r w:rsidRPr="008C4C1C">
        <w:rPr>
          <w:color w:val="1B1B1B"/>
          <w:sz w:val="21"/>
          <w:szCs w:val="21"/>
        </w:rPr>
        <w:t>parking area, mall or any other Common Area; (vi) use or occupy the Premises or permit anything to be</w:t>
      </w:r>
      <w:r>
        <w:rPr>
          <w:color w:val="1B1B1B"/>
          <w:sz w:val="21"/>
          <w:szCs w:val="21"/>
        </w:rPr>
        <w:t xml:space="preserve"> </w:t>
      </w:r>
      <w:r w:rsidRPr="008C4C1C">
        <w:rPr>
          <w:color w:val="1B1B1B"/>
          <w:sz w:val="21"/>
          <w:szCs w:val="21"/>
        </w:rPr>
        <w:t>done therein which in any manner might cause injury or damage in or about the Shopping Center; or (vii)</w:t>
      </w:r>
      <w:r>
        <w:rPr>
          <w:color w:val="1B1B1B"/>
          <w:sz w:val="21"/>
          <w:szCs w:val="21"/>
        </w:rPr>
        <w:t xml:space="preserve"> </w:t>
      </w:r>
      <w:r w:rsidRPr="008C4C1C">
        <w:rPr>
          <w:color w:val="1B1B1B"/>
          <w:sz w:val="21"/>
          <w:szCs w:val="21"/>
        </w:rPr>
        <w:t>use or occupy the Premises in any manner which is unreasonably annoying to other tenants in the</w:t>
      </w:r>
      <w:r>
        <w:rPr>
          <w:color w:val="1B1B1B"/>
          <w:sz w:val="21"/>
          <w:szCs w:val="21"/>
        </w:rPr>
        <w:t xml:space="preserve"> </w:t>
      </w:r>
      <w:r w:rsidRPr="008C4C1C">
        <w:rPr>
          <w:color w:val="1B1B1B"/>
          <w:sz w:val="21"/>
          <w:szCs w:val="21"/>
        </w:rPr>
        <w:t>Shopping Center unless directly occasioned by the proper conduct of Tenant's business in the Premises.</w:t>
      </w:r>
    </w:p>
    <w:p w14:paraId="06CC35AF" w14:textId="77777777" w:rsidR="007A0B5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secure and protect the Premises, and all property located within the</w:t>
      </w:r>
      <w:r>
        <w:rPr>
          <w:color w:val="1B1B1B"/>
          <w:sz w:val="21"/>
          <w:szCs w:val="21"/>
        </w:rPr>
        <w:t xml:space="preserve"> </w:t>
      </w:r>
      <w:r w:rsidRPr="008C4C1C">
        <w:rPr>
          <w:color w:val="1B1B1B"/>
          <w:sz w:val="21"/>
          <w:szCs w:val="21"/>
        </w:rPr>
        <w:t>Premises. Tenant acknowledges and agrees that it, and not Landlord, is solely responsible for securing</w:t>
      </w:r>
      <w:r>
        <w:rPr>
          <w:color w:val="1B1B1B"/>
          <w:sz w:val="21"/>
          <w:szCs w:val="21"/>
        </w:rPr>
        <w:t xml:space="preserve"> </w:t>
      </w:r>
      <w:r w:rsidRPr="008C4C1C">
        <w:rPr>
          <w:color w:val="1B1B1B"/>
          <w:sz w:val="21"/>
          <w:szCs w:val="21"/>
        </w:rPr>
        <w:t>and protecting the Premises, and all property located within the Premises.</w:t>
      </w:r>
    </w:p>
    <w:p w14:paraId="63342908" w14:textId="77777777" w:rsidR="007A0B5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use the plumbing within the Premises and the Shopping Center only for the purpose for which it is designed. Tenant shall be solely responsible for any breakage, stoppage or</w:t>
      </w:r>
      <w:r>
        <w:rPr>
          <w:color w:val="1B1B1B"/>
          <w:sz w:val="21"/>
          <w:szCs w:val="21"/>
        </w:rPr>
        <w:t xml:space="preserve"> </w:t>
      </w:r>
      <w:r w:rsidRPr="008C4C1C">
        <w:rPr>
          <w:color w:val="1B1B1B"/>
          <w:sz w:val="21"/>
          <w:szCs w:val="21"/>
        </w:rPr>
        <w:t>damage resulting from its violation of this provision, and shall pay any costs associated therewith to</w:t>
      </w:r>
      <w:r>
        <w:rPr>
          <w:color w:val="1B1B1B"/>
          <w:sz w:val="21"/>
          <w:szCs w:val="21"/>
        </w:rPr>
        <w:t xml:space="preserve"> </w:t>
      </w:r>
      <w:r w:rsidRPr="008C4C1C">
        <w:rPr>
          <w:color w:val="1B1B1B"/>
          <w:sz w:val="21"/>
          <w:szCs w:val="21"/>
        </w:rPr>
        <w:t xml:space="preserve">Landlord upon demand as </w:t>
      </w:r>
      <w:r w:rsidR="003E2472">
        <w:rPr>
          <w:color w:val="1B1B1B"/>
          <w:sz w:val="21"/>
          <w:szCs w:val="21"/>
        </w:rPr>
        <w:t>Additional Rent</w:t>
      </w:r>
      <w:r w:rsidRPr="008C4C1C">
        <w:rPr>
          <w:color w:val="1B1B1B"/>
          <w:sz w:val="21"/>
          <w:szCs w:val="21"/>
        </w:rPr>
        <w:t>.</w:t>
      </w:r>
    </w:p>
    <w:p w14:paraId="6316FA0D" w14:textId="77777777" w:rsidR="007A0B5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contract for and use termite and pest extermination services for the Premises,</w:t>
      </w:r>
      <w:r>
        <w:rPr>
          <w:color w:val="1B1B1B"/>
          <w:sz w:val="21"/>
          <w:szCs w:val="21"/>
        </w:rPr>
        <w:t xml:space="preserve"> </w:t>
      </w:r>
      <w:r w:rsidRPr="008C4C1C">
        <w:rPr>
          <w:color w:val="1B1B1B"/>
          <w:sz w:val="21"/>
          <w:szCs w:val="21"/>
        </w:rPr>
        <w:t>and with such contractor, as Landlord may from time to time designate. Tenant shall not be obligated to</w:t>
      </w:r>
      <w:r>
        <w:rPr>
          <w:color w:val="1B1B1B"/>
          <w:sz w:val="21"/>
          <w:szCs w:val="21"/>
        </w:rPr>
        <w:t xml:space="preserve"> </w:t>
      </w:r>
      <w:r w:rsidRPr="008C4C1C">
        <w:rPr>
          <w:color w:val="1B1B1B"/>
          <w:sz w:val="21"/>
          <w:szCs w:val="21"/>
        </w:rPr>
        <w:t>pay more for such service than the prevailing competitive rate charged by reputable, independent</w:t>
      </w:r>
      <w:r>
        <w:rPr>
          <w:color w:val="1B1B1B"/>
          <w:sz w:val="21"/>
          <w:szCs w:val="21"/>
        </w:rPr>
        <w:t xml:space="preserve"> </w:t>
      </w:r>
      <w:r w:rsidRPr="008C4C1C">
        <w:rPr>
          <w:color w:val="1B1B1B"/>
          <w:sz w:val="21"/>
          <w:szCs w:val="21"/>
        </w:rPr>
        <w:t>contractors. If Landlord does not designate such contractor, Tenant may employ a reputable contractor of</w:t>
      </w:r>
      <w:r>
        <w:rPr>
          <w:color w:val="1B1B1B"/>
          <w:sz w:val="21"/>
          <w:szCs w:val="21"/>
        </w:rPr>
        <w:t xml:space="preserve"> </w:t>
      </w:r>
      <w:r w:rsidRPr="008C4C1C">
        <w:rPr>
          <w:color w:val="1B1B1B"/>
          <w:sz w:val="21"/>
          <w:szCs w:val="21"/>
        </w:rPr>
        <w:t xml:space="preserve">its choosing, subject to Landlord's </w:t>
      </w:r>
      <w:r w:rsidR="00041BA8">
        <w:rPr>
          <w:color w:val="1B1B1B"/>
          <w:sz w:val="21"/>
          <w:szCs w:val="21"/>
        </w:rPr>
        <w:t xml:space="preserve">reasonable </w:t>
      </w:r>
      <w:r w:rsidRPr="008C4C1C">
        <w:rPr>
          <w:color w:val="1B1B1B"/>
          <w:sz w:val="21"/>
          <w:szCs w:val="21"/>
        </w:rPr>
        <w:t>prior written consent.</w:t>
      </w:r>
    </w:p>
    <w:p w14:paraId="0383B3B2" w14:textId="77777777" w:rsidR="007A0B5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install and maintain at all times a display of merchandise in the display</w:t>
      </w:r>
      <w:r>
        <w:rPr>
          <w:color w:val="1B1B1B"/>
          <w:sz w:val="21"/>
          <w:szCs w:val="21"/>
        </w:rPr>
        <w:t xml:space="preserve"> </w:t>
      </w:r>
      <w:r w:rsidRPr="008C4C1C">
        <w:rPr>
          <w:color w:val="1B1B1B"/>
          <w:sz w:val="21"/>
          <w:szCs w:val="21"/>
        </w:rPr>
        <w:t>windows (if any) of the Premises and shall keep such display windows well lighted during all Shopping</w:t>
      </w:r>
      <w:r>
        <w:rPr>
          <w:color w:val="1B1B1B"/>
          <w:sz w:val="21"/>
          <w:szCs w:val="21"/>
        </w:rPr>
        <w:t xml:space="preserve"> </w:t>
      </w:r>
      <w:r w:rsidRPr="008C4C1C">
        <w:rPr>
          <w:color w:val="1B1B1B"/>
          <w:sz w:val="21"/>
          <w:szCs w:val="21"/>
        </w:rPr>
        <w:t>Center business hours and for at least one (1) hour thereafter. All articles, and the arrangement, style,</w:t>
      </w:r>
      <w:r>
        <w:rPr>
          <w:color w:val="1B1B1B"/>
          <w:sz w:val="21"/>
          <w:szCs w:val="21"/>
        </w:rPr>
        <w:t xml:space="preserve"> </w:t>
      </w:r>
      <w:proofErr w:type="gramStart"/>
      <w:r w:rsidRPr="008C4C1C">
        <w:rPr>
          <w:color w:val="1B1B1B"/>
          <w:sz w:val="21"/>
          <w:szCs w:val="21"/>
        </w:rPr>
        <w:t>color</w:t>
      </w:r>
      <w:proofErr w:type="gramEnd"/>
      <w:r w:rsidRPr="008C4C1C">
        <w:rPr>
          <w:color w:val="1B1B1B"/>
          <w:sz w:val="21"/>
          <w:szCs w:val="21"/>
        </w:rPr>
        <w:t xml:space="preserve"> and general appearance thereof, shall be in keeping with the character and standards of the</w:t>
      </w:r>
      <w:r>
        <w:rPr>
          <w:color w:val="1B1B1B"/>
          <w:sz w:val="21"/>
          <w:szCs w:val="21"/>
        </w:rPr>
        <w:t xml:space="preserve"> </w:t>
      </w:r>
      <w:r w:rsidRPr="008C4C1C">
        <w:rPr>
          <w:color w:val="1B1B1B"/>
          <w:sz w:val="21"/>
          <w:szCs w:val="21"/>
        </w:rPr>
        <w:t>Shopping Center as reasonably determined by Landlord.</w:t>
      </w:r>
    </w:p>
    <w:p w14:paraId="6E916783" w14:textId="77777777" w:rsidR="007A0B5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lastRenderedPageBreak/>
        <w:t>Tenant shall participate in any window cleaning program that may be established by</w:t>
      </w:r>
      <w:r>
        <w:rPr>
          <w:color w:val="1B1B1B"/>
          <w:sz w:val="21"/>
          <w:szCs w:val="21"/>
        </w:rPr>
        <w:t xml:space="preserve"> </w:t>
      </w:r>
      <w:r w:rsidRPr="008C4C1C">
        <w:rPr>
          <w:color w:val="1B1B1B"/>
          <w:sz w:val="21"/>
          <w:szCs w:val="21"/>
        </w:rPr>
        <w:t>Landlord. Tenant shall not be obligated to pay more for its participation in such window cleaning</w:t>
      </w:r>
      <w:r>
        <w:rPr>
          <w:color w:val="1B1B1B"/>
          <w:sz w:val="21"/>
          <w:szCs w:val="21"/>
        </w:rPr>
        <w:t xml:space="preserve"> </w:t>
      </w:r>
      <w:r w:rsidRPr="008C4C1C">
        <w:rPr>
          <w:color w:val="1B1B1B"/>
          <w:sz w:val="21"/>
          <w:szCs w:val="21"/>
        </w:rPr>
        <w:t>program than the prevailing competitive rate charged by reputable independent window cleaning</w:t>
      </w:r>
      <w:r>
        <w:rPr>
          <w:color w:val="1B1B1B"/>
          <w:sz w:val="21"/>
          <w:szCs w:val="21"/>
        </w:rPr>
        <w:t xml:space="preserve"> </w:t>
      </w:r>
      <w:r w:rsidRPr="008C4C1C">
        <w:rPr>
          <w:color w:val="1B1B1B"/>
          <w:sz w:val="21"/>
          <w:szCs w:val="21"/>
        </w:rPr>
        <w:t>contractors for equal service on a direct and individual basis.</w:t>
      </w:r>
    </w:p>
    <w:p w14:paraId="5B3D011A" w14:textId="77777777" w:rsidR="007A0B5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If Tenant undertakes any construction activities which cause any work stoppage,</w:t>
      </w:r>
      <w:r>
        <w:rPr>
          <w:color w:val="1B1B1B"/>
          <w:sz w:val="21"/>
          <w:szCs w:val="21"/>
        </w:rPr>
        <w:t xml:space="preserve"> </w:t>
      </w:r>
      <w:r w:rsidRPr="008C4C1C">
        <w:rPr>
          <w:color w:val="1B1B1B"/>
          <w:sz w:val="21"/>
          <w:szCs w:val="21"/>
        </w:rPr>
        <w:t>picketing, labor disruption or dispute, so as to interfere with activities at the Shopping Center, Tenant</w:t>
      </w:r>
      <w:r>
        <w:rPr>
          <w:color w:val="1B1B1B"/>
          <w:sz w:val="21"/>
          <w:szCs w:val="21"/>
        </w:rPr>
        <w:t xml:space="preserve"> </w:t>
      </w:r>
      <w:r w:rsidRPr="008C4C1C">
        <w:rPr>
          <w:color w:val="1B1B1B"/>
          <w:sz w:val="21"/>
          <w:szCs w:val="21"/>
        </w:rPr>
        <w:t>shall, upon request from Landlord, immediately suspend any construction work being performed in the</w:t>
      </w:r>
      <w:r>
        <w:rPr>
          <w:color w:val="1B1B1B"/>
          <w:sz w:val="21"/>
          <w:szCs w:val="21"/>
        </w:rPr>
        <w:t xml:space="preserve"> </w:t>
      </w:r>
      <w:r w:rsidRPr="008C4C1C">
        <w:rPr>
          <w:color w:val="1B1B1B"/>
          <w:sz w:val="21"/>
          <w:szCs w:val="21"/>
        </w:rPr>
        <w:t>Premises giving rise to such labor problems. Tenant shall have no claim for damages of any nature</w:t>
      </w:r>
      <w:r>
        <w:rPr>
          <w:color w:val="1B1B1B"/>
          <w:sz w:val="21"/>
          <w:szCs w:val="21"/>
        </w:rPr>
        <w:t xml:space="preserve"> </w:t>
      </w:r>
      <w:r w:rsidRPr="008C4C1C">
        <w:rPr>
          <w:color w:val="1B1B1B"/>
          <w:sz w:val="21"/>
          <w:szCs w:val="21"/>
        </w:rPr>
        <w:t>against Landlord for such suspension nor shall the Commencement Date be extended as a result thereof.</w:t>
      </w:r>
    </w:p>
    <w:p w14:paraId="4E602DAB" w14:textId="77777777" w:rsidR="007A0B5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promptly obtain all permits, including occupancy permits, for the Premises</w:t>
      </w:r>
      <w:r>
        <w:rPr>
          <w:color w:val="1B1B1B"/>
          <w:sz w:val="21"/>
          <w:szCs w:val="21"/>
        </w:rPr>
        <w:t xml:space="preserve"> </w:t>
      </w:r>
      <w:r w:rsidRPr="008C4C1C">
        <w:rPr>
          <w:color w:val="1B1B1B"/>
          <w:sz w:val="21"/>
          <w:szCs w:val="21"/>
        </w:rPr>
        <w:t>or its use thereof. Tenant shall pay before delinquency all license and permit fees, and other charges of a</w:t>
      </w:r>
      <w:r>
        <w:rPr>
          <w:color w:val="1B1B1B"/>
          <w:sz w:val="21"/>
          <w:szCs w:val="21"/>
        </w:rPr>
        <w:t xml:space="preserve"> </w:t>
      </w:r>
      <w:r w:rsidRPr="008C4C1C">
        <w:rPr>
          <w:color w:val="1B1B1B"/>
          <w:sz w:val="21"/>
          <w:szCs w:val="21"/>
        </w:rPr>
        <w:t>similar nature, for the conduct of any business in, or any use of, the Premises. Upon request Tenant shall</w:t>
      </w:r>
      <w:r>
        <w:rPr>
          <w:color w:val="1B1B1B"/>
          <w:sz w:val="21"/>
          <w:szCs w:val="21"/>
        </w:rPr>
        <w:t xml:space="preserve"> </w:t>
      </w:r>
      <w:r w:rsidRPr="008C4C1C">
        <w:rPr>
          <w:color w:val="1B1B1B"/>
          <w:sz w:val="21"/>
          <w:szCs w:val="21"/>
        </w:rPr>
        <w:t>provide to Landlord a copy of all its permits, including the certificate of occupancy.</w:t>
      </w:r>
    </w:p>
    <w:p w14:paraId="5AC4D030" w14:textId="77777777" w:rsidR="007A0B5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may not display or sell merchandise outside the defined exterior walls and</w:t>
      </w:r>
      <w:r>
        <w:rPr>
          <w:color w:val="1B1B1B"/>
          <w:sz w:val="21"/>
          <w:szCs w:val="21"/>
        </w:rPr>
        <w:t xml:space="preserve"> </w:t>
      </w:r>
      <w:r w:rsidRPr="008C4C1C">
        <w:rPr>
          <w:color w:val="1B1B1B"/>
          <w:sz w:val="21"/>
          <w:szCs w:val="21"/>
        </w:rPr>
        <w:t>permanent doorways of the Premises, nor shall Tenant permit grocery carts, portable signs, or any other</w:t>
      </w:r>
      <w:r>
        <w:rPr>
          <w:color w:val="1B1B1B"/>
          <w:sz w:val="21"/>
          <w:szCs w:val="21"/>
        </w:rPr>
        <w:t xml:space="preserve"> </w:t>
      </w:r>
      <w:r w:rsidRPr="008C4C1C">
        <w:rPr>
          <w:color w:val="1B1B1B"/>
          <w:sz w:val="21"/>
          <w:szCs w:val="21"/>
        </w:rPr>
        <w:t xml:space="preserve">objects to be placed or stored or to remain outside of said exterior walls and doorways. </w:t>
      </w:r>
      <w:r>
        <w:rPr>
          <w:color w:val="1B1B1B"/>
          <w:sz w:val="21"/>
          <w:szCs w:val="21"/>
        </w:rPr>
        <w:t xml:space="preserve"> </w:t>
      </w:r>
      <w:r w:rsidRPr="008C4C1C">
        <w:rPr>
          <w:color w:val="1B1B1B"/>
          <w:sz w:val="21"/>
          <w:szCs w:val="21"/>
        </w:rPr>
        <w:t>If Tenant does</w:t>
      </w:r>
      <w:r>
        <w:rPr>
          <w:color w:val="1B1B1B"/>
          <w:sz w:val="21"/>
          <w:szCs w:val="21"/>
        </w:rPr>
        <w:t xml:space="preserve"> </w:t>
      </w:r>
      <w:r w:rsidRPr="008C4C1C">
        <w:rPr>
          <w:color w:val="1B1B1B"/>
          <w:sz w:val="21"/>
          <w:szCs w:val="21"/>
        </w:rPr>
        <w:t>display or sell merchandise outside of the Premises, or does permit any objects to be placed or stored</w:t>
      </w:r>
      <w:r>
        <w:rPr>
          <w:color w:val="1B1B1B"/>
          <w:sz w:val="21"/>
          <w:szCs w:val="21"/>
        </w:rPr>
        <w:t xml:space="preserve"> </w:t>
      </w:r>
      <w:r w:rsidRPr="008C4C1C">
        <w:rPr>
          <w:color w:val="1B1B1B"/>
          <w:sz w:val="21"/>
          <w:szCs w:val="21"/>
        </w:rPr>
        <w:t xml:space="preserve">outside of the Premises, with or without Landlord's permission, Tenant's </w:t>
      </w:r>
      <w:proofErr w:type="gramStart"/>
      <w:r w:rsidRPr="008C4C1C">
        <w:rPr>
          <w:color w:val="1B1B1B"/>
          <w:sz w:val="21"/>
          <w:szCs w:val="21"/>
        </w:rPr>
        <w:t>indemnification</w:t>
      </w:r>
      <w:proofErr w:type="gramEnd"/>
      <w:r w:rsidRPr="008C4C1C">
        <w:rPr>
          <w:color w:val="1B1B1B"/>
          <w:sz w:val="21"/>
          <w:szCs w:val="21"/>
        </w:rPr>
        <w:t xml:space="preserve"> and insurance</w:t>
      </w:r>
      <w:r>
        <w:rPr>
          <w:color w:val="1B1B1B"/>
          <w:sz w:val="21"/>
          <w:szCs w:val="21"/>
        </w:rPr>
        <w:t xml:space="preserve"> </w:t>
      </w:r>
      <w:r w:rsidRPr="008C4C1C">
        <w:rPr>
          <w:color w:val="1B1B1B"/>
          <w:sz w:val="21"/>
          <w:szCs w:val="21"/>
        </w:rPr>
        <w:t>coverage (as provided in the Lease) shall apply to such conduct and the foregoing shall not be deemed to</w:t>
      </w:r>
      <w:r>
        <w:rPr>
          <w:color w:val="1B1B1B"/>
          <w:sz w:val="21"/>
          <w:szCs w:val="21"/>
        </w:rPr>
        <w:t xml:space="preserve"> </w:t>
      </w:r>
      <w:r w:rsidRPr="008C4C1C">
        <w:rPr>
          <w:color w:val="1B1B1B"/>
          <w:sz w:val="21"/>
          <w:szCs w:val="21"/>
        </w:rPr>
        <w:t>be Landlord's consent to any such conduct by Tenant.</w:t>
      </w:r>
    </w:p>
    <w:p w14:paraId="4B739DD3" w14:textId="77777777" w:rsidR="007A0B5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B1B1B"/>
          <w:sz w:val="21"/>
          <w:szCs w:val="21"/>
        </w:rPr>
        <w:t>Tenant shall not conduct or permit to be conducted any auction, fire, "going out of</w:t>
      </w:r>
      <w:r>
        <w:rPr>
          <w:color w:val="1B1B1B"/>
          <w:sz w:val="21"/>
          <w:szCs w:val="21"/>
        </w:rPr>
        <w:t xml:space="preserve"> </w:t>
      </w:r>
      <w:r w:rsidRPr="008C4C1C">
        <w:rPr>
          <w:color w:val="1B1B1B"/>
          <w:sz w:val="21"/>
          <w:szCs w:val="21"/>
        </w:rPr>
        <w:t>business" or similar type of sale (whether real or fictitious) from the Premises; provided, however that this</w:t>
      </w:r>
      <w:r>
        <w:rPr>
          <w:color w:val="1B1B1B"/>
          <w:sz w:val="21"/>
          <w:szCs w:val="21"/>
        </w:rPr>
        <w:t xml:space="preserve"> </w:t>
      </w:r>
      <w:r w:rsidRPr="008C4C1C">
        <w:rPr>
          <w:color w:val="1B1B1B"/>
          <w:sz w:val="21"/>
          <w:szCs w:val="21"/>
        </w:rPr>
        <w:t>provision shall not restrict the absolute freedom (as between Landlord and Tenant) of Tenant to determine</w:t>
      </w:r>
      <w:r>
        <w:rPr>
          <w:color w:val="1B1B1B"/>
          <w:sz w:val="21"/>
          <w:szCs w:val="21"/>
        </w:rPr>
        <w:t xml:space="preserve"> </w:t>
      </w:r>
      <w:r w:rsidRPr="008C4C1C">
        <w:rPr>
          <w:color w:val="1B1B1B"/>
          <w:sz w:val="21"/>
          <w:szCs w:val="21"/>
        </w:rPr>
        <w:t>its own selling prices nor shall it preclude periodic, seasonal, promotional or clearance sales held in the</w:t>
      </w:r>
      <w:r>
        <w:rPr>
          <w:color w:val="1B1B1B"/>
          <w:sz w:val="21"/>
          <w:szCs w:val="21"/>
        </w:rPr>
        <w:t xml:space="preserve"> </w:t>
      </w:r>
      <w:r w:rsidRPr="008C4C1C">
        <w:rPr>
          <w:color w:val="1B1B1B"/>
          <w:sz w:val="21"/>
          <w:szCs w:val="21"/>
        </w:rPr>
        <w:t>ordinary course of business.</w:t>
      </w:r>
    </w:p>
    <w:p w14:paraId="2D7A8012" w14:textId="77777777" w:rsidR="007A0B54" w:rsidRPr="008C4C1C"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 load on any floor in the Shopping Center which exceeds the load</w:t>
      </w:r>
      <w:r>
        <w:rPr>
          <w:color w:val="1F1F1F"/>
          <w:sz w:val="21"/>
          <w:szCs w:val="21"/>
        </w:rPr>
        <w:t xml:space="preserve"> </w:t>
      </w:r>
      <w:r w:rsidRPr="008C4C1C">
        <w:rPr>
          <w:color w:val="1F1F1F"/>
          <w:sz w:val="21"/>
          <w:szCs w:val="21"/>
        </w:rPr>
        <w:t>which the floor was designed to carry, or which may result in improper weight distribution on such floors.</w:t>
      </w:r>
    </w:p>
    <w:p w14:paraId="4F8FF2E7" w14:textId="77777777" w:rsidR="007A0B54" w:rsidRPr="008C4C1C"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 xml:space="preserve">Tenant shall not install, </w:t>
      </w:r>
      <w:proofErr w:type="gramStart"/>
      <w:r w:rsidRPr="008C4C1C">
        <w:rPr>
          <w:color w:val="1F1F1F"/>
          <w:sz w:val="21"/>
          <w:szCs w:val="21"/>
        </w:rPr>
        <w:t>operate</w:t>
      </w:r>
      <w:proofErr w:type="gramEnd"/>
      <w:r w:rsidRPr="008C4C1C">
        <w:rPr>
          <w:color w:val="1F1F1F"/>
          <w:sz w:val="21"/>
          <w:szCs w:val="21"/>
        </w:rPr>
        <w:t xml:space="preserve"> or maintain in the Premises, or in any other area of the</w:t>
      </w:r>
      <w:r>
        <w:rPr>
          <w:color w:val="1F1F1F"/>
          <w:sz w:val="21"/>
          <w:szCs w:val="21"/>
        </w:rPr>
        <w:t xml:space="preserve"> </w:t>
      </w:r>
      <w:r w:rsidRPr="008C4C1C">
        <w:rPr>
          <w:color w:val="1F1F1F"/>
          <w:sz w:val="21"/>
          <w:szCs w:val="21"/>
        </w:rPr>
        <w:t>Shopping Center, electrical equipment which does not bear the Underwriters Laboratories seal of</w:t>
      </w:r>
      <w:r>
        <w:rPr>
          <w:color w:val="1F1F1F"/>
          <w:sz w:val="21"/>
          <w:szCs w:val="21"/>
        </w:rPr>
        <w:t xml:space="preserve"> </w:t>
      </w:r>
      <w:r w:rsidRPr="008C4C1C">
        <w:rPr>
          <w:color w:val="1F1F1F"/>
          <w:sz w:val="21"/>
          <w:szCs w:val="21"/>
        </w:rPr>
        <w:t>approval, or which would overload the electrical system or any part thereof beyond its capacity for</w:t>
      </w:r>
      <w:r>
        <w:rPr>
          <w:color w:val="1F1F1F"/>
          <w:sz w:val="21"/>
          <w:szCs w:val="21"/>
        </w:rPr>
        <w:t xml:space="preserve"> </w:t>
      </w:r>
      <w:r w:rsidRPr="008C4C1C">
        <w:rPr>
          <w:color w:val="1F1F1F"/>
          <w:sz w:val="21"/>
          <w:szCs w:val="21"/>
        </w:rPr>
        <w:t>proper, efficient and safe operation.</w:t>
      </w:r>
    </w:p>
    <w:p w14:paraId="606662E1" w14:textId="77777777" w:rsidR="007A0B54" w:rsidRPr="008C4C1C"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provide sound barriers for all mechanical systems serving the Premises.</w:t>
      </w:r>
    </w:p>
    <w:p w14:paraId="52EC3F35" w14:textId="77777777" w:rsidR="007A0B54" w:rsidRPr="008C4C1C"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store, display, sell, or distribute any alcoholic beverages, dangerous</w:t>
      </w:r>
      <w:r>
        <w:rPr>
          <w:color w:val="1F1F1F"/>
          <w:sz w:val="21"/>
          <w:szCs w:val="21"/>
        </w:rPr>
        <w:t xml:space="preserve"> </w:t>
      </w:r>
      <w:r w:rsidRPr="008C4C1C">
        <w:rPr>
          <w:color w:val="1F1F1F"/>
          <w:sz w:val="21"/>
          <w:szCs w:val="21"/>
        </w:rPr>
        <w:t>materials, flammable materials, explosives, or weapons in the Premises, or conduct any unsafe activities</w:t>
      </w:r>
      <w:r>
        <w:rPr>
          <w:color w:val="1F1F1F"/>
          <w:sz w:val="21"/>
          <w:szCs w:val="21"/>
        </w:rPr>
        <w:t xml:space="preserve"> </w:t>
      </w:r>
      <w:r w:rsidRPr="008C4C1C">
        <w:rPr>
          <w:color w:val="1F1F1F"/>
          <w:sz w:val="21"/>
          <w:szCs w:val="21"/>
        </w:rPr>
        <w:t xml:space="preserve">therein, unless permitted pursuant to </w:t>
      </w:r>
      <w:r>
        <w:rPr>
          <w:color w:val="1F1F1F"/>
          <w:sz w:val="21"/>
          <w:szCs w:val="21"/>
        </w:rPr>
        <w:t>the Permitted Use.</w:t>
      </w:r>
    </w:p>
    <w:p w14:paraId="4C41BC8E" w14:textId="77777777" w:rsidR="007A0B54" w:rsidRPr="008C4C1C"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 xml:space="preserve">Tenant shall not sell, distribute, </w:t>
      </w:r>
      <w:proofErr w:type="gramStart"/>
      <w:r w:rsidRPr="008C4C1C">
        <w:rPr>
          <w:color w:val="1F1F1F"/>
          <w:sz w:val="21"/>
          <w:szCs w:val="21"/>
        </w:rPr>
        <w:t>display</w:t>
      </w:r>
      <w:proofErr w:type="gramEnd"/>
      <w:r w:rsidRPr="008C4C1C">
        <w:rPr>
          <w:color w:val="1F1F1F"/>
          <w:sz w:val="21"/>
          <w:szCs w:val="21"/>
        </w:rPr>
        <w:t xml:space="preserve"> or offer for sale (</w:t>
      </w:r>
      <w:proofErr w:type="spellStart"/>
      <w:r w:rsidRPr="008C4C1C">
        <w:rPr>
          <w:color w:val="1F1F1F"/>
          <w:sz w:val="21"/>
          <w:szCs w:val="21"/>
        </w:rPr>
        <w:t>i</w:t>
      </w:r>
      <w:proofErr w:type="spellEnd"/>
      <w:r w:rsidRPr="008C4C1C">
        <w:rPr>
          <w:color w:val="1F1F1F"/>
          <w:sz w:val="21"/>
          <w:szCs w:val="21"/>
        </w:rPr>
        <w:t>) any paraphernalia commonly</w:t>
      </w:r>
      <w:r>
        <w:rPr>
          <w:color w:val="1F1F1F"/>
          <w:sz w:val="21"/>
          <w:szCs w:val="21"/>
        </w:rPr>
        <w:t xml:space="preserve"> </w:t>
      </w:r>
      <w:r w:rsidRPr="008C4C1C">
        <w:rPr>
          <w:color w:val="1F1F1F"/>
          <w:sz w:val="21"/>
          <w:szCs w:val="21"/>
        </w:rPr>
        <w:t xml:space="preserve">employed in the use or ingestion of illicit drugs, or </w:t>
      </w:r>
      <w:r w:rsidRPr="008C4C1C">
        <w:rPr>
          <w:color w:val="1F1F1F"/>
          <w:sz w:val="20"/>
          <w:szCs w:val="20"/>
        </w:rPr>
        <w:t xml:space="preserve">(ii) </w:t>
      </w:r>
      <w:r w:rsidRPr="008C4C1C">
        <w:rPr>
          <w:color w:val="1F1F1F"/>
          <w:sz w:val="21"/>
          <w:szCs w:val="21"/>
        </w:rPr>
        <w:t>any X-rated, pornographic, lewd, or so-called</w:t>
      </w:r>
      <w:r>
        <w:rPr>
          <w:color w:val="1F1F1F"/>
          <w:sz w:val="21"/>
          <w:szCs w:val="21"/>
        </w:rPr>
        <w:t xml:space="preserve"> </w:t>
      </w:r>
      <w:r w:rsidRPr="008C4C1C">
        <w:rPr>
          <w:color w:val="1F1F1F"/>
          <w:sz w:val="21"/>
          <w:szCs w:val="21"/>
        </w:rPr>
        <w:t>"adult" newspaper, book, magazine, film, picture, video tape or video disk.</w:t>
      </w:r>
    </w:p>
    <w:p w14:paraId="10EB676F" w14:textId="77777777" w:rsidR="00B52797" w:rsidRPr="000D15AA" w:rsidRDefault="007A0B54" w:rsidP="000D15AA">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operate or permit to be operated in the Premises any automatic teller</w:t>
      </w:r>
      <w:r>
        <w:rPr>
          <w:color w:val="1F1F1F"/>
          <w:sz w:val="21"/>
          <w:szCs w:val="21"/>
        </w:rPr>
        <w:t xml:space="preserve"> </w:t>
      </w:r>
      <w:r w:rsidRPr="008C4C1C">
        <w:rPr>
          <w:color w:val="1F1F1F"/>
          <w:sz w:val="21"/>
          <w:szCs w:val="21"/>
        </w:rPr>
        <w:t>machines, or any coin or token operated vending machine or similar device including telephones, lockers,</w:t>
      </w:r>
      <w:r>
        <w:rPr>
          <w:color w:val="1F1F1F"/>
          <w:sz w:val="21"/>
          <w:szCs w:val="21"/>
        </w:rPr>
        <w:t xml:space="preserve"> </w:t>
      </w:r>
      <w:r w:rsidRPr="008C4C1C">
        <w:rPr>
          <w:color w:val="1F1F1F"/>
          <w:sz w:val="21"/>
          <w:szCs w:val="21"/>
        </w:rPr>
        <w:t xml:space="preserve">toilets, scales, amusement devices, and machines for the sale of beverages, foods, candy, </w:t>
      </w:r>
      <w:proofErr w:type="gramStart"/>
      <w:r w:rsidRPr="008C4C1C">
        <w:rPr>
          <w:color w:val="1F1F1F"/>
          <w:sz w:val="21"/>
          <w:szCs w:val="21"/>
        </w:rPr>
        <w:t>cigarettes</w:t>
      </w:r>
      <w:proofErr w:type="gramEnd"/>
      <w:r w:rsidRPr="008C4C1C">
        <w:rPr>
          <w:color w:val="1F1F1F"/>
          <w:sz w:val="21"/>
          <w:szCs w:val="21"/>
        </w:rPr>
        <w:t xml:space="preserve"> or</w:t>
      </w:r>
      <w:r>
        <w:rPr>
          <w:color w:val="1F1F1F"/>
          <w:sz w:val="21"/>
          <w:szCs w:val="21"/>
        </w:rPr>
        <w:t xml:space="preserve"> </w:t>
      </w:r>
      <w:r w:rsidRPr="008C4C1C">
        <w:rPr>
          <w:color w:val="1F1F1F"/>
          <w:sz w:val="21"/>
          <w:szCs w:val="21"/>
        </w:rPr>
        <w:t>other goods.</w:t>
      </w:r>
    </w:p>
    <w:p w14:paraId="31EBCA9E" w14:textId="77777777" w:rsidR="007A0B54" w:rsidRPr="008C4C1C"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radio or television aerial</w:t>
      </w:r>
      <w:r w:rsidR="006D5A44">
        <w:rPr>
          <w:color w:val="1F1F1F"/>
          <w:sz w:val="21"/>
          <w:szCs w:val="21"/>
        </w:rPr>
        <w:t>, HVAC unit</w:t>
      </w:r>
      <w:r w:rsidRPr="008C4C1C">
        <w:rPr>
          <w:color w:val="1F1F1F"/>
          <w:sz w:val="21"/>
          <w:szCs w:val="21"/>
        </w:rPr>
        <w:t xml:space="preserve"> or other </w:t>
      </w:r>
      <w:r w:rsidR="006D5A44">
        <w:rPr>
          <w:color w:val="1F1F1F"/>
          <w:sz w:val="21"/>
          <w:szCs w:val="21"/>
        </w:rPr>
        <w:t xml:space="preserve">equipment or </w:t>
      </w:r>
      <w:r w:rsidRPr="008C4C1C">
        <w:rPr>
          <w:color w:val="1F1F1F"/>
          <w:sz w:val="21"/>
          <w:szCs w:val="21"/>
        </w:rPr>
        <w:t>device may be erected by Tenant on the roof or on</w:t>
      </w:r>
      <w:r>
        <w:rPr>
          <w:color w:val="1F1F1F"/>
          <w:sz w:val="21"/>
          <w:szCs w:val="21"/>
        </w:rPr>
        <w:t xml:space="preserve"> </w:t>
      </w:r>
      <w:r w:rsidRPr="008C4C1C">
        <w:rPr>
          <w:color w:val="1F1F1F"/>
          <w:sz w:val="21"/>
          <w:szCs w:val="21"/>
        </w:rPr>
        <w:t>any exterio</w:t>
      </w:r>
      <w:r w:rsidR="002D732E">
        <w:rPr>
          <w:color w:val="1F1F1F"/>
          <w:sz w:val="21"/>
          <w:szCs w:val="21"/>
        </w:rPr>
        <w:t>r wall of the Premises, or the B</w:t>
      </w:r>
      <w:r w:rsidRPr="008C4C1C">
        <w:rPr>
          <w:color w:val="1F1F1F"/>
          <w:sz w:val="21"/>
          <w:szCs w:val="21"/>
        </w:rPr>
        <w:t>uilding, without Landlord's</w:t>
      </w:r>
      <w:r>
        <w:rPr>
          <w:color w:val="1F1F1F"/>
          <w:sz w:val="21"/>
          <w:szCs w:val="21"/>
        </w:rPr>
        <w:t xml:space="preserve"> </w:t>
      </w:r>
      <w:r w:rsidRPr="008C4C1C">
        <w:rPr>
          <w:color w:val="1F1F1F"/>
          <w:sz w:val="21"/>
          <w:szCs w:val="21"/>
        </w:rPr>
        <w:t xml:space="preserve">prior written consent. Any aerial or other </w:t>
      </w:r>
      <w:r w:rsidR="006D5A44">
        <w:rPr>
          <w:color w:val="1F1F1F"/>
          <w:sz w:val="21"/>
          <w:szCs w:val="21"/>
        </w:rPr>
        <w:t xml:space="preserve">equipment </w:t>
      </w:r>
      <w:r w:rsidRPr="008C4C1C">
        <w:rPr>
          <w:color w:val="1F1F1F"/>
          <w:sz w:val="21"/>
          <w:szCs w:val="21"/>
        </w:rPr>
        <w:t>installed without such written consent shall be subject to</w:t>
      </w:r>
      <w:r>
        <w:rPr>
          <w:color w:val="1F1F1F"/>
          <w:sz w:val="21"/>
          <w:szCs w:val="21"/>
        </w:rPr>
        <w:t xml:space="preserve"> </w:t>
      </w:r>
      <w:r w:rsidRPr="008C4C1C">
        <w:rPr>
          <w:color w:val="1F1F1F"/>
          <w:sz w:val="21"/>
          <w:szCs w:val="21"/>
        </w:rPr>
        <w:t>removal by Landlord, at Tenant's sole risk and expense, without notice.</w:t>
      </w:r>
      <w:r w:rsidR="00693006" w:rsidRPr="00693006">
        <w:rPr>
          <w:rFonts w:eastAsia="Times New Roman"/>
          <w:snapToGrid w:val="0"/>
          <w:sz w:val="21"/>
          <w:szCs w:val="21"/>
        </w:rPr>
        <w:t xml:space="preserve"> </w:t>
      </w:r>
      <w:r w:rsidR="00693006" w:rsidRPr="00693006">
        <w:rPr>
          <w:color w:val="1F1F1F"/>
          <w:sz w:val="21"/>
          <w:szCs w:val="21"/>
        </w:rPr>
        <w:t xml:space="preserve">Notwithstanding any contrary provision of this </w:t>
      </w:r>
      <w:r w:rsidR="00693006" w:rsidRPr="00693006">
        <w:rPr>
          <w:color w:val="1F1F1F"/>
          <w:sz w:val="21"/>
          <w:szCs w:val="21"/>
        </w:rPr>
        <w:lastRenderedPageBreak/>
        <w:t xml:space="preserve">Lease, Tenant shall have no right to access the </w:t>
      </w:r>
      <w:r w:rsidR="002D732E">
        <w:rPr>
          <w:color w:val="1F1F1F"/>
          <w:sz w:val="21"/>
          <w:szCs w:val="21"/>
        </w:rPr>
        <w:t>roof of the Premises or of the B</w:t>
      </w:r>
      <w:r w:rsidR="00693006" w:rsidRPr="00693006">
        <w:rPr>
          <w:color w:val="1F1F1F"/>
          <w:sz w:val="21"/>
          <w:szCs w:val="21"/>
        </w:rPr>
        <w:t xml:space="preserve">uilding for any reason (including, without limitation, repair and maintenance obligations, installation and/or repair of communications systems, etc.) without </w:t>
      </w:r>
      <w:r w:rsidR="00693006">
        <w:rPr>
          <w:color w:val="1F1F1F"/>
          <w:sz w:val="21"/>
          <w:szCs w:val="21"/>
        </w:rPr>
        <w:t xml:space="preserve">the </w:t>
      </w:r>
      <w:r w:rsidR="00693006" w:rsidRPr="00693006">
        <w:rPr>
          <w:color w:val="1F1F1F"/>
          <w:sz w:val="21"/>
          <w:szCs w:val="21"/>
        </w:rPr>
        <w:t>prior written consent of Landlord</w:t>
      </w:r>
      <w:r w:rsidR="00693006">
        <w:rPr>
          <w:color w:val="1F1F1F"/>
          <w:sz w:val="21"/>
          <w:szCs w:val="21"/>
        </w:rPr>
        <w:t>, which consent shall be conditioned upon</w:t>
      </w:r>
      <w:r w:rsidR="006D5A44">
        <w:rPr>
          <w:color w:val="1F1F1F"/>
          <w:sz w:val="21"/>
          <w:szCs w:val="21"/>
        </w:rPr>
        <w:t>, but not limited to</w:t>
      </w:r>
      <w:r w:rsidR="00693006">
        <w:rPr>
          <w:color w:val="1F1F1F"/>
          <w:sz w:val="21"/>
          <w:szCs w:val="21"/>
        </w:rPr>
        <w:t xml:space="preserve"> (</w:t>
      </w:r>
      <w:r w:rsidR="006D5A44">
        <w:rPr>
          <w:color w:val="1F1F1F"/>
          <w:sz w:val="21"/>
          <w:szCs w:val="21"/>
        </w:rPr>
        <w:t>a</w:t>
      </w:r>
      <w:r w:rsidR="00693006">
        <w:rPr>
          <w:color w:val="1F1F1F"/>
          <w:sz w:val="21"/>
          <w:szCs w:val="21"/>
        </w:rPr>
        <w:t xml:space="preserve">) </w:t>
      </w:r>
      <w:r w:rsidR="006D5A44">
        <w:rPr>
          <w:color w:val="1F1F1F"/>
          <w:sz w:val="21"/>
          <w:szCs w:val="21"/>
        </w:rPr>
        <w:t xml:space="preserve">the prior approval by Landlord of </w:t>
      </w:r>
      <w:r w:rsidR="00693006" w:rsidRPr="00693006">
        <w:rPr>
          <w:color w:val="1F1F1F"/>
          <w:sz w:val="21"/>
          <w:szCs w:val="21"/>
        </w:rPr>
        <w:t>Tenant’s plans for the installation</w:t>
      </w:r>
      <w:r w:rsidR="00693006">
        <w:rPr>
          <w:color w:val="1F1F1F"/>
          <w:sz w:val="21"/>
          <w:szCs w:val="21"/>
        </w:rPr>
        <w:t xml:space="preserve">, repair or maintenance of any </w:t>
      </w:r>
      <w:r w:rsidR="00693006" w:rsidRPr="00693006">
        <w:rPr>
          <w:color w:val="1F1F1F"/>
          <w:sz w:val="21"/>
          <w:szCs w:val="21"/>
        </w:rPr>
        <w:t>equipment</w:t>
      </w:r>
      <w:r w:rsidR="006D5A44">
        <w:rPr>
          <w:color w:val="1F1F1F"/>
          <w:sz w:val="21"/>
          <w:szCs w:val="21"/>
        </w:rPr>
        <w:t>;</w:t>
      </w:r>
      <w:r w:rsidR="00693006" w:rsidRPr="00693006">
        <w:rPr>
          <w:color w:val="1F1F1F"/>
          <w:sz w:val="21"/>
          <w:szCs w:val="21"/>
        </w:rPr>
        <w:t xml:space="preserve"> (b) Tenant utiliz</w:t>
      </w:r>
      <w:r w:rsidR="006D5A44">
        <w:rPr>
          <w:color w:val="1F1F1F"/>
          <w:sz w:val="21"/>
          <w:szCs w:val="21"/>
        </w:rPr>
        <w:t xml:space="preserve">ation of a </w:t>
      </w:r>
      <w:r w:rsidR="00693006" w:rsidRPr="00693006">
        <w:rPr>
          <w:color w:val="1F1F1F"/>
          <w:sz w:val="21"/>
          <w:szCs w:val="21"/>
        </w:rPr>
        <w:t xml:space="preserve">contractor designated or approved by Landlord for all roof penetrations </w:t>
      </w:r>
      <w:r w:rsidR="00693006">
        <w:rPr>
          <w:color w:val="1F1F1F"/>
          <w:sz w:val="21"/>
          <w:szCs w:val="21"/>
        </w:rPr>
        <w:t xml:space="preserve">and access </w:t>
      </w:r>
      <w:r w:rsidR="00693006" w:rsidRPr="00693006">
        <w:rPr>
          <w:color w:val="1F1F1F"/>
          <w:sz w:val="21"/>
          <w:szCs w:val="21"/>
        </w:rPr>
        <w:t xml:space="preserve">so as not to void any existing </w:t>
      </w:r>
      <w:r w:rsidR="006D5A44">
        <w:rPr>
          <w:color w:val="1F1F1F"/>
          <w:sz w:val="21"/>
          <w:szCs w:val="21"/>
        </w:rPr>
        <w:t xml:space="preserve">roof </w:t>
      </w:r>
      <w:r w:rsidR="00693006" w:rsidRPr="00693006">
        <w:rPr>
          <w:color w:val="1F1F1F"/>
          <w:sz w:val="21"/>
          <w:szCs w:val="21"/>
        </w:rPr>
        <w:t>warranties</w:t>
      </w:r>
      <w:r w:rsidR="006D5A44">
        <w:rPr>
          <w:color w:val="1F1F1F"/>
          <w:sz w:val="21"/>
          <w:szCs w:val="21"/>
        </w:rPr>
        <w:t>;</w:t>
      </w:r>
      <w:r w:rsidR="00693006" w:rsidRPr="00693006">
        <w:rPr>
          <w:color w:val="1F1F1F"/>
          <w:sz w:val="21"/>
          <w:szCs w:val="21"/>
        </w:rPr>
        <w:t xml:space="preserve"> (c) Tenant maint</w:t>
      </w:r>
      <w:r w:rsidR="006D5A44">
        <w:rPr>
          <w:color w:val="1F1F1F"/>
          <w:sz w:val="21"/>
          <w:szCs w:val="21"/>
        </w:rPr>
        <w:t xml:space="preserve">enance of </w:t>
      </w:r>
      <w:r w:rsidR="00693006" w:rsidRPr="00693006">
        <w:rPr>
          <w:color w:val="1F1F1F"/>
          <w:sz w:val="21"/>
          <w:szCs w:val="21"/>
        </w:rPr>
        <w:t xml:space="preserve">the area where roof penetrations </w:t>
      </w:r>
      <w:r w:rsidR="006D5A44">
        <w:rPr>
          <w:color w:val="1F1F1F"/>
          <w:sz w:val="21"/>
          <w:szCs w:val="21"/>
        </w:rPr>
        <w:t xml:space="preserve">or installations </w:t>
      </w:r>
      <w:r w:rsidR="00693006" w:rsidRPr="00693006">
        <w:rPr>
          <w:color w:val="1F1F1F"/>
          <w:sz w:val="21"/>
          <w:szCs w:val="21"/>
        </w:rPr>
        <w:t>are made while Tenant’s equipment is present</w:t>
      </w:r>
      <w:r w:rsidR="006D5A44">
        <w:rPr>
          <w:color w:val="1F1F1F"/>
          <w:sz w:val="21"/>
          <w:szCs w:val="21"/>
        </w:rPr>
        <w:t>;</w:t>
      </w:r>
      <w:r w:rsidR="00693006" w:rsidRPr="00693006">
        <w:rPr>
          <w:color w:val="1F1F1F"/>
          <w:sz w:val="21"/>
          <w:szCs w:val="21"/>
        </w:rPr>
        <w:t xml:space="preserve"> (d) </w:t>
      </w:r>
      <w:r w:rsidR="00693006">
        <w:rPr>
          <w:color w:val="1F1F1F"/>
          <w:sz w:val="21"/>
          <w:szCs w:val="21"/>
        </w:rPr>
        <w:t>insuring the structural soundness of the roof</w:t>
      </w:r>
      <w:r w:rsidR="006D5A44">
        <w:rPr>
          <w:color w:val="1F1F1F"/>
          <w:sz w:val="21"/>
          <w:szCs w:val="21"/>
        </w:rPr>
        <w:t xml:space="preserve">; </w:t>
      </w:r>
      <w:r w:rsidR="00693006">
        <w:rPr>
          <w:color w:val="1F1F1F"/>
          <w:sz w:val="21"/>
          <w:szCs w:val="21"/>
        </w:rPr>
        <w:t xml:space="preserve">(e) </w:t>
      </w:r>
      <w:r w:rsidR="006D5A44">
        <w:rPr>
          <w:color w:val="1F1F1F"/>
          <w:sz w:val="21"/>
          <w:szCs w:val="21"/>
        </w:rPr>
        <w:t xml:space="preserve">the repair by </w:t>
      </w:r>
      <w:r w:rsidR="00693006" w:rsidRPr="00693006">
        <w:rPr>
          <w:color w:val="1F1F1F"/>
          <w:sz w:val="21"/>
          <w:szCs w:val="21"/>
        </w:rPr>
        <w:t xml:space="preserve">Tenant </w:t>
      </w:r>
      <w:r w:rsidR="006D5A44">
        <w:rPr>
          <w:color w:val="1F1F1F"/>
          <w:sz w:val="21"/>
          <w:szCs w:val="21"/>
        </w:rPr>
        <w:t xml:space="preserve">of </w:t>
      </w:r>
      <w:r w:rsidR="00693006" w:rsidRPr="00693006">
        <w:rPr>
          <w:color w:val="1F1F1F"/>
          <w:sz w:val="21"/>
          <w:szCs w:val="21"/>
        </w:rPr>
        <w:t xml:space="preserve">any damage to the roof caused by the making of </w:t>
      </w:r>
      <w:r w:rsidR="006D5A44">
        <w:rPr>
          <w:color w:val="1F1F1F"/>
          <w:sz w:val="21"/>
          <w:szCs w:val="21"/>
        </w:rPr>
        <w:t>ro</w:t>
      </w:r>
      <w:r w:rsidR="00693006" w:rsidRPr="00693006">
        <w:rPr>
          <w:color w:val="1F1F1F"/>
          <w:sz w:val="21"/>
          <w:szCs w:val="21"/>
        </w:rPr>
        <w:t>of penetrations</w:t>
      </w:r>
      <w:r w:rsidR="006D5A44">
        <w:rPr>
          <w:color w:val="1F1F1F"/>
          <w:sz w:val="21"/>
          <w:szCs w:val="21"/>
        </w:rPr>
        <w:t xml:space="preserve"> or equipment installation, maintenance or repair</w:t>
      </w:r>
      <w:r w:rsidR="00693006" w:rsidRPr="00693006">
        <w:rPr>
          <w:color w:val="1F1F1F"/>
          <w:sz w:val="21"/>
          <w:szCs w:val="21"/>
        </w:rPr>
        <w:t>, including, but not limited to, the repair of the roof penetrations upon the removal of any equipment installed thereon</w:t>
      </w:r>
      <w:r w:rsidR="006D5A44">
        <w:rPr>
          <w:color w:val="1F1F1F"/>
          <w:sz w:val="21"/>
          <w:szCs w:val="21"/>
        </w:rPr>
        <w:t xml:space="preserve">; </w:t>
      </w:r>
      <w:r w:rsidR="00693006">
        <w:rPr>
          <w:color w:val="1F1F1F"/>
          <w:sz w:val="21"/>
          <w:szCs w:val="21"/>
        </w:rPr>
        <w:t xml:space="preserve">(f) the coordination </w:t>
      </w:r>
      <w:r w:rsidR="006D5A44">
        <w:rPr>
          <w:color w:val="1F1F1F"/>
          <w:sz w:val="21"/>
          <w:szCs w:val="21"/>
        </w:rPr>
        <w:t xml:space="preserve">of the time and method of roof access, (g) </w:t>
      </w:r>
      <w:r w:rsidR="00693006" w:rsidRPr="00693006">
        <w:rPr>
          <w:color w:val="1F1F1F"/>
          <w:sz w:val="21"/>
          <w:szCs w:val="21"/>
        </w:rPr>
        <w:t>the accompaniment by Landlord’s designated representative for such roof access.</w:t>
      </w:r>
    </w:p>
    <w:p w14:paraId="3DC8D934" w14:textId="77777777" w:rsidR="007A0B54" w:rsidRPr="00352A7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affix or maintain upon the glass panes and supports of the show</w:t>
      </w:r>
      <w:r>
        <w:rPr>
          <w:color w:val="1F1F1F"/>
          <w:sz w:val="21"/>
          <w:szCs w:val="21"/>
        </w:rPr>
        <w:t xml:space="preserve"> </w:t>
      </w:r>
      <w:r w:rsidRPr="008C4C1C">
        <w:rPr>
          <w:color w:val="1F1F1F"/>
          <w:sz w:val="21"/>
          <w:szCs w:val="21"/>
        </w:rPr>
        <w:t xml:space="preserve">windows, entrance ways, doors, exterior </w:t>
      </w:r>
      <w:proofErr w:type="gramStart"/>
      <w:r w:rsidRPr="008C4C1C">
        <w:rPr>
          <w:color w:val="1F1F1F"/>
          <w:sz w:val="21"/>
          <w:szCs w:val="21"/>
        </w:rPr>
        <w:t>walls</w:t>
      </w:r>
      <w:proofErr w:type="gramEnd"/>
      <w:r w:rsidRPr="008C4C1C">
        <w:rPr>
          <w:color w:val="1F1F1F"/>
          <w:sz w:val="21"/>
          <w:szCs w:val="21"/>
        </w:rPr>
        <w:t xml:space="preserve"> or roof of the Premises any signs, advertising placards,</w:t>
      </w:r>
      <w:r>
        <w:rPr>
          <w:color w:val="1F1F1F"/>
          <w:sz w:val="21"/>
          <w:szCs w:val="21"/>
        </w:rPr>
        <w:t xml:space="preserve"> </w:t>
      </w:r>
      <w:r w:rsidRPr="008C4C1C">
        <w:rPr>
          <w:color w:val="1F1F1F"/>
          <w:sz w:val="21"/>
          <w:szCs w:val="21"/>
        </w:rPr>
        <w:t>names, insignia, trademarks, descriptive material or any other such like item or items except those which</w:t>
      </w:r>
      <w:r>
        <w:rPr>
          <w:color w:val="1F1F1F"/>
          <w:sz w:val="21"/>
          <w:szCs w:val="21"/>
        </w:rPr>
        <w:t xml:space="preserve"> </w:t>
      </w:r>
      <w:r w:rsidRPr="008C4C1C">
        <w:rPr>
          <w:color w:val="1F1F1F"/>
          <w:sz w:val="21"/>
          <w:szCs w:val="21"/>
        </w:rPr>
        <w:t>shall have first received the written approval of Landlord as to size, color, type, location, duration, copy,</w:t>
      </w:r>
      <w:r>
        <w:rPr>
          <w:color w:val="1F1F1F"/>
          <w:sz w:val="21"/>
          <w:szCs w:val="21"/>
        </w:rPr>
        <w:t xml:space="preserve"> </w:t>
      </w:r>
      <w:r w:rsidRPr="008C4C1C">
        <w:rPr>
          <w:color w:val="1F1F1F"/>
          <w:sz w:val="21"/>
          <w:szCs w:val="21"/>
        </w:rPr>
        <w:t>nature and display qualities. Tenant shall not affix, tape, place or maintain within the interior of the</w:t>
      </w:r>
      <w:r>
        <w:rPr>
          <w:color w:val="1F1F1F"/>
          <w:sz w:val="21"/>
          <w:szCs w:val="21"/>
        </w:rPr>
        <w:t xml:space="preserve"> </w:t>
      </w:r>
      <w:r w:rsidRPr="008C4C1C">
        <w:rPr>
          <w:color w:val="1F1F1F"/>
          <w:sz w:val="21"/>
          <w:szCs w:val="21"/>
        </w:rPr>
        <w:t>Premises any paper signs, cardboard signs, advertising placards, descriptive material or other such item or</w:t>
      </w:r>
      <w:r>
        <w:rPr>
          <w:color w:val="1F1F1F"/>
          <w:sz w:val="21"/>
          <w:szCs w:val="21"/>
        </w:rPr>
        <w:t xml:space="preserve"> </w:t>
      </w:r>
      <w:r w:rsidRPr="008C4C1C">
        <w:rPr>
          <w:color w:val="1F1F1F"/>
          <w:sz w:val="21"/>
          <w:szCs w:val="21"/>
        </w:rPr>
        <w:t xml:space="preserve">items within five feet (5') of the front entrance to the Premises that can be seen from the </w:t>
      </w:r>
      <w:r w:rsidR="00700444">
        <w:rPr>
          <w:color w:val="1F1F1F"/>
          <w:sz w:val="21"/>
          <w:szCs w:val="21"/>
        </w:rPr>
        <w:t>C</w:t>
      </w:r>
      <w:r w:rsidRPr="008C4C1C">
        <w:rPr>
          <w:color w:val="1F1F1F"/>
          <w:sz w:val="21"/>
          <w:szCs w:val="21"/>
        </w:rPr>
        <w:t xml:space="preserve">ommon </w:t>
      </w:r>
      <w:r w:rsidR="00700444">
        <w:rPr>
          <w:color w:val="1F1F1F"/>
          <w:sz w:val="21"/>
          <w:szCs w:val="21"/>
        </w:rPr>
        <w:t>A</w:t>
      </w:r>
      <w:r w:rsidRPr="008C4C1C">
        <w:rPr>
          <w:color w:val="1F1F1F"/>
          <w:sz w:val="21"/>
          <w:szCs w:val="21"/>
        </w:rPr>
        <w:t>reas of</w:t>
      </w:r>
      <w:r>
        <w:rPr>
          <w:color w:val="1F1F1F"/>
          <w:sz w:val="21"/>
          <w:szCs w:val="21"/>
        </w:rPr>
        <w:t xml:space="preserve"> </w:t>
      </w:r>
      <w:r w:rsidRPr="008C4C1C">
        <w:rPr>
          <w:color w:val="1F1F1F"/>
          <w:sz w:val="21"/>
          <w:szCs w:val="21"/>
        </w:rPr>
        <w:t>the Shopping Center, except those which shall have first received the written approval of Landlord as to</w:t>
      </w:r>
      <w:r>
        <w:rPr>
          <w:color w:val="1F1F1F"/>
          <w:sz w:val="21"/>
          <w:szCs w:val="21"/>
        </w:rPr>
        <w:t xml:space="preserve"> </w:t>
      </w:r>
      <w:r w:rsidRPr="008C4C1C">
        <w:rPr>
          <w:color w:val="1F1F1F"/>
          <w:sz w:val="21"/>
          <w:szCs w:val="21"/>
        </w:rPr>
        <w:t>form, size, type, color, location, duration, copy, nature and display qualities. Tenant shall not install or</w:t>
      </w:r>
      <w:r>
        <w:rPr>
          <w:color w:val="1F1F1F"/>
          <w:sz w:val="21"/>
          <w:szCs w:val="21"/>
        </w:rPr>
        <w:t xml:space="preserve"> </w:t>
      </w:r>
      <w:r w:rsidRPr="008C4C1C">
        <w:rPr>
          <w:color w:val="1F1F1F"/>
          <w:sz w:val="21"/>
          <w:szCs w:val="21"/>
        </w:rPr>
        <w:t>maintain any flashing, revolving, travelling, fiber optic or other lighting deemed distractive by Landlord</w:t>
      </w:r>
      <w:r>
        <w:rPr>
          <w:color w:val="1F1F1F"/>
          <w:sz w:val="21"/>
          <w:szCs w:val="21"/>
        </w:rPr>
        <w:t xml:space="preserve"> </w:t>
      </w:r>
      <w:r w:rsidRPr="008C4C1C">
        <w:rPr>
          <w:color w:val="1F1F1F"/>
          <w:sz w:val="21"/>
          <w:szCs w:val="21"/>
        </w:rPr>
        <w:t>anywhere within or upon the Premises. Landlord may, at Tenant's cost, remove any item erected in</w:t>
      </w:r>
      <w:r>
        <w:rPr>
          <w:color w:val="1F1F1F"/>
          <w:sz w:val="21"/>
          <w:szCs w:val="21"/>
        </w:rPr>
        <w:t xml:space="preserve"> </w:t>
      </w:r>
      <w:r w:rsidRPr="008C4C1C">
        <w:rPr>
          <w:color w:val="1F1F1F"/>
          <w:sz w:val="21"/>
          <w:szCs w:val="21"/>
        </w:rPr>
        <w:t>violation of this subsection.</w:t>
      </w:r>
    </w:p>
    <w:p w14:paraId="5D417682" w14:textId="77777777" w:rsidR="007A0B54" w:rsidRPr="00352A7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 xml:space="preserve">The Premises shall not be used for housing, </w:t>
      </w:r>
      <w:proofErr w:type="gramStart"/>
      <w:r w:rsidRPr="008C4C1C">
        <w:rPr>
          <w:color w:val="1F1F1F"/>
          <w:sz w:val="21"/>
          <w:szCs w:val="21"/>
        </w:rPr>
        <w:t>lodging</w:t>
      </w:r>
      <w:proofErr w:type="gramEnd"/>
      <w:r w:rsidRPr="008C4C1C">
        <w:rPr>
          <w:color w:val="1F1F1F"/>
          <w:sz w:val="21"/>
          <w:szCs w:val="21"/>
        </w:rPr>
        <w:t xml:space="preserve"> or sleeping purposes or for any</w:t>
      </w:r>
      <w:r>
        <w:rPr>
          <w:color w:val="1F1F1F"/>
          <w:sz w:val="21"/>
          <w:szCs w:val="21"/>
        </w:rPr>
        <w:t xml:space="preserve"> </w:t>
      </w:r>
      <w:r w:rsidRPr="008C4C1C">
        <w:rPr>
          <w:color w:val="1F1F1F"/>
          <w:sz w:val="21"/>
          <w:szCs w:val="21"/>
        </w:rPr>
        <w:t>immoral or illegal purposes.</w:t>
      </w:r>
    </w:p>
    <w:p w14:paraId="336C322B" w14:textId="77777777" w:rsidR="007A0B54" w:rsidRPr="00352A7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Tenant shall not place any furniture, accessories or other materials on any balconies</w:t>
      </w:r>
      <w:r>
        <w:rPr>
          <w:color w:val="1F1F1F"/>
          <w:sz w:val="21"/>
          <w:szCs w:val="21"/>
        </w:rPr>
        <w:t xml:space="preserve"> </w:t>
      </w:r>
      <w:r w:rsidRPr="008C4C1C">
        <w:rPr>
          <w:color w:val="1F1F1F"/>
          <w:sz w:val="21"/>
          <w:szCs w:val="21"/>
        </w:rPr>
        <w:t>located within or adjacent to the Premises without having obtained Landlord's express written approval</w:t>
      </w:r>
      <w:r>
        <w:rPr>
          <w:color w:val="1F1F1F"/>
          <w:sz w:val="21"/>
          <w:szCs w:val="21"/>
        </w:rPr>
        <w:t xml:space="preserve"> </w:t>
      </w:r>
      <w:r w:rsidRPr="008C4C1C">
        <w:rPr>
          <w:color w:val="1F1F1F"/>
          <w:sz w:val="21"/>
          <w:szCs w:val="21"/>
        </w:rPr>
        <w:t>thereof in each instance.</w:t>
      </w:r>
    </w:p>
    <w:p w14:paraId="58CD6666" w14:textId="77777777" w:rsidR="007A0B54" w:rsidRPr="00352A7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F1F1F"/>
          <w:sz w:val="21"/>
          <w:szCs w:val="21"/>
        </w:rPr>
        <w:t>No sunscreen or other films shall be applied to the interior surface of any window glass.</w:t>
      </w:r>
      <w:r>
        <w:rPr>
          <w:color w:val="1F1F1F"/>
          <w:sz w:val="21"/>
          <w:szCs w:val="21"/>
        </w:rPr>
        <w:t xml:space="preserve"> </w:t>
      </w:r>
      <w:r w:rsidRPr="008C4C1C">
        <w:rPr>
          <w:color w:val="1F1F1F"/>
          <w:sz w:val="21"/>
          <w:szCs w:val="21"/>
        </w:rPr>
        <w:t xml:space="preserve">All glass, </w:t>
      </w:r>
      <w:proofErr w:type="gramStart"/>
      <w:r w:rsidRPr="008C4C1C">
        <w:rPr>
          <w:color w:val="1F1F1F"/>
          <w:sz w:val="21"/>
          <w:szCs w:val="21"/>
        </w:rPr>
        <w:t>locks</w:t>
      </w:r>
      <w:proofErr w:type="gramEnd"/>
      <w:r w:rsidRPr="008C4C1C">
        <w:rPr>
          <w:color w:val="1F1F1F"/>
          <w:sz w:val="21"/>
          <w:szCs w:val="21"/>
        </w:rPr>
        <w:t xml:space="preserve"> and trimmings in or upon the doors and windows of the Premises shall be kept</w:t>
      </w:r>
      <w:r>
        <w:rPr>
          <w:color w:val="1F1F1F"/>
          <w:sz w:val="21"/>
          <w:szCs w:val="21"/>
        </w:rPr>
        <w:t xml:space="preserve"> </w:t>
      </w:r>
      <w:r w:rsidRPr="008C4C1C">
        <w:rPr>
          <w:color w:val="1F1F1F"/>
          <w:sz w:val="21"/>
          <w:szCs w:val="21"/>
        </w:rPr>
        <w:t>whole, and when any part thereof shall be broken, the same shall be immediately replaced or repaired and</w:t>
      </w:r>
      <w:r>
        <w:rPr>
          <w:color w:val="1F1F1F"/>
          <w:sz w:val="21"/>
          <w:szCs w:val="21"/>
        </w:rPr>
        <w:t xml:space="preserve"> </w:t>
      </w:r>
      <w:r w:rsidRPr="008C4C1C">
        <w:rPr>
          <w:color w:val="1C1C1C"/>
          <w:sz w:val="21"/>
          <w:szCs w:val="21"/>
        </w:rPr>
        <w:t>put in order at Tenant's expense under the direction and to the satisfaction of Landlord, and shall be left</w:t>
      </w:r>
      <w:r>
        <w:rPr>
          <w:color w:val="1C1C1C"/>
          <w:sz w:val="21"/>
          <w:szCs w:val="21"/>
        </w:rPr>
        <w:t xml:space="preserve"> </w:t>
      </w:r>
      <w:r w:rsidRPr="008C4C1C">
        <w:rPr>
          <w:color w:val="1C1C1C"/>
          <w:sz w:val="21"/>
          <w:szCs w:val="21"/>
        </w:rPr>
        <w:t>whole and in good repair.</w:t>
      </w:r>
    </w:p>
    <w:p w14:paraId="5ADE3B88" w14:textId="77777777" w:rsidR="007A0B54" w:rsidRPr="00352A7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Open fires of any type are hereby prohibited (except Tenant's ovens and stoves if the</w:t>
      </w:r>
      <w:r>
        <w:rPr>
          <w:color w:val="1C1C1C"/>
          <w:sz w:val="21"/>
          <w:szCs w:val="21"/>
        </w:rPr>
        <w:t xml:space="preserve"> </w:t>
      </w:r>
      <w:r w:rsidRPr="008C4C1C">
        <w:rPr>
          <w:color w:val="1C1C1C"/>
          <w:sz w:val="21"/>
          <w:szCs w:val="21"/>
        </w:rPr>
        <w:t>operation of a restaurant is the Pe</w:t>
      </w:r>
      <w:r>
        <w:rPr>
          <w:color w:val="1C1C1C"/>
          <w:sz w:val="21"/>
          <w:szCs w:val="21"/>
        </w:rPr>
        <w:t>rm</w:t>
      </w:r>
      <w:r w:rsidRPr="008C4C1C">
        <w:rPr>
          <w:color w:val="1C1C1C"/>
          <w:sz w:val="21"/>
          <w:szCs w:val="21"/>
        </w:rPr>
        <w:t>itted Use).</w:t>
      </w:r>
    </w:p>
    <w:p w14:paraId="1A9EC080" w14:textId="77777777" w:rsidR="007A0B54" w:rsidRPr="00352A74" w:rsidRDefault="007A0B54" w:rsidP="007A0B54">
      <w:pPr>
        <w:pStyle w:val="ListParagraph"/>
        <w:numPr>
          <w:ilvl w:val="0"/>
          <w:numId w:val="25"/>
        </w:numPr>
        <w:autoSpaceDE w:val="0"/>
        <w:autoSpaceDN w:val="0"/>
        <w:adjustRightInd w:val="0"/>
        <w:spacing w:after="240"/>
        <w:ind w:left="0" w:firstLine="720"/>
        <w:contextualSpacing w:val="0"/>
        <w:jc w:val="both"/>
        <w:rPr>
          <w:color w:val="1B1B1B"/>
          <w:sz w:val="21"/>
          <w:szCs w:val="21"/>
        </w:rPr>
      </w:pPr>
      <w:r w:rsidRPr="008C4C1C">
        <w:rPr>
          <w:color w:val="1C1C1C"/>
          <w:sz w:val="21"/>
          <w:szCs w:val="21"/>
        </w:rPr>
        <w:t>No portion of the Shopping Center shall be used for any of the purposes listed below:</w:t>
      </w:r>
    </w:p>
    <w:p w14:paraId="574BBE26"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Swap, shop, pawn shop, "</w:t>
      </w:r>
      <w:proofErr w:type="gramStart"/>
      <w:r w:rsidRPr="00352A74">
        <w:rPr>
          <w:color w:val="1C1C1C"/>
          <w:sz w:val="21"/>
          <w:szCs w:val="21"/>
        </w:rPr>
        <w:t>second hand</w:t>
      </w:r>
      <w:proofErr w:type="gramEnd"/>
      <w:r w:rsidRPr="00352A74">
        <w:rPr>
          <w:color w:val="1C1C1C"/>
          <w:sz w:val="21"/>
          <w:szCs w:val="21"/>
        </w:rPr>
        <w:t xml:space="preserve"> store", "surplus store", liquidation outlet, or stores selling primarily merchandise that is used or damaged</w:t>
      </w:r>
      <w:r w:rsidR="00C96102">
        <w:rPr>
          <w:color w:val="1C1C1C"/>
          <w:sz w:val="21"/>
          <w:szCs w:val="21"/>
        </w:rPr>
        <w:t>,</w:t>
      </w:r>
      <w:r w:rsidR="00C96102" w:rsidRPr="00C96102">
        <w:rPr>
          <w:rFonts w:eastAsia="Times New Roman"/>
          <w:color w:val="000000"/>
          <w:szCs w:val="24"/>
        </w:rPr>
        <w:t xml:space="preserve"> </w:t>
      </w:r>
      <w:r w:rsidR="00C96102" w:rsidRPr="00C96102">
        <w:rPr>
          <w:color w:val="1C1C1C"/>
          <w:sz w:val="21"/>
          <w:szCs w:val="21"/>
        </w:rPr>
        <w:t>with the exception of stores such as Plato’s Closet and “Designer Consignment”</w:t>
      </w:r>
      <w:r w:rsidR="008427C5">
        <w:rPr>
          <w:color w:val="1C1C1C"/>
          <w:sz w:val="21"/>
          <w:szCs w:val="21"/>
        </w:rPr>
        <w:t>,</w:t>
      </w:r>
      <w:r w:rsidR="00C96102" w:rsidRPr="00C96102">
        <w:rPr>
          <w:color w:val="1C1C1C"/>
          <w:sz w:val="21"/>
          <w:szCs w:val="21"/>
        </w:rPr>
        <w:t xml:space="preserve"> shops which shall be permitted</w:t>
      </w:r>
      <w:r w:rsidRPr="00352A74">
        <w:rPr>
          <w:color w:val="1C1C1C"/>
          <w:sz w:val="21"/>
          <w:szCs w:val="21"/>
        </w:rPr>
        <w:t>;</w:t>
      </w:r>
    </w:p>
    <w:p w14:paraId="0FCA94DE"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Check cashing fa</w:t>
      </w:r>
      <w:r>
        <w:rPr>
          <w:color w:val="1C1C1C"/>
          <w:sz w:val="21"/>
          <w:szCs w:val="21"/>
        </w:rPr>
        <w:t>cility (except as part of a permitted</w:t>
      </w:r>
      <w:r w:rsidRPr="00352A74">
        <w:rPr>
          <w:color w:val="1C1C1C"/>
          <w:sz w:val="21"/>
          <w:szCs w:val="21"/>
        </w:rPr>
        <w:t xml:space="preserve"> bank);</w:t>
      </w:r>
    </w:p>
    <w:p w14:paraId="69BDD30D"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Massage parlor</w:t>
      </w:r>
      <w:r w:rsidR="00373C18">
        <w:rPr>
          <w:color w:val="1C1C1C"/>
          <w:sz w:val="21"/>
          <w:szCs w:val="21"/>
        </w:rPr>
        <w:t>, except massage as performed by a certified massage therapist</w:t>
      </w:r>
      <w:r w:rsidRPr="00352A74">
        <w:rPr>
          <w:color w:val="1C1C1C"/>
          <w:sz w:val="21"/>
          <w:szCs w:val="21"/>
        </w:rPr>
        <w:t>;</w:t>
      </w:r>
    </w:p>
    <w:p w14:paraId="325681B9"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Adult bookstore, or any other facility for the sale or display of pornographic</w:t>
      </w:r>
      <w:r>
        <w:rPr>
          <w:color w:val="1C1C1C"/>
          <w:sz w:val="21"/>
          <w:szCs w:val="21"/>
        </w:rPr>
        <w:t xml:space="preserve"> </w:t>
      </w:r>
      <w:r w:rsidRPr="00352A74">
        <w:rPr>
          <w:color w:val="1C1C1C"/>
          <w:sz w:val="21"/>
          <w:szCs w:val="21"/>
        </w:rPr>
        <w:t>material (without limiting the right of a national bookstore chain such as Barnes &amp; Noble to sell</w:t>
      </w:r>
      <w:r>
        <w:rPr>
          <w:color w:val="1C1C1C"/>
          <w:sz w:val="21"/>
          <w:szCs w:val="21"/>
        </w:rPr>
        <w:t xml:space="preserve"> </w:t>
      </w:r>
      <w:r w:rsidRPr="00352A74">
        <w:rPr>
          <w:color w:val="1C1C1C"/>
          <w:sz w:val="21"/>
          <w:szCs w:val="21"/>
        </w:rPr>
        <w:t>merchandise offered customarily in its stores in Georgia);</w:t>
      </w:r>
    </w:p>
    <w:p w14:paraId="3BBB748B"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lastRenderedPageBreak/>
        <w:t>Facility for the sale of paraphernalia for use with illicit drugs;</w:t>
      </w:r>
    </w:p>
    <w:p w14:paraId="2172C646"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Funeral parlor or mortuary;</w:t>
      </w:r>
    </w:p>
    <w:p w14:paraId="4B2D33BC"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Gambling for money facility or operation, including, but not limited to: a</w:t>
      </w:r>
      <w:r>
        <w:rPr>
          <w:color w:val="1C1C1C"/>
          <w:sz w:val="21"/>
          <w:szCs w:val="21"/>
        </w:rPr>
        <w:t xml:space="preserve"> </w:t>
      </w:r>
      <w:r w:rsidRPr="00352A74">
        <w:rPr>
          <w:color w:val="1C1C1C"/>
          <w:sz w:val="21"/>
          <w:szCs w:val="21"/>
        </w:rPr>
        <w:t>so-called "head" shop, off-track or sports betting parlor, table games such as blackjack, poker slot</w:t>
      </w:r>
      <w:r>
        <w:rPr>
          <w:color w:val="1C1C1C"/>
          <w:sz w:val="21"/>
          <w:szCs w:val="21"/>
        </w:rPr>
        <w:t xml:space="preserve"> </w:t>
      </w:r>
      <w:r w:rsidRPr="00352A74">
        <w:rPr>
          <w:color w:val="1C1C1C"/>
          <w:sz w:val="21"/>
          <w:szCs w:val="21"/>
        </w:rPr>
        <w:t>machines, video poker/blackjack/keno machines or similar devices; or bingo hall. Notwithstanding the</w:t>
      </w:r>
      <w:r>
        <w:rPr>
          <w:color w:val="1C1C1C"/>
          <w:sz w:val="21"/>
          <w:szCs w:val="21"/>
        </w:rPr>
        <w:t xml:space="preserve"> </w:t>
      </w:r>
      <w:r w:rsidRPr="00352A74">
        <w:rPr>
          <w:color w:val="1C1C1C"/>
          <w:sz w:val="21"/>
          <w:szCs w:val="21"/>
        </w:rPr>
        <w:t>foregoing, the prohibition shall not apply to governmental sponsored gambling activities, or charitable</w:t>
      </w:r>
      <w:r>
        <w:rPr>
          <w:color w:val="1C1C1C"/>
          <w:sz w:val="21"/>
          <w:szCs w:val="21"/>
        </w:rPr>
        <w:t xml:space="preserve"> </w:t>
      </w:r>
      <w:r w:rsidRPr="00352A74">
        <w:rPr>
          <w:color w:val="1C1C1C"/>
          <w:sz w:val="21"/>
          <w:szCs w:val="21"/>
        </w:rPr>
        <w:t>gambling activities, so long as such governmental and/or charitable gambling activities are incidental to</w:t>
      </w:r>
      <w:r>
        <w:rPr>
          <w:color w:val="1C1C1C"/>
          <w:sz w:val="21"/>
          <w:szCs w:val="21"/>
        </w:rPr>
        <w:t xml:space="preserve"> </w:t>
      </w:r>
      <w:r w:rsidRPr="00352A74">
        <w:rPr>
          <w:color w:val="1C1C1C"/>
          <w:sz w:val="21"/>
          <w:szCs w:val="21"/>
        </w:rPr>
        <w:t>the business operation being conducted by Tenant, or to activities which might be associated with</w:t>
      </w:r>
      <w:r>
        <w:rPr>
          <w:color w:val="1C1C1C"/>
          <w:sz w:val="21"/>
          <w:szCs w:val="21"/>
        </w:rPr>
        <w:t xml:space="preserve"> </w:t>
      </w:r>
      <w:r w:rsidRPr="00352A74">
        <w:rPr>
          <w:color w:val="1C1C1C"/>
          <w:sz w:val="21"/>
          <w:szCs w:val="21"/>
        </w:rPr>
        <w:t>gambling but where no money changes hands;</w:t>
      </w:r>
    </w:p>
    <w:p w14:paraId="20269801"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New or used car, truck, recreational vehicle, trailer or boat dealership or leasing</w:t>
      </w:r>
      <w:r>
        <w:rPr>
          <w:color w:val="1C1C1C"/>
          <w:sz w:val="21"/>
          <w:szCs w:val="21"/>
        </w:rPr>
        <w:t xml:space="preserve"> </w:t>
      </w:r>
      <w:r w:rsidRPr="00352A74">
        <w:rPr>
          <w:color w:val="1C1C1C"/>
          <w:sz w:val="21"/>
          <w:szCs w:val="21"/>
        </w:rPr>
        <w:t>facility;</w:t>
      </w:r>
    </w:p>
    <w:p w14:paraId="03A216A3"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Body and fender shop, other automobile repair or service shop, or car wash;</w:t>
      </w:r>
    </w:p>
    <w:p w14:paraId="7C4B2E7F"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Mobile home park, trailer court, labor camp, junkyard, or stockyard (except that</w:t>
      </w:r>
      <w:r>
        <w:rPr>
          <w:color w:val="1C1C1C"/>
          <w:sz w:val="21"/>
          <w:szCs w:val="21"/>
        </w:rPr>
        <w:t xml:space="preserve"> </w:t>
      </w:r>
      <w:r w:rsidRPr="00352A74">
        <w:rPr>
          <w:color w:val="1C1C1C"/>
          <w:sz w:val="21"/>
          <w:szCs w:val="21"/>
        </w:rPr>
        <w:t>this provision shall not prohibit the temporary use of construction trailers during periods of construction,</w:t>
      </w:r>
      <w:r>
        <w:rPr>
          <w:color w:val="1C1C1C"/>
          <w:sz w:val="21"/>
          <w:szCs w:val="21"/>
        </w:rPr>
        <w:t xml:space="preserve"> </w:t>
      </w:r>
      <w:r w:rsidRPr="00352A74">
        <w:rPr>
          <w:color w:val="1C1C1C"/>
          <w:sz w:val="21"/>
          <w:szCs w:val="21"/>
        </w:rPr>
        <w:t>reconstruction, or maintenance);</w:t>
      </w:r>
    </w:p>
    <w:p w14:paraId="6B43C2AF"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Dumping, disposing, incinerating, or reducing of garbage or refuse (exclusive of</w:t>
      </w:r>
      <w:r>
        <w:rPr>
          <w:color w:val="1C1C1C"/>
          <w:sz w:val="21"/>
          <w:szCs w:val="21"/>
        </w:rPr>
        <w:t xml:space="preserve"> </w:t>
      </w:r>
      <w:r w:rsidRPr="00352A74">
        <w:rPr>
          <w:color w:val="1C1C1C"/>
          <w:sz w:val="21"/>
          <w:szCs w:val="21"/>
        </w:rPr>
        <w:t>dumpsters for the temporary storage of garbage and any garbage compactors, in each case which are</w:t>
      </w:r>
      <w:r>
        <w:rPr>
          <w:color w:val="1C1C1C"/>
          <w:sz w:val="21"/>
          <w:szCs w:val="21"/>
        </w:rPr>
        <w:t xml:space="preserve"> </w:t>
      </w:r>
      <w:r w:rsidRPr="00352A74">
        <w:rPr>
          <w:color w:val="1C1C1C"/>
          <w:sz w:val="21"/>
          <w:szCs w:val="21"/>
        </w:rPr>
        <w:t>regularly emptied so as to minimize offensive odors);</w:t>
      </w:r>
    </w:p>
    <w:p w14:paraId="219099DB"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Fire sale or bankruptcy sale (unless pursuant to court order);</w:t>
      </w:r>
    </w:p>
    <w:p w14:paraId="436B17C9"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Dry cleaning, laundry plants, or laundromats (except as to an establishment</w:t>
      </w:r>
      <w:r>
        <w:rPr>
          <w:color w:val="1C1C1C"/>
          <w:sz w:val="21"/>
          <w:szCs w:val="21"/>
        </w:rPr>
        <w:t xml:space="preserve"> </w:t>
      </w:r>
      <w:r w:rsidRPr="00352A74">
        <w:rPr>
          <w:color w:val="1C1C1C"/>
          <w:sz w:val="21"/>
          <w:szCs w:val="21"/>
        </w:rPr>
        <w:t>which receives and dispenses items for laundering and/or dry cleaning but the processing of such items is</w:t>
      </w:r>
      <w:r>
        <w:rPr>
          <w:color w:val="1C1C1C"/>
          <w:sz w:val="21"/>
          <w:szCs w:val="21"/>
        </w:rPr>
        <w:t xml:space="preserve"> </w:t>
      </w:r>
      <w:r w:rsidRPr="00352A74">
        <w:rPr>
          <w:color w:val="1C1C1C"/>
          <w:sz w:val="21"/>
          <w:szCs w:val="21"/>
        </w:rPr>
        <w:t>done elsewhere);</w:t>
      </w:r>
    </w:p>
    <w:p w14:paraId="7E7C60D1"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Tattoo parlor;</w:t>
      </w:r>
    </w:p>
    <w:p w14:paraId="049B3A39"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Gas station or other similar type store selling gasoline;</w:t>
      </w:r>
    </w:p>
    <w:p w14:paraId="52155FC4"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Printing shop or business (except to the extent that such shop or business does</w:t>
      </w:r>
      <w:r>
        <w:rPr>
          <w:color w:val="1C1C1C"/>
          <w:sz w:val="21"/>
          <w:szCs w:val="21"/>
        </w:rPr>
        <w:t xml:space="preserve"> </w:t>
      </w:r>
      <w:r w:rsidRPr="00352A74">
        <w:rPr>
          <w:color w:val="1C1C1C"/>
          <w:sz w:val="21"/>
          <w:szCs w:val="21"/>
        </w:rPr>
        <w:t>not utilize "Hazardous Materials");</w:t>
      </w:r>
    </w:p>
    <w:p w14:paraId="1907D1D9" w14:textId="77777777" w:rsidR="007A0B54" w:rsidRPr="00352A74" w:rsidRDefault="00041BA8"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Except for </w:t>
      </w:r>
      <w:r w:rsidR="00C210FD">
        <w:rPr>
          <w:color w:val="1C1C1C"/>
          <w:sz w:val="21"/>
          <w:szCs w:val="21"/>
        </w:rPr>
        <w:t xml:space="preserve">office space located above retail, or on </w:t>
      </w:r>
      <w:r>
        <w:rPr>
          <w:color w:val="1C1C1C"/>
          <w:sz w:val="21"/>
          <w:szCs w:val="21"/>
        </w:rPr>
        <w:t xml:space="preserve">second level and above, </w:t>
      </w:r>
      <w:r w:rsidR="00C210FD">
        <w:rPr>
          <w:color w:val="1C1C1C"/>
          <w:sz w:val="21"/>
          <w:szCs w:val="21"/>
        </w:rPr>
        <w:t xml:space="preserve">a </w:t>
      </w:r>
      <w:r>
        <w:rPr>
          <w:color w:val="1C1C1C"/>
          <w:sz w:val="21"/>
          <w:szCs w:val="21"/>
        </w:rPr>
        <w:t>s</w:t>
      </w:r>
      <w:r w:rsidR="007A0B54" w:rsidRPr="00352A74">
        <w:rPr>
          <w:color w:val="1C1C1C"/>
          <w:sz w:val="21"/>
          <w:szCs w:val="21"/>
        </w:rPr>
        <w:t>chool of any kind</w:t>
      </w:r>
      <w:r w:rsidR="00C96102">
        <w:rPr>
          <w:color w:val="1C1C1C"/>
          <w:sz w:val="21"/>
          <w:szCs w:val="21"/>
        </w:rPr>
        <w:t>, including cooking schools</w:t>
      </w:r>
      <w:r w:rsidR="007A0B54" w:rsidRPr="00352A74">
        <w:rPr>
          <w:color w:val="1C1C1C"/>
          <w:sz w:val="21"/>
          <w:szCs w:val="21"/>
        </w:rPr>
        <w:t xml:space="preserve"> (except a retailer may provide instructional classes on how to</w:t>
      </w:r>
      <w:r w:rsidR="007A0B54">
        <w:rPr>
          <w:color w:val="1C1C1C"/>
          <w:sz w:val="21"/>
          <w:szCs w:val="21"/>
        </w:rPr>
        <w:t xml:space="preserve"> </w:t>
      </w:r>
      <w:r w:rsidR="007A0B54" w:rsidRPr="00352A74">
        <w:rPr>
          <w:color w:val="1C1C1C"/>
          <w:sz w:val="21"/>
          <w:szCs w:val="21"/>
        </w:rPr>
        <w:t xml:space="preserve">use its products), library, </w:t>
      </w:r>
      <w:r w:rsidR="00664CC0">
        <w:rPr>
          <w:color w:val="1C1C1C"/>
          <w:sz w:val="21"/>
          <w:szCs w:val="21"/>
        </w:rPr>
        <w:t xml:space="preserve">or </w:t>
      </w:r>
      <w:r w:rsidR="0057603F">
        <w:rPr>
          <w:color w:val="1C1C1C"/>
          <w:sz w:val="21"/>
          <w:szCs w:val="21"/>
        </w:rPr>
        <w:t>r</w:t>
      </w:r>
      <w:r w:rsidR="007A0B54" w:rsidRPr="00352A74">
        <w:rPr>
          <w:color w:val="1C1C1C"/>
          <w:sz w:val="21"/>
          <w:szCs w:val="21"/>
        </w:rPr>
        <w:t>eading room (except if part of a</w:t>
      </w:r>
      <w:r w:rsidR="007A0B54">
        <w:rPr>
          <w:color w:val="1C1C1C"/>
          <w:sz w:val="21"/>
          <w:szCs w:val="21"/>
        </w:rPr>
        <w:t xml:space="preserve"> </w:t>
      </w:r>
      <w:r w:rsidR="007A0B54" w:rsidRPr="00352A74">
        <w:rPr>
          <w:color w:val="1C1C1C"/>
          <w:sz w:val="21"/>
          <w:szCs w:val="21"/>
        </w:rPr>
        <w:t xml:space="preserve">retail bookstores such as Barnes </w:t>
      </w:r>
      <w:r w:rsidR="007A0B54" w:rsidRPr="00352A74">
        <w:rPr>
          <w:color w:val="1C1C1C"/>
          <w:sz w:val="20"/>
          <w:szCs w:val="20"/>
        </w:rPr>
        <w:t xml:space="preserve">&amp; </w:t>
      </w:r>
      <w:r w:rsidR="007A0B54" w:rsidRPr="00352A74">
        <w:rPr>
          <w:color w:val="1C1C1C"/>
          <w:sz w:val="21"/>
          <w:szCs w:val="21"/>
        </w:rPr>
        <w:t>Noble);</w:t>
      </w:r>
    </w:p>
    <w:p w14:paraId="5C0A3E08" w14:textId="77777777" w:rsidR="007A0B54" w:rsidRPr="00352A74"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352A74">
        <w:rPr>
          <w:color w:val="1C1C1C"/>
          <w:sz w:val="21"/>
          <w:szCs w:val="21"/>
        </w:rPr>
        <w:t>Any manufacturing, warehouse, or office use (except if incidental to a retail</w:t>
      </w:r>
      <w:r>
        <w:rPr>
          <w:color w:val="1C1C1C"/>
          <w:sz w:val="21"/>
          <w:szCs w:val="21"/>
        </w:rPr>
        <w:t xml:space="preserve"> </w:t>
      </w:r>
      <w:r w:rsidRPr="00352A74">
        <w:rPr>
          <w:color w:val="1C1C1C"/>
          <w:sz w:val="21"/>
          <w:szCs w:val="21"/>
        </w:rPr>
        <w:t>operation); or</w:t>
      </w:r>
    </w:p>
    <w:p w14:paraId="0FFAAEB2" w14:textId="77777777" w:rsidR="00373C18" w:rsidRPr="00373C18" w:rsidRDefault="007A0B54"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Pr>
          <w:color w:val="1C1C1C"/>
          <w:sz w:val="21"/>
          <w:szCs w:val="21"/>
        </w:rPr>
        <w:t>A</w:t>
      </w:r>
      <w:r w:rsidRPr="00352A74">
        <w:rPr>
          <w:color w:val="1C1C1C"/>
          <w:sz w:val="21"/>
          <w:szCs w:val="21"/>
        </w:rPr>
        <w:t>nimal raising or storing facility, or veterinary office</w:t>
      </w:r>
      <w:r w:rsidR="00373C18">
        <w:rPr>
          <w:color w:val="1C1C1C"/>
          <w:sz w:val="21"/>
          <w:szCs w:val="21"/>
        </w:rPr>
        <w:t>; or</w:t>
      </w:r>
    </w:p>
    <w:p w14:paraId="1F0CAAD3" w14:textId="77777777" w:rsidR="00373C18" w:rsidRPr="00373C18" w:rsidRDefault="00373C18"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Dance hall/disco; </w:t>
      </w:r>
    </w:p>
    <w:p w14:paraId="4402110E" w14:textId="77777777" w:rsidR="007A0B54" w:rsidRPr="00CF20A7" w:rsidRDefault="00373C18"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Pr>
          <w:color w:val="1C1C1C"/>
          <w:sz w:val="21"/>
          <w:szCs w:val="21"/>
        </w:rPr>
        <w:t>Marijuana dispensary</w:t>
      </w:r>
      <w:r w:rsidR="00CF20A7">
        <w:rPr>
          <w:color w:val="1C1C1C"/>
          <w:sz w:val="21"/>
          <w:szCs w:val="21"/>
        </w:rPr>
        <w:t xml:space="preserve">; or </w:t>
      </w:r>
    </w:p>
    <w:p w14:paraId="1E552CF7" w14:textId="77777777" w:rsidR="00CF20A7" w:rsidRPr="00C96102" w:rsidRDefault="00CF20A7" w:rsidP="007A0B54">
      <w:pPr>
        <w:pStyle w:val="ListParagraph"/>
        <w:numPr>
          <w:ilvl w:val="1"/>
          <w:numId w:val="25"/>
        </w:numPr>
        <w:autoSpaceDE w:val="0"/>
        <w:autoSpaceDN w:val="0"/>
        <w:adjustRightInd w:val="0"/>
        <w:spacing w:after="240"/>
        <w:ind w:left="0" w:firstLine="1440"/>
        <w:contextualSpacing w:val="0"/>
        <w:jc w:val="both"/>
        <w:rPr>
          <w:color w:val="1B1B1B"/>
          <w:sz w:val="21"/>
          <w:szCs w:val="21"/>
        </w:rPr>
      </w:pPr>
      <w:r>
        <w:rPr>
          <w:color w:val="1C1C1C"/>
          <w:sz w:val="21"/>
          <w:szCs w:val="21"/>
        </w:rPr>
        <w:t xml:space="preserve">Church, </w:t>
      </w:r>
      <w:proofErr w:type="gramStart"/>
      <w:r>
        <w:rPr>
          <w:color w:val="1C1C1C"/>
          <w:sz w:val="21"/>
          <w:szCs w:val="21"/>
        </w:rPr>
        <w:t>synagogue</w:t>
      </w:r>
      <w:proofErr w:type="gramEnd"/>
      <w:r>
        <w:rPr>
          <w:color w:val="1C1C1C"/>
          <w:sz w:val="21"/>
          <w:szCs w:val="21"/>
        </w:rPr>
        <w:t xml:space="preserve"> or other recognized religious facility.</w:t>
      </w:r>
    </w:p>
    <w:p w14:paraId="44AAC244" w14:textId="77777777" w:rsidR="00C96102" w:rsidRPr="00C96102" w:rsidRDefault="00C96102" w:rsidP="00C96102">
      <w:pPr>
        <w:pStyle w:val="ListParagraph"/>
        <w:numPr>
          <w:ilvl w:val="0"/>
          <w:numId w:val="25"/>
        </w:numPr>
        <w:autoSpaceDE w:val="0"/>
        <w:autoSpaceDN w:val="0"/>
        <w:adjustRightInd w:val="0"/>
        <w:spacing w:after="240"/>
        <w:ind w:left="0" w:firstLine="720"/>
        <w:contextualSpacing w:val="0"/>
        <w:jc w:val="both"/>
        <w:rPr>
          <w:color w:val="1B1B1B"/>
          <w:sz w:val="21"/>
          <w:szCs w:val="21"/>
        </w:rPr>
      </w:pPr>
      <w:r>
        <w:rPr>
          <w:color w:val="1C1C1C"/>
          <w:sz w:val="21"/>
          <w:szCs w:val="21"/>
        </w:rPr>
        <w:lastRenderedPageBreak/>
        <w:t xml:space="preserve">No portion or space located in Buildings 2000 or 4000 of the Shopping Center shall </w:t>
      </w:r>
      <w:r w:rsidR="007B376D">
        <w:rPr>
          <w:color w:val="1C1C1C"/>
          <w:sz w:val="21"/>
          <w:szCs w:val="21"/>
        </w:rPr>
        <w:t xml:space="preserve">be used for any of the purposes </w:t>
      </w:r>
      <w:r>
        <w:rPr>
          <w:color w:val="1C1C1C"/>
          <w:sz w:val="21"/>
          <w:szCs w:val="21"/>
        </w:rPr>
        <w:t>listed below:</w:t>
      </w:r>
    </w:p>
    <w:p w14:paraId="65EB8FEE" w14:textId="77777777" w:rsidR="00C96102" w:rsidRDefault="00C96102" w:rsidP="00CF38B7">
      <w:pPr>
        <w:pStyle w:val="ListParagraph"/>
        <w:numPr>
          <w:ilvl w:val="1"/>
          <w:numId w:val="25"/>
        </w:numPr>
        <w:tabs>
          <w:tab w:val="left" w:pos="2160"/>
        </w:tabs>
        <w:autoSpaceDE w:val="0"/>
        <w:autoSpaceDN w:val="0"/>
        <w:adjustRightInd w:val="0"/>
        <w:spacing w:after="240"/>
        <w:ind w:left="2160" w:hanging="720"/>
        <w:contextualSpacing w:val="0"/>
        <w:jc w:val="both"/>
        <w:rPr>
          <w:color w:val="1C1C1C"/>
          <w:sz w:val="21"/>
          <w:szCs w:val="21"/>
        </w:rPr>
      </w:pPr>
      <w:r w:rsidRPr="00C96102">
        <w:rPr>
          <w:color w:val="1C1C1C"/>
          <w:sz w:val="21"/>
          <w:szCs w:val="21"/>
        </w:rPr>
        <w:t xml:space="preserve">any children’s recreational, </w:t>
      </w:r>
      <w:proofErr w:type="gramStart"/>
      <w:r w:rsidRPr="00C96102">
        <w:rPr>
          <w:color w:val="1C1C1C"/>
          <w:sz w:val="21"/>
          <w:szCs w:val="21"/>
        </w:rPr>
        <w:t>educational</w:t>
      </w:r>
      <w:proofErr w:type="gramEnd"/>
      <w:r w:rsidRPr="00C96102">
        <w:rPr>
          <w:color w:val="1C1C1C"/>
          <w:sz w:val="21"/>
          <w:szCs w:val="21"/>
        </w:rPr>
        <w:t xml:space="preserve"> or day-care facility</w:t>
      </w:r>
      <w:r>
        <w:rPr>
          <w:color w:val="1C1C1C"/>
          <w:sz w:val="21"/>
          <w:szCs w:val="21"/>
        </w:rPr>
        <w:t>;</w:t>
      </w:r>
    </w:p>
    <w:p w14:paraId="18FD8683" w14:textId="77777777" w:rsidR="00C96102" w:rsidRDefault="00C96102" w:rsidP="00CF38B7">
      <w:pPr>
        <w:pStyle w:val="ListParagraph"/>
        <w:numPr>
          <w:ilvl w:val="1"/>
          <w:numId w:val="25"/>
        </w:numPr>
        <w:autoSpaceDE w:val="0"/>
        <w:autoSpaceDN w:val="0"/>
        <w:adjustRightInd w:val="0"/>
        <w:spacing w:after="240"/>
        <w:ind w:left="2160" w:hanging="720"/>
        <w:contextualSpacing w:val="0"/>
        <w:jc w:val="both"/>
        <w:rPr>
          <w:color w:val="1B1B1B"/>
          <w:sz w:val="21"/>
          <w:szCs w:val="21"/>
        </w:rPr>
      </w:pPr>
      <w:r w:rsidRPr="00C96102">
        <w:rPr>
          <w:color w:val="1B1B1B"/>
          <w:sz w:val="21"/>
          <w:szCs w:val="21"/>
        </w:rPr>
        <w:t xml:space="preserve">any health club, health spa, fitness center, weight room, </w:t>
      </w:r>
      <w:proofErr w:type="gramStart"/>
      <w:r w:rsidRPr="00C96102">
        <w:rPr>
          <w:color w:val="1B1B1B"/>
          <w:sz w:val="21"/>
          <w:szCs w:val="21"/>
        </w:rPr>
        <w:t>gymnasium</w:t>
      </w:r>
      <w:proofErr w:type="gramEnd"/>
      <w:r w:rsidRPr="00C96102">
        <w:rPr>
          <w:color w:val="1B1B1B"/>
          <w:sz w:val="21"/>
          <w:szCs w:val="21"/>
        </w:rPr>
        <w:t xml:space="preserve"> or the like</w:t>
      </w:r>
      <w:r>
        <w:rPr>
          <w:color w:val="1B1B1B"/>
          <w:sz w:val="21"/>
          <w:szCs w:val="21"/>
        </w:rPr>
        <w:t>;</w:t>
      </w:r>
    </w:p>
    <w:p w14:paraId="511E1C64" w14:textId="77777777" w:rsidR="00C96102" w:rsidRDefault="00C96102" w:rsidP="00C96102">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C96102">
        <w:rPr>
          <w:color w:val="1B1B1B"/>
          <w:sz w:val="21"/>
          <w:szCs w:val="21"/>
        </w:rPr>
        <w:t>any retail operation in which more than twenty (20%) percent of the sales area of such operation is used for the display and/or sale of clothing or goods commonly referred to as close outs, manufacturer’s overruns, or excess inventory or manufacturer’s seconds or imperfect merchandise</w:t>
      </w:r>
      <w:r>
        <w:rPr>
          <w:color w:val="1B1B1B"/>
          <w:sz w:val="21"/>
          <w:szCs w:val="21"/>
        </w:rPr>
        <w:t>;</w:t>
      </w:r>
    </w:p>
    <w:p w14:paraId="0B340924" w14:textId="77777777" w:rsidR="00C96102" w:rsidRDefault="00C96102" w:rsidP="00C96102">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C96102">
        <w:rPr>
          <w:color w:val="1B1B1B"/>
          <w:sz w:val="21"/>
          <w:szCs w:val="21"/>
        </w:rPr>
        <w:t>schools of any nature (including, without limitation any cooking school or cooking classes, beauty school, barber college, reading room, place of instruction, or any other operation serving primarily students or trainees rather than retail customers)</w:t>
      </w:r>
      <w:r>
        <w:rPr>
          <w:color w:val="1B1B1B"/>
          <w:sz w:val="21"/>
          <w:szCs w:val="21"/>
        </w:rPr>
        <w:t>, exc</w:t>
      </w:r>
      <w:r w:rsidRPr="00C96102">
        <w:rPr>
          <w:color w:val="1B1B1B"/>
          <w:sz w:val="21"/>
          <w:szCs w:val="21"/>
        </w:rPr>
        <w:t>ept a cooking school operated by Tenant as an ancillary use</w:t>
      </w:r>
      <w:r>
        <w:rPr>
          <w:color w:val="1B1B1B"/>
          <w:sz w:val="21"/>
          <w:szCs w:val="21"/>
        </w:rPr>
        <w:t>; or</w:t>
      </w:r>
    </w:p>
    <w:p w14:paraId="664F5143" w14:textId="77777777" w:rsidR="00C96102" w:rsidRPr="00352A74" w:rsidRDefault="00C96102" w:rsidP="00C96102">
      <w:pPr>
        <w:pStyle w:val="ListParagraph"/>
        <w:numPr>
          <w:ilvl w:val="1"/>
          <w:numId w:val="25"/>
        </w:numPr>
        <w:autoSpaceDE w:val="0"/>
        <w:autoSpaceDN w:val="0"/>
        <w:adjustRightInd w:val="0"/>
        <w:spacing w:after="240"/>
        <w:ind w:left="0" w:firstLine="1440"/>
        <w:contextualSpacing w:val="0"/>
        <w:jc w:val="both"/>
        <w:rPr>
          <w:color w:val="1B1B1B"/>
          <w:sz w:val="21"/>
          <w:szCs w:val="21"/>
        </w:rPr>
      </w:pPr>
      <w:r w:rsidRPr="00C96102">
        <w:rPr>
          <w:color w:val="1B1B1B"/>
          <w:sz w:val="21"/>
          <w:szCs w:val="21"/>
        </w:rPr>
        <w:t>any movie theater</w:t>
      </w:r>
      <w:r>
        <w:rPr>
          <w:color w:val="1B1B1B"/>
          <w:sz w:val="21"/>
          <w:szCs w:val="21"/>
        </w:rPr>
        <w:t xml:space="preserve"> or </w:t>
      </w:r>
      <w:r w:rsidRPr="00C96102">
        <w:rPr>
          <w:color w:val="1B1B1B"/>
          <w:sz w:val="21"/>
          <w:szCs w:val="21"/>
        </w:rPr>
        <w:t>bowling alley</w:t>
      </w:r>
      <w:r>
        <w:rPr>
          <w:color w:val="1B1B1B"/>
          <w:sz w:val="21"/>
          <w:szCs w:val="21"/>
        </w:rPr>
        <w:t>.</w:t>
      </w:r>
    </w:p>
    <w:p w14:paraId="0BED7779" w14:textId="77777777" w:rsidR="00A475B4" w:rsidRPr="00814CC7" w:rsidRDefault="007A0B54" w:rsidP="00EE0CAF">
      <w:pPr>
        <w:autoSpaceDE w:val="0"/>
        <w:autoSpaceDN w:val="0"/>
        <w:adjustRightInd w:val="0"/>
        <w:spacing w:after="240"/>
        <w:ind w:firstLine="720"/>
        <w:jc w:val="both"/>
        <w:rPr>
          <w:sz w:val="21"/>
          <w:szCs w:val="21"/>
        </w:rPr>
      </w:pPr>
      <w:r>
        <w:rPr>
          <w:color w:val="1C1C1C"/>
          <w:sz w:val="21"/>
          <w:szCs w:val="21"/>
        </w:rPr>
        <w:t>2</w:t>
      </w:r>
      <w:r w:rsidR="00C96102">
        <w:rPr>
          <w:color w:val="1C1C1C"/>
          <w:sz w:val="21"/>
          <w:szCs w:val="21"/>
        </w:rPr>
        <w:t>6</w:t>
      </w:r>
      <w:r>
        <w:rPr>
          <w:color w:val="1C1C1C"/>
          <w:sz w:val="21"/>
          <w:szCs w:val="21"/>
        </w:rPr>
        <w:t>.</w:t>
      </w:r>
      <w:r>
        <w:rPr>
          <w:color w:val="1C1C1C"/>
          <w:sz w:val="21"/>
          <w:szCs w:val="21"/>
        </w:rPr>
        <w:tab/>
        <w:t xml:space="preserve">The listing of the aforementioned items is not intended to be exclusive, but rather to indicate part of the scope and nature of the types of rules and regulations Landlord may impose. Landlord reserves the right, in its reasonable discretion and from time to time, to amend, alter, </w:t>
      </w:r>
      <w:proofErr w:type="gramStart"/>
      <w:r>
        <w:rPr>
          <w:color w:val="1C1C1C"/>
          <w:sz w:val="21"/>
          <w:szCs w:val="21"/>
        </w:rPr>
        <w:t>add</w:t>
      </w:r>
      <w:proofErr w:type="gramEnd"/>
      <w:r>
        <w:rPr>
          <w:color w:val="1C1C1C"/>
          <w:sz w:val="21"/>
          <w:szCs w:val="21"/>
        </w:rPr>
        <w:t xml:space="preserve"> and subtract from these rules and to make specific exceptions thereto and Landlord shall have no obligation to enforce these rules as they may apply to other tenants or occupants in the Shopping Center. The Rules and Regulations set forth herein are intended to supplement the provisions of the Lease; in the event that any of the provisions of the Rules and Regulations conflict with the provisions of the Lease, the provisions of the Lease shall govern.</w:t>
      </w:r>
    </w:p>
    <w:p w14:paraId="300D014C" w14:textId="77777777" w:rsidR="00A475B4" w:rsidRPr="00814CC7" w:rsidRDefault="00A475B4">
      <w:pPr>
        <w:widowControl/>
        <w:tabs>
          <w:tab w:val="left" w:pos="720"/>
          <w:tab w:val="left" w:pos="1440"/>
          <w:tab w:val="left" w:pos="2160"/>
          <w:tab w:val="left" w:pos="2880"/>
        </w:tabs>
        <w:jc w:val="both"/>
        <w:rPr>
          <w:sz w:val="21"/>
          <w:szCs w:val="21"/>
        </w:rPr>
        <w:sectPr w:rsidR="00A475B4" w:rsidRPr="00814CC7" w:rsidSect="00795B74">
          <w:footerReference w:type="default" r:id="rId21"/>
          <w:endnotePr>
            <w:numFmt w:val="decimal"/>
          </w:endnotePr>
          <w:pgSz w:w="12240" w:h="15840" w:code="1"/>
          <w:pgMar w:top="1440" w:right="1440" w:bottom="1440" w:left="1440" w:header="720" w:footer="720" w:gutter="0"/>
          <w:pgNumType w:start="1"/>
          <w:cols w:space="720"/>
          <w:noEndnote/>
          <w:docGrid w:linePitch="326"/>
        </w:sectPr>
      </w:pPr>
    </w:p>
    <w:p w14:paraId="7DF79E1E" w14:textId="77777777" w:rsidR="00A475B4" w:rsidRPr="00814CC7" w:rsidRDefault="00A475B4">
      <w:pPr>
        <w:widowControl/>
        <w:jc w:val="center"/>
        <w:rPr>
          <w:b/>
          <w:sz w:val="21"/>
          <w:szCs w:val="21"/>
          <w:u w:val="single"/>
        </w:rPr>
      </w:pPr>
      <w:r w:rsidRPr="00814CC7">
        <w:rPr>
          <w:b/>
          <w:sz w:val="21"/>
          <w:szCs w:val="21"/>
          <w:u w:val="single"/>
        </w:rPr>
        <w:lastRenderedPageBreak/>
        <w:t>EXHIBIT C</w:t>
      </w:r>
    </w:p>
    <w:p w14:paraId="1F79D91D" w14:textId="77777777" w:rsidR="00A475B4" w:rsidRPr="00814CC7" w:rsidRDefault="00A475B4">
      <w:pPr>
        <w:widowControl/>
        <w:rPr>
          <w:b/>
          <w:sz w:val="21"/>
          <w:szCs w:val="21"/>
        </w:rPr>
      </w:pPr>
    </w:p>
    <w:p w14:paraId="208AFCE3" w14:textId="77777777" w:rsidR="00A475B4" w:rsidRPr="00814CC7" w:rsidRDefault="00A475B4">
      <w:pPr>
        <w:widowControl/>
        <w:jc w:val="center"/>
        <w:rPr>
          <w:b/>
          <w:sz w:val="21"/>
          <w:szCs w:val="21"/>
        </w:rPr>
      </w:pPr>
      <w:r w:rsidRPr="00814CC7">
        <w:rPr>
          <w:b/>
          <w:sz w:val="21"/>
          <w:szCs w:val="21"/>
          <w:u w:val="single"/>
        </w:rPr>
        <w:t>COMMENCEMENT AND EXPIRATION DATE DECLARATION</w:t>
      </w:r>
    </w:p>
    <w:p w14:paraId="0F1451A8" w14:textId="77777777" w:rsidR="00A475B4" w:rsidRPr="00814CC7" w:rsidRDefault="00A475B4">
      <w:pPr>
        <w:widowControl/>
        <w:jc w:val="both"/>
        <w:rPr>
          <w:sz w:val="21"/>
          <w:szCs w:val="21"/>
        </w:rPr>
      </w:pPr>
    </w:p>
    <w:p w14:paraId="198D4E8F" w14:textId="77777777" w:rsidR="00A475B4" w:rsidRPr="00814CC7" w:rsidRDefault="00A475B4">
      <w:pPr>
        <w:widowControl/>
        <w:jc w:val="both"/>
        <w:rPr>
          <w:sz w:val="21"/>
          <w:szCs w:val="21"/>
        </w:rPr>
      </w:pPr>
    </w:p>
    <w:p w14:paraId="5D0B8416" w14:textId="2477FFEE" w:rsidR="00A475B4" w:rsidRPr="00814CC7" w:rsidRDefault="00A475B4">
      <w:pPr>
        <w:widowControl/>
        <w:ind w:firstLine="720"/>
        <w:jc w:val="both"/>
        <w:rPr>
          <w:sz w:val="21"/>
          <w:szCs w:val="21"/>
        </w:rPr>
      </w:pPr>
      <w:r w:rsidRPr="00814CC7">
        <w:rPr>
          <w:b/>
          <w:sz w:val="21"/>
          <w:szCs w:val="21"/>
        </w:rPr>
        <w:t xml:space="preserve">THIS </w:t>
      </w:r>
      <w:r w:rsidR="00A6684F" w:rsidRPr="00814CC7">
        <w:rPr>
          <w:b/>
          <w:sz w:val="21"/>
          <w:szCs w:val="21"/>
        </w:rPr>
        <w:t xml:space="preserve">COMMENCEMENT AND EXPIRATION DATE </w:t>
      </w:r>
      <w:r w:rsidRPr="00814CC7">
        <w:rPr>
          <w:b/>
          <w:sz w:val="21"/>
          <w:szCs w:val="21"/>
        </w:rPr>
        <w:t>DECLARATION</w:t>
      </w:r>
      <w:r w:rsidRPr="00814CC7">
        <w:rPr>
          <w:sz w:val="21"/>
          <w:szCs w:val="21"/>
        </w:rPr>
        <w:t>, made this</w:t>
      </w:r>
      <w:r w:rsidR="00A6684F" w:rsidRPr="00814CC7">
        <w:rPr>
          <w:sz w:val="21"/>
          <w:szCs w:val="21"/>
        </w:rPr>
        <w:t xml:space="preserve"> _____ day of _____________, </w:t>
      </w:r>
      <w:r w:rsidR="00DF6A87">
        <w:rPr>
          <w:sz w:val="21"/>
          <w:szCs w:val="21"/>
          <w:u w:val="single"/>
        </w:rPr>
        <w:tab/>
      </w:r>
      <w:r w:rsidRPr="00814CC7">
        <w:rPr>
          <w:sz w:val="21"/>
          <w:szCs w:val="21"/>
        </w:rPr>
        <w:t xml:space="preserve">, by and between </w:t>
      </w:r>
      <w:r w:rsidR="00DF6A87">
        <w:rPr>
          <w:b/>
          <w:bCs/>
          <w:sz w:val="22"/>
          <w:szCs w:val="22"/>
        </w:rPr>
        <w:t>TORO DEVELOPMENT COMPANY LLC</w:t>
      </w:r>
      <w:r w:rsidR="00DF6A87">
        <w:rPr>
          <w:sz w:val="22"/>
          <w:szCs w:val="22"/>
        </w:rPr>
        <w:t>,</w:t>
      </w:r>
      <w:r w:rsidRPr="00814CC7">
        <w:rPr>
          <w:sz w:val="21"/>
          <w:szCs w:val="21"/>
        </w:rPr>
        <w:t xml:space="preserve"> </w:t>
      </w:r>
      <w:r w:rsidR="00DF6A87">
        <w:rPr>
          <w:rFonts w:eastAsiaTheme="minorEastAsia"/>
          <w:color w:val="000000"/>
          <w:sz w:val="22"/>
          <w:szCs w:val="22"/>
        </w:rPr>
        <w:t>a Georgia limited liability company</w:t>
      </w:r>
      <w:r w:rsidR="00DF6A87" w:rsidRPr="00814CC7">
        <w:rPr>
          <w:sz w:val="21"/>
          <w:szCs w:val="21"/>
        </w:rPr>
        <w:t xml:space="preserve"> </w:t>
      </w:r>
      <w:r w:rsidRPr="00814CC7">
        <w:rPr>
          <w:sz w:val="21"/>
          <w:szCs w:val="21"/>
        </w:rPr>
        <w:t xml:space="preserve">(herein </w:t>
      </w:r>
      <w:r w:rsidR="00811D97" w:rsidRPr="00814CC7">
        <w:rPr>
          <w:sz w:val="21"/>
          <w:szCs w:val="21"/>
        </w:rPr>
        <w:t>“</w:t>
      </w:r>
      <w:r w:rsidRPr="00814CC7">
        <w:rPr>
          <w:b/>
          <w:sz w:val="21"/>
          <w:szCs w:val="21"/>
        </w:rPr>
        <w:t>Landlord</w:t>
      </w:r>
      <w:r w:rsidR="00811D97" w:rsidRPr="00814CC7">
        <w:rPr>
          <w:sz w:val="21"/>
          <w:szCs w:val="21"/>
        </w:rPr>
        <w:t>”</w:t>
      </w:r>
      <w:r w:rsidRPr="00814CC7">
        <w:rPr>
          <w:sz w:val="21"/>
          <w:szCs w:val="21"/>
        </w:rPr>
        <w:t xml:space="preserve">), and </w:t>
      </w:r>
      <w:r w:rsidR="00531E4D">
        <w:rPr>
          <w:rFonts w:ascii="Times New Roman Bold" w:hAnsi="Times New Roman Bold"/>
          <w:b/>
          <w:caps/>
          <w:sz w:val="21"/>
          <w:szCs w:val="21"/>
        </w:rPr>
        <w:t>Sugarcoat Medley Ventures, LLC</w:t>
      </w:r>
      <w:r w:rsidR="00D0073D" w:rsidRPr="00D3402B">
        <w:rPr>
          <w:sz w:val="21"/>
          <w:szCs w:val="21"/>
        </w:rPr>
        <w:t>,</w:t>
      </w:r>
      <w:r w:rsidR="00D0073D">
        <w:rPr>
          <w:sz w:val="21"/>
          <w:szCs w:val="21"/>
        </w:rPr>
        <w:t xml:space="preserve"> </w:t>
      </w:r>
      <w:r w:rsidR="00D0073D" w:rsidRPr="00D3402B">
        <w:rPr>
          <w:sz w:val="21"/>
          <w:szCs w:val="21"/>
        </w:rPr>
        <w:t>a Georgia limited liability company</w:t>
      </w:r>
      <w:r w:rsidR="00D0073D" w:rsidRPr="00814CC7">
        <w:rPr>
          <w:sz w:val="21"/>
          <w:szCs w:val="21"/>
        </w:rPr>
        <w:t xml:space="preserve"> </w:t>
      </w:r>
      <w:r w:rsidRPr="00814CC7">
        <w:rPr>
          <w:sz w:val="21"/>
          <w:szCs w:val="21"/>
        </w:rPr>
        <w:t xml:space="preserve">(herein </w:t>
      </w:r>
      <w:r w:rsidR="00811D97" w:rsidRPr="00814CC7">
        <w:rPr>
          <w:sz w:val="21"/>
          <w:szCs w:val="21"/>
        </w:rPr>
        <w:t>“</w:t>
      </w:r>
      <w:r w:rsidRPr="00814CC7">
        <w:rPr>
          <w:b/>
          <w:sz w:val="21"/>
          <w:szCs w:val="21"/>
        </w:rPr>
        <w:t>Tenant</w:t>
      </w:r>
      <w:r w:rsidR="00811D97" w:rsidRPr="00814CC7">
        <w:rPr>
          <w:sz w:val="21"/>
          <w:szCs w:val="21"/>
        </w:rPr>
        <w:t>”</w:t>
      </w:r>
      <w:r w:rsidRPr="00814CC7">
        <w:rPr>
          <w:sz w:val="21"/>
          <w:szCs w:val="21"/>
        </w:rPr>
        <w:t>).</w:t>
      </w:r>
    </w:p>
    <w:p w14:paraId="1DD72C6A" w14:textId="77777777" w:rsidR="00A475B4" w:rsidRPr="00814CC7" w:rsidRDefault="00A475B4">
      <w:pPr>
        <w:widowControl/>
        <w:jc w:val="both"/>
        <w:rPr>
          <w:sz w:val="21"/>
          <w:szCs w:val="21"/>
        </w:rPr>
      </w:pPr>
    </w:p>
    <w:p w14:paraId="62CFB1FA" w14:textId="77777777" w:rsidR="00A475B4" w:rsidRPr="00814CC7" w:rsidRDefault="00A475B4">
      <w:pPr>
        <w:widowControl/>
        <w:jc w:val="center"/>
        <w:rPr>
          <w:sz w:val="21"/>
          <w:szCs w:val="21"/>
        </w:rPr>
      </w:pPr>
      <w:r w:rsidRPr="00814CC7">
        <w:rPr>
          <w:b/>
          <w:sz w:val="21"/>
          <w:szCs w:val="21"/>
          <w:u w:val="words"/>
        </w:rPr>
        <w:t xml:space="preserve">W I T N E S </w:t>
      </w:r>
      <w:proofErr w:type="spellStart"/>
      <w:r w:rsidRPr="00814CC7">
        <w:rPr>
          <w:b/>
          <w:sz w:val="21"/>
          <w:szCs w:val="21"/>
          <w:u w:val="words"/>
        </w:rPr>
        <w:t>S</w:t>
      </w:r>
      <w:proofErr w:type="spellEnd"/>
      <w:r w:rsidRPr="00814CC7">
        <w:rPr>
          <w:b/>
          <w:sz w:val="21"/>
          <w:szCs w:val="21"/>
          <w:u w:val="words"/>
        </w:rPr>
        <w:t xml:space="preserve"> E T H:</w:t>
      </w:r>
    </w:p>
    <w:p w14:paraId="54EBAAFF" w14:textId="77777777" w:rsidR="00A475B4" w:rsidRPr="00814CC7" w:rsidRDefault="00A475B4">
      <w:pPr>
        <w:widowControl/>
        <w:jc w:val="both"/>
        <w:rPr>
          <w:sz w:val="21"/>
          <w:szCs w:val="21"/>
        </w:rPr>
      </w:pPr>
    </w:p>
    <w:p w14:paraId="700BD70B" w14:textId="67210EA9" w:rsidR="00A475B4" w:rsidRPr="00814CC7" w:rsidRDefault="00A475B4">
      <w:pPr>
        <w:widowControl/>
        <w:ind w:firstLine="720"/>
        <w:jc w:val="both"/>
        <w:rPr>
          <w:sz w:val="21"/>
          <w:szCs w:val="21"/>
        </w:rPr>
      </w:pPr>
      <w:r w:rsidRPr="00814CC7">
        <w:rPr>
          <w:b/>
          <w:sz w:val="21"/>
          <w:szCs w:val="21"/>
        </w:rPr>
        <w:t>WHEREAS,</w:t>
      </w:r>
      <w:r w:rsidRPr="00814CC7">
        <w:rPr>
          <w:sz w:val="21"/>
          <w:szCs w:val="21"/>
        </w:rPr>
        <w:t xml:space="preserve"> Landlord and Tenant have entered into that certai</w:t>
      </w:r>
      <w:r w:rsidR="00EF5BDE" w:rsidRPr="00814CC7">
        <w:rPr>
          <w:sz w:val="21"/>
          <w:szCs w:val="21"/>
        </w:rPr>
        <w:t xml:space="preserve">n lease dated _____________, </w:t>
      </w:r>
      <w:r w:rsidR="00140FDB">
        <w:rPr>
          <w:sz w:val="21"/>
          <w:szCs w:val="21"/>
          <w:u w:val="single"/>
        </w:rPr>
        <w:tab/>
      </w:r>
      <w:r w:rsidR="00140FDB">
        <w:rPr>
          <w:sz w:val="21"/>
          <w:szCs w:val="21"/>
        </w:rPr>
        <w:t xml:space="preserve"> </w:t>
      </w:r>
      <w:r w:rsidRPr="00814CC7">
        <w:rPr>
          <w:sz w:val="21"/>
          <w:szCs w:val="21"/>
        </w:rPr>
        <w:t xml:space="preserve">(the </w:t>
      </w:r>
      <w:r w:rsidR="00811D97" w:rsidRPr="00814CC7">
        <w:rPr>
          <w:sz w:val="21"/>
          <w:szCs w:val="21"/>
        </w:rPr>
        <w:t>“</w:t>
      </w:r>
      <w:r w:rsidRPr="00814CC7">
        <w:rPr>
          <w:b/>
          <w:sz w:val="21"/>
          <w:szCs w:val="21"/>
        </w:rPr>
        <w:t>Lease</w:t>
      </w:r>
      <w:r w:rsidR="00811D97" w:rsidRPr="00814CC7">
        <w:rPr>
          <w:sz w:val="21"/>
          <w:szCs w:val="21"/>
        </w:rPr>
        <w:t>”</w:t>
      </w:r>
      <w:r w:rsidRPr="00814CC7">
        <w:rPr>
          <w:sz w:val="21"/>
          <w:szCs w:val="21"/>
        </w:rPr>
        <w:t>)</w:t>
      </w:r>
      <w:r w:rsidR="00A6684F" w:rsidRPr="00814CC7">
        <w:rPr>
          <w:sz w:val="21"/>
          <w:szCs w:val="21"/>
        </w:rPr>
        <w:t xml:space="preserve"> for certain property located at</w:t>
      </w:r>
      <w:r w:rsidRPr="00814CC7">
        <w:rPr>
          <w:sz w:val="21"/>
          <w:szCs w:val="21"/>
        </w:rPr>
        <w:t xml:space="preserve"> </w:t>
      </w:r>
      <w:r w:rsidR="00140FDB">
        <w:rPr>
          <w:sz w:val="21"/>
          <w:szCs w:val="21"/>
        </w:rPr>
        <w:t>Medley</w:t>
      </w:r>
      <w:r w:rsidR="000A386D" w:rsidRPr="00814CC7">
        <w:rPr>
          <w:sz w:val="21"/>
          <w:szCs w:val="21"/>
        </w:rPr>
        <w:t>,</w:t>
      </w:r>
      <w:r w:rsidRPr="00814CC7">
        <w:rPr>
          <w:sz w:val="21"/>
          <w:szCs w:val="21"/>
        </w:rPr>
        <w:t xml:space="preserve"> in the City of </w:t>
      </w:r>
      <w:r w:rsidR="00140FDB">
        <w:rPr>
          <w:sz w:val="21"/>
          <w:szCs w:val="21"/>
        </w:rPr>
        <w:t>Johns Creek</w:t>
      </w:r>
      <w:r w:rsidRPr="00814CC7">
        <w:rPr>
          <w:sz w:val="21"/>
          <w:szCs w:val="21"/>
        </w:rPr>
        <w:t>, Fulton County, Georgia; and</w:t>
      </w:r>
    </w:p>
    <w:p w14:paraId="1145BC1B" w14:textId="77777777" w:rsidR="00A475B4" w:rsidRPr="00814CC7" w:rsidRDefault="00A475B4">
      <w:pPr>
        <w:widowControl/>
        <w:jc w:val="both"/>
        <w:rPr>
          <w:sz w:val="21"/>
          <w:szCs w:val="21"/>
        </w:rPr>
      </w:pPr>
    </w:p>
    <w:p w14:paraId="3B4E1C12" w14:textId="77777777" w:rsidR="00A475B4" w:rsidRPr="00814CC7" w:rsidRDefault="00A475B4">
      <w:pPr>
        <w:widowControl/>
        <w:ind w:firstLine="720"/>
        <w:jc w:val="both"/>
        <w:rPr>
          <w:sz w:val="21"/>
          <w:szCs w:val="21"/>
        </w:rPr>
      </w:pPr>
      <w:r w:rsidRPr="00814CC7">
        <w:rPr>
          <w:b/>
          <w:sz w:val="21"/>
          <w:szCs w:val="21"/>
        </w:rPr>
        <w:t>WHEREAS,</w:t>
      </w:r>
      <w:r w:rsidRPr="00814CC7">
        <w:rPr>
          <w:sz w:val="21"/>
          <w:szCs w:val="21"/>
        </w:rPr>
        <w:t xml:space="preserve"> Landlord and Tenant wish to set forth their agreements as to the commencement of the Term (as defined in Section 2.2 of the Lease) of the Lease.</w:t>
      </w:r>
    </w:p>
    <w:p w14:paraId="3E97A439" w14:textId="77777777" w:rsidR="00A475B4" w:rsidRPr="00814CC7" w:rsidRDefault="00A475B4">
      <w:pPr>
        <w:widowControl/>
        <w:jc w:val="both"/>
        <w:rPr>
          <w:sz w:val="21"/>
          <w:szCs w:val="21"/>
        </w:rPr>
      </w:pPr>
    </w:p>
    <w:p w14:paraId="5A83F5B3" w14:textId="77777777" w:rsidR="00A475B4" w:rsidRPr="00814CC7" w:rsidRDefault="00A475B4">
      <w:pPr>
        <w:widowControl/>
        <w:ind w:firstLine="720"/>
        <w:jc w:val="both"/>
        <w:rPr>
          <w:sz w:val="21"/>
          <w:szCs w:val="21"/>
        </w:rPr>
      </w:pPr>
      <w:r w:rsidRPr="00814CC7">
        <w:rPr>
          <w:b/>
          <w:sz w:val="21"/>
          <w:szCs w:val="21"/>
        </w:rPr>
        <w:t xml:space="preserve">NOW, THEREFORE, </w:t>
      </w:r>
      <w:r w:rsidRPr="00814CC7">
        <w:rPr>
          <w:sz w:val="21"/>
          <w:szCs w:val="21"/>
        </w:rPr>
        <w:t>Landlord and Tenant agree as follows:</w:t>
      </w:r>
    </w:p>
    <w:p w14:paraId="1375A973" w14:textId="77777777" w:rsidR="00A475B4" w:rsidRPr="00814CC7" w:rsidRDefault="00A475B4">
      <w:pPr>
        <w:widowControl/>
        <w:ind w:firstLine="720"/>
        <w:jc w:val="both"/>
        <w:rPr>
          <w:sz w:val="21"/>
          <w:szCs w:val="21"/>
        </w:rPr>
      </w:pPr>
    </w:p>
    <w:p w14:paraId="23F256F4" w14:textId="77777777" w:rsidR="00A475B4" w:rsidRPr="00814CC7" w:rsidRDefault="00A475B4">
      <w:pPr>
        <w:widowControl/>
        <w:ind w:firstLine="720"/>
        <w:jc w:val="both"/>
        <w:rPr>
          <w:sz w:val="21"/>
          <w:szCs w:val="21"/>
        </w:rPr>
      </w:pPr>
      <w:r w:rsidRPr="00814CC7">
        <w:rPr>
          <w:sz w:val="21"/>
          <w:szCs w:val="21"/>
        </w:rPr>
        <w:t>1.</w:t>
      </w:r>
      <w:r w:rsidRPr="00814CC7">
        <w:rPr>
          <w:sz w:val="21"/>
          <w:szCs w:val="21"/>
        </w:rPr>
        <w:tab/>
        <w:t>The Term of the Lease commenced on __________________.</w:t>
      </w:r>
    </w:p>
    <w:p w14:paraId="22FE8EA2" w14:textId="77777777" w:rsidR="00A475B4" w:rsidRPr="00814CC7" w:rsidRDefault="00A475B4">
      <w:pPr>
        <w:widowControl/>
        <w:jc w:val="both"/>
        <w:rPr>
          <w:sz w:val="21"/>
          <w:szCs w:val="21"/>
        </w:rPr>
      </w:pPr>
    </w:p>
    <w:p w14:paraId="1AB294FA" w14:textId="77777777" w:rsidR="00A475B4" w:rsidRPr="00814CC7" w:rsidRDefault="00A475B4">
      <w:pPr>
        <w:widowControl/>
        <w:ind w:firstLine="720"/>
        <w:jc w:val="both"/>
        <w:rPr>
          <w:sz w:val="21"/>
          <w:szCs w:val="21"/>
        </w:rPr>
      </w:pPr>
      <w:r w:rsidRPr="00814CC7">
        <w:rPr>
          <w:sz w:val="21"/>
          <w:szCs w:val="21"/>
        </w:rPr>
        <w:t>2.</w:t>
      </w:r>
      <w:r w:rsidRPr="00814CC7">
        <w:rPr>
          <w:sz w:val="21"/>
          <w:szCs w:val="21"/>
        </w:rPr>
        <w:tab/>
        <w:t>The initial term of the Lease shall expire on ___________________.</w:t>
      </w:r>
    </w:p>
    <w:p w14:paraId="5009F02B" w14:textId="77777777" w:rsidR="00A475B4" w:rsidRPr="00814CC7" w:rsidRDefault="00A475B4">
      <w:pPr>
        <w:widowControl/>
        <w:jc w:val="both"/>
        <w:rPr>
          <w:sz w:val="21"/>
          <w:szCs w:val="21"/>
        </w:rPr>
      </w:pPr>
    </w:p>
    <w:p w14:paraId="284F880D" w14:textId="77777777" w:rsidR="00A475B4" w:rsidRPr="00814CC7" w:rsidRDefault="00A475B4">
      <w:pPr>
        <w:widowControl/>
        <w:ind w:left="1440" w:hanging="720"/>
        <w:jc w:val="both"/>
        <w:rPr>
          <w:sz w:val="21"/>
          <w:szCs w:val="21"/>
        </w:rPr>
      </w:pPr>
      <w:r w:rsidRPr="00814CC7">
        <w:rPr>
          <w:sz w:val="21"/>
          <w:szCs w:val="21"/>
        </w:rPr>
        <w:t>3.</w:t>
      </w:r>
      <w:r w:rsidRPr="00814CC7">
        <w:rPr>
          <w:sz w:val="21"/>
          <w:szCs w:val="21"/>
        </w:rPr>
        <w:tab/>
        <w:t>Tenant has ____________ (___) options of ___________ (___) years each.</w:t>
      </w:r>
    </w:p>
    <w:p w14:paraId="0E2319D1" w14:textId="77777777" w:rsidR="00A475B4" w:rsidRPr="00814CC7" w:rsidRDefault="00A475B4">
      <w:pPr>
        <w:widowControl/>
        <w:jc w:val="both"/>
        <w:rPr>
          <w:sz w:val="21"/>
          <w:szCs w:val="21"/>
        </w:rPr>
      </w:pPr>
    </w:p>
    <w:p w14:paraId="73A21827" w14:textId="77777777" w:rsidR="00A475B4" w:rsidRPr="00814CC7" w:rsidRDefault="00A475B4">
      <w:pPr>
        <w:widowControl/>
        <w:ind w:left="1440" w:hanging="720"/>
        <w:jc w:val="both"/>
        <w:rPr>
          <w:sz w:val="21"/>
          <w:szCs w:val="21"/>
        </w:rPr>
      </w:pPr>
      <w:r w:rsidRPr="00814CC7">
        <w:rPr>
          <w:sz w:val="21"/>
          <w:szCs w:val="21"/>
        </w:rPr>
        <w:t>4.</w:t>
      </w:r>
      <w:r w:rsidRPr="00814CC7">
        <w:rPr>
          <w:sz w:val="21"/>
          <w:szCs w:val="21"/>
        </w:rPr>
        <w:tab/>
        <w:t>The Commencement Date (as defined in Section 2.2 of the Lease) for purposes of paying rent (as defined in Article III of the Lease) under the Lease is _________________, 20</w:t>
      </w:r>
      <w:r w:rsidR="00EF5BDE" w:rsidRPr="00814CC7">
        <w:rPr>
          <w:sz w:val="21"/>
          <w:szCs w:val="21"/>
        </w:rPr>
        <w:t>_</w:t>
      </w:r>
      <w:r w:rsidRPr="00814CC7">
        <w:rPr>
          <w:sz w:val="21"/>
          <w:szCs w:val="21"/>
        </w:rPr>
        <w:t>__.</w:t>
      </w:r>
    </w:p>
    <w:p w14:paraId="2C8576F9" w14:textId="77777777" w:rsidR="00A475B4" w:rsidRPr="00814CC7" w:rsidRDefault="00A475B4">
      <w:pPr>
        <w:widowControl/>
        <w:jc w:val="both"/>
        <w:rPr>
          <w:sz w:val="21"/>
          <w:szCs w:val="21"/>
        </w:rPr>
      </w:pPr>
    </w:p>
    <w:p w14:paraId="1731EA07" w14:textId="77777777" w:rsidR="00A475B4" w:rsidRPr="00814CC7" w:rsidRDefault="00A475B4">
      <w:pPr>
        <w:widowControl/>
        <w:ind w:left="1440" w:hanging="720"/>
        <w:jc w:val="both"/>
        <w:rPr>
          <w:sz w:val="21"/>
          <w:szCs w:val="21"/>
        </w:rPr>
      </w:pPr>
      <w:r w:rsidRPr="00814CC7">
        <w:rPr>
          <w:sz w:val="21"/>
          <w:szCs w:val="21"/>
        </w:rPr>
        <w:t>5.</w:t>
      </w:r>
      <w:r w:rsidRPr="00814CC7">
        <w:rPr>
          <w:sz w:val="21"/>
          <w:szCs w:val="21"/>
        </w:rPr>
        <w:tab/>
        <w:t>As of the Commencement Date, the square footage of the Premises (as defined in Section 1.3 of the Lease) is __________ square feet.</w:t>
      </w:r>
    </w:p>
    <w:p w14:paraId="70EBD187" w14:textId="77777777" w:rsidR="00A475B4" w:rsidRPr="00814CC7" w:rsidRDefault="00A475B4">
      <w:pPr>
        <w:widowControl/>
        <w:ind w:left="1440" w:hanging="720"/>
        <w:jc w:val="both"/>
        <w:rPr>
          <w:sz w:val="21"/>
          <w:szCs w:val="21"/>
        </w:rPr>
      </w:pPr>
    </w:p>
    <w:p w14:paraId="21D210B8" w14:textId="77777777" w:rsidR="00A475B4" w:rsidRPr="00814CC7" w:rsidRDefault="00A475B4">
      <w:pPr>
        <w:widowControl/>
        <w:ind w:left="1440" w:hanging="720"/>
        <w:jc w:val="both"/>
        <w:rPr>
          <w:sz w:val="21"/>
          <w:szCs w:val="21"/>
        </w:rPr>
      </w:pPr>
      <w:r w:rsidRPr="00814CC7">
        <w:rPr>
          <w:sz w:val="21"/>
          <w:szCs w:val="21"/>
        </w:rPr>
        <w:t>6.</w:t>
      </w:r>
      <w:r w:rsidRPr="00814CC7">
        <w:rPr>
          <w:sz w:val="21"/>
          <w:szCs w:val="21"/>
        </w:rPr>
        <w:tab/>
        <w:t>As of the Commencement Date, the GLA of the Shopping Center (as defined in Section 1.3 of the Lease) is _____________ square feet.</w:t>
      </w:r>
    </w:p>
    <w:p w14:paraId="12D8333F" w14:textId="77777777" w:rsidR="00A475B4" w:rsidRPr="00814CC7" w:rsidRDefault="00A475B4">
      <w:pPr>
        <w:widowControl/>
        <w:jc w:val="both"/>
        <w:rPr>
          <w:sz w:val="21"/>
          <w:szCs w:val="21"/>
        </w:rPr>
      </w:pPr>
    </w:p>
    <w:p w14:paraId="0B32A78B" w14:textId="77777777" w:rsidR="00A475B4" w:rsidRPr="00814CC7" w:rsidRDefault="00773425">
      <w:pPr>
        <w:widowControl/>
        <w:ind w:firstLine="720"/>
        <w:jc w:val="both"/>
        <w:rPr>
          <w:sz w:val="21"/>
          <w:szCs w:val="21"/>
        </w:rPr>
      </w:pPr>
      <w:r>
        <w:rPr>
          <w:b/>
          <w:sz w:val="21"/>
          <w:szCs w:val="21"/>
        </w:rPr>
        <w:br w:type="page"/>
      </w:r>
      <w:r w:rsidR="00A475B4" w:rsidRPr="00814CC7">
        <w:rPr>
          <w:b/>
          <w:sz w:val="21"/>
          <w:szCs w:val="21"/>
        </w:rPr>
        <w:lastRenderedPageBreak/>
        <w:t xml:space="preserve">IN WITNESS WHEREOF, </w:t>
      </w:r>
      <w:r w:rsidR="00A475B4" w:rsidRPr="00814CC7">
        <w:rPr>
          <w:sz w:val="21"/>
          <w:szCs w:val="21"/>
        </w:rPr>
        <w:t>Landlord</w:t>
      </w:r>
      <w:r w:rsidR="00A475B4" w:rsidRPr="00814CC7">
        <w:rPr>
          <w:b/>
          <w:sz w:val="21"/>
          <w:szCs w:val="21"/>
        </w:rPr>
        <w:t xml:space="preserve"> </w:t>
      </w:r>
      <w:r w:rsidR="00A475B4" w:rsidRPr="00814CC7">
        <w:rPr>
          <w:sz w:val="21"/>
          <w:szCs w:val="21"/>
        </w:rPr>
        <w:t>and Tenant have signed and sealed this Commencement and Expiration Date Declaration as of the</w:t>
      </w:r>
      <w:r w:rsidR="00A475B4" w:rsidRPr="00814CC7">
        <w:rPr>
          <w:b/>
          <w:sz w:val="21"/>
          <w:szCs w:val="21"/>
        </w:rPr>
        <w:t xml:space="preserve"> </w:t>
      </w:r>
      <w:r w:rsidR="00A475B4" w:rsidRPr="00814CC7">
        <w:rPr>
          <w:sz w:val="21"/>
          <w:szCs w:val="21"/>
        </w:rPr>
        <w:t>day and year first above written.</w:t>
      </w:r>
    </w:p>
    <w:p w14:paraId="3152470E" w14:textId="77777777" w:rsidR="00A475B4" w:rsidRDefault="00A475B4">
      <w:pPr>
        <w:widowControl/>
        <w:jc w:val="both"/>
        <w:rPr>
          <w:sz w:val="21"/>
          <w:szCs w:val="21"/>
        </w:rPr>
      </w:pPr>
    </w:p>
    <w:tbl>
      <w:tblPr>
        <w:tblStyle w:val="TableGrid"/>
        <w:tblW w:w="0" w:type="auto"/>
        <w:tblLook w:val="04A0" w:firstRow="1" w:lastRow="0" w:firstColumn="1" w:lastColumn="0" w:noHBand="0" w:noVBand="1"/>
      </w:tblPr>
      <w:tblGrid>
        <w:gridCol w:w="4675"/>
        <w:gridCol w:w="4675"/>
      </w:tblGrid>
      <w:tr w:rsidR="00EC1EBC" w14:paraId="269E3B0C" w14:textId="77777777" w:rsidTr="00881AEA">
        <w:tc>
          <w:tcPr>
            <w:tcW w:w="4675" w:type="dxa"/>
            <w:tcBorders>
              <w:top w:val="nil"/>
              <w:left w:val="nil"/>
              <w:bottom w:val="nil"/>
              <w:right w:val="nil"/>
            </w:tcBorders>
          </w:tcPr>
          <w:p w14:paraId="2FCD8B61" w14:textId="77777777" w:rsidR="00EC1EBC" w:rsidRPr="00F33E9A" w:rsidRDefault="00EC1EBC" w:rsidP="00881AEA">
            <w:pPr>
              <w:widowControl/>
              <w:jc w:val="both"/>
              <w:rPr>
                <w:b/>
                <w:sz w:val="22"/>
                <w:szCs w:val="22"/>
              </w:rPr>
            </w:pPr>
            <w:r w:rsidRPr="00F33E9A">
              <w:rPr>
                <w:b/>
                <w:sz w:val="22"/>
                <w:szCs w:val="22"/>
              </w:rPr>
              <w:t>LANDLORD:</w:t>
            </w:r>
          </w:p>
          <w:p w14:paraId="7B68D423" w14:textId="77777777" w:rsidR="00EC1EBC" w:rsidRPr="00F33E9A" w:rsidRDefault="00EC1EBC" w:rsidP="00881AEA">
            <w:pPr>
              <w:widowControl/>
              <w:jc w:val="both"/>
              <w:rPr>
                <w:b/>
                <w:sz w:val="22"/>
                <w:szCs w:val="22"/>
              </w:rPr>
            </w:pPr>
          </w:p>
          <w:p w14:paraId="7F9F42FD" w14:textId="77777777" w:rsidR="00EC1EBC" w:rsidRPr="00F33E9A" w:rsidRDefault="00EC1EBC" w:rsidP="00881AEA">
            <w:pPr>
              <w:tabs>
                <w:tab w:val="right" w:pos="4528"/>
              </w:tabs>
              <w:rPr>
                <w:sz w:val="22"/>
                <w:szCs w:val="22"/>
              </w:rPr>
            </w:pPr>
            <w:r w:rsidRPr="00F33E9A">
              <w:rPr>
                <w:b/>
                <w:bCs/>
                <w:sz w:val="22"/>
                <w:szCs w:val="22"/>
              </w:rPr>
              <w:t>TORO DEVELOPMENT COMPANY LLC</w:t>
            </w:r>
            <w:r w:rsidRPr="00F33E9A">
              <w:rPr>
                <w:sz w:val="22"/>
                <w:szCs w:val="22"/>
              </w:rPr>
              <w:t>,</w:t>
            </w:r>
          </w:p>
          <w:p w14:paraId="1BD9E2EB" w14:textId="77777777" w:rsidR="00EC1EBC" w:rsidRPr="00F33E9A" w:rsidRDefault="00EC1EBC" w:rsidP="00881AEA">
            <w:pPr>
              <w:tabs>
                <w:tab w:val="right" w:pos="4528"/>
              </w:tabs>
              <w:rPr>
                <w:b/>
                <w:sz w:val="22"/>
                <w:szCs w:val="22"/>
              </w:rPr>
            </w:pPr>
            <w:r w:rsidRPr="00F33E9A">
              <w:rPr>
                <w:rFonts w:eastAsiaTheme="minorEastAsia"/>
                <w:color w:val="000000"/>
                <w:sz w:val="22"/>
                <w:szCs w:val="22"/>
              </w:rPr>
              <w:t>a Georgia limited liability company</w:t>
            </w:r>
          </w:p>
          <w:p w14:paraId="10E3005B" w14:textId="77777777" w:rsidR="00EC1EBC" w:rsidRPr="00F33E9A" w:rsidRDefault="00EC1EBC" w:rsidP="00881AEA">
            <w:pPr>
              <w:rPr>
                <w:sz w:val="22"/>
                <w:szCs w:val="22"/>
              </w:rPr>
            </w:pPr>
          </w:p>
          <w:p w14:paraId="6F915243" w14:textId="77777777" w:rsidR="00EC1EBC" w:rsidRPr="00F33E9A" w:rsidRDefault="00EC1EBC" w:rsidP="00881AEA">
            <w:pPr>
              <w:tabs>
                <w:tab w:val="left" w:pos="720"/>
              </w:tabs>
              <w:ind w:left="720" w:hanging="446"/>
              <w:jc w:val="both"/>
              <w:rPr>
                <w:sz w:val="22"/>
                <w:szCs w:val="22"/>
              </w:rPr>
            </w:pPr>
            <w:r w:rsidRPr="00F33E9A">
              <w:rPr>
                <w:sz w:val="22"/>
                <w:szCs w:val="22"/>
              </w:rPr>
              <w:t>By: Toro Holdings, LLC,</w:t>
            </w:r>
          </w:p>
          <w:p w14:paraId="350DBED0" w14:textId="77777777" w:rsidR="00EC1EBC" w:rsidRPr="00F33E9A" w:rsidRDefault="00EC1EBC" w:rsidP="00881AEA">
            <w:pPr>
              <w:tabs>
                <w:tab w:val="left" w:pos="720"/>
              </w:tabs>
              <w:ind w:left="720" w:hanging="446"/>
              <w:jc w:val="both"/>
              <w:rPr>
                <w:sz w:val="22"/>
                <w:szCs w:val="22"/>
              </w:rPr>
            </w:pPr>
            <w:r w:rsidRPr="00F33E9A">
              <w:rPr>
                <w:sz w:val="22"/>
                <w:szCs w:val="22"/>
              </w:rPr>
              <w:t xml:space="preserve">       a Georgia limited liability company,</w:t>
            </w:r>
          </w:p>
          <w:p w14:paraId="6B5E0FBF" w14:textId="77777777" w:rsidR="00EC1EBC" w:rsidRPr="00F33E9A" w:rsidRDefault="00EC1EBC" w:rsidP="00881AEA">
            <w:pPr>
              <w:tabs>
                <w:tab w:val="left" w:pos="720"/>
              </w:tabs>
              <w:ind w:left="720" w:hanging="446"/>
              <w:rPr>
                <w:sz w:val="22"/>
                <w:szCs w:val="22"/>
              </w:rPr>
            </w:pPr>
            <w:r w:rsidRPr="00F33E9A">
              <w:rPr>
                <w:sz w:val="22"/>
                <w:szCs w:val="22"/>
              </w:rPr>
              <w:t xml:space="preserve">       its Managing Member</w:t>
            </w:r>
          </w:p>
          <w:p w14:paraId="128EF898" w14:textId="77777777" w:rsidR="00EC1EBC" w:rsidRPr="00F33E9A" w:rsidRDefault="00EC1EBC" w:rsidP="00881AEA">
            <w:pPr>
              <w:rPr>
                <w:sz w:val="22"/>
                <w:szCs w:val="22"/>
              </w:rPr>
            </w:pPr>
          </w:p>
          <w:p w14:paraId="11E38968" w14:textId="77777777" w:rsidR="00EC1EBC" w:rsidRPr="00F33E9A" w:rsidRDefault="00EC1EBC" w:rsidP="00881AEA">
            <w:pPr>
              <w:rPr>
                <w:sz w:val="22"/>
                <w:szCs w:val="22"/>
              </w:rPr>
            </w:pPr>
          </w:p>
          <w:p w14:paraId="611B185F" w14:textId="77777777" w:rsidR="00EC1EBC" w:rsidRPr="00F33E9A" w:rsidRDefault="00EC1EBC" w:rsidP="00881AEA">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6782DA30" w14:textId="77777777" w:rsidR="00EC1EBC" w:rsidRPr="00F33E9A" w:rsidRDefault="00EC1EBC" w:rsidP="00881AEA">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21F94FF0" w14:textId="77777777" w:rsidR="00EC1EBC" w:rsidRPr="00F33E9A" w:rsidRDefault="00EC1EBC" w:rsidP="00881AEA">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747C5E43" w14:textId="77777777" w:rsidR="00EC1EBC" w:rsidRPr="00F33E9A" w:rsidRDefault="00EC1EBC" w:rsidP="00881AEA">
            <w:pPr>
              <w:tabs>
                <w:tab w:val="left" w:pos="728"/>
                <w:tab w:val="right" w:pos="4302"/>
              </w:tabs>
              <w:rPr>
                <w:sz w:val="22"/>
                <w:szCs w:val="22"/>
              </w:rPr>
            </w:pPr>
          </w:p>
          <w:p w14:paraId="62391365" w14:textId="77777777" w:rsidR="00EC1EBC" w:rsidRPr="00F33E9A" w:rsidRDefault="00EC1EBC" w:rsidP="00881AEA">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42A9E8A0" w14:textId="77777777" w:rsidR="00EC1EBC" w:rsidRPr="00F33E9A" w:rsidRDefault="00EC1EBC" w:rsidP="00881AEA">
            <w:pPr>
              <w:widowControl/>
              <w:jc w:val="both"/>
              <w:rPr>
                <w:b/>
                <w:sz w:val="22"/>
                <w:szCs w:val="22"/>
              </w:rPr>
            </w:pPr>
          </w:p>
          <w:p w14:paraId="0B4E214A" w14:textId="77777777" w:rsidR="00EC1EBC" w:rsidRDefault="00EC1EBC" w:rsidP="00881AEA">
            <w:pPr>
              <w:widowControl/>
              <w:jc w:val="both"/>
              <w:rPr>
                <w:sz w:val="21"/>
                <w:szCs w:val="21"/>
              </w:rPr>
            </w:pPr>
          </w:p>
        </w:tc>
        <w:tc>
          <w:tcPr>
            <w:tcW w:w="4675" w:type="dxa"/>
            <w:tcBorders>
              <w:top w:val="nil"/>
              <w:left w:val="nil"/>
              <w:bottom w:val="nil"/>
              <w:right w:val="nil"/>
            </w:tcBorders>
          </w:tcPr>
          <w:p w14:paraId="4F5FBB38" w14:textId="77777777" w:rsidR="00EC1EBC" w:rsidRDefault="00EC1EBC" w:rsidP="00881AEA">
            <w:pPr>
              <w:widowControl/>
              <w:jc w:val="both"/>
              <w:rPr>
                <w:sz w:val="21"/>
                <w:szCs w:val="21"/>
              </w:rPr>
            </w:pPr>
          </w:p>
        </w:tc>
      </w:tr>
      <w:tr w:rsidR="00EC1EBC" w14:paraId="4F450D6C" w14:textId="77777777" w:rsidTr="00881AEA">
        <w:tc>
          <w:tcPr>
            <w:tcW w:w="4675" w:type="dxa"/>
            <w:tcBorders>
              <w:top w:val="nil"/>
              <w:left w:val="nil"/>
              <w:bottom w:val="nil"/>
              <w:right w:val="nil"/>
            </w:tcBorders>
          </w:tcPr>
          <w:p w14:paraId="2A9E509A" w14:textId="77777777" w:rsidR="00EC1EBC" w:rsidRPr="00F33E9A" w:rsidRDefault="00EC1EBC" w:rsidP="00881AEA">
            <w:pPr>
              <w:widowControl/>
              <w:jc w:val="both"/>
              <w:rPr>
                <w:b/>
                <w:sz w:val="22"/>
                <w:szCs w:val="22"/>
              </w:rPr>
            </w:pPr>
          </w:p>
        </w:tc>
        <w:tc>
          <w:tcPr>
            <w:tcW w:w="4675" w:type="dxa"/>
            <w:tcBorders>
              <w:top w:val="nil"/>
              <w:left w:val="nil"/>
              <w:bottom w:val="nil"/>
              <w:right w:val="nil"/>
            </w:tcBorders>
          </w:tcPr>
          <w:p w14:paraId="1686DFD1" w14:textId="77777777" w:rsidR="00EC1EBC" w:rsidRDefault="00EC1EBC" w:rsidP="00881AEA">
            <w:pPr>
              <w:widowControl/>
              <w:jc w:val="both"/>
              <w:rPr>
                <w:sz w:val="21"/>
                <w:szCs w:val="21"/>
              </w:rPr>
            </w:pPr>
          </w:p>
        </w:tc>
      </w:tr>
      <w:tr w:rsidR="00EC1EBC" w14:paraId="4235E33E" w14:textId="77777777" w:rsidTr="00881AEA">
        <w:tc>
          <w:tcPr>
            <w:tcW w:w="4675" w:type="dxa"/>
            <w:tcBorders>
              <w:top w:val="nil"/>
              <w:left w:val="nil"/>
              <w:bottom w:val="nil"/>
              <w:right w:val="nil"/>
            </w:tcBorders>
          </w:tcPr>
          <w:p w14:paraId="5D2D63AB" w14:textId="77777777" w:rsidR="00EC1EBC" w:rsidRPr="00814CC7" w:rsidRDefault="00EC1EBC" w:rsidP="00EC1EBC">
            <w:pPr>
              <w:widowControl/>
              <w:jc w:val="both"/>
              <w:rPr>
                <w:b/>
                <w:sz w:val="21"/>
                <w:szCs w:val="21"/>
              </w:rPr>
            </w:pPr>
            <w:r w:rsidRPr="00814CC7">
              <w:rPr>
                <w:b/>
                <w:sz w:val="21"/>
                <w:szCs w:val="21"/>
              </w:rPr>
              <w:t>TENANT:</w:t>
            </w:r>
          </w:p>
          <w:p w14:paraId="3155814C" w14:textId="77777777" w:rsidR="00EC1EBC" w:rsidRPr="00814CC7" w:rsidRDefault="00EC1EBC" w:rsidP="00EC1EBC">
            <w:pPr>
              <w:widowControl/>
              <w:jc w:val="both"/>
              <w:rPr>
                <w:sz w:val="21"/>
                <w:szCs w:val="21"/>
              </w:rPr>
            </w:pPr>
          </w:p>
          <w:p w14:paraId="384E02D9" w14:textId="77777777" w:rsidR="00EC1EBC" w:rsidRPr="00990CD4" w:rsidRDefault="00EC1EBC" w:rsidP="00EC1EBC">
            <w:pPr>
              <w:widowControl/>
              <w:jc w:val="both"/>
              <w:rPr>
                <w:sz w:val="21"/>
                <w:szCs w:val="21"/>
              </w:rPr>
            </w:pPr>
            <w:r>
              <w:rPr>
                <w:b/>
                <w:sz w:val="21"/>
                <w:szCs w:val="21"/>
              </w:rPr>
              <w:t>____________________</w:t>
            </w:r>
            <w:r>
              <w:rPr>
                <w:sz w:val="21"/>
                <w:szCs w:val="21"/>
              </w:rPr>
              <w:t>, a _______________</w:t>
            </w:r>
          </w:p>
          <w:p w14:paraId="23D00830" w14:textId="77777777" w:rsidR="00EC1EBC" w:rsidRDefault="00EC1EBC" w:rsidP="00EC1EBC">
            <w:pPr>
              <w:widowControl/>
              <w:jc w:val="both"/>
              <w:rPr>
                <w:sz w:val="21"/>
                <w:szCs w:val="21"/>
              </w:rPr>
            </w:pPr>
          </w:p>
          <w:p w14:paraId="7ED6EC9B" w14:textId="77777777" w:rsidR="00EC1EBC" w:rsidRPr="00814CC7" w:rsidRDefault="00EC1EBC" w:rsidP="00EC1EBC">
            <w:pPr>
              <w:widowControl/>
              <w:jc w:val="both"/>
              <w:rPr>
                <w:sz w:val="21"/>
                <w:szCs w:val="21"/>
              </w:rPr>
            </w:pPr>
          </w:p>
          <w:p w14:paraId="163FE7FA" w14:textId="77777777" w:rsidR="00EC1EBC" w:rsidRPr="00814CC7" w:rsidRDefault="00EC1EBC" w:rsidP="00EC1EBC">
            <w:pPr>
              <w:widowControl/>
              <w:jc w:val="both"/>
              <w:rPr>
                <w:sz w:val="21"/>
                <w:szCs w:val="21"/>
                <w:u w:val="single"/>
              </w:rPr>
            </w:pPr>
            <w:r w:rsidRPr="00814CC7">
              <w:rPr>
                <w:sz w:val="21"/>
                <w:szCs w:val="21"/>
              </w:rPr>
              <w:t xml:space="preserve">By: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2CB32A6D" w14:textId="77777777" w:rsidR="00EC1EBC" w:rsidRPr="00814CC7" w:rsidRDefault="00EC1EBC" w:rsidP="00EC1EBC">
            <w:pPr>
              <w:widowControl/>
              <w:jc w:val="both"/>
              <w:rPr>
                <w:sz w:val="21"/>
                <w:szCs w:val="21"/>
                <w:u w:val="single"/>
              </w:rPr>
            </w:pPr>
            <w:r w:rsidRPr="00814CC7">
              <w:rPr>
                <w:sz w:val="21"/>
                <w:szCs w:val="21"/>
              </w:rPr>
              <w:t xml:space="preserve">Name: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706F71CF" w14:textId="7E6E06B6" w:rsidR="00EC1EBC" w:rsidRDefault="00EC1EBC" w:rsidP="00EC1EBC">
            <w:pPr>
              <w:widowControl/>
              <w:jc w:val="both"/>
              <w:rPr>
                <w:sz w:val="21"/>
                <w:szCs w:val="21"/>
                <w:u w:val="single"/>
              </w:rPr>
            </w:pPr>
            <w:r w:rsidRPr="00814CC7">
              <w:rPr>
                <w:sz w:val="21"/>
                <w:szCs w:val="21"/>
              </w:rPr>
              <w:t xml:space="preserve">Its: </w:t>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r w:rsidRPr="00814CC7">
              <w:rPr>
                <w:sz w:val="21"/>
                <w:szCs w:val="21"/>
                <w:u w:val="single"/>
              </w:rPr>
              <w:tab/>
            </w:r>
          </w:p>
          <w:p w14:paraId="5E045F57" w14:textId="68CA63BF" w:rsidR="00EC1EBC" w:rsidRDefault="00EC1EBC" w:rsidP="00EC1EBC">
            <w:pPr>
              <w:widowControl/>
              <w:jc w:val="both"/>
              <w:rPr>
                <w:sz w:val="21"/>
                <w:szCs w:val="21"/>
                <w:u w:val="single"/>
              </w:rPr>
            </w:pPr>
          </w:p>
          <w:p w14:paraId="376179BE" w14:textId="69131BE9" w:rsidR="00EC1EBC" w:rsidRDefault="00EC1EBC" w:rsidP="00EC1EBC">
            <w:pPr>
              <w:widowControl/>
              <w:jc w:val="both"/>
              <w:rPr>
                <w:sz w:val="21"/>
                <w:szCs w:val="21"/>
                <w:u w:val="single"/>
              </w:rPr>
            </w:pPr>
          </w:p>
          <w:p w14:paraId="54F37186" w14:textId="77777777" w:rsidR="00EC1EBC" w:rsidRPr="00F33E9A" w:rsidRDefault="00EC1EBC" w:rsidP="00EC1EBC">
            <w:pPr>
              <w:tabs>
                <w:tab w:val="left" w:pos="728"/>
                <w:tab w:val="right" w:pos="4302"/>
              </w:tabs>
              <w:rPr>
                <w:sz w:val="22"/>
                <w:szCs w:val="22"/>
              </w:rPr>
            </w:pPr>
            <w:r w:rsidRPr="00F33E9A">
              <w:rPr>
                <w:sz w:val="22"/>
                <w:szCs w:val="22"/>
              </w:rPr>
              <w:t xml:space="preserve">Date:  </w:t>
            </w:r>
            <w:r w:rsidRPr="00F33E9A">
              <w:rPr>
                <w:sz w:val="22"/>
                <w:szCs w:val="22"/>
                <w:u w:val="single"/>
              </w:rPr>
              <w:tab/>
            </w:r>
            <w:r w:rsidRPr="00F33E9A">
              <w:rPr>
                <w:sz w:val="22"/>
                <w:szCs w:val="22"/>
                <w:u w:val="single"/>
              </w:rPr>
              <w:tab/>
            </w:r>
          </w:p>
          <w:p w14:paraId="1D22A3D2" w14:textId="77777777" w:rsidR="00EC1EBC" w:rsidRDefault="00EC1EBC" w:rsidP="00EC1EBC">
            <w:pPr>
              <w:widowControl/>
              <w:jc w:val="both"/>
              <w:rPr>
                <w:sz w:val="21"/>
                <w:szCs w:val="21"/>
                <w:u w:val="single"/>
              </w:rPr>
            </w:pPr>
          </w:p>
          <w:p w14:paraId="53650487" w14:textId="77777777" w:rsidR="00EC1EBC" w:rsidRPr="00814CC7" w:rsidRDefault="00EC1EBC" w:rsidP="00EC1EBC">
            <w:pPr>
              <w:widowControl/>
              <w:jc w:val="both"/>
              <w:rPr>
                <w:sz w:val="21"/>
                <w:szCs w:val="21"/>
                <w:u w:val="single"/>
              </w:rPr>
            </w:pPr>
          </w:p>
          <w:p w14:paraId="6EF4DB32" w14:textId="77777777" w:rsidR="00EC1EBC" w:rsidRPr="00F33E9A" w:rsidRDefault="00EC1EBC" w:rsidP="00881AEA">
            <w:pPr>
              <w:widowControl/>
              <w:jc w:val="both"/>
              <w:rPr>
                <w:b/>
                <w:sz w:val="22"/>
                <w:szCs w:val="22"/>
              </w:rPr>
            </w:pPr>
          </w:p>
        </w:tc>
        <w:tc>
          <w:tcPr>
            <w:tcW w:w="4675" w:type="dxa"/>
            <w:tcBorders>
              <w:top w:val="nil"/>
              <w:left w:val="nil"/>
              <w:bottom w:val="nil"/>
              <w:right w:val="nil"/>
            </w:tcBorders>
          </w:tcPr>
          <w:p w14:paraId="4289F983" w14:textId="77777777" w:rsidR="00EC1EBC" w:rsidRDefault="00EC1EBC" w:rsidP="00881AEA">
            <w:pPr>
              <w:widowControl/>
              <w:jc w:val="both"/>
              <w:rPr>
                <w:sz w:val="21"/>
                <w:szCs w:val="21"/>
              </w:rPr>
            </w:pPr>
          </w:p>
        </w:tc>
      </w:tr>
    </w:tbl>
    <w:p w14:paraId="3C7CA978" w14:textId="77777777" w:rsidR="0042671C" w:rsidRPr="00814CC7" w:rsidRDefault="0042671C">
      <w:pPr>
        <w:widowControl/>
        <w:jc w:val="both"/>
        <w:rPr>
          <w:sz w:val="21"/>
          <w:szCs w:val="21"/>
        </w:rPr>
      </w:pPr>
    </w:p>
    <w:p w14:paraId="3DE35AAE" w14:textId="281CE72B" w:rsidR="002A16A5" w:rsidRPr="00814CC7" w:rsidRDefault="002A16A5" w:rsidP="00EC1EBC">
      <w:pPr>
        <w:widowControl/>
        <w:jc w:val="both"/>
        <w:rPr>
          <w:sz w:val="21"/>
          <w:szCs w:val="21"/>
        </w:rPr>
      </w:pPr>
    </w:p>
    <w:p w14:paraId="561A8B1E" w14:textId="77777777" w:rsidR="002A16A5" w:rsidRPr="00814CC7" w:rsidRDefault="002A16A5" w:rsidP="002A16A5">
      <w:pPr>
        <w:widowControl/>
        <w:jc w:val="both"/>
        <w:rPr>
          <w:b/>
          <w:sz w:val="21"/>
          <w:szCs w:val="21"/>
        </w:rPr>
      </w:pPr>
    </w:p>
    <w:p w14:paraId="5357E9CB" w14:textId="77777777" w:rsidR="00A475B4" w:rsidRPr="00814CC7" w:rsidRDefault="00A475B4">
      <w:pPr>
        <w:widowControl/>
        <w:jc w:val="both"/>
        <w:rPr>
          <w:sz w:val="21"/>
          <w:szCs w:val="21"/>
        </w:rPr>
      </w:pPr>
    </w:p>
    <w:p w14:paraId="6EB10029" w14:textId="77777777" w:rsidR="00A475B4" w:rsidRPr="00814CC7" w:rsidRDefault="00A475B4">
      <w:pPr>
        <w:widowControl/>
        <w:jc w:val="both"/>
        <w:rPr>
          <w:sz w:val="21"/>
          <w:szCs w:val="21"/>
        </w:rPr>
      </w:pPr>
    </w:p>
    <w:p w14:paraId="1E2152AF" w14:textId="77777777" w:rsidR="00A475B4" w:rsidRPr="00814CC7" w:rsidRDefault="00A475B4">
      <w:pPr>
        <w:widowControl/>
        <w:jc w:val="both"/>
        <w:rPr>
          <w:sz w:val="21"/>
          <w:szCs w:val="21"/>
        </w:rPr>
      </w:pPr>
    </w:p>
    <w:p w14:paraId="7F6DD1B9" w14:textId="77777777" w:rsidR="00A475B4" w:rsidRPr="00814CC7" w:rsidRDefault="00A475B4">
      <w:pPr>
        <w:widowControl/>
        <w:jc w:val="both"/>
        <w:rPr>
          <w:sz w:val="21"/>
          <w:szCs w:val="21"/>
        </w:rPr>
        <w:sectPr w:rsidR="00A475B4" w:rsidRPr="00814CC7" w:rsidSect="00814CC7">
          <w:headerReference w:type="default" r:id="rId22"/>
          <w:footerReference w:type="default" r:id="rId23"/>
          <w:endnotePr>
            <w:numFmt w:val="decimal"/>
          </w:endnotePr>
          <w:pgSz w:w="12240" w:h="15840" w:code="1"/>
          <w:pgMar w:top="1440" w:right="1440" w:bottom="720" w:left="1440" w:header="720" w:footer="720" w:gutter="0"/>
          <w:pgNumType w:start="1"/>
          <w:cols w:space="720"/>
          <w:noEndnote/>
          <w:docGrid w:linePitch="326"/>
        </w:sectPr>
      </w:pPr>
    </w:p>
    <w:p w14:paraId="3313915B" w14:textId="77777777" w:rsidR="00A475B4" w:rsidRPr="00814CC7" w:rsidRDefault="00A475B4">
      <w:pPr>
        <w:widowControl/>
        <w:jc w:val="center"/>
        <w:rPr>
          <w:b/>
          <w:sz w:val="21"/>
          <w:szCs w:val="21"/>
          <w:u w:val="single"/>
        </w:rPr>
      </w:pPr>
      <w:r w:rsidRPr="00814CC7">
        <w:rPr>
          <w:b/>
          <w:sz w:val="21"/>
          <w:szCs w:val="21"/>
          <w:u w:val="single"/>
        </w:rPr>
        <w:lastRenderedPageBreak/>
        <w:t>EXHIBIT D</w:t>
      </w:r>
    </w:p>
    <w:p w14:paraId="10BC204F" w14:textId="77777777" w:rsidR="00A475B4" w:rsidRPr="00814CC7" w:rsidRDefault="00A475B4">
      <w:pPr>
        <w:widowControl/>
        <w:jc w:val="center"/>
        <w:rPr>
          <w:b/>
          <w:sz w:val="21"/>
          <w:szCs w:val="21"/>
          <w:u w:val="single"/>
        </w:rPr>
      </w:pPr>
    </w:p>
    <w:p w14:paraId="1C303EC8" w14:textId="77777777" w:rsidR="00A475B4" w:rsidRPr="00814CC7" w:rsidRDefault="00A475B4">
      <w:pPr>
        <w:widowControl/>
        <w:jc w:val="center"/>
        <w:rPr>
          <w:b/>
          <w:sz w:val="21"/>
          <w:szCs w:val="21"/>
        </w:rPr>
      </w:pPr>
      <w:r w:rsidRPr="00814CC7">
        <w:rPr>
          <w:b/>
          <w:sz w:val="21"/>
          <w:szCs w:val="21"/>
          <w:u w:val="single"/>
        </w:rPr>
        <w:t>GUARANTY OF LEASE</w:t>
      </w:r>
    </w:p>
    <w:p w14:paraId="01E54E76" w14:textId="77777777" w:rsidR="00A475B4" w:rsidRPr="00814CC7" w:rsidRDefault="00A475B4">
      <w:pPr>
        <w:widowControl/>
        <w:jc w:val="both"/>
        <w:rPr>
          <w:b/>
          <w:sz w:val="21"/>
          <w:szCs w:val="21"/>
        </w:rPr>
      </w:pPr>
    </w:p>
    <w:p w14:paraId="54FFA323" w14:textId="77777777" w:rsidR="00A475B4" w:rsidRPr="00814CC7" w:rsidRDefault="00A475B4">
      <w:pPr>
        <w:widowControl/>
        <w:jc w:val="both"/>
        <w:rPr>
          <w:b/>
          <w:sz w:val="21"/>
          <w:szCs w:val="21"/>
        </w:rPr>
      </w:pPr>
    </w:p>
    <w:p w14:paraId="6E225E3D" w14:textId="26C6ECA5" w:rsidR="00A475B4" w:rsidRPr="00814CC7" w:rsidRDefault="00A475B4">
      <w:pPr>
        <w:widowControl/>
        <w:ind w:firstLine="720"/>
        <w:jc w:val="both"/>
        <w:rPr>
          <w:sz w:val="21"/>
          <w:szCs w:val="21"/>
        </w:rPr>
      </w:pPr>
      <w:r w:rsidRPr="00814CC7">
        <w:rPr>
          <w:b/>
          <w:sz w:val="21"/>
          <w:szCs w:val="21"/>
        </w:rPr>
        <w:t xml:space="preserve">THIS GUARANTY OF LEASE </w:t>
      </w:r>
      <w:r w:rsidRPr="00814CC7">
        <w:rPr>
          <w:sz w:val="21"/>
          <w:szCs w:val="21"/>
        </w:rPr>
        <w:t xml:space="preserve">(this </w:t>
      </w:r>
      <w:r w:rsidR="00811D97" w:rsidRPr="00814CC7">
        <w:rPr>
          <w:sz w:val="21"/>
          <w:szCs w:val="21"/>
        </w:rPr>
        <w:t>“</w:t>
      </w:r>
      <w:r w:rsidRPr="00814CC7">
        <w:rPr>
          <w:b/>
          <w:sz w:val="21"/>
          <w:szCs w:val="21"/>
        </w:rPr>
        <w:t>Guaranty</w:t>
      </w:r>
      <w:r w:rsidR="00811D97" w:rsidRPr="00814CC7">
        <w:rPr>
          <w:sz w:val="21"/>
          <w:szCs w:val="21"/>
        </w:rPr>
        <w:t>”</w:t>
      </w:r>
      <w:r w:rsidRPr="00814CC7">
        <w:rPr>
          <w:sz w:val="21"/>
          <w:szCs w:val="21"/>
        </w:rPr>
        <w:t xml:space="preserve">) is made as of the ____ day of ______________, </w:t>
      </w:r>
      <w:r w:rsidR="00140FDB">
        <w:rPr>
          <w:sz w:val="21"/>
          <w:szCs w:val="21"/>
          <w:u w:val="single"/>
        </w:rPr>
        <w:tab/>
      </w:r>
      <w:r w:rsidRPr="00814CC7">
        <w:rPr>
          <w:sz w:val="21"/>
          <w:szCs w:val="21"/>
        </w:rPr>
        <w:t>, by</w:t>
      </w:r>
      <w:r w:rsidR="00937ECE">
        <w:rPr>
          <w:sz w:val="21"/>
          <w:szCs w:val="21"/>
        </w:rPr>
        <w:t xml:space="preserve"> </w:t>
      </w:r>
      <w:proofErr w:type="spellStart"/>
      <w:r w:rsidR="00C624D1">
        <w:rPr>
          <w:sz w:val="21"/>
          <w:szCs w:val="21"/>
        </w:rPr>
        <w:t>Peiru</w:t>
      </w:r>
      <w:proofErr w:type="spellEnd"/>
      <w:r w:rsidR="00EE7EFA">
        <w:rPr>
          <w:sz w:val="21"/>
          <w:szCs w:val="21"/>
        </w:rPr>
        <w:t xml:space="preserve"> Kim</w:t>
      </w:r>
      <w:r w:rsidRPr="00814CC7">
        <w:rPr>
          <w:b/>
          <w:sz w:val="21"/>
          <w:szCs w:val="21"/>
        </w:rPr>
        <w:t>,</w:t>
      </w:r>
      <w:r w:rsidRPr="00814CC7">
        <w:rPr>
          <w:sz w:val="21"/>
          <w:szCs w:val="21"/>
        </w:rPr>
        <w:t xml:space="preserve"> an individual (</w:t>
      </w:r>
      <w:r w:rsidR="00811D97" w:rsidRPr="00814CC7">
        <w:rPr>
          <w:sz w:val="21"/>
          <w:szCs w:val="21"/>
        </w:rPr>
        <w:t>“</w:t>
      </w:r>
      <w:r w:rsidRPr="00814CC7">
        <w:rPr>
          <w:b/>
          <w:sz w:val="21"/>
          <w:szCs w:val="21"/>
        </w:rPr>
        <w:t>Guarantor</w:t>
      </w:r>
      <w:r w:rsidR="00811D97" w:rsidRPr="00814CC7">
        <w:rPr>
          <w:sz w:val="21"/>
          <w:szCs w:val="21"/>
        </w:rPr>
        <w:t>”</w:t>
      </w:r>
      <w:r w:rsidRPr="00814CC7">
        <w:rPr>
          <w:sz w:val="21"/>
          <w:szCs w:val="21"/>
        </w:rPr>
        <w:t xml:space="preserve">), to and for the benefit of </w:t>
      </w:r>
      <w:r w:rsidR="00140FDB">
        <w:rPr>
          <w:b/>
          <w:bCs/>
          <w:sz w:val="22"/>
          <w:szCs w:val="22"/>
        </w:rPr>
        <w:t>TORO DEVELOPMENT COMPANY LLC</w:t>
      </w:r>
      <w:r w:rsidR="00140FDB">
        <w:rPr>
          <w:sz w:val="22"/>
          <w:szCs w:val="22"/>
        </w:rPr>
        <w:t>,</w:t>
      </w:r>
      <w:r w:rsidRPr="00814CC7">
        <w:rPr>
          <w:b/>
          <w:sz w:val="21"/>
          <w:szCs w:val="21"/>
        </w:rPr>
        <w:t xml:space="preserve"> </w:t>
      </w:r>
      <w:r w:rsidR="00140FDB">
        <w:rPr>
          <w:rFonts w:eastAsiaTheme="minorEastAsia"/>
          <w:color w:val="000000"/>
          <w:sz w:val="22"/>
          <w:szCs w:val="22"/>
        </w:rPr>
        <w:t>a Georgia limited liability company</w:t>
      </w:r>
      <w:r w:rsidRPr="00814CC7">
        <w:rPr>
          <w:sz w:val="21"/>
          <w:szCs w:val="21"/>
        </w:rPr>
        <w:t xml:space="preserve"> (</w:t>
      </w:r>
      <w:r w:rsidR="00811D97" w:rsidRPr="00814CC7">
        <w:rPr>
          <w:sz w:val="21"/>
          <w:szCs w:val="21"/>
        </w:rPr>
        <w:t>“</w:t>
      </w:r>
      <w:r w:rsidRPr="00814CC7">
        <w:rPr>
          <w:b/>
          <w:sz w:val="21"/>
          <w:szCs w:val="21"/>
        </w:rPr>
        <w:t>Landlord</w:t>
      </w:r>
      <w:r w:rsidR="00811D97" w:rsidRPr="00814CC7">
        <w:rPr>
          <w:sz w:val="21"/>
          <w:szCs w:val="21"/>
        </w:rPr>
        <w:t>”</w:t>
      </w:r>
      <w:r w:rsidRPr="00814CC7">
        <w:rPr>
          <w:sz w:val="21"/>
          <w:szCs w:val="21"/>
        </w:rPr>
        <w:t>).</w:t>
      </w:r>
    </w:p>
    <w:p w14:paraId="378649EA" w14:textId="77777777" w:rsidR="00A475B4" w:rsidRPr="00814CC7" w:rsidRDefault="00A475B4">
      <w:pPr>
        <w:widowControl/>
        <w:jc w:val="both"/>
        <w:rPr>
          <w:sz w:val="21"/>
          <w:szCs w:val="21"/>
        </w:rPr>
      </w:pPr>
    </w:p>
    <w:p w14:paraId="35CE644F" w14:textId="77777777" w:rsidR="00A475B4" w:rsidRPr="00814CC7" w:rsidRDefault="00A475B4">
      <w:pPr>
        <w:widowControl/>
        <w:jc w:val="center"/>
        <w:rPr>
          <w:b/>
          <w:sz w:val="21"/>
          <w:szCs w:val="21"/>
        </w:rPr>
      </w:pPr>
      <w:r w:rsidRPr="00814CC7">
        <w:rPr>
          <w:b/>
          <w:sz w:val="21"/>
          <w:szCs w:val="21"/>
        </w:rPr>
        <w:t>RECITALS</w:t>
      </w:r>
    </w:p>
    <w:p w14:paraId="49EAFD6B" w14:textId="77777777" w:rsidR="00A475B4" w:rsidRPr="00814CC7" w:rsidRDefault="00A475B4">
      <w:pPr>
        <w:widowControl/>
        <w:jc w:val="both"/>
        <w:rPr>
          <w:b/>
          <w:sz w:val="21"/>
          <w:szCs w:val="21"/>
        </w:rPr>
      </w:pPr>
    </w:p>
    <w:p w14:paraId="5708E017" w14:textId="0975F04D" w:rsidR="00A475B4" w:rsidRPr="00814CC7" w:rsidRDefault="00A475B4">
      <w:pPr>
        <w:widowControl/>
        <w:ind w:firstLine="720"/>
        <w:jc w:val="both"/>
        <w:rPr>
          <w:sz w:val="21"/>
          <w:szCs w:val="21"/>
        </w:rPr>
      </w:pPr>
      <w:r w:rsidRPr="00E50D54">
        <w:rPr>
          <w:sz w:val="21"/>
          <w:szCs w:val="21"/>
        </w:rPr>
        <w:t xml:space="preserve">Landlord, as landlord, and </w:t>
      </w:r>
      <w:r w:rsidR="00FF4CE8" w:rsidRPr="00E50D54">
        <w:rPr>
          <w:sz w:val="21"/>
          <w:szCs w:val="21"/>
        </w:rPr>
        <w:t>Sugarcoat Medley Ventures, LLC</w:t>
      </w:r>
      <w:r w:rsidR="00E50D54" w:rsidRPr="00E50D54">
        <w:rPr>
          <w:sz w:val="21"/>
          <w:szCs w:val="21"/>
        </w:rPr>
        <w:t xml:space="preserve">, a Georgia limited liability company </w:t>
      </w:r>
      <w:r w:rsidRPr="00E50D54">
        <w:rPr>
          <w:sz w:val="21"/>
          <w:szCs w:val="21"/>
        </w:rPr>
        <w:t>(</w:t>
      </w:r>
      <w:r w:rsidR="00811D97" w:rsidRPr="00E50D54">
        <w:rPr>
          <w:sz w:val="21"/>
          <w:szCs w:val="21"/>
        </w:rPr>
        <w:t>“</w:t>
      </w:r>
      <w:r w:rsidRPr="00E50D54">
        <w:rPr>
          <w:b/>
          <w:sz w:val="21"/>
          <w:szCs w:val="21"/>
        </w:rPr>
        <w:t>Tenant</w:t>
      </w:r>
      <w:r w:rsidR="00811D97" w:rsidRPr="00E50D54">
        <w:rPr>
          <w:sz w:val="21"/>
          <w:szCs w:val="21"/>
        </w:rPr>
        <w:t>”</w:t>
      </w:r>
      <w:r w:rsidRPr="00E50D54">
        <w:rPr>
          <w:sz w:val="21"/>
          <w:szCs w:val="21"/>
        </w:rPr>
        <w:t xml:space="preserve">), as tenant, have entered into, or are about to enter into, a certain Shopping Center Lease dated as of ________________________, </w:t>
      </w:r>
      <w:r w:rsidR="00140FDB" w:rsidRPr="00E50D54">
        <w:rPr>
          <w:sz w:val="21"/>
          <w:szCs w:val="21"/>
          <w:u w:val="single"/>
        </w:rPr>
        <w:tab/>
      </w:r>
      <w:r w:rsidR="00140FDB" w:rsidRPr="00E50D54">
        <w:rPr>
          <w:sz w:val="21"/>
          <w:szCs w:val="21"/>
          <w:u w:val="single"/>
        </w:rPr>
        <w:tab/>
      </w:r>
      <w:r w:rsidRPr="00E50D54">
        <w:rPr>
          <w:sz w:val="21"/>
          <w:szCs w:val="21"/>
        </w:rPr>
        <w:t>, pursuant to which Tenant leases or will lease from La</w:t>
      </w:r>
      <w:r w:rsidR="0085191C" w:rsidRPr="00E50D54">
        <w:rPr>
          <w:sz w:val="21"/>
          <w:szCs w:val="21"/>
        </w:rPr>
        <w:t>ndlord certain premises in the Shopping C</w:t>
      </w:r>
      <w:r w:rsidRPr="00E50D54">
        <w:rPr>
          <w:sz w:val="21"/>
          <w:szCs w:val="21"/>
        </w:rPr>
        <w:t xml:space="preserve">enter to be known as </w:t>
      </w:r>
      <w:r w:rsidR="00140FDB" w:rsidRPr="00E50D54">
        <w:rPr>
          <w:b/>
          <w:i/>
          <w:sz w:val="21"/>
          <w:szCs w:val="21"/>
        </w:rPr>
        <w:t>Medley</w:t>
      </w:r>
      <w:r w:rsidRPr="00E50D54">
        <w:rPr>
          <w:b/>
          <w:i/>
          <w:sz w:val="21"/>
          <w:szCs w:val="21"/>
        </w:rPr>
        <w:t xml:space="preserve"> </w:t>
      </w:r>
      <w:r w:rsidRPr="00E50D54">
        <w:rPr>
          <w:sz w:val="21"/>
          <w:szCs w:val="21"/>
        </w:rPr>
        <w:t xml:space="preserve">and located in </w:t>
      </w:r>
      <w:r w:rsidR="000A386D" w:rsidRPr="00E50D54">
        <w:rPr>
          <w:sz w:val="21"/>
          <w:szCs w:val="21"/>
        </w:rPr>
        <w:t xml:space="preserve">the City of </w:t>
      </w:r>
      <w:r w:rsidR="00140FDB" w:rsidRPr="00E50D54">
        <w:rPr>
          <w:sz w:val="21"/>
          <w:szCs w:val="21"/>
        </w:rPr>
        <w:t>Johns Creek</w:t>
      </w:r>
      <w:r w:rsidRPr="00E50D54">
        <w:rPr>
          <w:sz w:val="21"/>
          <w:szCs w:val="21"/>
        </w:rPr>
        <w:t xml:space="preserve">, </w:t>
      </w:r>
      <w:r w:rsidR="000A386D" w:rsidRPr="00E50D54">
        <w:rPr>
          <w:sz w:val="21"/>
          <w:szCs w:val="21"/>
        </w:rPr>
        <w:t xml:space="preserve">Fulton County, </w:t>
      </w:r>
      <w:r w:rsidRPr="00E50D54">
        <w:rPr>
          <w:sz w:val="21"/>
          <w:szCs w:val="21"/>
        </w:rPr>
        <w:t>Georgia, all as more particularly described in said Lease. Said Lease, as heretofore</w:t>
      </w:r>
      <w:r w:rsidRPr="00814CC7">
        <w:rPr>
          <w:sz w:val="21"/>
          <w:szCs w:val="21"/>
        </w:rPr>
        <w:t xml:space="preserve"> or hereafter supplemented, amended, restated, renewed, extended, </w:t>
      </w:r>
      <w:proofErr w:type="gramStart"/>
      <w:r w:rsidRPr="00814CC7">
        <w:rPr>
          <w:sz w:val="21"/>
          <w:szCs w:val="21"/>
        </w:rPr>
        <w:t>replaced</w:t>
      </w:r>
      <w:proofErr w:type="gramEnd"/>
      <w:r w:rsidRPr="00814CC7">
        <w:rPr>
          <w:sz w:val="21"/>
          <w:szCs w:val="21"/>
        </w:rPr>
        <w:t xml:space="preserve"> or modified, is hereinafter referred to as the </w:t>
      </w:r>
      <w:r w:rsidR="00811D97" w:rsidRPr="00814CC7">
        <w:rPr>
          <w:sz w:val="21"/>
          <w:szCs w:val="21"/>
        </w:rPr>
        <w:t>“</w:t>
      </w:r>
      <w:r w:rsidRPr="00814CC7">
        <w:rPr>
          <w:b/>
          <w:sz w:val="21"/>
          <w:szCs w:val="21"/>
        </w:rPr>
        <w:t>Lease</w:t>
      </w:r>
      <w:r w:rsidR="00811D97" w:rsidRPr="00814CC7">
        <w:rPr>
          <w:sz w:val="21"/>
          <w:szCs w:val="21"/>
        </w:rPr>
        <w:t>”</w:t>
      </w:r>
      <w:r w:rsidRPr="00814CC7">
        <w:rPr>
          <w:sz w:val="21"/>
          <w:szCs w:val="21"/>
        </w:rPr>
        <w:t xml:space="preserve">. </w:t>
      </w:r>
      <w:r w:rsidR="00BA692E" w:rsidRPr="00814CC7">
        <w:rPr>
          <w:sz w:val="21"/>
          <w:szCs w:val="21"/>
        </w:rPr>
        <w:t xml:space="preserve"> </w:t>
      </w:r>
      <w:r w:rsidRPr="00814CC7">
        <w:rPr>
          <w:sz w:val="21"/>
          <w:szCs w:val="21"/>
        </w:rPr>
        <w:t>All capitalized terms that are not expressly defined in this Guaranty shall have the same meanings herein as are ascribed to such terms in the Lease.</w:t>
      </w:r>
    </w:p>
    <w:p w14:paraId="0A89B39E" w14:textId="77777777" w:rsidR="00A475B4" w:rsidRPr="00814CC7" w:rsidRDefault="00A475B4">
      <w:pPr>
        <w:widowControl/>
        <w:jc w:val="both"/>
        <w:rPr>
          <w:sz w:val="21"/>
          <w:szCs w:val="21"/>
        </w:rPr>
      </w:pPr>
    </w:p>
    <w:p w14:paraId="5FBC5F08"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58969D4E" w14:textId="77777777" w:rsidR="00A475B4" w:rsidRPr="00814CC7" w:rsidRDefault="00A475B4">
      <w:pPr>
        <w:widowControl/>
        <w:jc w:val="both"/>
        <w:rPr>
          <w:sz w:val="21"/>
          <w:szCs w:val="21"/>
        </w:rPr>
      </w:pPr>
    </w:p>
    <w:p w14:paraId="251DACA7"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Guarantor has a financial interest in Tenant and will be benefited by the Lease. Accordingly, Guarantor has agreed to execute, </w:t>
      </w:r>
      <w:proofErr w:type="gramStart"/>
      <w:r w:rsidRPr="00814CC7">
        <w:rPr>
          <w:sz w:val="21"/>
          <w:szCs w:val="21"/>
        </w:rPr>
        <w:t>deliver</w:t>
      </w:r>
      <w:proofErr w:type="gramEnd"/>
      <w:r w:rsidRPr="00814CC7">
        <w:rPr>
          <w:sz w:val="21"/>
          <w:szCs w:val="21"/>
        </w:rPr>
        <w:t xml:space="preserve"> and perform this Guaranty.</w:t>
      </w:r>
    </w:p>
    <w:p w14:paraId="7E754B0C" w14:textId="77777777" w:rsidR="00A475B4" w:rsidRPr="00814CC7" w:rsidRDefault="00A475B4">
      <w:pPr>
        <w:widowControl/>
        <w:jc w:val="both"/>
        <w:rPr>
          <w:sz w:val="21"/>
          <w:szCs w:val="21"/>
        </w:rPr>
      </w:pPr>
    </w:p>
    <w:p w14:paraId="74CCF707" w14:textId="77777777" w:rsidR="00A475B4" w:rsidRPr="00814CC7" w:rsidRDefault="00A475B4">
      <w:pPr>
        <w:widowControl/>
        <w:ind w:firstLine="720"/>
        <w:jc w:val="both"/>
        <w:rPr>
          <w:sz w:val="21"/>
          <w:szCs w:val="21"/>
        </w:rPr>
      </w:pPr>
      <w:r w:rsidRPr="00814CC7">
        <w:rPr>
          <w:b/>
          <w:sz w:val="21"/>
          <w:szCs w:val="21"/>
        </w:rPr>
        <w:t xml:space="preserve">NOW, THEREFORE, </w:t>
      </w:r>
      <w:r w:rsidRPr="00814CC7">
        <w:rPr>
          <w:sz w:val="21"/>
          <w:szCs w:val="21"/>
        </w:rPr>
        <w:t xml:space="preserve">in consideration of the Recitals set forth above and in consideration of Landlord executing and performing its obligations under the Lease and for other good and valuable consideration, the receipt, </w:t>
      </w:r>
      <w:proofErr w:type="gramStart"/>
      <w:r w:rsidRPr="00814CC7">
        <w:rPr>
          <w:sz w:val="21"/>
          <w:szCs w:val="21"/>
        </w:rPr>
        <w:t>adequacy</w:t>
      </w:r>
      <w:proofErr w:type="gramEnd"/>
      <w:r w:rsidRPr="00814CC7">
        <w:rPr>
          <w:sz w:val="21"/>
          <w:szCs w:val="21"/>
        </w:rPr>
        <w:t xml:space="preserve"> and sufficiency of which are hereby acknowledged, Guarantor covenants and agrees as follows:</w:t>
      </w:r>
    </w:p>
    <w:p w14:paraId="762DC87E" w14:textId="77777777" w:rsidR="00A475B4" w:rsidRPr="00814CC7" w:rsidRDefault="00A475B4">
      <w:pPr>
        <w:widowControl/>
        <w:jc w:val="both"/>
        <w:rPr>
          <w:sz w:val="21"/>
          <w:szCs w:val="21"/>
        </w:rPr>
      </w:pPr>
    </w:p>
    <w:p w14:paraId="55717AD7" w14:textId="77777777" w:rsidR="00A475B4" w:rsidRPr="00814CC7" w:rsidRDefault="00A475B4">
      <w:pPr>
        <w:widowControl/>
        <w:ind w:firstLine="720"/>
        <w:jc w:val="both"/>
        <w:rPr>
          <w:sz w:val="21"/>
          <w:szCs w:val="21"/>
        </w:rPr>
      </w:pPr>
      <w:r w:rsidRPr="00814CC7">
        <w:rPr>
          <w:sz w:val="21"/>
          <w:szCs w:val="21"/>
        </w:rPr>
        <w:t>1.</w:t>
      </w:r>
      <w:r w:rsidRPr="00814CC7">
        <w:rPr>
          <w:b/>
          <w:sz w:val="21"/>
          <w:szCs w:val="21"/>
        </w:rPr>
        <w:tab/>
      </w:r>
      <w:r w:rsidRPr="00814CC7">
        <w:rPr>
          <w:b/>
          <w:sz w:val="21"/>
          <w:szCs w:val="21"/>
          <w:u w:val="single"/>
        </w:rPr>
        <w:t>Recitals</w:t>
      </w:r>
      <w:r w:rsidRPr="00814CC7">
        <w:rPr>
          <w:b/>
          <w:sz w:val="21"/>
          <w:szCs w:val="21"/>
        </w:rPr>
        <w:t xml:space="preserve">. </w:t>
      </w:r>
      <w:r w:rsidRPr="00814CC7">
        <w:rPr>
          <w:sz w:val="21"/>
          <w:szCs w:val="21"/>
        </w:rPr>
        <w:t>The Recitals set forth above are incorporated herein and shall be deemed terms and provisions hereof.</w:t>
      </w:r>
    </w:p>
    <w:p w14:paraId="7D8267B0" w14:textId="77777777" w:rsidR="00A475B4" w:rsidRPr="00814CC7" w:rsidRDefault="00A475B4">
      <w:pPr>
        <w:widowControl/>
        <w:jc w:val="both"/>
        <w:rPr>
          <w:sz w:val="21"/>
          <w:szCs w:val="21"/>
        </w:rPr>
      </w:pPr>
    </w:p>
    <w:p w14:paraId="0ED0C61F" w14:textId="77777777" w:rsidR="00A475B4" w:rsidRPr="00814CC7" w:rsidRDefault="00A475B4">
      <w:pPr>
        <w:widowControl/>
        <w:ind w:firstLine="720"/>
        <w:jc w:val="both"/>
        <w:rPr>
          <w:sz w:val="21"/>
          <w:szCs w:val="21"/>
        </w:rPr>
      </w:pPr>
      <w:r w:rsidRPr="00814CC7">
        <w:rPr>
          <w:sz w:val="21"/>
          <w:szCs w:val="21"/>
        </w:rPr>
        <w:t>2.</w:t>
      </w:r>
      <w:r w:rsidRPr="00814CC7">
        <w:rPr>
          <w:sz w:val="21"/>
          <w:szCs w:val="21"/>
        </w:rPr>
        <w:tab/>
      </w:r>
      <w:r w:rsidRPr="00814CC7">
        <w:rPr>
          <w:b/>
          <w:sz w:val="21"/>
          <w:szCs w:val="21"/>
          <w:u w:val="single"/>
        </w:rPr>
        <w:t>Guaranty</w:t>
      </w:r>
      <w:r w:rsidRPr="00814CC7">
        <w:rPr>
          <w:b/>
          <w:sz w:val="21"/>
          <w:szCs w:val="21"/>
        </w:rPr>
        <w:t>.</w:t>
      </w:r>
      <w:r w:rsidRPr="00814CC7">
        <w:rPr>
          <w:sz w:val="21"/>
          <w:szCs w:val="21"/>
        </w:rPr>
        <w:t xml:space="preserve">  For the term of the Lease, Guarantor absolutely, </w:t>
      </w:r>
      <w:proofErr w:type="gramStart"/>
      <w:r w:rsidRPr="00814CC7">
        <w:rPr>
          <w:sz w:val="21"/>
          <w:szCs w:val="21"/>
        </w:rPr>
        <w:t>unconditionally</w:t>
      </w:r>
      <w:proofErr w:type="gramEnd"/>
      <w:r w:rsidRPr="00814CC7">
        <w:rPr>
          <w:sz w:val="21"/>
          <w:szCs w:val="21"/>
        </w:rPr>
        <w:t xml:space="preserve"> and irrevocably guarantees to Landlord:</w:t>
      </w:r>
    </w:p>
    <w:p w14:paraId="7A4D5E69" w14:textId="77777777" w:rsidR="00A475B4" w:rsidRPr="00814CC7" w:rsidRDefault="00A475B4">
      <w:pPr>
        <w:widowControl/>
        <w:jc w:val="both"/>
        <w:rPr>
          <w:sz w:val="21"/>
          <w:szCs w:val="21"/>
        </w:rPr>
      </w:pPr>
    </w:p>
    <w:p w14:paraId="052BE978"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 and materialmen’s liens and claims therefor, and any other sums which may now be or hereafter become due by Tenant under the Lease;</w:t>
      </w:r>
    </w:p>
    <w:p w14:paraId="00A855DF" w14:textId="77777777" w:rsidR="00A475B4" w:rsidRPr="00814CC7" w:rsidRDefault="00A475B4">
      <w:pPr>
        <w:widowControl/>
        <w:jc w:val="both"/>
        <w:rPr>
          <w:sz w:val="21"/>
          <w:szCs w:val="21"/>
        </w:rPr>
      </w:pPr>
    </w:p>
    <w:p w14:paraId="54F3051B"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r>
      <w:r w:rsidRPr="00140FDB">
        <w:rPr>
          <w:sz w:val="21"/>
          <w:szCs w:val="21"/>
          <w:highlight w:val="yellow"/>
        </w:rPr>
        <w:t>The payment of all Enforcement Costs (as hereinafter defined); and</w:t>
      </w:r>
    </w:p>
    <w:p w14:paraId="0A17C663" w14:textId="77777777" w:rsidR="00A475B4" w:rsidRPr="00814CC7" w:rsidRDefault="00A475B4">
      <w:pPr>
        <w:widowControl/>
        <w:jc w:val="both"/>
        <w:rPr>
          <w:sz w:val="21"/>
          <w:szCs w:val="21"/>
        </w:rPr>
      </w:pPr>
    </w:p>
    <w:p w14:paraId="4D228048" w14:textId="77777777" w:rsidR="00A475B4" w:rsidRPr="00814CC7" w:rsidRDefault="00A475B4">
      <w:pPr>
        <w:widowControl/>
        <w:ind w:firstLine="720"/>
        <w:jc w:val="both"/>
        <w:rPr>
          <w:sz w:val="21"/>
          <w:szCs w:val="21"/>
        </w:rPr>
      </w:pPr>
      <w:r w:rsidRPr="00814CC7">
        <w:rPr>
          <w:sz w:val="21"/>
          <w:szCs w:val="21"/>
        </w:rPr>
        <w:t>(c)</w:t>
      </w:r>
      <w:r w:rsidRPr="00814CC7">
        <w:rPr>
          <w:sz w:val="21"/>
          <w:szCs w:val="21"/>
        </w:rPr>
        <w:tab/>
        <w:t xml:space="preserve">The full, </w:t>
      </w:r>
      <w:proofErr w:type="gramStart"/>
      <w:r w:rsidRPr="00814CC7">
        <w:rPr>
          <w:sz w:val="21"/>
          <w:szCs w:val="21"/>
        </w:rPr>
        <w:t>complete</w:t>
      </w:r>
      <w:proofErr w:type="gramEnd"/>
      <w:r w:rsidRPr="00814CC7">
        <w:rPr>
          <w:sz w:val="21"/>
          <w:szCs w:val="21"/>
        </w:rPr>
        <w:t xml:space="preserve"> and punctual observance, performance and satisfaction of all covenants, terms, conditions, obligations, duties and agreements of Tenant under the Lease.</w:t>
      </w:r>
    </w:p>
    <w:p w14:paraId="3FA02C76" w14:textId="77777777" w:rsidR="00A475B4" w:rsidRPr="00814CC7" w:rsidRDefault="00A475B4">
      <w:pPr>
        <w:widowControl/>
        <w:jc w:val="both"/>
        <w:rPr>
          <w:sz w:val="21"/>
          <w:szCs w:val="21"/>
        </w:rPr>
      </w:pPr>
    </w:p>
    <w:p w14:paraId="7ED690B1" w14:textId="77777777" w:rsidR="00A475B4" w:rsidRPr="00814CC7" w:rsidRDefault="00A475B4">
      <w:pPr>
        <w:widowControl/>
        <w:jc w:val="both"/>
        <w:rPr>
          <w:sz w:val="21"/>
          <w:szCs w:val="21"/>
        </w:rPr>
      </w:pPr>
      <w:r w:rsidRPr="00814CC7">
        <w:rPr>
          <w:sz w:val="21"/>
          <w:szCs w:val="21"/>
        </w:rPr>
        <w:lastRenderedPageBreak/>
        <w:t xml:space="preserve">All amounts due and debts, liabilities and payment obligations described in subparagraphs (a) and (b) of this Paragraph 2 are referred to herein as the </w:t>
      </w:r>
      <w:r w:rsidR="00811D97" w:rsidRPr="00814CC7">
        <w:rPr>
          <w:sz w:val="21"/>
          <w:szCs w:val="21"/>
        </w:rPr>
        <w:t>“</w:t>
      </w:r>
      <w:r w:rsidRPr="00814CC7">
        <w:rPr>
          <w:b/>
          <w:sz w:val="21"/>
          <w:szCs w:val="21"/>
        </w:rPr>
        <w:t>Liabilities</w:t>
      </w:r>
      <w:r w:rsidRPr="00814CC7">
        <w:rPr>
          <w:sz w:val="21"/>
          <w:szCs w:val="21"/>
        </w:rPr>
        <w:t>.</w:t>
      </w:r>
      <w:r w:rsidR="00811D97" w:rsidRPr="00814CC7">
        <w:rPr>
          <w:sz w:val="21"/>
          <w:szCs w:val="21"/>
        </w:rPr>
        <w:t>”</w:t>
      </w:r>
      <w:r w:rsidRPr="00814CC7">
        <w:rPr>
          <w:sz w:val="21"/>
          <w:szCs w:val="21"/>
        </w:rPr>
        <w:t xml:space="preserve"> All obligations described in subparagraph (c) of this Paragraph 2 are referred to herein as the </w:t>
      </w:r>
      <w:r w:rsidR="00811D97" w:rsidRPr="00814CC7">
        <w:rPr>
          <w:sz w:val="21"/>
          <w:szCs w:val="21"/>
        </w:rPr>
        <w:t>“</w:t>
      </w:r>
      <w:r w:rsidRPr="00814CC7">
        <w:rPr>
          <w:b/>
          <w:sz w:val="21"/>
          <w:szCs w:val="21"/>
        </w:rPr>
        <w:t>Obligations</w:t>
      </w:r>
      <w:r w:rsidRPr="00814CC7">
        <w:rPr>
          <w:sz w:val="21"/>
          <w:szCs w:val="21"/>
        </w:rPr>
        <w:t>.</w:t>
      </w:r>
      <w:r w:rsidR="00811D97" w:rsidRPr="00814CC7">
        <w:rPr>
          <w:sz w:val="21"/>
          <w:szCs w:val="21"/>
        </w:rPr>
        <w:t>”</w:t>
      </w:r>
      <w:r w:rsidR="00A276B7">
        <w:rPr>
          <w:sz w:val="21"/>
          <w:szCs w:val="21"/>
        </w:rPr>
        <w:t xml:space="preserve">  </w:t>
      </w:r>
      <w:r w:rsidR="00A276B7" w:rsidRPr="00A276B7">
        <w:rPr>
          <w:sz w:val="21"/>
          <w:szCs w:val="21"/>
        </w:rPr>
        <w:t xml:space="preserve">Guarantor shall be required, </w:t>
      </w:r>
      <w:r w:rsidR="00A276B7">
        <w:rPr>
          <w:sz w:val="21"/>
          <w:szCs w:val="21"/>
        </w:rPr>
        <w:t xml:space="preserve">during the term of this Guaranty, </w:t>
      </w:r>
      <w:r w:rsidR="00A276B7" w:rsidRPr="00A276B7">
        <w:rPr>
          <w:sz w:val="21"/>
          <w:szCs w:val="21"/>
        </w:rPr>
        <w:t xml:space="preserve">to maintain a net worth </w:t>
      </w:r>
      <w:r w:rsidR="00A276B7">
        <w:rPr>
          <w:sz w:val="21"/>
          <w:szCs w:val="21"/>
        </w:rPr>
        <w:t xml:space="preserve">value of </w:t>
      </w:r>
      <w:r w:rsidR="00A276B7" w:rsidRPr="00A276B7">
        <w:rPr>
          <w:sz w:val="21"/>
          <w:szCs w:val="21"/>
        </w:rPr>
        <w:t>no less than its net worth as presented to Landlord as of the date of execution of this Lease (the “</w:t>
      </w:r>
      <w:r w:rsidR="00A276B7" w:rsidRPr="00A276B7">
        <w:rPr>
          <w:b/>
          <w:sz w:val="21"/>
          <w:szCs w:val="21"/>
        </w:rPr>
        <w:t>Guarantor Net Worth</w:t>
      </w:r>
      <w:r w:rsidR="00A276B7" w:rsidRPr="00A276B7">
        <w:rPr>
          <w:sz w:val="21"/>
          <w:szCs w:val="21"/>
        </w:rPr>
        <w:t xml:space="preserve">”).  </w:t>
      </w:r>
    </w:p>
    <w:p w14:paraId="0879D0BD" w14:textId="77777777" w:rsidR="00A475B4" w:rsidRPr="00814CC7" w:rsidRDefault="00A475B4">
      <w:pPr>
        <w:widowControl/>
        <w:jc w:val="both"/>
        <w:rPr>
          <w:sz w:val="21"/>
          <w:szCs w:val="21"/>
        </w:rPr>
      </w:pPr>
    </w:p>
    <w:p w14:paraId="44498EA5" w14:textId="77777777" w:rsidR="00A475B4" w:rsidRPr="00814CC7" w:rsidRDefault="00A475B4">
      <w:pPr>
        <w:keepNext/>
        <w:widowControl/>
        <w:ind w:left="720"/>
        <w:jc w:val="both"/>
        <w:rPr>
          <w:b/>
          <w:sz w:val="21"/>
          <w:szCs w:val="21"/>
        </w:rPr>
      </w:pPr>
      <w:r w:rsidRPr="0016132C">
        <w:rPr>
          <w:sz w:val="21"/>
          <w:szCs w:val="21"/>
        </w:rPr>
        <w:t>3.</w:t>
      </w:r>
      <w:r w:rsidRPr="0016132C">
        <w:rPr>
          <w:sz w:val="21"/>
          <w:szCs w:val="21"/>
        </w:rPr>
        <w:tab/>
      </w:r>
      <w:r w:rsidRPr="00814CC7">
        <w:rPr>
          <w:b/>
          <w:sz w:val="21"/>
          <w:szCs w:val="21"/>
          <w:u w:val="single"/>
        </w:rPr>
        <w:t>Landlord’s Remedies</w:t>
      </w:r>
      <w:r w:rsidRPr="00814CC7">
        <w:rPr>
          <w:b/>
          <w:sz w:val="21"/>
          <w:szCs w:val="21"/>
        </w:rPr>
        <w:t>.</w:t>
      </w:r>
    </w:p>
    <w:p w14:paraId="54F21B51" w14:textId="77777777" w:rsidR="00A475B4" w:rsidRPr="00814CC7" w:rsidRDefault="00A475B4">
      <w:pPr>
        <w:keepNext/>
        <w:widowControl/>
        <w:jc w:val="both"/>
        <w:rPr>
          <w:b/>
          <w:sz w:val="21"/>
          <w:szCs w:val="21"/>
        </w:rPr>
      </w:pPr>
    </w:p>
    <w:p w14:paraId="670EE849"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This Guaranty is an absolute, irrevocable, </w:t>
      </w:r>
      <w:proofErr w:type="gramStart"/>
      <w:r w:rsidRPr="00814CC7">
        <w:rPr>
          <w:sz w:val="21"/>
          <w:szCs w:val="21"/>
        </w:rPr>
        <w:t>present</w:t>
      </w:r>
      <w:proofErr w:type="gramEnd"/>
      <w:r w:rsidRPr="00814CC7">
        <w:rPr>
          <w:sz w:val="21"/>
          <w:szCs w:val="21"/>
        </w:rPr>
        <w:t xml:space="preserve"> and continuing guaranty of payment and performance and not merely a guaranty of collection.  In the event of any default by Tenant under the Lease or under any other obligation to Landlord, after the expiration of any cure period applicable thereto, Guarantor agrees,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on demand by Landlord: (</w:t>
      </w:r>
      <w:proofErr w:type="spellStart"/>
      <w:r w:rsidRPr="00814CC7">
        <w:rPr>
          <w:sz w:val="21"/>
          <w:szCs w:val="21"/>
        </w:rPr>
        <w:t>i</w:t>
      </w:r>
      <w:proofErr w:type="spellEnd"/>
      <w:r w:rsidRPr="00814CC7">
        <w:rPr>
          <w:sz w:val="21"/>
          <w:szCs w:val="21"/>
        </w:rPr>
        <w:t xml:space="preserve">)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five (5)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During the course of the performance of any Obligations undertaken by Landlord or by any other party on behalf of Landlord, Guarantor shall pay on demand any amounts due to third parties in connection therewith. All amounts required to be paid by the terms hereof shall be included within the term </w:t>
      </w:r>
      <w:r w:rsidR="00811D97" w:rsidRPr="00814CC7">
        <w:rPr>
          <w:sz w:val="21"/>
          <w:szCs w:val="21"/>
        </w:rPr>
        <w:t>“</w:t>
      </w:r>
      <w:r w:rsidRPr="00814CC7">
        <w:rPr>
          <w:sz w:val="21"/>
          <w:szCs w:val="21"/>
        </w:rPr>
        <w:t>Liabilities,</w:t>
      </w:r>
      <w:r w:rsidR="00811D97" w:rsidRPr="00814CC7">
        <w:rPr>
          <w:sz w:val="21"/>
          <w:szCs w:val="21"/>
        </w:rPr>
        <w:t>”</w:t>
      </w:r>
      <w:r w:rsidRPr="00814CC7">
        <w:rPr>
          <w:sz w:val="21"/>
          <w:szCs w:val="21"/>
        </w:rPr>
        <w:t xml:space="preserve"> and all obligations required to be performed by the terms hereof shall be included within the term </w:t>
      </w:r>
      <w:r w:rsidR="00811D97" w:rsidRPr="00814CC7">
        <w:rPr>
          <w:sz w:val="21"/>
          <w:szCs w:val="21"/>
        </w:rPr>
        <w:t>“</w:t>
      </w:r>
      <w:r w:rsidRPr="00814CC7">
        <w:rPr>
          <w:sz w:val="21"/>
          <w:szCs w:val="21"/>
        </w:rPr>
        <w:t>Obligations.</w:t>
      </w:r>
      <w:r w:rsidR="00811D97" w:rsidRPr="00814CC7">
        <w:rPr>
          <w:sz w:val="21"/>
          <w:szCs w:val="21"/>
        </w:rPr>
        <w:t>”</w:t>
      </w:r>
    </w:p>
    <w:p w14:paraId="41F22E02" w14:textId="77777777" w:rsidR="00A475B4" w:rsidRPr="00814CC7" w:rsidRDefault="00A475B4">
      <w:pPr>
        <w:widowControl/>
        <w:jc w:val="both"/>
        <w:rPr>
          <w:sz w:val="21"/>
          <w:szCs w:val="21"/>
        </w:rPr>
      </w:pPr>
    </w:p>
    <w:p w14:paraId="02DBD560"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Notwithstanding anything to the contrary herein contained, in any action to enforce any of the liabilities or obligations of Guarantor under this Guaranty, Landlord, at its election, may proceed against Guarantor with or without: (</w:t>
      </w:r>
      <w:proofErr w:type="spellStart"/>
      <w:r w:rsidRPr="00814CC7">
        <w:rPr>
          <w:sz w:val="21"/>
          <w:szCs w:val="21"/>
        </w:rPr>
        <w:t>i</w:t>
      </w:r>
      <w:proofErr w:type="spellEnd"/>
      <w:r w:rsidRPr="00814CC7">
        <w:rPr>
          <w:sz w:val="21"/>
          <w:szCs w:val="21"/>
        </w:rPr>
        <w:t>)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p>
    <w:p w14:paraId="469584C3" w14:textId="77777777" w:rsidR="00A475B4" w:rsidRPr="00814CC7" w:rsidRDefault="00A475B4">
      <w:pPr>
        <w:widowControl/>
        <w:jc w:val="both"/>
        <w:rPr>
          <w:sz w:val="21"/>
          <w:szCs w:val="21"/>
        </w:rPr>
      </w:pPr>
    </w:p>
    <w:p w14:paraId="71131238" w14:textId="77777777" w:rsidR="00A475B4" w:rsidRPr="00814CC7" w:rsidRDefault="00A475B4">
      <w:pPr>
        <w:widowControl/>
        <w:ind w:firstLine="720"/>
        <w:jc w:val="both"/>
        <w:rPr>
          <w:sz w:val="21"/>
          <w:szCs w:val="21"/>
        </w:rPr>
      </w:pPr>
      <w:r w:rsidRPr="0016132C">
        <w:rPr>
          <w:sz w:val="21"/>
          <w:szCs w:val="21"/>
        </w:rPr>
        <w:t>4.</w:t>
      </w:r>
      <w:r w:rsidRPr="0016132C">
        <w:rPr>
          <w:sz w:val="21"/>
          <w:szCs w:val="21"/>
        </w:rPr>
        <w:tab/>
      </w:r>
      <w:r w:rsidRPr="00814CC7">
        <w:rPr>
          <w:b/>
          <w:sz w:val="21"/>
          <w:szCs w:val="21"/>
          <w:u w:val="single"/>
        </w:rPr>
        <w:t>Return of Payments</w:t>
      </w:r>
      <w:r w:rsidRPr="00814CC7">
        <w:rPr>
          <w:b/>
          <w:sz w:val="21"/>
          <w:szCs w:val="21"/>
        </w:rPr>
        <w:t xml:space="preserve">. </w:t>
      </w:r>
      <w:r w:rsidRPr="00814CC7">
        <w:rPr>
          <w:sz w:val="21"/>
          <w:szCs w:val="21"/>
        </w:rPr>
        <w:t xml:space="preserve">Guarantor agrees that, if at any time all or any part of any payment theretofore applied by Landlord to any Liabilities is rescinded or returned by Landlord for any reason whatsoever (including, without limitation, the insolvency, bankruptcy, liquidation or reorganization of any party), such </w:t>
      </w:r>
      <w:r w:rsidRPr="00814CC7">
        <w:rPr>
          <w:sz w:val="21"/>
          <w:szCs w:val="21"/>
        </w:rPr>
        <w:lastRenderedPageBreak/>
        <w:t>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so as to compete with Landlord as a creditor of Tenant, and Guarantor hereby waives all such rights to the fullest extent permitted by law.</w:t>
      </w:r>
    </w:p>
    <w:p w14:paraId="03AED5F9" w14:textId="77777777" w:rsidR="00A475B4" w:rsidRPr="00814CC7" w:rsidRDefault="00A475B4">
      <w:pPr>
        <w:widowControl/>
        <w:jc w:val="both"/>
        <w:rPr>
          <w:sz w:val="21"/>
          <w:szCs w:val="21"/>
        </w:rPr>
      </w:pPr>
    </w:p>
    <w:p w14:paraId="65536D06" w14:textId="77777777" w:rsidR="00A475B4" w:rsidRPr="00814CC7" w:rsidRDefault="00A475B4">
      <w:pPr>
        <w:widowControl/>
        <w:ind w:firstLine="720"/>
        <w:jc w:val="both"/>
        <w:rPr>
          <w:sz w:val="21"/>
          <w:szCs w:val="21"/>
        </w:rPr>
      </w:pPr>
      <w:r w:rsidRPr="00814CC7">
        <w:rPr>
          <w:sz w:val="21"/>
          <w:szCs w:val="21"/>
        </w:rPr>
        <w:t>5.</w:t>
      </w:r>
      <w:r w:rsidRPr="00814CC7">
        <w:rPr>
          <w:sz w:val="21"/>
          <w:szCs w:val="21"/>
        </w:rPr>
        <w:tab/>
      </w:r>
      <w:r w:rsidRPr="00814CC7">
        <w:rPr>
          <w:b/>
          <w:sz w:val="21"/>
          <w:szCs w:val="21"/>
          <w:u w:val="single"/>
        </w:rPr>
        <w:t>No Discharge</w:t>
      </w:r>
      <w:r w:rsidRPr="00814CC7">
        <w:rPr>
          <w:b/>
          <w:sz w:val="21"/>
          <w:szCs w:val="21"/>
        </w:rPr>
        <w:t>.</w:t>
      </w:r>
      <w:r w:rsidRPr="00814CC7">
        <w:rPr>
          <w:sz w:val="21"/>
          <w:szCs w:val="21"/>
        </w:rPr>
        <w:t xml:space="preserve"> Guarantor agrees that the obligations, </w:t>
      </w:r>
      <w:proofErr w:type="gramStart"/>
      <w:r w:rsidRPr="00814CC7">
        <w:rPr>
          <w:sz w:val="21"/>
          <w:szCs w:val="21"/>
        </w:rPr>
        <w:t>covenants</w:t>
      </w:r>
      <w:proofErr w:type="gramEnd"/>
      <w:r w:rsidRPr="00814CC7">
        <w:rPr>
          <w:sz w:val="21"/>
          <w:szCs w:val="21"/>
        </w:rPr>
        <w:t xml:space="preserve"> and agreements of Guarantor under this Guaranty shall not be affected or impaired by any act of Landlord, or any event or condition except the full, final and unavoidable performance of all Obligations and payment of all Liabilities and any other sums due hereunder. Guarantor agrees that the liability of Guarantor hereunder shall not be discharged by, and Guarantor hereby irrevocably consents to: (</w:t>
      </w:r>
      <w:proofErr w:type="spellStart"/>
      <w:r w:rsidRPr="00814CC7">
        <w:rPr>
          <w:sz w:val="21"/>
          <w:szCs w:val="21"/>
        </w:rPr>
        <w:t>i</w:t>
      </w:r>
      <w:proofErr w:type="spellEnd"/>
      <w:r w:rsidRPr="00814CC7">
        <w:rPr>
          <w:sz w:val="21"/>
          <w:szCs w:val="21"/>
        </w:rPr>
        <w:t xml:space="preserve">) any subsequent change, modification or amendment of the Lease in any of its terms, covenants and conditions, or in the Rent or any other sums payable thereunder, or in the term thereof (the </w:t>
      </w:r>
      <w:r w:rsidR="00811D97" w:rsidRPr="00814CC7">
        <w:rPr>
          <w:sz w:val="21"/>
          <w:szCs w:val="21"/>
        </w:rPr>
        <w:t>“</w:t>
      </w:r>
      <w:r w:rsidRPr="00814CC7">
        <w:rPr>
          <w:b/>
          <w:sz w:val="21"/>
          <w:szCs w:val="21"/>
        </w:rPr>
        <w:t>Term</w:t>
      </w:r>
      <w:r w:rsidR="00811D97" w:rsidRPr="00814CC7">
        <w:rPr>
          <w:sz w:val="21"/>
          <w:szCs w:val="21"/>
        </w:rPr>
        <w:t>”</w:t>
      </w:r>
      <w:r w:rsidRPr="00814CC7">
        <w:rPr>
          <w:sz w:val="21"/>
          <w:szCs w:val="21"/>
        </w:rPr>
        <w:t xml:space="preserve">), or in the Premises demised thereby (whether said Premises be expanded, contracted, relocated, substituted or otherwise altered), and to any assignments of the Lease and to any </w:t>
      </w:r>
      <w:proofErr w:type="spellStart"/>
      <w:r w:rsidRPr="00814CC7">
        <w:rPr>
          <w:sz w:val="21"/>
          <w:szCs w:val="21"/>
        </w:rPr>
        <w:t>sublettings</w:t>
      </w:r>
      <w:proofErr w:type="spellEnd"/>
      <w:r w:rsidRPr="00814CC7">
        <w:rPr>
          <w:sz w:val="21"/>
          <w:szCs w:val="21"/>
        </w:rPr>
        <w:t xml:space="preserve">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Landlord’s security for the Lease, including, but not limited to, any impairment or release of such security by Landlord; (iv) the existence of any set off; claim or counterclaim or the reduction or diminution of the Liabilities, or any defense of any kind or nature, which Guarantor may have against Tenant or which any party other than Tenant has against Landlord;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 Guarantor of any default by Tenant; all whether or not Guarantor shall have had notice or knowledge of any act or omission referred to in the foregoing clauses (</w:t>
      </w:r>
      <w:proofErr w:type="spellStart"/>
      <w:r w:rsidRPr="00814CC7">
        <w:rPr>
          <w:sz w:val="21"/>
          <w:szCs w:val="21"/>
        </w:rPr>
        <w:t>i</w:t>
      </w:r>
      <w:proofErr w:type="spellEnd"/>
      <w:r w:rsidRPr="00814CC7">
        <w:rPr>
          <w:sz w:val="21"/>
          <w:szCs w:val="21"/>
        </w:rPr>
        <w:t>) through (vii) inclusive of this Paragraph.</w:t>
      </w:r>
    </w:p>
    <w:p w14:paraId="4C8A6887" w14:textId="77777777" w:rsidR="00A475B4" w:rsidRPr="00814CC7" w:rsidRDefault="00A475B4">
      <w:pPr>
        <w:widowControl/>
        <w:jc w:val="both"/>
        <w:rPr>
          <w:sz w:val="21"/>
          <w:szCs w:val="21"/>
        </w:rPr>
      </w:pPr>
    </w:p>
    <w:p w14:paraId="74D8EBB7" w14:textId="77777777" w:rsidR="00A475B4" w:rsidRPr="00814CC7" w:rsidRDefault="00A475B4">
      <w:pPr>
        <w:widowControl/>
        <w:ind w:firstLine="720"/>
        <w:jc w:val="both"/>
        <w:rPr>
          <w:sz w:val="21"/>
          <w:szCs w:val="21"/>
        </w:rPr>
      </w:pPr>
      <w:r w:rsidRPr="00814CC7">
        <w:rPr>
          <w:sz w:val="21"/>
          <w:szCs w:val="21"/>
        </w:rPr>
        <w:t>In the event that the Lease is modified, renewed or extended in any respect by agreement between Landlord and Tenant either pursuant to an option granted in the Lease or otherwise, or in the event that Tenant holds over beyond the Term of the Lease, then the obligations hereunder of Guarantor shall extend to the full and faithful performance and observance of all of the covenants, terms and conditions of the Lease and of any such modification, renewal or extension thereof Guarantor intends that Guarantor shall remain liable hereunder as a principal until the full, final and unavoidable performance of all of the Obligations and the full, final and unavoidable payment of all Liabilities, notwithstanding any fact, act, event or occurrence which might otherwise operate as a legal or equitable discharge of a surety or guarantor.</w:t>
      </w:r>
    </w:p>
    <w:p w14:paraId="40D7C22B" w14:textId="77777777" w:rsidR="00A475B4" w:rsidRPr="00814CC7" w:rsidRDefault="00A475B4">
      <w:pPr>
        <w:widowControl/>
        <w:jc w:val="both"/>
        <w:rPr>
          <w:sz w:val="21"/>
          <w:szCs w:val="21"/>
        </w:rPr>
      </w:pPr>
    </w:p>
    <w:p w14:paraId="3040BAAC" w14:textId="77777777" w:rsidR="00A475B4" w:rsidRPr="00814CC7" w:rsidRDefault="00A475B4">
      <w:pPr>
        <w:widowControl/>
        <w:ind w:firstLine="720"/>
        <w:jc w:val="both"/>
        <w:rPr>
          <w:sz w:val="21"/>
          <w:szCs w:val="21"/>
        </w:rPr>
      </w:pPr>
      <w:r w:rsidRPr="00814CC7">
        <w:rPr>
          <w:sz w:val="21"/>
          <w:szCs w:val="21"/>
        </w:rPr>
        <w:t>6.</w:t>
      </w:r>
      <w:r w:rsidRPr="00814CC7">
        <w:rPr>
          <w:b/>
          <w:sz w:val="21"/>
          <w:szCs w:val="21"/>
        </w:rPr>
        <w:tab/>
      </w:r>
      <w:r w:rsidRPr="00814CC7">
        <w:rPr>
          <w:b/>
          <w:sz w:val="21"/>
          <w:szCs w:val="21"/>
          <w:u w:val="single"/>
        </w:rPr>
        <w:t>Application of Amounts Received</w:t>
      </w:r>
      <w:r w:rsidRPr="00814CC7">
        <w:rPr>
          <w:b/>
          <w:sz w:val="21"/>
          <w:szCs w:val="21"/>
        </w:rPr>
        <w:t xml:space="preserve">. </w:t>
      </w:r>
      <w:r w:rsidRPr="00814CC7">
        <w:rPr>
          <w:sz w:val="21"/>
          <w:szCs w:val="21"/>
        </w:rPr>
        <w:t>Any amounts received by Landlord from whatsoever source on account of any Liabilities may be applied by Landlord toward the payment of such Indebtedness, and in such order of application, as Landlord may from time to time elect.</w:t>
      </w:r>
    </w:p>
    <w:p w14:paraId="3E46242A" w14:textId="77777777" w:rsidR="00A475B4" w:rsidRPr="00814CC7" w:rsidRDefault="00A475B4">
      <w:pPr>
        <w:widowControl/>
        <w:jc w:val="both"/>
        <w:rPr>
          <w:sz w:val="21"/>
          <w:szCs w:val="21"/>
        </w:rPr>
      </w:pPr>
    </w:p>
    <w:p w14:paraId="23E62445" w14:textId="77777777" w:rsidR="00A475B4" w:rsidRPr="00814CC7" w:rsidRDefault="00A475B4">
      <w:pPr>
        <w:widowControl/>
        <w:ind w:firstLine="720"/>
        <w:jc w:val="both"/>
        <w:rPr>
          <w:sz w:val="21"/>
          <w:szCs w:val="21"/>
        </w:rPr>
      </w:pPr>
      <w:r w:rsidRPr="00814CC7">
        <w:rPr>
          <w:sz w:val="21"/>
          <w:szCs w:val="21"/>
        </w:rPr>
        <w:t>7.</w:t>
      </w:r>
      <w:r w:rsidRPr="00814CC7">
        <w:rPr>
          <w:sz w:val="21"/>
          <w:szCs w:val="21"/>
        </w:rPr>
        <w:tab/>
      </w:r>
      <w:r w:rsidRPr="00814CC7">
        <w:rPr>
          <w:b/>
          <w:sz w:val="21"/>
          <w:szCs w:val="21"/>
          <w:u w:val="single"/>
        </w:rPr>
        <w:t>Waiver</w:t>
      </w:r>
      <w:r w:rsidRPr="00814CC7">
        <w:rPr>
          <w:sz w:val="21"/>
          <w:szCs w:val="21"/>
        </w:rPr>
        <w:t>. Guarantor expressly waives: (</w:t>
      </w:r>
      <w:proofErr w:type="spellStart"/>
      <w:r w:rsidRPr="00814CC7">
        <w:rPr>
          <w:sz w:val="21"/>
          <w:szCs w:val="21"/>
        </w:rPr>
        <w:t>i</w:t>
      </w:r>
      <w:proofErr w:type="spellEnd"/>
      <w:r w:rsidRPr="00814CC7">
        <w:rPr>
          <w:sz w:val="21"/>
          <w:szCs w:val="21"/>
        </w:rPr>
        <w:t xml:space="preserve">)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Tenant’s financial condition and business affairs and has the ability to influence Tenant’s decision-making processes, and that Landlord has no duty so to inform, and that Guarantor is fully responsible for being and remaining informed by, </w:t>
      </w:r>
      <w:r w:rsidRPr="00814CC7">
        <w:rPr>
          <w:sz w:val="21"/>
          <w:szCs w:val="21"/>
        </w:rPr>
        <w:lastRenderedPageBreak/>
        <w:t>Tenant of all circumstances bearing on the Lease and this Guaranty. No modification or waiver of any of the provisions of this Guaranty will be binding upon Landlord except as expressly set forth in a writing duly signed and delivered on behalf of Landlord.</w:t>
      </w:r>
    </w:p>
    <w:p w14:paraId="4F0A29B5" w14:textId="77777777" w:rsidR="00A475B4" w:rsidRPr="00814CC7" w:rsidRDefault="00A475B4">
      <w:pPr>
        <w:widowControl/>
        <w:jc w:val="both"/>
        <w:rPr>
          <w:sz w:val="21"/>
          <w:szCs w:val="21"/>
        </w:rPr>
      </w:pPr>
    </w:p>
    <w:p w14:paraId="53EED8E6" w14:textId="77777777" w:rsidR="00A475B4" w:rsidRPr="00814CC7" w:rsidRDefault="00A475B4">
      <w:pPr>
        <w:widowControl/>
        <w:ind w:firstLine="720"/>
        <w:jc w:val="both"/>
        <w:rPr>
          <w:sz w:val="21"/>
          <w:szCs w:val="21"/>
        </w:rPr>
      </w:pPr>
      <w:r w:rsidRPr="00814CC7">
        <w:rPr>
          <w:sz w:val="21"/>
          <w:szCs w:val="21"/>
        </w:rPr>
        <w:t>8.</w:t>
      </w:r>
      <w:r w:rsidRPr="00814CC7">
        <w:rPr>
          <w:sz w:val="21"/>
          <w:szCs w:val="21"/>
        </w:rPr>
        <w:tab/>
      </w:r>
      <w:r w:rsidRPr="00814CC7">
        <w:rPr>
          <w:b/>
          <w:sz w:val="21"/>
          <w:szCs w:val="21"/>
          <w:u w:val="single"/>
        </w:rPr>
        <w:t>Enforcement Costs</w:t>
      </w:r>
      <w:r w:rsidRPr="00814CC7">
        <w:rPr>
          <w:b/>
          <w:sz w:val="21"/>
          <w:szCs w:val="21"/>
        </w:rPr>
        <w:t>.</w:t>
      </w:r>
      <w:r w:rsidRPr="00814CC7">
        <w:rPr>
          <w:sz w:val="21"/>
          <w:szCs w:val="21"/>
        </w:rPr>
        <w:t xml:space="preserve"> If (</w:t>
      </w:r>
      <w:proofErr w:type="spellStart"/>
      <w:r w:rsidRPr="00814CC7">
        <w:rPr>
          <w:sz w:val="21"/>
          <w:szCs w:val="21"/>
        </w:rPr>
        <w:t>i</w:t>
      </w:r>
      <w:proofErr w:type="spellEnd"/>
      <w:r w:rsidRPr="00814CC7">
        <w:rPr>
          <w:sz w:val="21"/>
          <w:szCs w:val="21"/>
        </w:rPr>
        <w:t xml:space="preserve">)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 rights) involving a claim under or related to the Lease or this Guaranty, then Guarantor shall pay to Landlord upon demand all reasonable attorneys’ fees, costs and expenses, including, without limitation, court costs and filing fees, and all other costs and expenses incurred in connection therewith (all of which are referred to herein as </w:t>
      </w:r>
      <w:r w:rsidR="00811D97" w:rsidRPr="00814CC7">
        <w:rPr>
          <w:sz w:val="21"/>
          <w:szCs w:val="21"/>
        </w:rPr>
        <w:t>“</w:t>
      </w:r>
      <w:r w:rsidRPr="00814CC7">
        <w:rPr>
          <w:b/>
          <w:sz w:val="21"/>
          <w:szCs w:val="21"/>
        </w:rPr>
        <w:t>Enforcement Costs</w:t>
      </w:r>
      <w:r w:rsidR="00811D97" w:rsidRPr="00814CC7">
        <w:rPr>
          <w:sz w:val="21"/>
          <w:szCs w:val="21"/>
        </w:rPr>
        <w:t>”</w:t>
      </w:r>
      <w:r w:rsidRPr="00814CC7">
        <w:rPr>
          <w:sz w:val="21"/>
          <w:szCs w:val="21"/>
        </w:rPr>
        <w:t>), in addition to all other amounts due hereunder, provided Landlord prevails in such legal proceeding.</w:t>
      </w:r>
    </w:p>
    <w:p w14:paraId="0D03C8B9" w14:textId="77777777" w:rsidR="00A475B4" w:rsidRPr="00814CC7" w:rsidRDefault="00A475B4">
      <w:pPr>
        <w:widowControl/>
        <w:jc w:val="both"/>
        <w:rPr>
          <w:sz w:val="21"/>
          <w:szCs w:val="21"/>
        </w:rPr>
      </w:pPr>
    </w:p>
    <w:p w14:paraId="65381A86" w14:textId="77777777" w:rsidR="00A475B4" w:rsidRPr="00814CC7" w:rsidRDefault="00A475B4">
      <w:pPr>
        <w:widowControl/>
        <w:ind w:firstLine="720"/>
        <w:jc w:val="both"/>
        <w:rPr>
          <w:sz w:val="21"/>
          <w:szCs w:val="21"/>
        </w:rPr>
      </w:pPr>
      <w:r w:rsidRPr="00814CC7">
        <w:rPr>
          <w:sz w:val="21"/>
          <w:szCs w:val="21"/>
        </w:rPr>
        <w:t>9.</w:t>
      </w:r>
      <w:r w:rsidRPr="00814CC7">
        <w:rPr>
          <w:sz w:val="21"/>
          <w:szCs w:val="21"/>
        </w:rPr>
        <w:tab/>
      </w:r>
      <w:r w:rsidRPr="00814CC7">
        <w:rPr>
          <w:b/>
          <w:sz w:val="21"/>
          <w:szCs w:val="21"/>
          <w:u w:val="single"/>
        </w:rPr>
        <w:t>Transfer of Lease</w:t>
      </w:r>
      <w:r w:rsidRPr="00814CC7">
        <w:rPr>
          <w:b/>
          <w:sz w:val="21"/>
          <w:szCs w:val="21"/>
        </w:rPr>
        <w:t xml:space="preserve">. </w:t>
      </w:r>
      <w:r w:rsidRPr="00814CC7">
        <w:rPr>
          <w:sz w:val="21"/>
          <w:szCs w:val="21"/>
        </w:rPr>
        <w:t xml:space="preserve">Notwithstanding any assignment or transfer of the Lease or any interest therein by Landlord, for collateral purposes or otherwise, each and every immediate and successive assignee, </w:t>
      </w:r>
      <w:proofErr w:type="gramStart"/>
      <w:r w:rsidRPr="00814CC7">
        <w:rPr>
          <w:sz w:val="21"/>
          <w:szCs w:val="21"/>
        </w:rPr>
        <w:t>transferee</w:t>
      </w:r>
      <w:proofErr w:type="gramEnd"/>
      <w:r w:rsidRPr="00814CC7">
        <w:rPr>
          <w:sz w:val="21"/>
          <w:szCs w:val="21"/>
        </w:rPr>
        <w:t xml:space="preserve"> or other successor in interest with respect to Landlord’s interest under the Lease shall, to the extent of the interests assigned or transferred, be entitled to the benefits of this Guaranty to the same extent as if such assignee or transferee were Landlord.</w:t>
      </w:r>
    </w:p>
    <w:p w14:paraId="345E8529" w14:textId="77777777" w:rsidR="00A475B4" w:rsidRPr="00814CC7" w:rsidRDefault="00A475B4">
      <w:pPr>
        <w:widowControl/>
        <w:jc w:val="both"/>
        <w:rPr>
          <w:sz w:val="21"/>
          <w:szCs w:val="21"/>
        </w:rPr>
      </w:pPr>
    </w:p>
    <w:p w14:paraId="292740C0" w14:textId="77777777" w:rsidR="00A475B4" w:rsidRPr="00814CC7" w:rsidRDefault="00A475B4">
      <w:pPr>
        <w:widowControl/>
        <w:ind w:firstLine="720"/>
        <w:jc w:val="both"/>
        <w:rPr>
          <w:sz w:val="21"/>
          <w:szCs w:val="21"/>
        </w:rPr>
      </w:pPr>
      <w:r w:rsidRPr="00814CC7">
        <w:rPr>
          <w:sz w:val="21"/>
          <w:szCs w:val="21"/>
        </w:rPr>
        <w:t>10.</w:t>
      </w:r>
      <w:r w:rsidRPr="00814CC7">
        <w:rPr>
          <w:sz w:val="21"/>
          <w:szCs w:val="21"/>
        </w:rPr>
        <w:tab/>
      </w:r>
      <w:r w:rsidRPr="00814CC7">
        <w:rPr>
          <w:b/>
          <w:sz w:val="21"/>
          <w:szCs w:val="21"/>
          <w:u w:val="single"/>
        </w:rPr>
        <w:t>Governing Law Interpretation</w:t>
      </w:r>
      <w:r w:rsidRPr="00814CC7">
        <w:rPr>
          <w:b/>
          <w:sz w:val="21"/>
          <w:szCs w:val="21"/>
        </w:rPr>
        <w:t xml:space="preserve">. </w:t>
      </w:r>
      <w:r w:rsidRPr="00814CC7">
        <w:rPr>
          <w:sz w:val="21"/>
          <w:szCs w:val="21"/>
        </w:rPr>
        <w:t xml:space="preserve">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As used in this Guaranty, the singular shall include the plural, and masculine, feminine and neuter pronouns shall be fully interchangeable where the context so requires. If this Guaranty is executed by more than one person or entity, then references to </w:t>
      </w:r>
      <w:r w:rsidR="00811D97" w:rsidRPr="00814CC7">
        <w:rPr>
          <w:sz w:val="21"/>
          <w:szCs w:val="21"/>
        </w:rPr>
        <w:t>“</w:t>
      </w:r>
      <w:r w:rsidRPr="00814CC7">
        <w:rPr>
          <w:sz w:val="21"/>
          <w:szCs w:val="21"/>
        </w:rPr>
        <w:t>Guarantor</w:t>
      </w:r>
      <w:r w:rsidR="00811D97" w:rsidRPr="00814CC7">
        <w:rPr>
          <w:sz w:val="21"/>
          <w:szCs w:val="21"/>
        </w:rPr>
        <w:t>”</w:t>
      </w:r>
      <w:r w:rsidRPr="00814CC7">
        <w:rPr>
          <w:sz w:val="21"/>
          <w:szCs w:val="21"/>
        </w:rPr>
        <w:t xml:space="preserve">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61EBCAD5" w14:textId="77777777" w:rsidR="00A475B4" w:rsidRPr="00814CC7" w:rsidRDefault="00A475B4">
      <w:pPr>
        <w:widowControl/>
        <w:jc w:val="both"/>
        <w:rPr>
          <w:sz w:val="21"/>
          <w:szCs w:val="21"/>
        </w:rPr>
      </w:pPr>
    </w:p>
    <w:p w14:paraId="2DD1395A" w14:textId="77777777" w:rsidR="00A475B4" w:rsidRPr="00814CC7" w:rsidRDefault="00A475B4">
      <w:pPr>
        <w:widowControl/>
        <w:ind w:firstLine="720"/>
        <w:jc w:val="both"/>
        <w:rPr>
          <w:sz w:val="21"/>
          <w:szCs w:val="21"/>
        </w:rPr>
      </w:pPr>
      <w:r w:rsidRPr="00814CC7">
        <w:rPr>
          <w:sz w:val="21"/>
          <w:szCs w:val="21"/>
        </w:rPr>
        <w:t>11.</w:t>
      </w:r>
      <w:r w:rsidRPr="00814CC7">
        <w:rPr>
          <w:sz w:val="21"/>
          <w:szCs w:val="21"/>
        </w:rPr>
        <w:tab/>
      </w:r>
      <w:r w:rsidRPr="00814CC7">
        <w:rPr>
          <w:b/>
          <w:sz w:val="21"/>
          <w:szCs w:val="21"/>
          <w:u w:val="single"/>
        </w:rPr>
        <w:t>Entire Agreement</w:t>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4E9201B8" w14:textId="77777777" w:rsidR="00A475B4" w:rsidRPr="00814CC7" w:rsidRDefault="00A475B4">
      <w:pPr>
        <w:widowControl/>
        <w:jc w:val="both"/>
        <w:rPr>
          <w:sz w:val="21"/>
          <w:szCs w:val="21"/>
        </w:rPr>
      </w:pPr>
    </w:p>
    <w:p w14:paraId="5258C962" w14:textId="77777777" w:rsidR="00A475B4" w:rsidRPr="00814CC7" w:rsidRDefault="00A475B4">
      <w:pPr>
        <w:keepNext/>
        <w:widowControl/>
        <w:ind w:left="1440" w:hanging="720"/>
        <w:jc w:val="both"/>
        <w:rPr>
          <w:b/>
          <w:sz w:val="21"/>
          <w:szCs w:val="21"/>
        </w:rPr>
      </w:pPr>
      <w:r w:rsidRPr="00814CC7">
        <w:rPr>
          <w:sz w:val="21"/>
          <w:szCs w:val="21"/>
        </w:rPr>
        <w:t>12.</w:t>
      </w:r>
      <w:r w:rsidRPr="00814CC7">
        <w:rPr>
          <w:sz w:val="21"/>
          <w:szCs w:val="21"/>
        </w:rPr>
        <w:tab/>
      </w:r>
      <w:r w:rsidRPr="00814CC7">
        <w:rPr>
          <w:b/>
          <w:sz w:val="21"/>
          <w:szCs w:val="21"/>
          <w:u w:val="single"/>
        </w:rPr>
        <w:t>Successors and Assigns</w:t>
      </w:r>
      <w:r w:rsidRPr="00814CC7">
        <w:rPr>
          <w:b/>
          <w:sz w:val="21"/>
          <w:szCs w:val="21"/>
        </w:rPr>
        <w:t>.</w:t>
      </w:r>
    </w:p>
    <w:p w14:paraId="333290C4" w14:textId="77777777" w:rsidR="00A475B4" w:rsidRPr="00814CC7" w:rsidRDefault="00A475B4">
      <w:pPr>
        <w:keepNext/>
        <w:widowControl/>
        <w:jc w:val="both"/>
        <w:rPr>
          <w:b/>
          <w:sz w:val="21"/>
          <w:szCs w:val="21"/>
        </w:rPr>
      </w:pPr>
    </w:p>
    <w:p w14:paraId="35E872B7" w14:textId="77777777" w:rsidR="00A475B4" w:rsidRPr="00814CC7" w:rsidRDefault="00A475B4">
      <w:pPr>
        <w:widowControl/>
        <w:ind w:firstLine="720"/>
        <w:jc w:val="both"/>
        <w:rPr>
          <w:sz w:val="21"/>
          <w:szCs w:val="21"/>
        </w:rPr>
      </w:pPr>
      <w:r w:rsidRPr="00814CC7">
        <w:rPr>
          <w:sz w:val="21"/>
          <w:szCs w:val="21"/>
        </w:rPr>
        <w:t>(a)</w:t>
      </w:r>
      <w:r w:rsidRPr="00814CC7">
        <w:rPr>
          <w:sz w:val="21"/>
          <w:szCs w:val="21"/>
        </w:rPr>
        <w:tab/>
        <w:t xml:space="preserve">This Guaranty shall bind Guarantor and the heirs, assigns, successors, executors, </w:t>
      </w:r>
      <w:proofErr w:type="gramStart"/>
      <w:r w:rsidRPr="00814CC7">
        <w:rPr>
          <w:sz w:val="21"/>
          <w:szCs w:val="21"/>
        </w:rPr>
        <w:t>administrators</w:t>
      </w:r>
      <w:proofErr w:type="gramEnd"/>
      <w:r w:rsidRPr="00814CC7">
        <w:rPr>
          <w:sz w:val="21"/>
          <w:szCs w:val="21"/>
        </w:rPr>
        <w:t xml:space="preserve"> and legal and personal representatives of Guarantor; provided that Guarantor shall not be entitled to transfer or delegate its obligations hereunder. Regardless of whether this Guaranty is executed by more than one person or entity, it is agreed that the undersigned’s liability hereunder is several and independent of any other guaranties or other obligations at any time in effect with respect to the Indebtedness, the </w:t>
      </w:r>
      <w:proofErr w:type="gramStart"/>
      <w:r w:rsidRPr="00814CC7">
        <w:rPr>
          <w:sz w:val="21"/>
          <w:szCs w:val="21"/>
        </w:rPr>
        <w:t>Obligations</w:t>
      </w:r>
      <w:proofErr w:type="gramEnd"/>
      <w:r w:rsidRPr="00814CC7">
        <w:rPr>
          <w:sz w:val="21"/>
          <w:szCs w:val="21"/>
        </w:rPr>
        <w:t xml:space="preserve"> or any part thereof and that each Guarantor’s liability hereunder may be enforced regardless of the existence, validity, enforcement or non-enforcement of any such other guaranties or other obligations.</w:t>
      </w:r>
    </w:p>
    <w:p w14:paraId="3185A335" w14:textId="77777777" w:rsidR="00A475B4" w:rsidRPr="00814CC7" w:rsidRDefault="00A475B4">
      <w:pPr>
        <w:widowControl/>
        <w:jc w:val="both"/>
        <w:rPr>
          <w:sz w:val="21"/>
          <w:szCs w:val="21"/>
        </w:rPr>
      </w:pPr>
    </w:p>
    <w:p w14:paraId="6ED30217" w14:textId="77777777" w:rsidR="00A475B4" w:rsidRPr="00814CC7" w:rsidRDefault="00A475B4">
      <w:pPr>
        <w:widowControl/>
        <w:ind w:firstLine="720"/>
        <w:jc w:val="both"/>
        <w:rPr>
          <w:sz w:val="21"/>
          <w:szCs w:val="21"/>
        </w:rPr>
      </w:pPr>
      <w:r w:rsidRPr="00814CC7">
        <w:rPr>
          <w:sz w:val="21"/>
          <w:szCs w:val="21"/>
        </w:rPr>
        <w:t>(b)</w:t>
      </w:r>
      <w:r w:rsidRPr="00814CC7">
        <w:rPr>
          <w:sz w:val="21"/>
          <w:szCs w:val="21"/>
        </w:rPr>
        <w:tab/>
        <w:t xml:space="preserve">This Guaranty shall inure to the benefit of and be enforceable by Landlord and Landlord’s officers, agents, employees, partners, </w:t>
      </w:r>
      <w:proofErr w:type="gramStart"/>
      <w:r w:rsidRPr="00814CC7">
        <w:rPr>
          <w:sz w:val="21"/>
          <w:szCs w:val="21"/>
        </w:rPr>
        <w:t>directors</w:t>
      </w:r>
      <w:proofErr w:type="gramEnd"/>
      <w:r w:rsidRPr="00814CC7">
        <w:rPr>
          <w:sz w:val="21"/>
          <w:szCs w:val="21"/>
        </w:rPr>
        <w:t xml:space="preserve"> and shareholders, each of their respective successors and assigns, </w:t>
      </w:r>
      <w:r w:rsidRPr="00814CC7">
        <w:rPr>
          <w:sz w:val="21"/>
          <w:szCs w:val="21"/>
        </w:rPr>
        <w:lastRenderedPageBreak/>
        <w:t xml:space="preserve">and each present or subsequent mortgagee of the Premises and its successors and assigns (all such persons and entities shall be </w:t>
      </w:r>
      <w:r w:rsidR="00811D97" w:rsidRPr="00814CC7">
        <w:rPr>
          <w:sz w:val="21"/>
          <w:szCs w:val="21"/>
        </w:rPr>
        <w:t>“</w:t>
      </w:r>
      <w:r w:rsidRPr="00814CC7">
        <w:rPr>
          <w:b/>
          <w:sz w:val="21"/>
          <w:szCs w:val="21"/>
        </w:rPr>
        <w:t>Indemnified Parties</w:t>
      </w:r>
      <w:r w:rsidR="00811D97" w:rsidRPr="00814CC7">
        <w:rPr>
          <w:sz w:val="21"/>
          <w:szCs w:val="21"/>
        </w:rPr>
        <w:t>”</w:t>
      </w:r>
      <w:r w:rsidRPr="00814CC7">
        <w:rPr>
          <w:sz w:val="21"/>
          <w:szCs w:val="21"/>
        </w:rPr>
        <w:t xml:space="preserve"> herein).</w:t>
      </w:r>
    </w:p>
    <w:p w14:paraId="30042464" w14:textId="77777777" w:rsidR="00A475B4" w:rsidRPr="00814CC7" w:rsidRDefault="00A475B4">
      <w:pPr>
        <w:widowControl/>
        <w:jc w:val="both"/>
        <w:rPr>
          <w:sz w:val="21"/>
          <w:szCs w:val="21"/>
        </w:rPr>
      </w:pPr>
    </w:p>
    <w:p w14:paraId="29F4E9DE" w14:textId="77777777" w:rsidR="00A475B4" w:rsidRPr="00814CC7" w:rsidRDefault="00A475B4">
      <w:pPr>
        <w:widowControl/>
        <w:ind w:firstLine="720"/>
        <w:jc w:val="both"/>
        <w:rPr>
          <w:sz w:val="21"/>
          <w:szCs w:val="21"/>
        </w:rPr>
      </w:pPr>
      <w:r w:rsidRPr="00814CC7">
        <w:rPr>
          <w:sz w:val="21"/>
          <w:szCs w:val="21"/>
        </w:rPr>
        <w:t>13.</w:t>
      </w:r>
      <w:r w:rsidRPr="00814CC7">
        <w:rPr>
          <w:sz w:val="21"/>
          <w:szCs w:val="21"/>
        </w:rPr>
        <w:tab/>
      </w:r>
      <w:r w:rsidRPr="00814CC7">
        <w:rPr>
          <w:b/>
          <w:sz w:val="21"/>
          <w:szCs w:val="21"/>
          <w:u w:val="single"/>
        </w:rPr>
        <w:t>Certain Waivers by Guarantor</w:t>
      </w:r>
      <w:r w:rsidRPr="00814CC7">
        <w:rPr>
          <w:b/>
          <w:sz w:val="21"/>
          <w:szCs w:val="21"/>
        </w:rPr>
        <w:t xml:space="preserve">. </w:t>
      </w:r>
      <w:r w:rsidRPr="00814CC7">
        <w:rPr>
          <w:sz w:val="21"/>
          <w:szCs w:val="21"/>
        </w:rPr>
        <w:t>Guarantor hereby waives the benefit of (a) any statutes of limitation or repose affecting Tenant’s liability under the Lease or Guarantor’s liability under this Guaranty, and (b) the right to trial by jury in any action or proceeding that hereafter may be instituted in respect of the Lease or this Guaranty.</w:t>
      </w:r>
    </w:p>
    <w:p w14:paraId="33BCC5D0" w14:textId="77777777" w:rsidR="00A475B4" w:rsidRPr="00814CC7" w:rsidRDefault="00A475B4">
      <w:pPr>
        <w:widowControl/>
        <w:jc w:val="both"/>
        <w:rPr>
          <w:sz w:val="21"/>
          <w:szCs w:val="21"/>
        </w:rPr>
      </w:pPr>
    </w:p>
    <w:p w14:paraId="6BFD8012" w14:textId="77777777" w:rsidR="00A475B4" w:rsidRPr="00814CC7" w:rsidRDefault="00A475B4">
      <w:pPr>
        <w:widowControl/>
        <w:ind w:firstLine="720"/>
        <w:jc w:val="both"/>
        <w:rPr>
          <w:sz w:val="21"/>
          <w:szCs w:val="21"/>
        </w:rPr>
      </w:pPr>
      <w:r w:rsidRPr="00814CC7">
        <w:rPr>
          <w:sz w:val="21"/>
          <w:szCs w:val="21"/>
        </w:rPr>
        <w:t>14.</w:t>
      </w:r>
      <w:r w:rsidRPr="00814CC7">
        <w:rPr>
          <w:sz w:val="21"/>
          <w:szCs w:val="21"/>
        </w:rPr>
        <w:tab/>
      </w:r>
      <w:r w:rsidRPr="00814CC7">
        <w:rPr>
          <w:b/>
          <w:sz w:val="21"/>
          <w:szCs w:val="21"/>
          <w:u w:val="single"/>
        </w:rPr>
        <w:t>Notices</w:t>
      </w:r>
      <w:r w:rsidRPr="00814CC7">
        <w:rPr>
          <w:b/>
          <w:sz w:val="21"/>
          <w:szCs w:val="21"/>
        </w:rPr>
        <w:t>.</w:t>
      </w:r>
      <w:r w:rsidRPr="00814CC7">
        <w:rPr>
          <w:sz w:val="21"/>
          <w:szCs w:val="21"/>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772725A0" w14:textId="77777777" w:rsidR="00A475B4" w:rsidRPr="00814CC7" w:rsidRDefault="00A475B4">
      <w:pPr>
        <w:widowControl/>
        <w:jc w:val="both"/>
        <w:rPr>
          <w:sz w:val="21"/>
          <w:szCs w:val="21"/>
        </w:rPr>
      </w:pPr>
    </w:p>
    <w:p w14:paraId="31C4EE3F" w14:textId="6A8909CD" w:rsidR="00C70088" w:rsidRPr="00814CC7" w:rsidRDefault="000A386D" w:rsidP="00C70088">
      <w:pPr>
        <w:widowControl/>
        <w:tabs>
          <w:tab w:val="left" w:pos="2880"/>
        </w:tabs>
        <w:ind w:left="720"/>
        <w:jc w:val="both"/>
        <w:rPr>
          <w:sz w:val="21"/>
          <w:szCs w:val="21"/>
        </w:rPr>
      </w:pPr>
      <w:r w:rsidRPr="00814CC7">
        <w:rPr>
          <w:sz w:val="21"/>
          <w:szCs w:val="21"/>
        </w:rPr>
        <w:t>if to Landlord:</w:t>
      </w:r>
      <w:r w:rsidRPr="00814CC7">
        <w:rPr>
          <w:sz w:val="21"/>
          <w:szCs w:val="21"/>
        </w:rPr>
        <w:tab/>
      </w:r>
      <w:r w:rsidR="00C70088">
        <w:rPr>
          <w:sz w:val="21"/>
          <w:szCs w:val="21"/>
        </w:rPr>
        <w:t>Toro Development Company</w:t>
      </w:r>
      <w:r w:rsidR="00C70088" w:rsidRPr="00814CC7">
        <w:rPr>
          <w:sz w:val="21"/>
          <w:szCs w:val="21"/>
        </w:rPr>
        <w:t>, LLC</w:t>
      </w:r>
    </w:p>
    <w:p w14:paraId="6AF4B3CC" w14:textId="77777777" w:rsidR="00C70088" w:rsidRDefault="00C70088" w:rsidP="00C70088">
      <w:pPr>
        <w:ind w:left="2880"/>
        <w:rPr>
          <w:sz w:val="21"/>
          <w:szCs w:val="21"/>
        </w:rPr>
      </w:pPr>
      <w:r>
        <w:rPr>
          <w:sz w:val="21"/>
          <w:szCs w:val="21"/>
        </w:rPr>
        <w:t xml:space="preserve">6200 Avalon Boulevard </w:t>
      </w:r>
    </w:p>
    <w:p w14:paraId="48A2808C" w14:textId="77777777" w:rsidR="00C70088" w:rsidRDefault="00C70088" w:rsidP="00C70088">
      <w:pPr>
        <w:ind w:left="2880"/>
        <w:rPr>
          <w:sz w:val="21"/>
          <w:szCs w:val="21"/>
        </w:rPr>
      </w:pPr>
      <w:r>
        <w:rPr>
          <w:sz w:val="21"/>
          <w:szCs w:val="21"/>
        </w:rPr>
        <w:t>Alpharetta, GA 30009</w:t>
      </w:r>
    </w:p>
    <w:p w14:paraId="1D2A5E97" w14:textId="77777777" w:rsidR="00C70088" w:rsidRDefault="00C70088" w:rsidP="00C70088">
      <w:pPr>
        <w:widowControl/>
        <w:ind w:left="2880"/>
        <w:jc w:val="both"/>
        <w:rPr>
          <w:sz w:val="21"/>
          <w:szCs w:val="21"/>
        </w:rPr>
      </w:pPr>
      <w:r w:rsidRPr="00814CC7">
        <w:rPr>
          <w:sz w:val="21"/>
          <w:szCs w:val="21"/>
        </w:rPr>
        <w:t>Attn:  Lease Administration</w:t>
      </w:r>
    </w:p>
    <w:p w14:paraId="5008D923" w14:textId="77777777" w:rsidR="000A16C7" w:rsidRPr="00814CC7" w:rsidRDefault="000A16C7" w:rsidP="000A386D">
      <w:pPr>
        <w:widowControl/>
        <w:ind w:left="2160" w:firstLine="720"/>
        <w:jc w:val="both"/>
        <w:rPr>
          <w:sz w:val="21"/>
          <w:szCs w:val="21"/>
        </w:rPr>
      </w:pPr>
    </w:p>
    <w:p w14:paraId="7E7F065A" w14:textId="77777777" w:rsidR="000A16C7" w:rsidRPr="00814CC7" w:rsidRDefault="000A16C7" w:rsidP="000A16C7">
      <w:pPr>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t>Sarofim Realty Advisors</w:t>
      </w:r>
    </w:p>
    <w:p w14:paraId="6A23A773" w14:textId="77777777" w:rsidR="000A16C7" w:rsidRPr="00814CC7" w:rsidRDefault="000A16C7" w:rsidP="000A16C7">
      <w:pPr>
        <w:widowControl/>
        <w:ind w:left="2160" w:firstLine="720"/>
        <w:jc w:val="both"/>
        <w:rPr>
          <w:sz w:val="21"/>
          <w:szCs w:val="21"/>
        </w:rPr>
      </w:pPr>
      <w:r w:rsidRPr="00814CC7">
        <w:rPr>
          <w:sz w:val="21"/>
          <w:szCs w:val="21"/>
        </w:rPr>
        <w:t>8115 Preston Road, Suite 400</w:t>
      </w:r>
    </w:p>
    <w:p w14:paraId="74DBD13F" w14:textId="77777777" w:rsidR="000A16C7" w:rsidRPr="00814CC7" w:rsidRDefault="00731802" w:rsidP="000A16C7">
      <w:pPr>
        <w:widowControl/>
        <w:ind w:left="2880"/>
        <w:jc w:val="both"/>
        <w:rPr>
          <w:sz w:val="21"/>
          <w:szCs w:val="21"/>
        </w:rPr>
      </w:pPr>
      <w:r>
        <w:rPr>
          <w:sz w:val="21"/>
          <w:szCs w:val="21"/>
        </w:rPr>
        <w:t xml:space="preserve">Dallas, Texas </w:t>
      </w:r>
      <w:r w:rsidR="000A16C7" w:rsidRPr="00814CC7">
        <w:rPr>
          <w:sz w:val="21"/>
          <w:szCs w:val="21"/>
        </w:rPr>
        <w:t>75225</w:t>
      </w:r>
    </w:p>
    <w:p w14:paraId="2FF7625C" w14:textId="77777777" w:rsidR="000A16C7" w:rsidRPr="00814CC7" w:rsidRDefault="000A16C7" w:rsidP="000A16C7">
      <w:pPr>
        <w:widowControl/>
        <w:ind w:left="2880"/>
        <w:jc w:val="both"/>
        <w:rPr>
          <w:sz w:val="21"/>
          <w:szCs w:val="21"/>
        </w:rPr>
      </w:pPr>
      <w:r w:rsidRPr="00814CC7">
        <w:rPr>
          <w:sz w:val="21"/>
          <w:szCs w:val="21"/>
        </w:rPr>
        <w:t>Attn:  Asset Manager</w:t>
      </w:r>
    </w:p>
    <w:p w14:paraId="408542A8" w14:textId="77777777" w:rsidR="000A16C7" w:rsidRPr="00814CC7" w:rsidRDefault="000A16C7" w:rsidP="000A16C7">
      <w:pPr>
        <w:widowControl/>
        <w:ind w:left="2880"/>
        <w:jc w:val="both"/>
        <w:rPr>
          <w:sz w:val="21"/>
          <w:szCs w:val="21"/>
        </w:rPr>
      </w:pPr>
    </w:p>
    <w:p w14:paraId="535AFBB3" w14:textId="77777777" w:rsidR="000A16C7" w:rsidRPr="00814CC7" w:rsidRDefault="000A16C7" w:rsidP="000A16C7">
      <w:pPr>
        <w:widowControl/>
        <w:ind w:left="2880"/>
        <w:jc w:val="both"/>
        <w:rPr>
          <w:sz w:val="21"/>
          <w:szCs w:val="21"/>
        </w:rPr>
      </w:pPr>
      <w:r w:rsidRPr="00814CC7">
        <w:rPr>
          <w:sz w:val="21"/>
          <w:szCs w:val="21"/>
        </w:rPr>
        <w:t>and</w:t>
      </w:r>
    </w:p>
    <w:p w14:paraId="6476E59B" w14:textId="77777777" w:rsidR="000A16C7" w:rsidRPr="00814CC7" w:rsidRDefault="000A16C7" w:rsidP="000A16C7">
      <w:pPr>
        <w:widowControl/>
        <w:ind w:left="2880"/>
        <w:jc w:val="both"/>
        <w:rPr>
          <w:sz w:val="21"/>
          <w:szCs w:val="21"/>
        </w:rPr>
      </w:pPr>
    </w:p>
    <w:p w14:paraId="40535482" w14:textId="77777777" w:rsidR="000A16C7" w:rsidRPr="00814CC7" w:rsidRDefault="000A16C7" w:rsidP="000A16C7">
      <w:pPr>
        <w:widowControl/>
        <w:ind w:left="2880"/>
        <w:jc w:val="both"/>
        <w:rPr>
          <w:sz w:val="21"/>
          <w:szCs w:val="21"/>
        </w:rPr>
      </w:pPr>
      <w:r w:rsidRPr="00814CC7">
        <w:rPr>
          <w:sz w:val="21"/>
          <w:szCs w:val="21"/>
        </w:rPr>
        <w:t>Hartman Simons &amp; Wood LLP</w:t>
      </w:r>
    </w:p>
    <w:p w14:paraId="75C30F6C" w14:textId="77777777" w:rsidR="00111664" w:rsidRDefault="000A16C7" w:rsidP="000A16C7">
      <w:pPr>
        <w:widowControl/>
        <w:ind w:left="2160" w:firstLine="720"/>
        <w:jc w:val="both"/>
        <w:rPr>
          <w:sz w:val="21"/>
          <w:szCs w:val="21"/>
        </w:rPr>
      </w:pPr>
      <w:r w:rsidRPr="00814CC7">
        <w:rPr>
          <w:sz w:val="21"/>
          <w:szCs w:val="21"/>
        </w:rPr>
        <w:t xml:space="preserve">400 </w:t>
      </w:r>
      <w:r w:rsidR="00DD721B">
        <w:rPr>
          <w:sz w:val="21"/>
          <w:szCs w:val="21"/>
        </w:rPr>
        <w:t>Interstate</w:t>
      </w:r>
      <w:r w:rsidR="00111664">
        <w:rPr>
          <w:sz w:val="21"/>
          <w:szCs w:val="21"/>
        </w:rPr>
        <w:t xml:space="preserve"> North Parkway SE</w:t>
      </w:r>
    </w:p>
    <w:p w14:paraId="57DDD9F7" w14:textId="72BD7680" w:rsidR="000A16C7" w:rsidRPr="00814CC7" w:rsidRDefault="000A16C7" w:rsidP="000A16C7">
      <w:pPr>
        <w:widowControl/>
        <w:ind w:left="2160" w:firstLine="720"/>
        <w:jc w:val="both"/>
        <w:rPr>
          <w:sz w:val="21"/>
          <w:szCs w:val="21"/>
        </w:rPr>
      </w:pPr>
      <w:r w:rsidRPr="00814CC7">
        <w:rPr>
          <w:sz w:val="21"/>
          <w:szCs w:val="21"/>
        </w:rPr>
        <w:t xml:space="preserve"> Suite </w:t>
      </w:r>
      <w:r w:rsidR="00111664">
        <w:rPr>
          <w:sz w:val="21"/>
          <w:szCs w:val="21"/>
        </w:rPr>
        <w:t>6</w:t>
      </w:r>
      <w:r w:rsidRPr="00814CC7">
        <w:rPr>
          <w:sz w:val="21"/>
          <w:szCs w:val="21"/>
        </w:rPr>
        <w:t>00</w:t>
      </w:r>
    </w:p>
    <w:p w14:paraId="74FFB14B" w14:textId="77777777" w:rsidR="000A16C7" w:rsidRPr="00814CC7" w:rsidRDefault="00731802" w:rsidP="000A16C7">
      <w:pPr>
        <w:widowControl/>
        <w:ind w:left="2160" w:firstLine="720"/>
        <w:jc w:val="both"/>
        <w:rPr>
          <w:sz w:val="21"/>
          <w:szCs w:val="21"/>
        </w:rPr>
      </w:pPr>
      <w:r>
        <w:rPr>
          <w:sz w:val="21"/>
          <w:szCs w:val="21"/>
        </w:rPr>
        <w:t>Atlanta, Georgia</w:t>
      </w:r>
      <w:r w:rsidR="000A16C7" w:rsidRPr="00814CC7">
        <w:rPr>
          <w:sz w:val="21"/>
          <w:szCs w:val="21"/>
        </w:rPr>
        <w:t xml:space="preserve"> 30339</w:t>
      </w:r>
    </w:p>
    <w:p w14:paraId="10417EEA" w14:textId="77777777" w:rsidR="000A16C7" w:rsidRPr="00814CC7" w:rsidRDefault="000A16C7" w:rsidP="000A16C7">
      <w:pPr>
        <w:widowControl/>
        <w:ind w:left="2160" w:firstLine="720"/>
        <w:jc w:val="both"/>
        <w:rPr>
          <w:sz w:val="21"/>
          <w:szCs w:val="21"/>
        </w:rPr>
      </w:pPr>
      <w:r w:rsidRPr="00814CC7">
        <w:rPr>
          <w:sz w:val="21"/>
          <w:szCs w:val="21"/>
        </w:rPr>
        <w:t>Attn:  Peter M. Hartman, Esq.</w:t>
      </w:r>
    </w:p>
    <w:p w14:paraId="3BAE8371" w14:textId="77777777" w:rsidR="00EF5BDE" w:rsidRPr="00814CC7" w:rsidRDefault="00EF5BDE">
      <w:pPr>
        <w:widowControl/>
        <w:ind w:left="1440" w:firstLine="1440"/>
        <w:jc w:val="both"/>
        <w:rPr>
          <w:sz w:val="21"/>
          <w:szCs w:val="21"/>
        </w:rPr>
      </w:pPr>
    </w:p>
    <w:p w14:paraId="3EA722B3" w14:textId="27EDE82E" w:rsidR="00C624D1" w:rsidRPr="00C624D1" w:rsidRDefault="00A475B4" w:rsidP="00C624D1">
      <w:pPr>
        <w:widowControl/>
        <w:ind w:firstLine="720"/>
        <w:jc w:val="both"/>
        <w:rPr>
          <w:sz w:val="21"/>
          <w:szCs w:val="21"/>
        </w:rPr>
      </w:pPr>
      <w:r w:rsidRPr="00814CC7">
        <w:rPr>
          <w:sz w:val="21"/>
          <w:szCs w:val="21"/>
        </w:rPr>
        <w:t>if to Guarantor:</w:t>
      </w:r>
      <w:r w:rsidR="00327CAE">
        <w:rPr>
          <w:sz w:val="21"/>
          <w:szCs w:val="21"/>
        </w:rPr>
        <w:tab/>
      </w:r>
      <w:r w:rsidRPr="00814CC7">
        <w:rPr>
          <w:sz w:val="21"/>
          <w:szCs w:val="21"/>
        </w:rPr>
        <w:tab/>
      </w:r>
      <w:proofErr w:type="spellStart"/>
      <w:r w:rsidR="00C624D1" w:rsidRPr="00C624D1">
        <w:rPr>
          <w:sz w:val="21"/>
          <w:szCs w:val="21"/>
        </w:rPr>
        <w:t>Peiru</w:t>
      </w:r>
      <w:proofErr w:type="spellEnd"/>
      <w:r w:rsidR="00EE7EFA">
        <w:rPr>
          <w:sz w:val="21"/>
          <w:szCs w:val="21"/>
        </w:rPr>
        <w:t xml:space="preserve"> Kim</w:t>
      </w:r>
    </w:p>
    <w:p w14:paraId="3629D00D" w14:textId="5EA6C381" w:rsidR="00C624D1" w:rsidRPr="00C624D1" w:rsidRDefault="00C624D1" w:rsidP="00C624D1">
      <w:pPr>
        <w:widowControl/>
        <w:ind w:left="2880"/>
        <w:jc w:val="both"/>
        <w:rPr>
          <w:sz w:val="21"/>
          <w:szCs w:val="21"/>
        </w:rPr>
      </w:pPr>
      <w:r w:rsidRPr="00C624D1">
        <w:rPr>
          <w:sz w:val="21"/>
          <w:szCs w:val="21"/>
        </w:rPr>
        <w:t>245 Trimble Crest Drive NE</w:t>
      </w:r>
    </w:p>
    <w:p w14:paraId="51FC2D3F" w14:textId="4560C553" w:rsidR="00A475B4" w:rsidRDefault="00C624D1" w:rsidP="00C624D1">
      <w:pPr>
        <w:widowControl/>
        <w:ind w:left="2880"/>
        <w:jc w:val="both"/>
        <w:rPr>
          <w:sz w:val="21"/>
          <w:szCs w:val="21"/>
        </w:rPr>
      </w:pPr>
      <w:r w:rsidRPr="00C624D1">
        <w:rPr>
          <w:sz w:val="21"/>
          <w:szCs w:val="21"/>
        </w:rPr>
        <w:t>Atlanta, GA 30342</w:t>
      </w:r>
    </w:p>
    <w:p w14:paraId="5260A898" w14:textId="77777777" w:rsidR="00A475B4" w:rsidRPr="00814CC7" w:rsidRDefault="00A475B4">
      <w:pPr>
        <w:widowControl/>
        <w:jc w:val="both"/>
        <w:rPr>
          <w:sz w:val="21"/>
          <w:szCs w:val="21"/>
        </w:rPr>
      </w:pPr>
    </w:p>
    <w:p w14:paraId="6130BFD6" w14:textId="77777777" w:rsidR="00A475B4" w:rsidRPr="00814CC7" w:rsidRDefault="00A475B4">
      <w:pPr>
        <w:widowControl/>
        <w:jc w:val="both"/>
        <w:rPr>
          <w:sz w:val="21"/>
          <w:szCs w:val="21"/>
        </w:rPr>
      </w:pPr>
      <w:r w:rsidRPr="00814CC7">
        <w:rPr>
          <w:sz w:val="21"/>
          <w:szCs w:val="21"/>
        </w:rPr>
        <w:t>Except as otherwise specifically required herein, notice of the exercise of any right, option or power granted to Landlord by this Guaranty is not required to be given.</w:t>
      </w:r>
    </w:p>
    <w:p w14:paraId="263C4ECF" w14:textId="77777777" w:rsidR="00A475B4" w:rsidRPr="00814CC7" w:rsidRDefault="00A475B4">
      <w:pPr>
        <w:widowControl/>
        <w:jc w:val="both"/>
        <w:rPr>
          <w:sz w:val="21"/>
          <w:szCs w:val="21"/>
        </w:rPr>
      </w:pPr>
    </w:p>
    <w:p w14:paraId="72A81B69" w14:textId="77777777" w:rsidR="00A475B4" w:rsidRPr="00814CC7" w:rsidRDefault="00222862">
      <w:pPr>
        <w:widowControl/>
        <w:ind w:firstLine="720"/>
        <w:jc w:val="both"/>
        <w:rPr>
          <w:sz w:val="21"/>
          <w:szCs w:val="21"/>
        </w:rPr>
      </w:pPr>
      <w:r>
        <w:rPr>
          <w:b/>
          <w:sz w:val="21"/>
          <w:szCs w:val="21"/>
        </w:rPr>
        <w:br w:type="page"/>
      </w:r>
      <w:r w:rsidR="00A475B4" w:rsidRPr="00814CC7">
        <w:rPr>
          <w:b/>
          <w:sz w:val="21"/>
          <w:szCs w:val="21"/>
        </w:rPr>
        <w:lastRenderedPageBreak/>
        <w:t xml:space="preserve">SIGNED AND DELIVERED </w:t>
      </w:r>
      <w:r w:rsidR="00A475B4" w:rsidRPr="00814CC7">
        <w:rPr>
          <w:sz w:val="21"/>
          <w:szCs w:val="21"/>
        </w:rPr>
        <w:t>as</w:t>
      </w:r>
      <w:r w:rsidR="00A475B4" w:rsidRPr="00814CC7">
        <w:rPr>
          <w:b/>
          <w:sz w:val="21"/>
          <w:szCs w:val="21"/>
        </w:rPr>
        <w:t xml:space="preserve"> </w:t>
      </w:r>
      <w:r w:rsidR="00A475B4" w:rsidRPr="00814CC7">
        <w:rPr>
          <w:sz w:val="21"/>
          <w:szCs w:val="21"/>
        </w:rPr>
        <w:t>of the date first specified above.</w:t>
      </w:r>
    </w:p>
    <w:p w14:paraId="36307E89" w14:textId="77777777" w:rsidR="00A475B4" w:rsidRPr="00814CC7" w:rsidRDefault="00A475B4">
      <w:pPr>
        <w:widowControl/>
        <w:jc w:val="both"/>
        <w:rPr>
          <w:sz w:val="21"/>
          <w:szCs w:val="21"/>
        </w:rPr>
      </w:pPr>
    </w:p>
    <w:p w14:paraId="7D731D1D" w14:textId="77777777" w:rsidR="00A475B4" w:rsidRPr="00814CC7" w:rsidRDefault="00A475B4">
      <w:pPr>
        <w:widowControl/>
        <w:jc w:val="both"/>
        <w:rPr>
          <w:sz w:val="21"/>
          <w:szCs w:val="21"/>
        </w:rPr>
      </w:pPr>
    </w:p>
    <w:p w14:paraId="4430EF73" w14:textId="77777777" w:rsidR="00A475B4" w:rsidRPr="00814CC7" w:rsidRDefault="00A475B4">
      <w:pPr>
        <w:widowControl/>
        <w:jc w:val="both"/>
        <w:rPr>
          <w:b/>
          <w:sz w:val="21"/>
          <w:szCs w:val="21"/>
        </w:rPr>
      </w:pPr>
      <w:r w:rsidRPr="00814CC7">
        <w:rPr>
          <w:b/>
          <w:sz w:val="21"/>
          <w:szCs w:val="21"/>
        </w:rPr>
        <w:t>GUARANTOR:</w:t>
      </w:r>
    </w:p>
    <w:p w14:paraId="245EE9D1" w14:textId="77777777" w:rsidR="00A475B4" w:rsidRPr="00814CC7" w:rsidRDefault="00A475B4">
      <w:pPr>
        <w:widowControl/>
        <w:jc w:val="both"/>
        <w:rPr>
          <w:b/>
          <w:sz w:val="21"/>
          <w:szCs w:val="21"/>
        </w:rPr>
      </w:pPr>
    </w:p>
    <w:p w14:paraId="683CC500" w14:textId="77777777" w:rsidR="00A475B4" w:rsidRPr="00814CC7" w:rsidRDefault="00A475B4">
      <w:pPr>
        <w:widowControl/>
        <w:jc w:val="both"/>
        <w:rPr>
          <w:b/>
          <w:sz w:val="21"/>
          <w:szCs w:val="21"/>
        </w:rPr>
      </w:pPr>
    </w:p>
    <w:p w14:paraId="7E5E752D" w14:textId="77777777" w:rsidR="00A475B4" w:rsidRPr="00814CC7" w:rsidRDefault="00A475B4">
      <w:pPr>
        <w:widowControl/>
        <w:tabs>
          <w:tab w:val="left" w:pos="4320"/>
        </w:tabs>
        <w:jc w:val="both"/>
        <w:rPr>
          <w:sz w:val="21"/>
          <w:szCs w:val="21"/>
          <w:u w:val="single"/>
        </w:rPr>
      </w:pPr>
      <w:r w:rsidRPr="00814CC7">
        <w:rPr>
          <w:sz w:val="21"/>
          <w:szCs w:val="21"/>
          <w:u w:val="single"/>
        </w:rPr>
        <w:tab/>
      </w:r>
    </w:p>
    <w:p w14:paraId="08C239EF" w14:textId="77ED18F1" w:rsidR="00A475B4" w:rsidRPr="00C624D1" w:rsidRDefault="00A475B4">
      <w:pPr>
        <w:widowControl/>
        <w:tabs>
          <w:tab w:val="left" w:pos="4320"/>
        </w:tabs>
        <w:jc w:val="both"/>
        <w:rPr>
          <w:sz w:val="21"/>
          <w:szCs w:val="21"/>
          <w:u w:val="single"/>
        </w:rPr>
      </w:pPr>
      <w:r w:rsidRPr="00814CC7">
        <w:rPr>
          <w:sz w:val="21"/>
          <w:szCs w:val="21"/>
        </w:rPr>
        <w:t>Print Name:</w:t>
      </w:r>
      <w:r w:rsidR="00C624D1">
        <w:rPr>
          <w:sz w:val="21"/>
          <w:szCs w:val="21"/>
        </w:rPr>
        <w:t xml:space="preserve"> </w:t>
      </w:r>
      <w:proofErr w:type="spellStart"/>
      <w:r w:rsidR="00C624D1" w:rsidRPr="00C624D1">
        <w:rPr>
          <w:sz w:val="21"/>
          <w:szCs w:val="21"/>
          <w:u w:val="single"/>
        </w:rPr>
        <w:t>Pe</w:t>
      </w:r>
      <w:r w:rsidR="00451644">
        <w:rPr>
          <w:sz w:val="21"/>
          <w:szCs w:val="21"/>
          <w:u w:val="single"/>
        </w:rPr>
        <w:t>i</w:t>
      </w:r>
      <w:r w:rsidR="00C624D1" w:rsidRPr="00C624D1">
        <w:rPr>
          <w:sz w:val="21"/>
          <w:szCs w:val="21"/>
          <w:u w:val="single"/>
        </w:rPr>
        <w:t>ru</w:t>
      </w:r>
      <w:proofErr w:type="spellEnd"/>
      <w:r w:rsidR="00451644">
        <w:rPr>
          <w:sz w:val="21"/>
          <w:szCs w:val="21"/>
          <w:u w:val="single"/>
        </w:rPr>
        <w:t xml:space="preserve"> Kim</w:t>
      </w:r>
      <w:r w:rsidR="00C624D1">
        <w:rPr>
          <w:sz w:val="21"/>
          <w:szCs w:val="21"/>
          <w:u w:val="single"/>
        </w:rPr>
        <w:tab/>
      </w:r>
    </w:p>
    <w:p w14:paraId="1E353F99" w14:textId="77777777" w:rsidR="00A475B4" w:rsidRPr="00814CC7" w:rsidRDefault="00A475B4">
      <w:pPr>
        <w:widowControl/>
        <w:tabs>
          <w:tab w:val="left" w:pos="4320"/>
        </w:tabs>
        <w:jc w:val="both"/>
        <w:rPr>
          <w:sz w:val="21"/>
          <w:szCs w:val="21"/>
          <w:u w:val="single"/>
        </w:rPr>
      </w:pPr>
    </w:p>
    <w:p w14:paraId="7BD585C7" w14:textId="2EB16F93" w:rsidR="00A475B4" w:rsidRDefault="00A475B4" w:rsidP="00DA6BEC">
      <w:pPr>
        <w:widowControl/>
        <w:tabs>
          <w:tab w:val="left" w:pos="4320"/>
        </w:tabs>
        <w:jc w:val="both"/>
        <w:rPr>
          <w:sz w:val="21"/>
          <w:szCs w:val="21"/>
          <w:u w:val="single"/>
        </w:rPr>
      </w:pPr>
      <w:r w:rsidRPr="00814CC7">
        <w:rPr>
          <w:sz w:val="21"/>
          <w:szCs w:val="21"/>
        </w:rPr>
        <w:t>Social Security No.:</w:t>
      </w:r>
      <w:r w:rsidRPr="00814CC7">
        <w:rPr>
          <w:sz w:val="21"/>
          <w:szCs w:val="21"/>
          <w:u w:val="single"/>
        </w:rPr>
        <w:tab/>
      </w:r>
    </w:p>
    <w:p w14:paraId="68121A77" w14:textId="198E2CB0" w:rsidR="004A152C" w:rsidRDefault="004A152C" w:rsidP="00DA6BEC">
      <w:pPr>
        <w:widowControl/>
        <w:tabs>
          <w:tab w:val="left" w:pos="4320"/>
        </w:tabs>
        <w:jc w:val="both"/>
        <w:rPr>
          <w:sz w:val="21"/>
          <w:szCs w:val="21"/>
          <w:u w:val="single"/>
        </w:rPr>
      </w:pPr>
    </w:p>
    <w:p w14:paraId="7E550D29" w14:textId="1FE6EB10" w:rsidR="004A152C" w:rsidRDefault="004A152C" w:rsidP="00DA6BEC">
      <w:pPr>
        <w:widowControl/>
        <w:tabs>
          <w:tab w:val="left" w:pos="4320"/>
        </w:tabs>
        <w:jc w:val="both"/>
        <w:rPr>
          <w:sz w:val="21"/>
          <w:szCs w:val="21"/>
          <w:u w:val="single"/>
        </w:rPr>
      </w:pPr>
    </w:p>
    <w:p w14:paraId="78D48061" w14:textId="0B4DF297" w:rsidR="004A152C" w:rsidRDefault="004A152C" w:rsidP="00DA6BEC">
      <w:pPr>
        <w:widowControl/>
        <w:tabs>
          <w:tab w:val="left" w:pos="4320"/>
        </w:tabs>
        <w:jc w:val="both"/>
        <w:rPr>
          <w:sz w:val="21"/>
          <w:szCs w:val="21"/>
          <w:u w:val="single"/>
        </w:rPr>
      </w:pPr>
    </w:p>
    <w:p w14:paraId="48604D51" w14:textId="77777777" w:rsidR="004A152C" w:rsidRPr="00DA6BEC" w:rsidRDefault="004A152C" w:rsidP="00DA6BEC">
      <w:pPr>
        <w:widowControl/>
        <w:tabs>
          <w:tab w:val="left" w:pos="4320"/>
        </w:tabs>
        <w:jc w:val="both"/>
        <w:rPr>
          <w:sz w:val="21"/>
          <w:szCs w:val="21"/>
          <w:u w:val="single"/>
        </w:rPr>
      </w:pPr>
    </w:p>
    <w:p w14:paraId="606E83D0" w14:textId="77777777" w:rsidR="004A152C" w:rsidRDefault="004A152C">
      <w:pPr>
        <w:widowControl/>
        <w:jc w:val="both"/>
        <w:rPr>
          <w:sz w:val="21"/>
          <w:szCs w:val="21"/>
        </w:rPr>
        <w:sectPr w:rsidR="004A152C" w:rsidSect="00814CC7">
          <w:footerReference w:type="default" r:id="rId24"/>
          <w:endnotePr>
            <w:numFmt w:val="decimal"/>
          </w:endnotePr>
          <w:pgSz w:w="12240" w:h="15840" w:code="1"/>
          <w:pgMar w:top="1440" w:right="1440" w:bottom="1440" w:left="1440" w:header="720" w:footer="720" w:gutter="0"/>
          <w:pgNumType w:start="1"/>
          <w:cols w:space="720"/>
          <w:noEndnote/>
          <w:docGrid w:linePitch="326"/>
        </w:sectPr>
      </w:pPr>
    </w:p>
    <w:p w14:paraId="6AA3B4E5" w14:textId="77777777" w:rsidR="004A152C" w:rsidRPr="00814CC7" w:rsidRDefault="004A152C" w:rsidP="004A152C">
      <w:pPr>
        <w:widowControl/>
        <w:jc w:val="center"/>
        <w:rPr>
          <w:b/>
          <w:sz w:val="21"/>
          <w:szCs w:val="21"/>
          <w:u w:val="single"/>
        </w:rPr>
      </w:pPr>
      <w:r w:rsidRPr="00814CC7">
        <w:rPr>
          <w:b/>
          <w:sz w:val="21"/>
          <w:szCs w:val="21"/>
          <w:u w:val="single"/>
        </w:rPr>
        <w:lastRenderedPageBreak/>
        <w:t>EXHIBIT D</w:t>
      </w:r>
    </w:p>
    <w:p w14:paraId="255FAD87" w14:textId="77777777" w:rsidR="004A152C" w:rsidRPr="00814CC7" w:rsidRDefault="004A152C" w:rsidP="004A152C">
      <w:pPr>
        <w:widowControl/>
        <w:jc w:val="center"/>
        <w:rPr>
          <w:b/>
          <w:sz w:val="21"/>
          <w:szCs w:val="21"/>
          <w:u w:val="single"/>
        </w:rPr>
      </w:pPr>
    </w:p>
    <w:p w14:paraId="6290E2F1" w14:textId="77777777" w:rsidR="004A152C" w:rsidRPr="00814CC7" w:rsidRDefault="004A152C" w:rsidP="004A152C">
      <w:pPr>
        <w:widowControl/>
        <w:jc w:val="center"/>
        <w:rPr>
          <w:b/>
          <w:sz w:val="21"/>
          <w:szCs w:val="21"/>
        </w:rPr>
      </w:pPr>
      <w:r w:rsidRPr="00814CC7">
        <w:rPr>
          <w:b/>
          <w:sz w:val="21"/>
          <w:szCs w:val="21"/>
          <w:u w:val="single"/>
        </w:rPr>
        <w:t>GUARANTY OF LEASE</w:t>
      </w:r>
    </w:p>
    <w:p w14:paraId="6B5F1BA7" w14:textId="77777777" w:rsidR="004A152C" w:rsidRPr="00814CC7" w:rsidRDefault="004A152C" w:rsidP="004A152C">
      <w:pPr>
        <w:widowControl/>
        <w:jc w:val="both"/>
        <w:rPr>
          <w:b/>
          <w:sz w:val="21"/>
          <w:szCs w:val="21"/>
        </w:rPr>
      </w:pPr>
    </w:p>
    <w:p w14:paraId="3AB4C948" w14:textId="77777777" w:rsidR="004A152C" w:rsidRPr="00814CC7" w:rsidRDefault="004A152C" w:rsidP="004A152C">
      <w:pPr>
        <w:widowControl/>
        <w:jc w:val="both"/>
        <w:rPr>
          <w:b/>
          <w:sz w:val="21"/>
          <w:szCs w:val="21"/>
        </w:rPr>
      </w:pPr>
    </w:p>
    <w:p w14:paraId="449AB37C" w14:textId="0BC4AD5E" w:rsidR="004A152C" w:rsidRPr="00814CC7" w:rsidRDefault="004A152C" w:rsidP="004A152C">
      <w:pPr>
        <w:widowControl/>
        <w:ind w:firstLine="720"/>
        <w:jc w:val="both"/>
        <w:rPr>
          <w:sz w:val="21"/>
          <w:szCs w:val="21"/>
        </w:rPr>
      </w:pPr>
      <w:r w:rsidRPr="00814CC7">
        <w:rPr>
          <w:b/>
          <w:sz w:val="21"/>
          <w:szCs w:val="21"/>
        </w:rPr>
        <w:t xml:space="preserve">THIS GUARANTY OF LEASE </w:t>
      </w:r>
      <w:r w:rsidRPr="00814CC7">
        <w:rPr>
          <w:sz w:val="21"/>
          <w:szCs w:val="21"/>
        </w:rPr>
        <w:t>(this “</w:t>
      </w:r>
      <w:r w:rsidRPr="00814CC7">
        <w:rPr>
          <w:b/>
          <w:sz w:val="21"/>
          <w:szCs w:val="21"/>
        </w:rPr>
        <w:t>Guaranty</w:t>
      </w:r>
      <w:r w:rsidRPr="00814CC7">
        <w:rPr>
          <w:sz w:val="21"/>
          <w:szCs w:val="21"/>
        </w:rPr>
        <w:t xml:space="preserve">”) is made as of the ____ day of ______________, </w:t>
      </w:r>
      <w:r>
        <w:rPr>
          <w:sz w:val="21"/>
          <w:szCs w:val="21"/>
          <w:u w:val="single"/>
        </w:rPr>
        <w:tab/>
      </w:r>
      <w:r w:rsidRPr="00814CC7">
        <w:rPr>
          <w:sz w:val="21"/>
          <w:szCs w:val="21"/>
        </w:rPr>
        <w:t>, by</w:t>
      </w:r>
      <w:r>
        <w:rPr>
          <w:sz w:val="21"/>
          <w:szCs w:val="21"/>
        </w:rPr>
        <w:t xml:space="preserve"> </w:t>
      </w:r>
      <w:r w:rsidR="00E37995">
        <w:rPr>
          <w:sz w:val="21"/>
          <w:szCs w:val="21"/>
        </w:rPr>
        <w:t>SU</w:t>
      </w:r>
      <w:r w:rsidR="00E33605">
        <w:rPr>
          <w:sz w:val="21"/>
          <w:szCs w:val="21"/>
        </w:rPr>
        <w:t>G</w:t>
      </w:r>
      <w:r w:rsidR="00E37995">
        <w:rPr>
          <w:sz w:val="21"/>
          <w:szCs w:val="21"/>
        </w:rPr>
        <w:t>ARCOAT MIDTOWN, INC.</w:t>
      </w:r>
      <w:r w:rsidR="006E3E2B">
        <w:rPr>
          <w:sz w:val="21"/>
          <w:szCs w:val="21"/>
        </w:rPr>
        <w:t xml:space="preserve">, a Georgia </w:t>
      </w:r>
      <w:r w:rsidR="00E37995">
        <w:rPr>
          <w:sz w:val="21"/>
          <w:szCs w:val="21"/>
        </w:rPr>
        <w:t xml:space="preserve">corporation </w:t>
      </w:r>
      <w:r w:rsidRPr="00814CC7">
        <w:rPr>
          <w:sz w:val="21"/>
          <w:szCs w:val="21"/>
        </w:rPr>
        <w:t>(“</w:t>
      </w:r>
      <w:r w:rsidRPr="00814CC7">
        <w:rPr>
          <w:b/>
          <w:sz w:val="21"/>
          <w:szCs w:val="21"/>
        </w:rPr>
        <w:t>Guarantor</w:t>
      </w:r>
      <w:r w:rsidRPr="00814CC7">
        <w:rPr>
          <w:sz w:val="21"/>
          <w:szCs w:val="21"/>
        </w:rPr>
        <w:t xml:space="preserve">”), to and for the benefit of </w:t>
      </w:r>
      <w:r>
        <w:rPr>
          <w:b/>
          <w:bCs/>
          <w:sz w:val="22"/>
          <w:szCs w:val="22"/>
        </w:rPr>
        <w:t>TORO DEVELOPMENT COMPANY LLC</w:t>
      </w:r>
      <w:r>
        <w:rPr>
          <w:sz w:val="22"/>
          <w:szCs w:val="22"/>
        </w:rPr>
        <w:t>,</w:t>
      </w:r>
      <w:r w:rsidRPr="00814CC7">
        <w:rPr>
          <w:b/>
          <w:sz w:val="21"/>
          <w:szCs w:val="21"/>
        </w:rPr>
        <w:t xml:space="preserve"> </w:t>
      </w:r>
      <w:r>
        <w:rPr>
          <w:rFonts w:eastAsiaTheme="minorEastAsia"/>
          <w:color w:val="000000"/>
          <w:sz w:val="22"/>
          <w:szCs w:val="22"/>
        </w:rPr>
        <w:t>a Georgia limited liability company</w:t>
      </w:r>
      <w:r w:rsidRPr="00814CC7">
        <w:rPr>
          <w:sz w:val="21"/>
          <w:szCs w:val="21"/>
        </w:rPr>
        <w:t xml:space="preserve"> (“</w:t>
      </w:r>
      <w:r w:rsidRPr="00814CC7">
        <w:rPr>
          <w:b/>
          <w:sz w:val="21"/>
          <w:szCs w:val="21"/>
        </w:rPr>
        <w:t>Landlord</w:t>
      </w:r>
      <w:r w:rsidRPr="00814CC7">
        <w:rPr>
          <w:sz w:val="21"/>
          <w:szCs w:val="21"/>
        </w:rPr>
        <w:t>”).</w:t>
      </w:r>
    </w:p>
    <w:p w14:paraId="7DE47E33" w14:textId="77777777" w:rsidR="004A152C" w:rsidRPr="00814CC7" w:rsidRDefault="004A152C" w:rsidP="004A152C">
      <w:pPr>
        <w:widowControl/>
        <w:jc w:val="both"/>
        <w:rPr>
          <w:sz w:val="21"/>
          <w:szCs w:val="21"/>
        </w:rPr>
      </w:pPr>
    </w:p>
    <w:p w14:paraId="41CA68C8" w14:textId="77777777" w:rsidR="004A152C" w:rsidRPr="00814CC7" w:rsidRDefault="004A152C" w:rsidP="004A152C">
      <w:pPr>
        <w:widowControl/>
        <w:jc w:val="center"/>
        <w:rPr>
          <w:b/>
          <w:sz w:val="21"/>
          <w:szCs w:val="21"/>
        </w:rPr>
      </w:pPr>
      <w:r w:rsidRPr="00814CC7">
        <w:rPr>
          <w:b/>
          <w:sz w:val="21"/>
          <w:szCs w:val="21"/>
        </w:rPr>
        <w:t>RECITALS</w:t>
      </w:r>
    </w:p>
    <w:p w14:paraId="0D229D0C" w14:textId="77777777" w:rsidR="004A152C" w:rsidRPr="00814CC7" w:rsidRDefault="004A152C" w:rsidP="004A152C">
      <w:pPr>
        <w:widowControl/>
        <w:jc w:val="both"/>
        <w:rPr>
          <w:b/>
          <w:sz w:val="21"/>
          <w:szCs w:val="21"/>
        </w:rPr>
      </w:pPr>
    </w:p>
    <w:p w14:paraId="03EF876A" w14:textId="76757092" w:rsidR="004A152C" w:rsidRPr="000647E5" w:rsidRDefault="004A152C" w:rsidP="004A152C">
      <w:pPr>
        <w:widowControl/>
        <w:ind w:firstLine="720"/>
        <w:jc w:val="both"/>
        <w:rPr>
          <w:sz w:val="21"/>
          <w:szCs w:val="21"/>
        </w:rPr>
      </w:pPr>
      <w:r w:rsidRPr="000647E5">
        <w:rPr>
          <w:sz w:val="21"/>
          <w:szCs w:val="21"/>
        </w:rPr>
        <w:t xml:space="preserve">Landlord, as landlord, and </w:t>
      </w:r>
      <w:r w:rsidR="00650379">
        <w:rPr>
          <w:sz w:val="21"/>
          <w:szCs w:val="21"/>
        </w:rPr>
        <w:t>Sugarcoat Midtown  Ventures, LLC</w:t>
      </w:r>
      <w:r w:rsidR="000B3577" w:rsidRPr="000647E5">
        <w:rPr>
          <w:sz w:val="21"/>
          <w:szCs w:val="21"/>
        </w:rPr>
        <w:t>, a Georgia limited liability company</w:t>
      </w:r>
      <w:r w:rsidRPr="000647E5">
        <w:rPr>
          <w:sz w:val="21"/>
          <w:szCs w:val="21"/>
        </w:rPr>
        <w:t xml:space="preserve"> (“</w:t>
      </w:r>
      <w:r w:rsidRPr="000647E5">
        <w:rPr>
          <w:b/>
          <w:sz w:val="21"/>
          <w:szCs w:val="21"/>
        </w:rPr>
        <w:t>Tenant</w:t>
      </w:r>
      <w:r w:rsidRPr="000647E5">
        <w:rPr>
          <w:sz w:val="21"/>
          <w:szCs w:val="21"/>
        </w:rPr>
        <w:t xml:space="preserve">”), as tenant, have entered into, or are about to enter into, a certain Shopping Center Lease dated as of ________________________, </w:t>
      </w:r>
      <w:r w:rsidRPr="000647E5">
        <w:rPr>
          <w:sz w:val="21"/>
          <w:szCs w:val="21"/>
          <w:u w:val="single"/>
        </w:rPr>
        <w:tab/>
      </w:r>
      <w:r w:rsidRPr="000647E5">
        <w:rPr>
          <w:sz w:val="21"/>
          <w:szCs w:val="21"/>
          <w:u w:val="single"/>
        </w:rPr>
        <w:tab/>
      </w:r>
      <w:r w:rsidRPr="000647E5">
        <w:rPr>
          <w:sz w:val="21"/>
          <w:szCs w:val="21"/>
        </w:rPr>
        <w:t xml:space="preserve">, pursuant to which Tenant leases or will lease from Landlord certain premises in the Shopping Center to be known as </w:t>
      </w:r>
      <w:r w:rsidRPr="000647E5">
        <w:rPr>
          <w:b/>
          <w:i/>
          <w:sz w:val="21"/>
          <w:szCs w:val="21"/>
        </w:rPr>
        <w:t xml:space="preserve">Medley </w:t>
      </w:r>
      <w:r w:rsidRPr="000647E5">
        <w:rPr>
          <w:sz w:val="21"/>
          <w:szCs w:val="21"/>
        </w:rPr>
        <w:t xml:space="preserve">and located in the City of Johns Creek, Fulton County, Georgia, all as more particularly described in said Lease. Said Lease, as heretofore or hereafter supplemented, amended, restated, renewed, extended, </w:t>
      </w:r>
      <w:proofErr w:type="gramStart"/>
      <w:r w:rsidRPr="000647E5">
        <w:rPr>
          <w:sz w:val="21"/>
          <w:szCs w:val="21"/>
        </w:rPr>
        <w:t>replaced</w:t>
      </w:r>
      <w:proofErr w:type="gramEnd"/>
      <w:r w:rsidRPr="000647E5">
        <w:rPr>
          <w:sz w:val="21"/>
          <w:szCs w:val="21"/>
        </w:rPr>
        <w:t xml:space="preserve"> or modified, is hereinafter referred to as the “</w:t>
      </w:r>
      <w:r w:rsidRPr="000647E5">
        <w:rPr>
          <w:b/>
          <w:sz w:val="21"/>
          <w:szCs w:val="21"/>
        </w:rPr>
        <w:t>Lease</w:t>
      </w:r>
      <w:r w:rsidRPr="000647E5">
        <w:rPr>
          <w:sz w:val="21"/>
          <w:szCs w:val="21"/>
        </w:rPr>
        <w:t>”.  All capitalized terms that are not expressly defined in this Guaranty shall have the same meanings herein as are ascribed to such terms in the Lease.</w:t>
      </w:r>
    </w:p>
    <w:p w14:paraId="172AADE0" w14:textId="77777777" w:rsidR="004A152C" w:rsidRPr="00814CC7" w:rsidRDefault="004A152C" w:rsidP="004A152C">
      <w:pPr>
        <w:widowControl/>
        <w:jc w:val="both"/>
        <w:rPr>
          <w:sz w:val="21"/>
          <w:szCs w:val="21"/>
        </w:rPr>
      </w:pPr>
    </w:p>
    <w:p w14:paraId="5B5D1EF9" w14:textId="77777777" w:rsidR="004A152C" w:rsidRPr="00814CC7" w:rsidRDefault="004A152C" w:rsidP="004A152C">
      <w:pPr>
        <w:widowControl/>
        <w:ind w:firstLine="720"/>
        <w:jc w:val="both"/>
        <w:rPr>
          <w:sz w:val="21"/>
          <w:szCs w:val="21"/>
        </w:rPr>
      </w:pPr>
      <w:r w:rsidRPr="00814CC7">
        <w:rPr>
          <w:sz w:val="21"/>
          <w:szCs w:val="21"/>
        </w:rPr>
        <w:t>A.</w:t>
      </w:r>
      <w:r w:rsidRPr="00814CC7">
        <w:rPr>
          <w:sz w:val="21"/>
          <w:szCs w:val="21"/>
        </w:rPr>
        <w:tab/>
        <w:t>Landlord has required, as a condition to its execution and performance of the Lease, that Guarantor execute and deliver this Guaranty of all obligations of Tenant arising and all sums due by Tenant under the Lease. The execution and delivery of this Guaranty by Guarantor is a material inducement to Landlord for the execution and performance of the Lease.</w:t>
      </w:r>
    </w:p>
    <w:p w14:paraId="1E7A23EE" w14:textId="77777777" w:rsidR="004A152C" w:rsidRPr="00814CC7" w:rsidRDefault="004A152C" w:rsidP="004A152C">
      <w:pPr>
        <w:widowControl/>
        <w:jc w:val="both"/>
        <w:rPr>
          <w:sz w:val="21"/>
          <w:szCs w:val="21"/>
        </w:rPr>
      </w:pPr>
    </w:p>
    <w:p w14:paraId="4EC12366" w14:textId="77777777" w:rsidR="004A152C" w:rsidRPr="00814CC7" w:rsidRDefault="004A152C" w:rsidP="004A152C">
      <w:pPr>
        <w:widowControl/>
        <w:ind w:firstLine="720"/>
        <w:jc w:val="both"/>
        <w:rPr>
          <w:sz w:val="21"/>
          <w:szCs w:val="21"/>
        </w:rPr>
      </w:pPr>
      <w:r w:rsidRPr="00814CC7">
        <w:rPr>
          <w:sz w:val="21"/>
          <w:szCs w:val="21"/>
        </w:rPr>
        <w:t>B.</w:t>
      </w:r>
      <w:r w:rsidRPr="00814CC7">
        <w:rPr>
          <w:sz w:val="21"/>
          <w:szCs w:val="21"/>
        </w:rPr>
        <w:tab/>
        <w:t xml:space="preserve">Guarantor has a financial interest in Tenant and will be benefited by the Lease. Accordingly, Guarantor has agreed to execute, </w:t>
      </w:r>
      <w:proofErr w:type="gramStart"/>
      <w:r w:rsidRPr="00814CC7">
        <w:rPr>
          <w:sz w:val="21"/>
          <w:szCs w:val="21"/>
        </w:rPr>
        <w:t>deliver</w:t>
      </w:r>
      <w:proofErr w:type="gramEnd"/>
      <w:r w:rsidRPr="00814CC7">
        <w:rPr>
          <w:sz w:val="21"/>
          <w:szCs w:val="21"/>
        </w:rPr>
        <w:t xml:space="preserve"> and perform this Guaranty.</w:t>
      </w:r>
    </w:p>
    <w:p w14:paraId="6277D3E6" w14:textId="77777777" w:rsidR="004A152C" w:rsidRPr="00814CC7" w:rsidRDefault="004A152C" w:rsidP="004A152C">
      <w:pPr>
        <w:widowControl/>
        <w:jc w:val="both"/>
        <w:rPr>
          <w:sz w:val="21"/>
          <w:szCs w:val="21"/>
        </w:rPr>
      </w:pPr>
    </w:p>
    <w:p w14:paraId="2A090236" w14:textId="77777777" w:rsidR="004A152C" w:rsidRPr="00814CC7" w:rsidRDefault="004A152C" w:rsidP="004A152C">
      <w:pPr>
        <w:widowControl/>
        <w:ind w:firstLine="720"/>
        <w:jc w:val="both"/>
        <w:rPr>
          <w:sz w:val="21"/>
          <w:szCs w:val="21"/>
        </w:rPr>
      </w:pPr>
      <w:r w:rsidRPr="00814CC7">
        <w:rPr>
          <w:b/>
          <w:sz w:val="21"/>
          <w:szCs w:val="21"/>
        </w:rPr>
        <w:t xml:space="preserve">NOW, THEREFORE, </w:t>
      </w:r>
      <w:r w:rsidRPr="00814CC7">
        <w:rPr>
          <w:sz w:val="21"/>
          <w:szCs w:val="21"/>
        </w:rPr>
        <w:t xml:space="preserve">in consideration of the Recitals set forth above and in consideration of Landlord executing and performing its obligations under the Lease and for other good and valuable consideration, the receipt, </w:t>
      </w:r>
      <w:proofErr w:type="gramStart"/>
      <w:r w:rsidRPr="00814CC7">
        <w:rPr>
          <w:sz w:val="21"/>
          <w:szCs w:val="21"/>
        </w:rPr>
        <w:t>adequacy</w:t>
      </w:r>
      <w:proofErr w:type="gramEnd"/>
      <w:r w:rsidRPr="00814CC7">
        <w:rPr>
          <w:sz w:val="21"/>
          <w:szCs w:val="21"/>
        </w:rPr>
        <w:t xml:space="preserve"> and sufficiency of which are hereby acknowledged, Guarantor covenants and agrees as follows:</w:t>
      </w:r>
    </w:p>
    <w:p w14:paraId="36A69B6C" w14:textId="77777777" w:rsidR="004A152C" w:rsidRPr="00814CC7" w:rsidRDefault="004A152C" w:rsidP="004A152C">
      <w:pPr>
        <w:widowControl/>
        <w:jc w:val="both"/>
        <w:rPr>
          <w:sz w:val="21"/>
          <w:szCs w:val="21"/>
        </w:rPr>
      </w:pPr>
    </w:p>
    <w:p w14:paraId="30A554DA" w14:textId="77777777" w:rsidR="004A152C" w:rsidRPr="00814CC7" w:rsidRDefault="004A152C" w:rsidP="004A152C">
      <w:pPr>
        <w:widowControl/>
        <w:ind w:firstLine="720"/>
        <w:jc w:val="both"/>
        <w:rPr>
          <w:sz w:val="21"/>
          <w:szCs w:val="21"/>
        </w:rPr>
      </w:pPr>
      <w:r w:rsidRPr="00814CC7">
        <w:rPr>
          <w:sz w:val="21"/>
          <w:szCs w:val="21"/>
        </w:rPr>
        <w:t>1.</w:t>
      </w:r>
      <w:r w:rsidRPr="00814CC7">
        <w:rPr>
          <w:b/>
          <w:sz w:val="21"/>
          <w:szCs w:val="21"/>
        </w:rPr>
        <w:tab/>
      </w:r>
      <w:r w:rsidRPr="00814CC7">
        <w:rPr>
          <w:b/>
          <w:sz w:val="21"/>
          <w:szCs w:val="21"/>
          <w:u w:val="single"/>
        </w:rPr>
        <w:t>Recitals</w:t>
      </w:r>
      <w:r w:rsidRPr="00814CC7">
        <w:rPr>
          <w:b/>
          <w:sz w:val="21"/>
          <w:szCs w:val="21"/>
        </w:rPr>
        <w:t xml:space="preserve">. </w:t>
      </w:r>
      <w:r w:rsidRPr="00814CC7">
        <w:rPr>
          <w:sz w:val="21"/>
          <w:szCs w:val="21"/>
        </w:rPr>
        <w:t>The Recitals set forth above are incorporated herein and shall be deemed terms and provisions hereof.</w:t>
      </w:r>
    </w:p>
    <w:p w14:paraId="51B50822" w14:textId="77777777" w:rsidR="004A152C" w:rsidRPr="00814CC7" w:rsidRDefault="004A152C" w:rsidP="004A152C">
      <w:pPr>
        <w:widowControl/>
        <w:jc w:val="both"/>
        <w:rPr>
          <w:sz w:val="21"/>
          <w:szCs w:val="21"/>
        </w:rPr>
      </w:pPr>
    </w:p>
    <w:p w14:paraId="2905F17F" w14:textId="77777777" w:rsidR="004A152C" w:rsidRPr="00814CC7" w:rsidRDefault="004A152C" w:rsidP="004A152C">
      <w:pPr>
        <w:widowControl/>
        <w:ind w:firstLine="720"/>
        <w:jc w:val="both"/>
        <w:rPr>
          <w:sz w:val="21"/>
          <w:szCs w:val="21"/>
        </w:rPr>
      </w:pPr>
      <w:r w:rsidRPr="00814CC7">
        <w:rPr>
          <w:sz w:val="21"/>
          <w:szCs w:val="21"/>
        </w:rPr>
        <w:t>2.</w:t>
      </w:r>
      <w:r w:rsidRPr="00814CC7">
        <w:rPr>
          <w:sz w:val="21"/>
          <w:szCs w:val="21"/>
        </w:rPr>
        <w:tab/>
      </w:r>
      <w:r w:rsidRPr="00814CC7">
        <w:rPr>
          <w:b/>
          <w:sz w:val="21"/>
          <w:szCs w:val="21"/>
          <w:u w:val="single"/>
        </w:rPr>
        <w:t>Guaranty</w:t>
      </w:r>
      <w:r w:rsidRPr="00814CC7">
        <w:rPr>
          <w:b/>
          <w:sz w:val="21"/>
          <w:szCs w:val="21"/>
        </w:rPr>
        <w:t>.</w:t>
      </w:r>
      <w:r w:rsidRPr="00814CC7">
        <w:rPr>
          <w:sz w:val="21"/>
          <w:szCs w:val="21"/>
        </w:rPr>
        <w:t xml:space="preserve">  For the term of the Lease, Guarantor absolutely, </w:t>
      </w:r>
      <w:proofErr w:type="gramStart"/>
      <w:r w:rsidRPr="00814CC7">
        <w:rPr>
          <w:sz w:val="21"/>
          <w:szCs w:val="21"/>
        </w:rPr>
        <w:t>unconditionally</w:t>
      </w:r>
      <w:proofErr w:type="gramEnd"/>
      <w:r w:rsidRPr="00814CC7">
        <w:rPr>
          <w:sz w:val="21"/>
          <w:szCs w:val="21"/>
        </w:rPr>
        <w:t xml:space="preserve"> and irrevocably guarantees to Landlord:</w:t>
      </w:r>
    </w:p>
    <w:p w14:paraId="640E5340" w14:textId="77777777" w:rsidR="004A152C" w:rsidRPr="00814CC7" w:rsidRDefault="004A152C" w:rsidP="004A152C">
      <w:pPr>
        <w:widowControl/>
        <w:jc w:val="both"/>
        <w:rPr>
          <w:sz w:val="21"/>
          <w:szCs w:val="21"/>
        </w:rPr>
      </w:pPr>
    </w:p>
    <w:p w14:paraId="149CAE58" w14:textId="77777777" w:rsidR="004A152C" w:rsidRPr="00814CC7" w:rsidRDefault="004A152C" w:rsidP="004A152C">
      <w:pPr>
        <w:widowControl/>
        <w:ind w:firstLine="720"/>
        <w:jc w:val="both"/>
        <w:rPr>
          <w:sz w:val="21"/>
          <w:szCs w:val="21"/>
        </w:rPr>
      </w:pPr>
      <w:r w:rsidRPr="00814CC7">
        <w:rPr>
          <w:sz w:val="21"/>
          <w:szCs w:val="21"/>
        </w:rPr>
        <w:t>(a)</w:t>
      </w:r>
      <w:r w:rsidRPr="00814CC7">
        <w:rPr>
          <w:sz w:val="21"/>
          <w:szCs w:val="21"/>
        </w:rPr>
        <w:tab/>
        <w:t>The full and prompt payment when due, whether upon acceleration or otherwise, and at all times thereafter, of any and all rentals, debts and obligations of Tenant for the payment of money, however created, arising or evidenced, whether direct or indirect, absolute or contingent, now or hereafter existing, due or to become due, known or unknown to Guarantor at the time of the execution of this Guaranty, including, without limitation, all Rent, late fees, payments in respect of real estate taxes, assessments, governmental charges, premiums for insurance policies, amounts required to discharge mechanics’ and materialmen’s liens and claims therefor, and any other sums which may now be or hereafter become due by Tenant under the Lease;</w:t>
      </w:r>
    </w:p>
    <w:p w14:paraId="59D9359E" w14:textId="77777777" w:rsidR="004A152C" w:rsidRPr="00814CC7" w:rsidRDefault="004A152C" w:rsidP="004A152C">
      <w:pPr>
        <w:widowControl/>
        <w:jc w:val="both"/>
        <w:rPr>
          <w:sz w:val="21"/>
          <w:szCs w:val="21"/>
        </w:rPr>
      </w:pPr>
    </w:p>
    <w:p w14:paraId="7CEACB75" w14:textId="77777777" w:rsidR="004A152C" w:rsidRPr="00814CC7" w:rsidRDefault="004A152C" w:rsidP="004A152C">
      <w:pPr>
        <w:widowControl/>
        <w:ind w:firstLine="720"/>
        <w:jc w:val="both"/>
        <w:rPr>
          <w:sz w:val="21"/>
          <w:szCs w:val="21"/>
        </w:rPr>
      </w:pPr>
      <w:r w:rsidRPr="00814CC7">
        <w:rPr>
          <w:sz w:val="21"/>
          <w:szCs w:val="21"/>
        </w:rPr>
        <w:t>(b)</w:t>
      </w:r>
      <w:r w:rsidRPr="00814CC7">
        <w:rPr>
          <w:sz w:val="21"/>
          <w:szCs w:val="21"/>
        </w:rPr>
        <w:tab/>
      </w:r>
      <w:r w:rsidRPr="00140FDB">
        <w:rPr>
          <w:sz w:val="21"/>
          <w:szCs w:val="21"/>
          <w:highlight w:val="yellow"/>
        </w:rPr>
        <w:t>The payment of all Enforcement Costs (as hereinafter defined); and</w:t>
      </w:r>
    </w:p>
    <w:p w14:paraId="568C3845" w14:textId="77777777" w:rsidR="004A152C" w:rsidRPr="00814CC7" w:rsidRDefault="004A152C" w:rsidP="004A152C">
      <w:pPr>
        <w:widowControl/>
        <w:jc w:val="both"/>
        <w:rPr>
          <w:sz w:val="21"/>
          <w:szCs w:val="21"/>
        </w:rPr>
      </w:pPr>
    </w:p>
    <w:p w14:paraId="5C579724" w14:textId="77777777" w:rsidR="004A152C" w:rsidRPr="00814CC7" w:rsidRDefault="004A152C" w:rsidP="004A152C">
      <w:pPr>
        <w:widowControl/>
        <w:ind w:firstLine="720"/>
        <w:jc w:val="both"/>
        <w:rPr>
          <w:sz w:val="21"/>
          <w:szCs w:val="21"/>
        </w:rPr>
      </w:pPr>
      <w:r w:rsidRPr="00814CC7">
        <w:rPr>
          <w:sz w:val="21"/>
          <w:szCs w:val="21"/>
        </w:rPr>
        <w:t>(c)</w:t>
      </w:r>
      <w:r w:rsidRPr="00814CC7">
        <w:rPr>
          <w:sz w:val="21"/>
          <w:szCs w:val="21"/>
        </w:rPr>
        <w:tab/>
        <w:t xml:space="preserve">The full, </w:t>
      </w:r>
      <w:proofErr w:type="gramStart"/>
      <w:r w:rsidRPr="00814CC7">
        <w:rPr>
          <w:sz w:val="21"/>
          <w:szCs w:val="21"/>
        </w:rPr>
        <w:t>complete</w:t>
      </w:r>
      <w:proofErr w:type="gramEnd"/>
      <w:r w:rsidRPr="00814CC7">
        <w:rPr>
          <w:sz w:val="21"/>
          <w:szCs w:val="21"/>
        </w:rPr>
        <w:t xml:space="preserve"> and punctual observance, performance and satisfaction of all covenants, terms, conditions, obligations, duties and agreements of Tenant under the Lease.</w:t>
      </w:r>
    </w:p>
    <w:p w14:paraId="274E2562" w14:textId="77777777" w:rsidR="004A152C" w:rsidRPr="00814CC7" w:rsidRDefault="004A152C" w:rsidP="004A152C">
      <w:pPr>
        <w:widowControl/>
        <w:jc w:val="both"/>
        <w:rPr>
          <w:sz w:val="21"/>
          <w:szCs w:val="21"/>
        </w:rPr>
      </w:pPr>
    </w:p>
    <w:p w14:paraId="7BFCEA41" w14:textId="77777777" w:rsidR="004A152C" w:rsidRPr="00814CC7" w:rsidRDefault="004A152C" w:rsidP="004A152C">
      <w:pPr>
        <w:widowControl/>
        <w:jc w:val="both"/>
        <w:rPr>
          <w:sz w:val="21"/>
          <w:szCs w:val="21"/>
        </w:rPr>
      </w:pPr>
      <w:r w:rsidRPr="00814CC7">
        <w:rPr>
          <w:sz w:val="21"/>
          <w:szCs w:val="21"/>
        </w:rPr>
        <w:lastRenderedPageBreak/>
        <w:t>All amounts due and debts, liabilities and payment obligations described in subparagraphs (a) and (b) of this Paragraph 2 are referred to herein as the “</w:t>
      </w:r>
      <w:r w:rsidRPr="00814CC7">
        <w:rPr>
          <w:b/>
          <w:sz w:val="21"/>
          <w:szCs w:val="21"/>
        </w:rPr>
        <w:t>Liabilities</w:t>
      </w:r>
      <w:r w:rsidRPr="00814CC7">
        <w:rPr>
          <w:sz w:val="21"/>
          <w:szCs w:val="21"/>
        </w:rPr>
        <w:t>.” All obligations described in subparagraph (c) of this Paragraph 2 are referred to herein as the “</w:t>
      </w:r>
      <w:r w:rsidRPr="00814CC7">
        <w:rPr>
          <w:b/>
          <w:sz w:val="21"/>
          <w:szCs w:val="21"/>
        </w:rPr>
        <w:t>Obligations</w:t>
      </w:r>
      <w:r w:rsidRPr="00814CC7">
        <w:rPr>
          <w:sz w:val="21"/>
          <w:szCs w:val="21"/>
        </w:rPr>
        <w:t>.”</w:t>
      </w:r>
      <w:r>
        <w:rPr>
          <w:sz w:val="21"/>
          <w:szCs w:val="21"/>
        </w:rPr>
        <w:t xml:space="preserve">  </w:t>
      </w:r>
      <w:r w:rsidRPr="00A276B7">
        <w:rPr>
          <w:sz w:val="21"/>
          <w:szCs w:val="21"/>
        </w:rPr>
        <w:t xml:space="preserve">Guarantor shall be required, </w:t>
      </w:r>
      <w:r>
        <w:rPr>
          <w:sz w:val="21"/>
          <w:szCs w:val="21"/>
        </w:rPr>
        <w:t xml:space="preserve">during the term of this Guaranty, </w:t>
      </w:r>
      <w:r w:rsidRPr="00A276B7">
        <w:rPr>
          <w:sz w:val="21"/>
          <w:szCs w:val="21"/>
        </w:rPr>
        <w:t xml:space="preserve">to maintain a net worth </w:t>
      </w:r>
      <w:r>
        <w:rPr>
          <w:sz w:val="21"/>
          <w:szCs w:val="21"/>
        </w:rPr>
        <w:t xml:space="preserve">value of </w:t>
      </w:r>
      <w:r w:rsidRPr="00A276B7">
        <w:rPr>
          <w:sz w:val="21"/>
          <w:szCs w:val="21"/>
        </w:rPr>
        <w:t>no less than its net worth as presented to Landlord as of the date of execution of this Lease (the “</w:t>
      </w:r>
      <w:r w:rsidRPr="00A276B7">
        <w:rPr>
          <w:b/>
          <w:sz w:val="21"/>
          <w:szCs w:val="21"/>
        </w:rPr>
        <w:t>Guarantor Net Worth</w:t>
      </w:r>
      <w:r w:rsidRPr="00A276B7">
        <w:rPr>
          <w:sz w:val="21"/>
          <w:szCs w:val="21"/>
        </w:rPr>
        <w:t xml:space="preserve">”).  </w:t>
      </w:r>
    </w:p>
    <w:p w14:paraId="30B3AEA9" w14:textId="77777777" w:rsidR="004A152C" w:rsidRPr="00814CC7" w:rsidRDefault="004A152C" w:rsidP="004A152C">
      <w:pPr>
        <w:widowControl/>
        <w:jc w:val="both"/>
        <w:rPr>
          <w:sz w:val="21"/>
          <w:szCs w:val="21"/>
        </w:rPr>
      </w:pPr>
    </w:p>
    <w:p w14:paraId="7840445C" w14:textId="77777777" w:rsidR="004A152C" w:rsidRPr="00814CC7" w:rsidRDefault="004A152C" w:rsidP="004A152C">
      <w:pPr>
        <w:keepNext/>
        <w:widowControl/>
        <w:ind w:left="720"/>
        <w:jc w:val="both"/>
        <w:rPr>
          <w:b/>
          <w:sz w:val="21"/>
          <w:szCs w:val="21"/>
        </w:rPr>
      </w:pPr>
      <w:r w:rsidRPr="0016132C">
        <w:rPr>
          <w:sz w:val="21"/>
          <w:szCs w:val="21"/>
        </w:rPr>
        <w:t>3.</w:t>
      </w:r>
      <w:r w:rsidRPr="0016132C">
        <w:rPr>
          <w:sz w:val="21"/>
          <w:szCs w:val="21"/>
        </w:rPr>
        <w:tab/>
      </w:r>
      <w:r w:rsidRPr="00814CC7">
        <w:rPr>
          <w:b/>
          <w:sz w:val="21"/>
          <w:szCs w:val="21"/>
          <w:u w:val="single"/>
        </w:rPr>
        <w:t>Landlord’s Remedies</w:t>
      </w:r>
      <w:r w:rsidRPr="00814CC7">
        <w:rPr>
          <w:b/>
          <w:sz w:val="21"/>
          <w:szCs w:val="21"/>
        </w:rPr>
        <w:t>.</w:t>
      </w:r>
    </w:p>
    <w:p w14:paraId="548B7BC0" w14:textId="77777777" w:rsidR="004A152C" w:rsidRPr="00814CC7" w:rsidRDefault="004A152C" w:rsidP="004A152C">
      <w:pPr>
        <w:keepNext/>
        <w:widowControl/>
        <w:jc w:val="both"/>
        <w:rPr>
          <w:b/>
          <w:sz w:val="21"/>
          <w:szCs w:val="21"/>
        </w:rPr>
      </w:pPr>
    </w:p>
    <w:p w14:paraId="0617582F" w14:textId="77777777" w:rsidR="004A152C" w:rsidRPr="00814CC7" w:rsidRDefault="004A152C" w:rsidP="004A152C">
      <w:pPr>
        <w:widowControl/>
        <w:ind w:firstLine="720"/>
        <w:jc w:val="both"/>
        <w:rPr>
          <w:sz w:val="21"/>
          <w:szCs w:val="21"/>
        </w:rPr>
      </w:pPr>
      <w:r w:rsidRPr="00814CC7">
        <w:rPr>
          <w:sz w:val="21"/>
          <w:szCs w:val="21"/>
        </w:rPr>
        <w:t>(a)</w:t>
      </w:r>
      <w:r w:rsidRPr="00814CC7">
        <w:rPr>
          <w:sz w:val="21"/>
          <w:szCs w:val="21"/>
        </w:rPr>
        <w:tab/>
        <w:t xml:space="preserve">This Guaranty is an absolute, irrevocable, </w:t>
      </w:r>
      <w:proofErr w:type="gramStart"/>
      <w:r w:rsidRPr="00814CC7">
        <w:rPr>
          <w:sz w:val="21"/>
          <w:szCs w:val="21"/>
        </w:rPr>
        <w:t>present</w:t>
      </w:r>
      <w:proofErr w:type="gramEnd"/>
      <w:r w:rsidRPr="00814CC7">
        <w:rPr>
          <w:sz w:val="21"/>
          <w:szCs w:val="21"/>
        </w:rPr>
        <w:t xml:space="preserve"> and continuing guaranty of payment and performance and not merely a guaranty of collection.  In the event of any default by Tenant under the Lease or under any other obligation to Landlord, after the expiration of any cure period applicable thereto, Guarantor agrees, on demand by Landlord, to pay all Liabilities then due hereunder. In the event that there shall be any default by Tenant, Guarantor or any other party under the Lease in the due and timely performance and observance of the Obligations or any of them after the expiration of any cure period applicable thereto, then, in such event, Guarantor agrees, on demand by Landlord: (</w:t>
      </w:r>
      <w:proofErr w:type="spellStart"/>
      <w:r w:rsidRPr="00814CC7">
        <w:rPr>
          <w:sz w:val="21"/>
          <w:szCs w:val="21"/>
        </w:rPr>
        <w:t>i</w:t>
      </w:r>
      <w:proofErr w:type="spellEnd"/>
      <w:r w:rsidRPr="00814CC7">
        <w:rPr>
          <w:sz w:val="21"/>
          <w:szCs w:val="21"/>
        </w:rPr>
        <w:t>) to perform the Obligations; and (ii) to indemnify and hold Landlord and the other Indemnified Parties (hereinafter defined) harmless from and against any and all loss, damage, cost, expense, injury or liability Landlord or the Indemnified Parties may suffer or incur in connection with the exercise of the rights under the Lease, this Guaranty or otherwise in respect of the Premises. If Guarantor fails to commence and pursue diligently the performance of the Obligations after the expiration of any cure period applicable thereto as provided in the immediately preceding sentence and if such failure continues for five (5) days after receipt by Guarantor of written notice from Landlord demanding the performance of Guarantor, then, either before or after pursuing any other remedy of Landlord against Guarantor or Tenant and regardless of whether Landlord shall ever pursue any such other remedy, Landlord shall have the right (but not the obligation) to perform the Obligations or to call upon any other reputable parties to perform the Obligations, and shall have the right to expend such sums as Landlord in its reasonable discretion deems proper in order so to complete the performance of the Obligations. During the course of the performance of any Obligations undertaken by Landlord or by any other party on behalf of Landlord, Guarantor shall pay on demand any amounts due to third parties in connection therewith. All amounts required to be paid by the terms hereof shall be included within the term “Liabilities,” and all obligations required to be performed by the terms hereof shall be included within the term “Obligations.”</w:t>
      </w:r>
    </w:p>
    <w:p w14:paraId="489EB7F9" w14:textId="77777777" w:rsidR="004A152C" w:rsidRPr="00814CC7" w:rsidRDefault="004A152C" w:rsidP="004A152C">
      <w:pPr>
        <w:widowControl/>
        <w:jc w:val="both"/>
        <w:rPr>
          <w:sz w:val="21"/>
          <w:szCs w:val="21"/>
        </w:rPr>
      </w:pPr>
    </w:p>
    <w:p w14:paraId="0C04AE71" w14:textId="77777777" w:rsidR="004A152C" w:rsidRPr="00814CC7" w:rsidRDefault="004A152C" w:rsidP="004A152C">
      <w:pPr>
        <w:widowControl/>
        <w:ind w:firstLine="720"/>
        <w:jc w:val="both"/>
        <w:rPr>
          <w:sz w:val="21"/>
          <w:szCs w:val="21"/>
        </w:rPr>
      </w:pPr>
      <w:r w:rsidRPr="00814CC7">
        <w:rPr>
          <w:sz w:val="21"/>
          <w:szCs w:val="21"/>
        </w:rPr>
        <w:t>(b)</w:t>
      </w:r>
      <w:r w:rsidRPr="00814CC7">
        <w:rPr>
          <w:sz w:val="21"/>
          <w:szCs w:val="21"/>
        </w:rPr>
        <w:tab/>
        <w:t>Notwithstanding anything to the contrary herein contained, in any action to enforce any of the liabilities or obligations of Guarantor under this Guaranty, Landlord, at its election, may proceed against Guarantor with or without: (</w:t>
      </w:r>
      <w:proofErr w:type="spellStart"/>
      <w:r w:rsidRPr="00814CC7">
        <w:rPr>
          <w:sz w:val="21"/>
          <w:szCs w:val="21"/>
        </w:rPr>
        <w:t>i</w:t>
      </w:r>
      <w:proofErr w:type="spellEnd"/>
      <w:r w:rsidRPr="00814CC7">
        <w:rPr>
          <w:sz w:val="21"/>
          <w:szCs w:val="21"/>
        </w:rPr>
        <w:t>) joining Tenant in any such action; (ii) commencing any action against or obtaining any judgment against Tenant; or (iii) commencing any proceeding to enforce or realize upon any collateral or other security (including, without limitation, any security deposit or other guaranties) which may be given to secure Tenant’s obligations under the Lease, or to obtain any judgment, decree or foreclosure sale with respect thereto. Nevertheless, the maintenance of any action or proceeding by Landlord to recover any sum or sums that may be or become due under the Lease or to secure the performance of any of the other terms, covenants and conditions of the Lease shall not preclude Landlord from demanding and receiving the payment of such sums and the performance of such other terms, covenants and conditions from Guarantor, or from thereafter instituting and maintaining subsequent actions or proceedings for any subsequent default or defaults of Tenant under the Lease. Guarantor does hereby consent that, without affecting the liability of Guarantor under this Guaranty and without notice to Guarantor, time may be given by Landlord to Tenant for payment of rent and such other sums and performance of said other terms, covenants and conditions, or any of them, and such time extended and indulgence granted from time to time, or Tenant may be dispossessed or Landlord may avail itself of or exercise any or all of the rights and remedies against Tenant provided by law or by the Lease, and may proceed either against Tenant alone or jointly against Tenant and Guarantor or against Guarantor alone without first proceeding or exhausting any remedy or claim against Tenant.</w:t>
      </w:r>
    </w:p>
    <w:p w14:paraId="2AA4D681" w14:textId="77777777" w:rsidR="004A152C" w:rsidRPr="00814CC7" w:rsidRDefault="004A152C" w:rsidP="004A152C">
      <w:pPr>
        <w:widowControl/>
        <w:jc w:val="both"/>
        <w:rPr>
          <w:sz w:val="21"/>
          <w:szCs w:val="21"/>
        </w:rPr>
      </w:pPr>
    </w:p>
    <w:p w14:paraId="10C5E836" w14:textId="77777777" w:rsidR="004A152C" w:rsidRPr="00814CC7" w:rsidRDefault="004A152C" w:rsidP="004A152C">
      <w:pPr>
        <w:widowControl/>
        <w:ind w:firstLine="720"/>
        <w:jc w:val="both"/>
        <w:rPr>
          <w:sz w:val="21"/>
          <w:szCs w:val="21"/>
        </w:rPr>
      </w:pPr>
      <w:r w:rsidRPr="0016132C">
        <w:rPr>
          <w:sz w:val="21"/>
          <w:szCs w:val="21"/>
        </w:rPr>
        <w:t>4.</w:t>
      </w:r>
      <w:r w:rsidRPr="0016132C">
        <w:rPr>
          <w:sz w:val="21"/>
          <w:szCs w:val="21"/>
        </w:rPr>
        <w:tab/>
      </w:r>
      <w:r w:rsidRPr="00814CC7">
        <w:rPr>
          <w:b/>
          <w:sz w:val="21"/>
          <w:szCs w:val="21"/>
          <w:u w:val="single"/>
        </w:rPr>
        <w:t>Return of Payments</w:t>
      </w:r>
      <w:r w:rsidRPr="00814CC7">
        <w:rPr>
          <w:b/>
          <w:sz w:val="21"/>
          <w:szCs w:val="21"/>
        </w:rPr>
        <w:t xml:space="preserve">. </w:t>
      </w:r>
      <w:r w:rsidRPr="00814CC7">
        <w:rPr>
          <w:sz w:val="21"/>
          <w:szCs w:val="21"/>
        </w:rPr>
        <w:t xml:space="preserve">Guarantor agrees that, if at any time all or any part of any payment theretofore applied by Landlord to any Liabilities is rescinded or returned by Landlord for any reason whatsoever (including, without limitation, the insolvency, bankruptcy, liquidation or reorganization of any party), such </w:t>
      </w:r>
      <w:r w:rsidRPr="00814CC7">
        <w:rPr>
          <w:sz w:val="21"/>
          <w:szCs w:val="21"/>
        </w:rPr>
        <w:lastRenderedPageBreak/>
        <w:t>Liabilities shall, for the purposes of this Guaranty, be deemed to have continued in existence to the extent of such payment, notwithstanding such application by Landlord, and this Guaranty shall continue to be effective or be reinstated, as the case may be, as to such Indebtedness, all as though such application by Landlord had not been made. Guarantor does hereby further agree that with respect to any payments made by Guarantor hereunder, Guarantor shall not have any rights based on suretyship, subrogation or otherwise to stand in the place of Landlord so as to compete with Landlord as a creditor of Tenant, and Guarantor hereby waives all such rights to the fullest extent permitted by law.</w:t>
      </w:r>
    </w:p>
    <w:p w14:paraId="136A0ED3" w14:textId="77777777" w:rsidR="004A152C" w:rsidRPr="00814CC7" w:rsidRDefault="004A152C" w:rsidP="004A152C">
      <w:pPr>
        <w:widowControl/>
        <w:jc w:val="both"/>
        <w:rPr>
          <w:sz w:val="21"/>
          <w:szCs w:val="21"/>
        </w:rPr>
      </w:pPr>
    </w:p>
    <w:p w14:paraId="66C778C3" w14:textId="77777777" w:rsidR="004A152C" w:rsidRPr="00814CC7" w:rsidRDefault="004A152C" w:rsidP="004A152C">
      <w:pPr>
        <w:widowControl/>
        <w:ind w:firstLine="720"/>
        <w:jc w:val="both"/>
        <w:rPr>
          <w:sz w:val="21"/>
          <w:szCs w:val="21"/>
        </w:rPr>
      </w:pPr>
      <w:r w:rsidRPr="00814CC7">
        <w:rPr>
          <w:sz w:val="21"/>
          <w:szCs w:val="21"/>
        </w:rPr>
        <w:t>5.</w:t>
      </w:r>
      <w:r w:rsidRPr="00814CC7">
        <w:rPr>
          <w:sz w:val="21"/>
          <w:szCs w:val="21"/>
        </w:rPr>
        <w:tab/>
      </w:r>
      <w:r w:rsidRPr="00814CC7">
        <w:rPr>
          <w:b/>
          <w:sz w:val="21"/>
          <w:szCs w:val="21"/>
          <w:u w:val="single"/>
        </w:rPr>
        <w:t>No Discharge</w:t>
      </w:r>
      <w:r w:rsidRPr="00814CC7">
        <w:rPr>
          <w:b/>
          <w:sz w:val="21"/>
          <w:szCs w:val="21"/>
        </w:rPr>
        <w:t>.</w:t>
      </w:r>
      <w:r w:rsidRPr="00814CC7">
        <w:rPr>
          <w:sz w:val="21"/>
          <w:szCs w:val="21"/>
        </w:rPr>
        <w:t xml:space="preserve"> Guarantor agrees that the obligations, </w:t>
      </w:r>
      <w:proofErr w:type="gramStart"/>
      <w:r w:rsidRPr="00814CC7">
        <w:rPr>
          <w:sz w:val="21"/>
          <w:szCs w:val="21"/>
        </w:rPr>
        <w:t>covenants</w:t>
      </w:r>
      <w:proofErr w:type="gramEnd"/>
      <w:r w:rsidRPr="00814CC7">
        <w:rPr>
          <w:sz w:val="21"/>
          <w:szCs w:val="21"/>
        </w:rPr>
        <w:t xml:space="preserve"> and agreements of Guarantor under this Guaranty shall not be affected or impaired by any act of Landlord, or any event or condition except the full, final and unavoidable performance of all Obligations and payment of all Liabilities and any other sums due hereunder. Guarantor agrees that the liability of Guarantor hereunder shall not be discharged by, and Guarantor hereby irrevocably consents to: (</w:t>
      </w:r>
      <w:proofErr w:type="spellStart"/>
      <w:r w:rsidRPr="00814CC7">
        <w:rPr>
          <w:sz w:val="21"/>
          <w:szCs w:val="21"/>
        </w:rPr>
        <w:t>i</w:t>
      </w:r>
      <w:proofErr w:type="spellEnd"/>
      <w:r w:rsidRPr="00814CC7">
        <w:rPr>
          <w:sz w:val="21"/>
          <w:szCs w:val="21"/>
        </w:rPr>
        <w:t>) any subsequent change, modification or amendment of the Lease in any of its terms, covenants and conditions, or in the Rent or any other sums payable thereunder, or in the term thereof (the “</w:t>
      </w:r>
      <w:r w:rsidRPr="00814CC7">
        <w:rPr>
          <w:b/>
          <w:sz w:val="21"/>
          <w:szCs w:val="21"/>
        </w:rPr>
        <w:t>Term</w:t>
      </w:r>
      <w:r w:rsidRPr="00814CC7">
        <w:rPr>
          <w:sz w:val="21"/>
          <w:szCs w:val="21"/>
        </w:rPr>
        <w:t xml:space="preserve">”), or in the Premises demised thereby (whether said Premises be expanded, contracted, relocated, substituted or otherwise altered), and to any assignments of the Lease and to any </w:t>
      </w:r>
      <w:proofErr w:type="spellStart"/>
      <w:r w:rsidRPr="00814CC7">
        <w:rPr>
          <w:sz w:val="21"/>
          <w:szCs w:val="21"/>
        </w:rPr>
        <w:t>sublettings</w:t>
      </w:r>
      <w:proofErr w:type="spellEnd"/>
      <w:r w:rsidRPr="00814CC7">
        <w:rPr>
          <w:sz w:val="21"/>
          <w:szCs w:val="21"/>
        </w:rPr>
        <w:t xml:space="preserve"> of the Premises, and to any extensions or renewals of the Lease or its Term; (ii) the renewal or extension of time for the payment of the Liabilities or performance of the Obligations under the Lease or any other agreement relating to the Premises; (iii) any failure, omission, delay or inadequacy, whether entire or partial, of Landlord to exercise any right, power or remedy regarding the Lease or to enforce or realize upon (or to make any guarantor a party to the enforcement or realization upon) any of Landlord’s security for the Lease, including, but not limited to, any impairment or release of such security by Landlord; (iv) the existence of any set off; claim or counterclaim or the reduction or diminution of the Liabilities, or any defense of any kind or nature, which Guarantor may have against Tenant or which any party other than Tenant has against Landlord; (v) the application of payments received from any source to the payment of any obligation other than the Liabilities, even though Landlord might lawfully have elected to apply such payments to any part or all of the Liabilities; (vi) the addition or release of any and all other guarantors, obligor and other persons liable for the payment of the Liabilities and/or performance of the Obligations, and the acceptance or release of any and all other security for the payment of the Indebtedness and/or performance of the Obligations; or (vii) any distress or reentry by Landlord or dispossession of Tenant or any action or remedy taken by Landlord under the Lease, or any failure to notify’ Guarantor of any default by Tenant; all whether or not Guarantor shall have had notice or knowledge of any act or omission referred to in the foregoing clauses (</w:t>
      </w:r>
      <w:proofErr w:type="spellStart"/>
      <w:r w:rsidRPr="00814CC7">
        <w:rPr>
          <w:sz w:val="21"/>
          <w:szCs w:val="21"/>
        </w:rPr>
        <w:t>i</w:t>
      </w:r>
      <w:proofErr w:type="spellEnd"/>
      <w:r w:rsidRPr="00814CC7">
        <w:rPr>
          <w:sz w:val="21"/>
          <w:szCs w:val="21"/>
        </w:rPr>
        <w:t>) through (vii) inclusive of this Paragraph.</w:t>
      </w:r>
    </w:p>
    <w:p w14:paraId="0D70AEF4" w14:textId="77777777" w:rsidR="004A152C" w:rsidRPr="00814CC7" w:rsidRDefault="004A152C" w:rsidP="004A152C">
      <w:pPr>
        <w:widowControl/>
        <w:jc w:val="both"/>
        <w:rPr>
          <w:sz w:val="21"/>
          <w:szCs w:val="21"/>
        </w:rPr>
      </w:pPr>
    </w:p>
    <w:p w14:paraId="36F47F83" w14:textId="77777777" w:rsidR="004A152C" w:rsidRPr="00814CC7" w:rsidRDefault="004A152C" w:rsidP="004A152C">
      <w:pPr>
        <w:widowControl/>
        <w:ind w:firstLine="720"/>
        <w:jc w:val="both"/>
        <w:rPr>
          <w:sz w:val="21"/>
          <w:szCs w:val="21"/>
        </w:rPr>
      </w:pPr>
      <w:r w:rsidRPr="00814CC7">
        <w:rPr>
          <w:sz w:val="21"/>
          <w:szCs w:val="21"/>
        </w:rPr>
        <w:t>In the event that the Lease is modified, renewed or extended in any respect by agreement between Landlord and Tenant either pursuant to an option granted in the Lease or otherwise, or in the event that Tenant holds over beyond the Term of the Lease, then the obligations hereunder of Guarantor shall extend to the full and faithful performance and observance of all of the covenants, terms and conditions of the Lease and of any such modification, renewal or extension thereof Guarantor intends that Guarantor shall remain liable hereunder as a principal until the full, final and unavoidable performance of all of the Obligations and the full, final and unavoidable payment of all Liabilities, notwithstanding any fact, act, event or occurrence which might otherwise operate as a legal or equitable discharge of a surety or guarantor.</w:t>
      </w:r>
    </w:p>
    <w:p w14:paraId="5CCC9942" w14:textId="77777777" w:rsidR="004A152C" w:rsidRPr="00814CC7" w:rsidRDefault="004A152C" w:rsidP="004A152C">
      <w:pPr>
        <w:widowControl/>
        <w:jc w:val="both"/>
        <w:rPr>
          <w:sz w:val="21"/>
          <w:szCs w:val="21"/>
        </w:rPr>
      </w:pPr>
    </w:p>
    <w:p w14:paraId="30205C8F" w14:textId="77777777" w:rsidR="004A152C" w:rsidRPr="00814CC7" w:rsidRDefault="004A152C" w:rsidP="004A152C">
      <w:pPr>
        <w:widowControl/>
        <w:ind w:firstLine="720"/>
        <w:jc w:val="both"/>
        <w:rPr>
          <w:sz w:val="21"/>
          <w:szCs w:val="21"/>
        </w:rPr>
      </w:pPr>
      <w:r w:rsidRPr="00814CC7">
        <w:rPr>
          <w:sz w:val="21"/>
          <w:szCs w:val="21"/>
        </w:rPr>
        <w:t>6.</w:t>
      </w:r>
      <w:r w:rsidRPr="00814CC7">
        <w:rPr>
          <w:b/>
          <w:sz w:val="21"/>
          <w:szCs w:val="21"/>
        </w:rPr>
        <w:tab/>
      </w:r>
      <w:r w:rsidRPr="00814CC7">
        <w:rPr>
          <w:b/>
          <w:sz w:val="21"/>
          <w:szCs w:val="21"/>
          <w:u w:val="single"/>
        </w:rPr>
        <w:t>Application of Amounts Received</w:t>
      </w:r>
      <w:r w:rsidRPr="00814CC7">
        <w:rPr>
          <w:b/>
          <w:sz w:val="21"/>
          <w:szCs w:val="21"/>
        </w:rPr>
        <w:t xml:space="preserve">. </w:t>
      </w:r>
      <w:r w:rsidRPr="00814CC7">
        <w:rPr>
          <w:sz w:val="21"/>
          <w:szCs w:val="21"/>
        </w:rPr>
        <w:t>Any amounts received by Landlord from whatsoever source on account of any Liabilities may be applied by Landlord toward the payment of such Indebtedness, and in such order of application, as Landlord may from time to time elect.</w:t>
      </w:r>
    </w:p>
    <w:p w14:paraId="648B9CC9" w14:textId="77777777" w:rsidR="004A152C" w:rsidRPr="00814CC7" w:rsidRDefault="004A152C" w:rsidP="004A152C">
      <w:pPr>
        <w:widowControl/>
        <w:jc w:val="both"/>
        <w:rPr>
          <w:sz w:val="21"/>
          <w:szCs w:val="21"/>
        </w:rPr>
      </w:pPr>
    </w:p>
    <w:p w14:paraId="5B0AA5C2" w14:textId="77777777" w:rsidR="004A152C" w:rsidRPr="00814CC7" w:rsidRDefault="004A152C" w:rsidP="004A152C">
      <w:pPr>
        <w:widowControl/>
        <w:ind w:firstLine="720"/>
        <w:jc w:val="both"/>
        <w:rPr>
          <w:sz w:val="21"/>
          <w:szCs w:val="21"/>
        </w:rPr>
      </w:pPr>
      <w:r w:rsidRPr="00814CC7">
        <w:rPr>
          <w:sz w:val="21"/>
          <w:szCs w:val="21"/>
        </w:rPr>
        <w:t>7.</w:t>
      </w:r>
      <w:r w:rsidRPr="00814CC7">
        <w:rPr>
          <w:sz w:val="21"/>
          <w:szCs w:val="21"/>
        </w:rPr>
        <w:tab/>
      </w:r>
      <w:r w:rsidRPr="00814CC7">
        <w:rPr>
          <w:b/>
          <w:sz w:val="21"/>
          <w:szCs w:val="21"/>
          <w:u w:val="single"/>
        </w:rPr>
        <w:t>Waiver</w:t>
      </w:r>
      <w:r w:rsidRPr="00814CC7">
        <w:rPr>
          <w:sz w:val="21"/>
          <w:szCs w:val="21"/>
        </w:rPr>
        <w:t>. Guarantor expressly waives: (</w:t>
      </w:r>
      <w:proofErr w:type="spellStart"/>
      <w:r w:rsidRPr="00814CC7">
        <w:rPr>
          <w:sz w:val="21"/>
          <w:szCs w:val="21"/>
        </w:rPr>
        <w:t>i</w:t>
      </w:r>
      <w:proofErr w:type="spellEnd"/>
      <w:r w:rsidRPr="00814CC7">
        <w:rPr>
          <w:sz w:val="21"/>
          <w:szCs w:val="21"/>
        </w:rPr>
        <w:t xml:space="preserve">) notice of the acceptance by Landlord of this Guaranty; (ii) notice of the existence, creation, payment or nonpayment of the Liabilities; (iii) presentment, demand, notice of dishonor, protest and all other notices whatsoever; and (iv) any failure by Landlord to inform Guarantor of any facts Landlord may now or hereafter know about Tenant, the Lease or the Premises, it being understood and agreed that Guarantor has and will maintain personal knowledge of and is familiar with Tenant’s financial condition and business affairs and has the ability to influence Tenant’s decision-making processes, and that Landlord has no duty so to inform, and that Guarantor is fully responsible for being and remaining informed by, </w:t>
      </w:r>
      <w:r w:rsidRPr="00814CC7">
        <w:rPr>
          <w:sz w:val="21"/>
          <w:szCs w:val="21"/>
        </w:rPr>
        <w:lastRenderedPageBreak/>
        <w:t>Tenant of all circumstances bearing on the Lease and this Guaranty. No modification or waiver of any of the provisions of this Guaranty will be binding upon Landlord except as expressly set forth in a writing duly signed and delivered on behalf of Landlord.</w:t>
      </w:r>
    </w:p>
    <w:p w14:paraId="4285DC0B" w14:textId="77777777" w:rsidR="004A152C" w:rsidRPr="00814CC7" w:rsidRDefault="004A152C" w:rsidP="004A152C">
      <w:pPr>
        <w:widowControl/>
        <w:jc w:val="both"/>
        <w:rPr>
          <w:sz w:val="21"/>
          <w:szCs w:val="21"/>
        </w:rPr>
      </w:pPr>
    </w:p>
    <w:p w14:paraId="2457604C" w14:textId="77777777" w:rsidR="004A152C" w:rsidRPr="00814CC7" w:rsidRDefault="004A152C" w:rsidP="004A152C">
      <w:pPr>
        <w:widowControl/>
        <w:ind w:firstLine="720"/>
        <w:jc w:val="both"/>
        <w:rPr>
          <w:sz w:val="21"/>
          <w:szCs w:val="21"/>
        </w:rPr>
      </w:pPr>
      <w:r w:rsidRPr="00814CC7">
        <w:rPr>
          <w:sz w:val="21"/>
          <w:szCs w:val="21"/>
        </w:rPr>
        <w:t>8.</w:t>
      </w:r>
      <w:r w:rsidRPr="00814CC7">
        <w:rPr>
          <w:sz w:val="21"/>
          <w:szCs w:val="21"/>
        </w:rPr>
        <w:tab/>
      </w:r>
      <w:r w:rsidRPr="00814CC7">
        <w:rPr>
          <w:b/>
          <w:sz w:val="21"/>
          <w:szCs w:val="21"/>
          <w:u w:val="single"/>
        </w:rPr>
        <w:t>Enforcement Costs</w:t>
      </w:r>
      <w:r w:rsidRPr="00814CC7">
        <w:rPr>
          <w:b/>
          <w:sz w:val="21"/>
          <w:szCs w:val="21"/>
        </w:rPr>
        <w:t>.</w:t>
      </w:r>
      <w:r w:rsidRPr="00814CC7">
        <w:rPr>
          <w:sz w:val="21"/>
          <w:szCs w:val="21"/>
        </w:rPr>
        <w:t xml:space="preserve"> If (</w:t>
      </w:r>
      <w:proofErr w:type="spellStart"/>
      <w:r w:rsidRPr="00814CC7">
        <w:rPr>
          <w:sz w:val="21"/>
          <w:szCs w:val="21"/>
        </w:rPr>
        <w:t>i</w:t>
      </w:r>
      <w:proofErr w:type="spellEnd"/>
      <w:r w:rsidRPr="00814CC7">
        <w:rPr>
          <w:sz w:val="21"/>
          <w:szCs w:val="21"/>
        </w:rPr>
        <w:t>) the Lease or this Guaranty is placed in the hands of an attorney for enforcement or collection or is enforced or collected through any legal proceeding; (ii) an attorney is retained to represent Landlord in any proceeding (including, without limitation, any bankruptcy, reorganization, receivership or other proceeding affecting creditors’ rights) involving a claim under or related to the Lease or this Guaranty, then Guarantor shall pay to Landlord upon demand all reasonable attorneys’ fees, costs and expenses, including, without limitation, court costs and filing fees, and all other costs and expenses incurred in connection therewith (all of which are referred to herein as “</w:t>
      </w:r>
      <w:r w:rsidRPr="00814CC7">
        <w:rPr>
          <w:b/>
          <w:sz w:val="21"/>
          <w:szCs w:val="21"/>
        </w:rPr>
        <w:t>Enforcement Costs</w:t>
      </w:r>
      <w:r w:rsidRPr="00814CC7">
        <w:rPr>
          <w:sz w:val="21"/>
          <w:szCs w:val="21"/>
        </w:rPr>
        <w:t>”), in addition to all other amounts due hereunder, provided Landlord prevails in such legal proceeding.</w:t>
      </w:r>
    </w:p>
    <w:p w14:paraId="47161655" w14:textId="77777777" w:rsidR="004A152C" w:rsidRPr="00814CC7" w:rsidRDefault="004A152C" w:rsidP="004A152C">
      <w:pPr>
        <w:widowControl/>
        <w:jc w:val="both"/>
        <w:rPr>
          <w:sz w:val="21"/>
          <w:szCs w:val="21"/>
        </w:rPr>
      </w:pPr>
    </w:p>
    <w:p w14:paraId="356382BC" w14:textId="77777777" w:rsidR="004A152C" w:rsidRPr="00814CC7" w:rsidRDefault="004A152C" w:rsidP="004A152C">
      <w:pPr>
        <w:widowControl/>
        <w:ind w:firstLine="720"/>
        <w:jc w:val="both"/>
        <w:rPr>
          <w:sz w:val="21"/>
          <w:szCs w:val="21"/>
        </w:rPr>
      </w:pPr>
      <w:r w:rsidRPr="00814CC7">
        <w:rPr>
          <w:sz w:val="21"/>
          <w:szCs w:val="21"/>
        </w:rPr>
        <w:t>9.</w:t>
      </w:r>
      <w:r w:rsidRPr="00814CC7">
        <w:rPr>
          <w:sz w:val="21"/>
          <w:szCs w:val="21"/>
        </w:rPr>
        <w:tab/>
      </w:r>
      <w:r w:rsidRPr="00814CC7">
        <w:rPr>
          <w:b/>
          <w:sz w:val="21"/>
          <w:szCs w:val="21"/>
          <w:u w:val="single"/>
        </w:rPr>
        <w:t>Transfer of Lease</w:t>
      </w:r>
      <w:r w:rsidRPr="00814CC7">
        <w:rPr>
          <w:b/>
          <w:sz w:val="21"/>
          <w:szCs w:val="21"/>
        </w:rPr>
        <w:t xml:space="preserve">. </w:t>
      </w:r>
      <w:r w:rsidRPr="00814CC7">
        <w:rPr>
          <w:sz w:val="21"/>
          <w:szCs w:val="21"/>
        </w:rPr>
        <w:t xml:space="preserve">Notwithstanding any assignment or transfer of the Lease or any interest therein by Landlord, for collateral purposes or otherwise, each and every immediate and successive assignee, </w:t>
      </w:r>
      <w:proofErr w:type="gramStart"/>
      <w:r w:rsidRPr="00814CC7">
        <w:rPr>
          <w:sz w:val="21"/>
          <w:szCs w:val="21"/>
        </w:rPr>
        <w:t>transferee</w:t>
      </w:r>
      <w:proofErr w:type="gramEnd"/>
      <w:r w:rsidRPr="00814CC7">
        <w:rPr>
          <w:sz w:val="21"/>
          <w:szCs w:val="21"/>
        </w:rPr>
        <w:t xml:space="preserve"> or other successor in interest with respect to Landlord’s interest under the Lease shall, to the extent of the interests assigned or transferred, be entitled to the benefits of this Guaranty to the same extent as if such assignee or transferee were Landlord.</w:t>
      </w:r>
    </w:p>
    <w:p w14:paraId="459B478E" w14:textId="77777777" w:rsidR="004A152C" w:rsidRPr="00814CC7" w:rsidRDefault="004A152C" w:rsidP="004A152C">
      <w:pPr>
        <w:widowControl/>
        <w:jc w:val="both"/>
        <w:rPr>
          <w:sz w:val="21"/>
          <w:szCs w:val="21"/>
        </w:rPr>
      </w:pPr>
    </w:p>
    <w:p w14:paraId="7114E395" w14:textId="77777777" w:rsidR="004A152C" w:rsidRPr="00814CC7" w:rsidRDefault="004A152C" w:rsidP="004A152C">
      <w:pPr>
        <w:widowControl/>
        <w:ind w:firstLine="720"/>
        <w:jc w:val="both"/>
        <w:rPr>
          <w:sz w:val="21"/>
          <w:szCs w:val="21"/>
        </w:rPr>
      </w:pPr>
      <w:r w:rsidRPr="00814CC7">
        <w:rPr>
          <w:sz w:val="21"/>
          <w:szCs w:val="21"/>
        </w:rPr>
        <w:t>10.</w:t>
      </w:r>
      <w:r w:rsidRPr="00814CC7">
        <w:rPr>
          <w:sz w:val="21"/>
          <w:szCs w:val="21"/>
        </w:rPr>
        <w:tab/>
      </w:r>
      <w:r w:rsidRPr="00814CC7">
        <w:rPr>
          <w:b/>
          <w:sz w:val="21"/>
          <w:szCs w:val="21"/>
          <w:u w:val="single"/>
        </w:rPr>
        <w:t>Governing Law Interpretation</w:t>
      </w:r>
      <w:r w:rsidRPr="00814CC7">
        <w:rPr>
          <w:b/>
          <w:sz w:val="21"/>
          <w:szCs w:val="21"/>
        </w:rPr>
        <w:t xml:space="preserve">. </w:t>
      </w:r>
      <w:r w:rsidRPr="00814CC7">
        <w:rPr>
          <w:sz w:val="21"/>
          <w:szCs w:val="21"/>
        </w:rPr>
        <w:t>This Guaranty shall be governed by the laws of the State of Georgia without reference to the conflicts of law principles of that state. The headings of Paragraphs in this Guaranty are for convenience only and shall not be construed in any way to limit or define the content, scope or intent of the provisions hereof As used in this Guaranty, the singular shall include the plural, and masculine, feminine and neuter pronouns shall be fully interchangeable where the context so requires. If this Guaranty is executed by more than one person or entity, then references to “Guarantor” herein shall be deemed to refer to each such person or entity and the liability of each such person or entity shall be joint and several, and the release by Landlord of any of them shall not release or affect in any manner the obligations of any other of them, and this Guaranty shall not be revoked, discharged or impaired as to any such persons or entities by reason of the death or incapacity or insolvency of any other of them. If any provision of this Guaranty, or any paragraph, sentence, clause, phrase or word, or the application thereof, in any circumstances, is adjudicated by a court of competent jurisdiction to be invalid, the validity of the remainder of this Guaranty shall be construed as if such invalid part were never included herein. Time is of the essence of this Guaranty. All payments to be made hereunder shall be made in currency and coin of the United States of America, which is legal tender for public and private debts at the time of payment.</w:t>
      </w:r>
    </w:p>
    <w:p w14:paraId="496BB288" w14:textId="77777777" w:rsidR="004A152C" w:rsidRPr="00814CC7" w:rsidRDefault="004A152C" w:rsidP="004A152C">
      <w:pPr>
        <w:widowControl/>
        <w:jc w:val="both"/>
        <w:rPr>
          <w:sz w:val="21"/>
          <w:szCs w:val="21"/>
        </w:rPr>
      </w:pPr>
    </w:p>
    <w:p w14:paraId="43ACD85C" w14:textId="77777777" w:rsidR="004A152C" w:rsidRPr="00814CC7" w:rsidRDefault="004A152C" w:rsidP="004A152C">
      <w:pPr>
        <w:widowControl/>
        <w:ind w:firstLine="720"/>
        <w:jc w:val="both"/>
        <w:rPr>
          <w:sz w:val="21"/>
          <w:szCs w:val="21"/>
        </w:rPr>
      </w:pPr>
      <w:r w:rsidRPr="00814CC7">
        <w:rPr>
          <w:sz w:val="21"/>
          <w:szCs w:val="21"/>
        </w:rPr>
        <w:t>11.</w:t>
      </w:r>
      <w:r w:rsidRPr="00814CC7">
        <w:rPr>
          <w:sz w:val="21"/>
          <w:szCs w:val="21"/>
        </w:rPr>
        <w:tab/>
      </w:r>
      <w:r w:rsidRPr="00814CC7">
        <w:rPr>
          <w:b/>
          <w:sz w:val="21"/>
          <w:szCs w:val="21"/>
          <w:u w:val="single"/>
        </w:rPr>
        <w:t>Entire Agreement</w:t>
      </w:r>
      <w:r w:rsidRPr="00814CC7">
        <w:rPr>
          <w:b/>
          <w:sz w:val="21"/>
          <w:szCs w:val="21"/>
        </w:rPr>
        <w:t xml:space="preserve">. </w:t>
      </w:r>
      <w:r w:rsidRPr="00814CC7">
        <w:rPr>
          <w:sz w:val="21"/>
          <w:szCs w:val="21"/>
        </w:rPr>
        <w:t>This</w:t>
      </w:r>
      <w:r w:rsidRPr="00814CC7">
        <w:rPr>
          <w:b/>
          <w:sz w:val="21"/>
          <w:szCs w:val="21"/>
        </w:rPr>
        <w:t xml:space="preserve"> </w:t>
      </w:r>
      <w:r w:rsidRPr="00814CC7">
        <w:rPr>
          <w:sz w:val="21"/>
          <w:szCs w:val="21"/>
        </w:rPr>
        <w:t>Guaranty constitutes the entire agreement between Guarantor and Landlord with respect to the subject matter hereof and supersedes all prior such agreements and understandings, both written and oral. This Guaranty may not be modified or amended except by a written instrument signed by Landlord and Guarantor. If this Guaranty is executed in several counterparts, each of those counterparts shall be deemed an original, and all of them together shall constitute one and the same instrument.</w:t>
      </w:r>
    </w:p>
    <w:p w14:paraId="58F509CD" w14:textId="77777777" w:rsidR="004A152C" w:rsidRPr="00814CC7" w:rsidRDefault="004A152C" w:rsidP="004A152C">
      <w:pPr>
        <w:widowControl/>
        <w:jc w:val="both"/>
        <w:rPr>
          <w:sz w:val="21"/>
          <w:szCs w:val="21"/>
        </w:rPr>
      </w:pPr>
    </w:p>
    <w:p w14:paraId="4B85E925" w14:textId="77777777" w:rsidR="004A152C" w:rsidRPr="00814CC7" w:rsidRDefault="004A152C" w:rsidP="004A152C">
      <w:pPr>
        <w:keepNext/>
        <w:widowControl/>
        <w:ind w:left="1440" w:hanging="720"/>
        <w:jc w:val="both"/>
        <w:rPr>
          <w:b/>
          <w:sz w:val="21"/>
          <w:szCs w:val="21"/>
        </w:rPr>
      </w:pPr>
      <w:r w:rsidRPr="00814CC7">
        <w:rPr>
          <w:sz w:val="21"/>
          <w:szCs w:val="21"/>
        </w:rPr>
        <w:t>12.</w:t>
      </w:r>
      <w:r w:rsidRPr="00814CC7">
        <w:rPr>
          <w:sz w:val="21"/>
          <w:szCs w:val="21"/>
        </w:rPr>
        <w:tab/>
      </w:r>
      <w:r w:rsidRPr="00814CC7">
        <w:rPr>
          <w:b/>
          <w:sz w:val="21"/>
          <w:szCs w:val="21"/>
          <w:u w:val="single"/>
        </w:rPr>
        <w:t>Successors and Assigns</w:t>
      </w:r>
      <w:r w:rsidRPr="00814CC7">
        <w:rPr>
          <w:b/>
          <w:sz w:val="21"/>
          <w:szCs w:val="21"/>
        </w:rPr>
        <w:t>.</w:t>
      </w:r>
    </w:p>
    <w:p w14:paraId="6B4E0AF4" w14:textId="77777777" w:rsidR="004A152C" w:rsidRPr="00814CC7" w:rsidRDefault="004A152C" w:rsidP="004A152C">
      <w:pPr>
        <w:keepNext/>
        <w:widowControl/>
        <w:jc w:val="both"/>
        <w:rPr>
          <w:b/>
          <w:sz w:val="21"/>
          <w:szCs w:val="21"/>
        </w:rPr>
      </w:pPr>
    </w:p>
    <w:p w14:paraId="2C071CAA" w14:textId="77777777" w:rsidR="004A152C" w:rsidRPr="00814CC7" w:rsidRDefault="004A152C" w:rsidP="004A152C">
      <w:pPr>
        <w:widowControl/>
        <w:ind w:firstLine="720"/>
        <w:jc w:val="both"/>
        <w:rPr>
          <w:sz w:val="21"/>
          <w:szCs w:val="21"/>
        </w:rPr>
      </w:pPr>
      <w:r w:rsidRPr="00814CC7">
        <w:rPr>
          <w:sz w:val="21"/>
          <w:szCs w:val="21"/>
        </w:rPr>
        <w:t>(a)</w:t>
      </w:r>
      <w:r w:rsidRPr="00814CC7">
        <w:rPr>
          <w:sz w:val="21"/>
          <w:szCs w:val="21"/>
        </w:rPr>
        <w:tab/>
        <w:t xml:space="preserve">This Guaranty shall bind Guarantor and the heirs, assigns, successors, executors, </w:t>
      </w:r>
      <w:proofErr w:type="gramStart"/>
      <w:r w:rsidRPr="00814CC7">
        <w:rPr>
          <w:sz w:val="21"/>
          <w:szCs w:val="21"/>
        </w:rPr>
        <w:t>administrators</w:t>
      </w:r>
      <w:proofErr w:type="gramEnd"/>
      <w:r w:rsidRPr="00814CC7">
        <w:rPr>
          <w:sz w:val="21"/>
          <w:szCs w:val="21"/>
        </w:rPr>
        <w:t xml:space="preserve"> and legal and personal representatives of Guarantor; provided that Guarantor shall not be entitled to transfer or delegate its obligations hereunder. Regardless of whether this Guaranty is executed by more than one person or entity, it is agreed that the undersigned’s liability hereunder is several and independent of any other guaranties or other obligations at any time in effect with respect to the Indebtedness, the </w:t>
      </w:r>
      <w:proofErr w:type="gramStart"/>
      <w:r w:rsidRPr="00814CC7">
        <w:rPr>
          <w:sz w:val="21"/>
          <w:szCs w:val="21"/>
        </w:rPr>
        <w:t>Obligations</w:t>
      </w:r>
      <w:proofErr w:type="gramEnd"/>
      <w:r w:rsidRPr="00814CC7">
        <w:rPr>
          <w:sz w:val="21"/>
          <w:szCs w:val="21"/>
        </w:rPr>
        <w:t xml:space="preserve"> or any part thereof and that each Guarantor’s liability hereunder may be enforced regardless of the existence, validity, enforcement or non-enforcement of any such other guaranties or other obligations.</w:t>
      </w:r>
    </w:p>
    <w:p w14:paraId="27E3807F" w14:textId="77777777" w:rsidR="004A152C" w:rsidRPr="00814CC7" w:rsidRDefault="004A152C" w:rsidP="004A152C">
      <w:pPr>
        <w:widowControl/>
        <w:jc w:val="both"/>
        <w:rPr>
          <w:sz w:val="21"/>
          <w:szCs w:val="21"/>
        </w:rPr>
      </w:pPr>
    </w:p>
    <w:p w14:paraId="5DC560B3" w14:textId="77777777" w:rsidR="004A152C" w:rsidRPr="00814CC7" w:rsidRDefault="004A152C" w:rsidP="004A152C">
      <w:pPr>
        <w:widowControl/>
        <w:ind w:firstLine="720"/>
        <w:jc w:val="both"/>
        <w:rPr>
          <w:sz w:val="21"/>
          <w:szCs w:val="21"/>
        </w:rPr>
      </w:pPr>
      <w:r w:rsidRPr="00814CC7">
        <w:rPr>
          <w:sz w:val="21"/>
          <w:szCs w:val="21"/>
        </w:rPr>
        <w:t>(b)</w:t>
      </w:r>
      <w:r w:rsidRPr="00814CC7">
        <w:rPr>
          <w:sz w:val="21"/>
          <w:szCs w:val="21"/>
        </w:rPr>
        <w:tab/>
        <w:t xml:space="preserve">This Guaranty shall inure to the benefit of and be enforceable by Landlord and Landlord’s officers, agents, employees, partners, </w:t>
      </w:r>
      <w:proofErr w:type="gramStart"/>
      <w:r w:rsidRPr="00814CC7">
        <w:rPr>
          <w:sz w:val="21"/>
          <w:szCs w:val="21"/>
        </w:rPr>
        <w:t>directors</w:t>
      </w:r>
      <w:proofErr w:type="gramEnd"/>
      <w:r w:rsidRPr="00814CC7">
        <w:rPr>
          <w:sz w:val="21"/>
          <w:szCs w:val="21"/>
        </w:rPr>
        <w:t xml:space="preserve"> and shareholders, each of their respective successors and assigns, </w:t>
      </w:r>
      <w:r w:rsidRPr="00814CC7">
        <w:rPr>
          <w:sz w:val="21"/>
          <w:szCs w:val="21"/>
        </w:rPr>
        <w:lastRenderedPageBreak/>
        <w:t>and each present or subsequent mortgagee of the Premises and its successors and assigns (all such persons and entities shall be “</w:t>
      </w:r>
      <w:r w:rsidRPr="00814CC7">
        <w:rPr>
          <w:b/>
          <w:sz w:val="21"/>
          <w:szCs w:val="21"/>
        </w:rPr>
        <w:t>Indemnified Parties</w:t>
      </w:r>
      <w:r w:rsidRPr="00814CC7">
        <w:rPr>
          <w:sz w:val="21"/>
          <w:szCs w:val="21"/>
        </w:rPr>
        <w:t>” herein).</w:t>
      </w:r>
    </w:p>
    <w:p w14:paraId="781BA7B0" w14:textId="77777777" w:rsidR="004A152C" w:rsidRPr="00814CC7" w:rsidRDefault="004A152C" w:rsidP="004A152C">
      <w:pPr>
        <w:widowControl/>
        <w:jc w:val="both"/>
        <w:rPr>
          <w:sz w:val="21"/>
          <w:szCs w:val="21"/>
        </w:rPr>
      </w:pPr>
    </w:p>
    <w:p w14:paraId="57FD0405" w14:textId="77777777" w:rsidR="004A152C" w:rsidRPr="00814CC7" w:rsidRDefault="004A152C" w:rsidP="004A152C">
      <w:pPr>
        <w:widowControl/>
        <w:ind w:firstLine="720"/>
        <w:jc w:val="both"/>
        <w:rPr>
          <w:sz w:val="21"/>
          <w:szCs w:val="21"/>
        </w:rPr>
      </w:pPr>
      <w:r w:rsidRPr="00814CC7">
        <w:rPr>
          <w:sz w:val="21"/>
          <w:szCs w:val="21"/>
        </w:rPr>
        <w:t>13.</w:t>
      </w:r>
      <w:r w:rsidRPr="00814CC7">
        <w:rPr>
          <w:sz w:val="21"/>
          <w:szCs w:val="21"/>
        </w:rPr>
        <w:tab/>
      </w:r>
      <w:r w:rsidRPr="00814CC7">
        <w:rPr>
          <w:b/>
          <w:sz w:val="21"/>
          <w:szCs w:val="21"/>
          <w:u w:val="single"/>
        </w:rPr>
        <w:t>Certain Waivers by Guarantor</w:t>
      </w:r>
      <w:r w:rsidRPr="00814CC7">
        <w:rPr>
          <w:b/>
          <w:sz w:val="21"/>
          <w:szCs w:val="21"/>
        </w:rPr>
        <w:t xml:space="preserve">. </w:t>
      </w:r>
      <w:r w:rsidRPr="00814CC7">
        <w:rPr>
          <w:sz w:val="21"/>
          <w:szCs w:val="21"/>
        </w:rPr>
        <w:t>Guarantor hereby waives the benefit of (a) any statutes of limitation or repose affecting Tenant’s liability under the Lease or Guarantor’s liability under this Guaranty, and (b) the right to trial by jury in any action or proceeding that hereafter may be instituted in respect of the Lease or this Guaranty.</w:t>
      </w:r>
    </w:p>
    <w:p w14:paraId="2090220A" w14:textId="77777777" w:rsidR="004A152C" w:rsidRPr="00814CC7" w:rsidRDefault="004A152C" w:rsidP="004A152C">
      <w:pPr>
        <w:widowControl/>
        <w:jc w:val="both"/>
        <w:rPr>
          <w:sz w:val="21"/>
          <w:szCs w:val="21"/>
        </w:rPr>
      </w:pPr>
    </w:p>
    <w:p w14:paraId="54769487" w14:textId="77777777" w:rsidR="004A152C" w:rsidRPr="00814CC7" w:rsidRDefault="004A152C" w:rsidP="004A152C">
      <w:pPr>
        <w:widowControl/>
        <w:ind w:firstLine="720"/>
        <w:jc w:val="both"/>
        <w:rPr>
          <w:sz w:val="21"/>
          <w:szCs w:val="21"/>
        </w:rPr>
      </w:pPr>
      <w:r w:rsidRPr="00814CC7">
        <w:rPr>
          <w:sz w:val="21"/>
          <w:szCs w:val="21"/>
        </w:rPr>
        <w:t>14.</w:t>
      </w:r>
      <w:r w:rsidRPr="00814CC7">
        <w:rPr>
          <w:sz w:val="21"/>
          <w:szCs w:val="21"/>
        </w:rPr>
        <w:tab/>
      </w:r>
      <w:r w:rsidRPr="00814CC7">
        <w:rPr>
          <w:b/>
          <w:sz w:val="21"/>
          <w:szCs w:val="21"/>
          <w:u w:val="single"/>
        </w:rPr>
        <w:t>Notices</w:t>
      </w:r>
      <w:r w:rsidRPr="00814CC7">
        <w:rPr>
          <w:b/>
          <w:sz w:val="21"/>
          <w:szCs w:val="21"/>
        </w:rPr>
        <w:t>.</w:t>
      </w:r>
      <w:r w:rsidRPr="00814CC7">
        <w:rPr>
          <w:sz w:val="21"/>
          <w:szCs w:val="21"/>
        </w:rPr>
        <w:t xml:space="preserve"> Any notice, demand or other communication which is given hereunder shall be in writing and shall be deemed given and served (a) upon receipt or refusal, if delivered personally, (b) one (I) business day after deposit with an overnight carrier service, or (c) upon deposit in the United States mail (certified or registered mail only), if mailed, and addressed to the intended recipient at its address set forth below or to such other address as such intended recipient may have designated by notice furnished in accordance herewith:</w:t>
      </w:r>
    </w:p>
    <w:p w14:paraId="642CD00A" w14:textId="77777777" w:rsidR="004A152C" w:rsidRPr="00814CC7" w:rsidRDefault="004A152C" w:rsidP="004A152C">
      <w:pPr>
        <w:widowControl/>
        <w:jc w:val="both"/>
        <w:rPr>
          <w:sz w:val="21"/>
          <w:szCs w:val="21"/>
        </w:rPr>
      </w:pPr>
    </w:p>
    <w:p w14:paraId="2635F709" w14:textId="77777777" w:rsidR="004A152C" w:rsidRPr="00814CC7" w:rsidRDefault="004A152C" w:rsidP="004A152C">
      <w:pPr>
        <w:widowControl/>
        <w:tabs>
          <w:tab w:val="left" w:pos="2880"/>
        </w:tabs>
        <w:ind w:left="720"/>
        <w:jc w:val="both"/>
        <w:rPr>
          <w:sz w:val="21"/>
          <w:szCs w:val="21"/>
        </w:rPr>
      </w:pPr>
      <w:r w:rsidRPr="00814CC7">
        <w:rPr>
          <w:sz w:val="21"/>
          <w:szCs w:val="21"/>
        </w:rPr>
        <w:t>if to Landlord:</w:t>
      </w:r>
      <w:r w:rsidRPr="00814CC7">
        <w:rPr>
          <w:sz w:val="21"/>
          <w:szCs w:val="21"/>
        </w:rPr>
        <w:tab/>
      </w:r>
      <w:r>
        <w:rPr>
          <w:sz w:val="21"/>
          <w:szCs w:val="21"/>
        </w:rPr>
        <w:t>Toro Development Company</w:t>
      </w:r>
      <w:r w:rsidRPr="00814CC7">
        <w:rPr>
          <w:sz w:val="21"/>
          <w:szCs w:val="21"/>
        </w:rPr>
        <w:t>, LLC</w:t>
      </w:r>
    </w:p>
    <w:p w14:paraId="7F52E138" w14:textId="77777777" w:rsidR="004A152C" w:rsidRDefault="004A152C" w:rsidP="004A152C">
      <w:pPr>
        <w:ind w:left="2880"/>
        <w:rPr>
          <w:sz w:val="21"/>
          <w:szCs w:val="21"/>
        </w:rPr>
      </w:pPr>
      <w:r>
        <w:rPr>
          <w:sz w:val="21"/>
          <w:szCs w:val="21"/>
        </w:rPr>
        <w:t xml:space="preserve">6200 Avalon Boulevard </w:t>
      </w:r>
    </w:p>
    <w:p w14:paraId="29971017" w14:textId="77777777" w:rsidR="004A152C" w:rsidRDefault="004A152C" w:rsidP="004A152C">
      <w:pPr>
        <w:ind w:left="2880"/>
        <w:rPr>
          <w:sz w:val="21"/>
          <w:szCs w:val="21"/>
        </w:rPr>
      </w:pPr>
      <w:r>
        <w:rPr>
          <w:sz w:val="21"/>
          <w:szCs w:val="21"/>
        </w:rPr>
        <w:t>Alpharetta, GA 30009</w:t>
      </w:r>
    </w:p>
    <w:p w14:paraId="235107D1" w14:textId="77777777" w:rsidR="004A152C" w:rsidRDefault="004A152C" w:rsidP="004A152C">
      <w:pPr>
        <w:widowControl/>
        <w:ind w:left="2880"/>
        <w:jc w:val="both"/>
        <w:rPr>
          <w:sz w:val="21"/>
          <w:szCs w:val="21"/>
        </w:rPr>
      </w:pPr>
      <w:r w:rsidRPr="00814CC7">
        <w:rPr>
          <w:sz w:val="21"/>
          <w:szCs w:val="21"/>
        </w:rPr>
        <w:t>Attn:  Lease Administration</w:t>
      </w:r>
    </w:p>
    <w:p w14:paraId="76A59F02" w14:textId="77777777" w:rsidR="004A152C" w:rsidRPr="00814CC7" w:rsidRDefault="004A152C" w:rsidP="004A152C">
      <w:pPr>
        <w:widowControl/>
        <w:ind w:left="2160" w:firstLine="720"/>
        <w:jc w:val="both"/>
        <w:rPr>
          <w:sz w:val="21"/>
          <w:szCs w:val="21"/>
        </w:rPr>
      </w:pPr>
    </w:p>
    <w:p w14:paraId="4AD217DF" w14:textId="77777777" w:rsidR="004A152C" w:rsidRPr="00814CC7" w:rsidRDefault="004A152C" w:rsidP="004A152C">
      <w:pPr>
        <w:widowControl/>
        <w:ind w:firstLine="720"/>
        <w:jc w:val="both"/>
        <w:rPr>
          <w:sz w:val="21"/>
          <w:szCs w:val="21"/>
        </w:rPr>
      </w:pPr>
      <w:r w:rsidRPr="00814CC7">
        <w:rPr>
          <w:sz w:val="21"/>
          <w:szCs w:val="21"/>
        </w:rPr>
        <w:t>with a copy to:</w:t>
      </w:r>
      <w:r w:rsidRPr="00814CC7">
        <w:rPr>
          <w:sz w:val="21"/>
          <w:szCs w:val="21"/>
        </w:rPr>
        <w:tab/>
      </w:r>
      <w:r w:rsidRPr="00814CC7">
        <w:rPr>
          <w:sz w:val="21"/>
          <w:szCs w:val="21"/>
        </w:rPr>
        <w:tab/>
        <w:t>Sarofim Realty Advisors</w:t>
      </w:r>
    </w:p>
    <w:p w14:paraId="78EAA17F" w14:textId="77777777" w:rsidR="004A152C" w:rsidRPr="00814CC7" w:rsidRDefault="004A152C" w:rsidP="004A152C">
      <w:pPr>
        <w:widowControl/>
        <w:ind w:left="2160" w:firstLine="720"/>
        <w:jc w:val="both"/>
        <w:rPr>
          <w:sz w:val="21"/>
          <w:szCs w:val="21"/>
        </w:rPr>
      </w:pPr>
      <w:r w:rsidRPr="00814CC7">
        <w:rPr>
          <w:sz w:val="21"/>
          <w:szCs w:val="21"/>
        </w:rPr>
        <w:t>8115 Preston Road, Suite 400</w:t>
      </w:r>
    </w:p>
    <w:p w14:paraId="5C427D05" w14:textId="77777777" w:rsidR="004A152C" w:rsidRPr="00814CC7" w:rsidRDefault="004A152C" w:rsidP="004A152C">
      <w:pPr>
        <w:widowControl/>
        <w:ind w:left="2880"/>
        <w:jc w:val="both"/>
        <w:rPr>
          <w:sz w:val="21"/>
          <w:szCs w:val="21"/>
        </w:rPr>
      </w:pPr>
      <w:r>
        <w:rPr>
          <w:sz w:val="21"/>
          <w:szCs w:val="21"/>
        </w:rPr>
        <w:t xml:space="preserve">Dallas, Texas </w:t>
      </w:r>
      <w:r w:rsidRPr="00814CC7">
        <w:rPr>
          <w:sz w:val="21"/>
          <w:szCs w:val="21"/>
        </w:rPr>
        <w:t>75225</w:t>
      </w:r>
    </w:p>
    <w:p w14:paraId="7DC31AA1" w14:textId="77777777" w:rsidR="004A152C" w:rsidRPr="00814CC7" w:rsidRDefault="004A152C" w:rsidP="004A152C">
      <w:pPr>
        <w:widowControl/>
        <w:ind w:left="2880"/>
        <w:jc w:val="both"/>
        <w:rPr>
          <w:sz w:val="21"/>
          <w:szCs w:val="21"/>
        </w:rPr>
      </w:pPr>
      <w:r w:rsidRPr="00814CC7">
        <w:rPr>
          <w:sz w:val="21"/>
          <w:szCs w:val="21"/>
        </w:rPr>
        <w:t>Attn:  Asset Manager</w:t>
      </w:r>
    </w:p>
    <w:p w14:paraId="40E18F52" w14:textId="77777777" w:rsidR="004A152C" w:rsidRPr="00814CC7" w:rsidRDefault="004A152C" w:rsidP="004A152C">
      <w:pPr>
        <w:widowControl/>
        <w:ind w:left="2880"/>
        <w:jc w:val="both"/>
        <w:rPr>
          <w:sz w:val="21"/>
          <w:szCs w:val="21"/>
        </w:rPr>
      </w:pPr>
    </w:p>
    <w:p w14:paraId="284407F2" w14:textId="77777777" w:rsidR="004A152C" w:rsidRPr="00814CC7" w:rsidRDefault="004A152C" w:rsidP="004A152C">
      <w:pPr>
        <w:widowControl/>
        <w:ind w:left="2880"/>
        <w:jc w:val="both"/>
        <w:rPr>
          <w:sz w:val="21"/>
          <w:szCs w:val="21"/>
        </w:rPr>
      </w:pPr>
      <w:r w:rsidRPr="00814CC7">
        <w:rPr>
          <w:sz w:val="21"/>
          <w:szCs w:val="21"/>
        </w:rPr>
        <w:t>and</w:t>
      </w:r>
    </w:p>
    <w:p w14:paraId="54F18982" w14:textId="77777777" w:rsidR="004A152C" w:rsidRPr="00814CC7" w:rsidRDefault="004A152C" w:rsidP="004A152C">
      <w:pPr>
        <w:widowControl/>
        <w:ind w:left="2880"/>
        <w:jc w:val="both"/>
        <w:rPr>
          <w:sz w:val="21"/>
          <w:szCs w:val="21"/>
        </w:rPr>
      </w:pPr>
    </w:p>
    <w:p w14:paraId="51351BB7" w14:textId="77777777" w:rsidR="004A152C" w:rsidRPr="00814CC7" w:rsidRDefault="004A152C" w:rsidP="004A152C">
      <w:pPr>
        <w:widowControl/>
        <w:ind w:left="2880"/>
        <w:jc w:val="both"/>
        <w:rPr>
          <w:sz w:val="21"/>
          <w:szCs w:val="21"/>
        </w:rPr>
      </w:pPr>
      <w:r w:rsidRPr="00814CC7">
        <w:rPr>
          <w:sz w:val="21"/>
          <w:szCs w:val="21"/>
        </w:rPr>
        <w:t>Hartman Simons &amp; Wood LLP</w:t>
      </w:r>
    </w:p>
    <w:p w14:paraId="7D750D00" w14:textId="77777777" w:rsidR="004A152C" w:rsidRDefault="004A152C" w:rsidP="004A152C">
      <w:pPr>
        <w:widowControl/>
        <w:ind w:left="2160" w:firstLine="720"/>
        <w:jc w:val="both"/>
        <w:rPr>
          <w:sz w:val="21"/>
          <w:szCs w:val="21"/>
        </w:rPr>
      </w:pPr>
      <w:r w:rsidRPr="00814CC7">
        <w:rPr>
          <w:sz w:val="21"/>
          <w:szCs w:val="21"/>
        </w:rPr>
        <w:t xml:space="preserve">400 </w:t>
      </w:r>
      <w:r>
        <w:rPr>
          <w:sz w:val="21"/>
          <w:szCs w:val="21"/>
        </w:rPr>
        <w:t>Interstate North Parkway SE</w:t>
      </w:r>
    </w:p>
    <w:p w14:paraId="0E80AAD2" w14:textId="77777777" w:rsidR="004A152C" w:rsidRPr="00814CC7" w:rsidRDefault="004A152C" w:rsidP="004A152C">
      <w:pPr>
        <w:widowControl/>
        <w:ind w:left="2160" w:firstLine="720"/>
        <w:jc w:val="both"/>
        <w:rPr>
          <w:sz w:val="21"/>
          <w:szCs w:val="21"/>
        </w:rPr>
      </w:pPr>
      <w:r w:rsidRPr="00814CC7">
        <w:rPr>
          <w:sz w:val="21"/>
          <w:szCs w:val="21"/>
        </w:rPr>
        <w:t xml:space="preserve"> Suite </w:t>
      </w:r>
      <w:r>
        <w:rPr>
          <w:sz w:val="21"/>
          <w:szCs w:val="21"/>
        </w:rPr>
        <w:t>6</w:t>
      </w:r>
      <w:r w:rsidRPr="00814CC7">
        <w:rPr>
          <w:sz w:val="21"/>
          <w:szCs w:val="21"/>
        </w:rPr>
        <w:t>00</w:t>
      </w:r>
    </w:p>
    <w:p w14:paraId="7925EA77" w14:textId="77777777" w:rsidR="004A152C" w:rsidRPr="00814CC7" w:rsidRDefault="004A152C" w:rsidP="004A152C">
      <w:pPr>
        <w:widowControl/>
        <w:ind w:left="2160" w:firstLine="720"/>
        <w:jc w:val="both"/>
        <w:rPr>
          <w:sz w:val="21"/>
          <w:szCs w:val="21"/>
        </w:rPr>
      </w:pPr>
      <w:r>
        <w:rPr>
          <w:sz w:val="21"/>
          <w:szCs w:val="21"/>
        </w:rPr>
        <w:t>Atlanta, Georgia</w:t>
      </w:r>
      <w:r w:rsidRPr="00814CC7">
        <w:rPr>
          <w:sz w:val="21"/>
          <w:szCs w:val="21"/>
        </w:rPr>
        <w:t xml:space="preserve"> 30339</w:t>
      </w:r>
    </w:p>
    <w:p w14:paraId="3EA0CF91" w14:textId="77777777" w:rsidR="004A152C" w:rsidRPr="00814CC7" w:rsidRDefault="004A152C" w:rsidP="004A152C">
      <w:pPr>
        <w:widowControl/>
        <w:ind w:left="2160" w:firstLine="720"/>
        <w:jc w:val="both"/>
        <w:rPr>
          <w:sz w:val="21"/>
          <w:szCs w:val="21"/>
        </w:rPr>
      </w:pPr>
      <w:r w:rsidRPr="00814CC7">
        <w:rPr>
          <w:sz w:val="21"/>
          <w:szCs w:val="21"/>
        </w:rPr>
        <w:t>Attn:  Peter M. Hartman, Esq.</w:t>
      </w:r>
    </w:p>
    <w:p w14:paraId="3A47BCBA" w14:textId="77777777" w:rsidR="004A152C" w:rsidRPr="00814CC7" w:rsidRDefault="004A152C" w:rsidP="004A152C">
      <w:pPr>
        <w:widowControl/>
        <w:ind w:left="1440" w:firstLine="1440"/>
        <w:jc w:val="both"/>
        <w:rPr>
          <w:sz w:val="21"/>
          <w:szCs w:val="21"/>
        </w:rPr>
      </w:pPr>
    </w:p>
    <w:p w14:paraId="46E58FC2" w14:textId="569B8C53" w:rsidR="006E3E2B" w:rsidRDefault="004A152C" w:rsidP="004A152C">
      <w:pPr>
        <w:widowControl/>
        <w:ind w:firstLine="720"/>
        <w:jc w:val="both"/>
        <w:rPr>
          <w:sz w:val="21"/>
          <w:szCs w:val="21"/>
        </w:rPr>
      </w:pPr>
      <w:r w:rsidRPr="00814CC7">
        <w:rPr>
          <w:sz w:val="21"/>
          <w:szCs w:val="21"/>
        </w:rPr>
        <w:t>if to Guarantor:</w:t>
      </w:r>
      <w:r>
        <w:rPr>
          <w:sz w:val="21"/>
          <w:szCs w:val="21"/>
        </w:rPr>
        <w:tab/>
      </w:r>
      <w:r w:rsidRPr="00814CC7">
        <w:rPr>
          <w:sz w:val="21"/>
          <w:szCs w:val="21"/>
        </w:rPr>
        <w:tab/>
      </w:r>
      <w:r w:rsidR="00E37995">
        <w:rPr>
          <w:sz w:val="21"/>
          <w:szCs w:val="21"/>
        </w:rPr>
        <w:t>Sugarcoat Midtown, Inc.</w:t>
      </w:r>
    </w:p>
    <w:p w14:paraId="7E5D1741" w14:textId="77777777" w:rsidR="004A152C" w:rsidRPr="00C624D1" w:rsidRDefault="004A152C" w:rsidP="004A152C">
      <w:pPr>
        <w:widowControl/>
        <w:ind w:left="2880"/>
        <w:jc w:val="both"/>
        <w:rPr>
          <w:sz w:val="21"/>
          <w:szCs w:val="21"/>
        </w:rPr>
      </w:pPr>
      <w:r w:rsidRPr="00C624D1">
        <w:rPr>
          <w:sz w:val="21"/>
          <w:szCs w:val="21"/>
        </w:rPr>
        <w:t>245 Trimble Crest Drive NE</w:t>
      </w:r>
    </w:p>
    <w:p w14:paraId="5452240E" w14:textId="0CD205C3" w:rsidR="004A152C" w:rsidRDefault="004A152C" w:rsidP="004A152C">
      <w:pPr>
        <w:widowControl/>
        <w:ind w:left="2880"/>
        <w:jc w:val="both"/>
        <w:rPr>
          <w:sz w:val="21"/>
          <w:szCs w:val="21"/>
        </w:rPr>
      </w:pPr>
      <w:r w:rsidRPr="00C624D1">
        <w:rPr>
          <w:sz w:val="21"/>
          <w:szCs w:val="21"/>
        </w:rPr>
        <w:t>Atlanta, GA 30342</w:t>
      </w:r>
    </w:p>
    <w:p w14:paraId="7033B5F8" w14:textId="1249B4BA" w:rsidR="006E3E2B" w:rsidRPr="00C624D1" w:rsidRDefault="006E3E2B" w:rsidP="004A152C">
      <w:pPr>
        <w:widowControl/>
        <w:ind w:left="2880"/>
        <w:jc w:val="both"/>
        <w:rPr>
          <w:sz w:val="21"/>
          <w:szCs w:val="21"/>
          <w:u w:val="single"/>
        </w:rPr>
      </w:pPr>
      <w:r w:rsidRPr="006E3E2B">
        <w:rPr>
          <w:sz w:val="21"/>
          <w:szCs w:val="21"/>
        </w:rPr>
        <w:t xml:space="preserve">Attn:  </w:t>
      </w:r>
      <w:proofErr w:type="spellStart"/>
      <w:r w:rsidRPr="00C624D1">
        <w:rPr>
          <w:sz w:val="21"/>
          <w:szCs w:val="21"/>
        </w:rPr>
        <w:t>Peiru</w:t>
      </w:r>
      <w:proofErr w:type="spellEnd"/>
      <w:r w:rsidR="00EE7EFA">
        <w:rPr>
          <w:sz w:val="21"/>
          <w:szCs w:val="21"/>
        </w:rPr>
        <w:t xml:space="preserve"> Kim</w:t>
      </w:r>
    </w:p>
    <w:p w14:paraId="6E3E0845" w14:textId="77777777" w:rsidR="004A152C" w:rsidRPr="00814CC7" w:rsidRDefault="004A152C" w:rsidP="004A152C">
      <w:pPr>
        <w:widowControl/>
        <w:jc w:val="both"/>
        <w:rPr>
          <w:sz w:val="21"/>
          <w:szCs w:val="21"/>
        </w:rPr>
      </w:pPr>
    </w:p>
    <w:p w14:paraId="5CD04171" w14:textId="77777777" w:rsidR="004A152C" w:rsidRPr="00814CC7" w:rsidRDefault="004A152C" w:rsidP="004A152C">
      <w:pPr>
        <w:widowControl/>
        <w:jc w:val="both"/>
        <w:rPr>
          <w:sz w:val="21"/>
          <w:szCs w:val="21"/>
        </w:rPr>
      </w:pPr>
      <w:r w:rsidRPr="00814CC7">
        <w:rPr>
          <w:sz w:val="21"/>
          <w:szCs w:val="21"/>
        </w:rPr>
        <w:t>Except as otherwise specifically required herein, notice of the exercise of any right, option or power granted to Landlord by this Guaranty is not required to be given.</w:t>
      </w:r>
    </w:p>
    <w:p w14:paraId="3C6B67FD" w14:textId="77777777" w:rsidR="004A152C" w:rsidRPr="00814CC7" w:rsidRDefault="004A152C" w:rsidP="004A152C">
      <w:pPr>
        <w:widowControl/>
        <w:jc w:val="both"/>
        <w:rPr>
          <w:sz w:val="21"/>
          <w:szCs w:val="21"/>
        </w:rPr>
      </w:pPr>
    </w:p>
    <w:p w14:paraId="7F8129E0" w14:textId="77777777" w:rsidR="004A152C" w:rsidRPr="00814CC7" w:rsidRDefault="004A152C" w:rsidP="004A152C">
      <w:pPr>
        <w:widowControl/>
        <w:ind w:firstLine="720"/>
        <w:jc w:val="both"/>
        <w:rPr>
          <w:sz w:val="21"/>
          <w:szCs w:val="21"/>
        </w:rPr>
      </w:pPr>
      <w:r>
        <w:rPr>
          <w:b/>
          <w:sz w:val="21"/>
          <w:szCs w:val="21"/>
        </w:rPr>
        <w:br w:type="page"/>
      </w:r>
      <w:r w:rsidRPr="00814CC7">
        <w:rPr>
          <w:b/>
          <w:sz w:val="21"/>
          <w:szCs w:val="21"/>
        </w:rPr>
        <w:lastRenderedPageBreak/>
        <w:t xml:space="preserve">SIGNED AND DELIVERED </w:t>
      </w:r>
      <w:r w:rsidRPr="00814CC7">
        <w:rPr>
          <w:sz w:val="21"/>
          <w:szCs w:val="21"/>
        </w:rPr>
        <w:t>as</w:t>
      </w:r>
      <w:r w:rsidRPr="00814CC7">
        <w:rPr>
          <w:b/>
          <w:sz w:val="21"/>
          <w:szCs w:val="21"/>
        </w:rPr>
        <w:t xml:space="preserve"> </w:t>
      </w:r>
      <w:r w:rsidRPr="00814CC7">
        <w:rPr>
          <w:sz w:val="21"/>
          <w:szCs w:val="21"/>
        </w:rPr>
        <w:t>of the date first specified above.</w:t>
      </w:r>
    </w:p>
    <w:p w14:paraId="193075D5" w14:textId="77777777" w:rsidR="004A152C" w:rsidRPr="00814CC7" w:rsidRDefault="004A152C" w:rsidP="004A152C">
      <w:pPr>
        <w:widowControl/>
        <w:jc w:val="both"/>
        <w:rPr>
          <w:sz w:val="21"/>
          <w:szCs w:val="21"/>
        </w:rPr>
      </w:pPr>
    </w:p>
    <w:p w14:paraId="73251ECE" w14:textId="77777777" w:rsidR="004A152C" w:rsidRPr="00814CC7" w:rsidRDefault="004A152C" w:rsidP="004A152C">
      <w:pPr>
        <w:widowControl/>
        <w:jc w:val="both"/>
        <w:rPr>
          <w:sz w:val="21"/>
          <w:szCs w:val="21"/>
        </w:rPr>
      </w:pPr>
    </w:p>
    <w:p w14:paraId="721BA80A" w14:textId="77777777" w:rsidR="004A152C" w:rsidRPr="00814CC7" w:rsidRDefault="004A152C" w:rsidP="004A152C">
      <w:pPr>
        <w:widowControl/>
        <w:jc w:val="both"/>
        <w:rPr>
          <w:b/>
          <w:sz w:val="21"/>
          <w:szCs w:val="21"/>
        </w:rPr>
      </w:pPr>
      <w:r w:rsidRPr="00814CC7">
        <w:rPr>
          <w:b/>
          <w:sz w:val="21"/>
          <w:szCs w:val="21"/>
        </w:rPr>
        <w:t>GUARANTOR:</w:t>
      </w:r>
    </w:p>
    <w:p w14:paraId="2A0A745B" w14:textId="77777777" w:rsidR="004A152C" w:rsidRPr="00814CC7" w:rsidRDefault="004A152C" w:rsidP="004A152C">
      <w:pPr>
        <w:widowControl/>
        <w:jc w:val="both"/>
        <w:rPr>
          <w:b/>
          <w:sz w:val="21"/>
          <w:szCs w:val="21"/>
        </w:rPr>
      </w:pPr>
    </w:p>
    <w:p w14:paraId="6E1E901C" w14:textId="55E9E721" w:rsidR="004A152C" w:rsidRDefault="00E37995" w:rsidP="004A152C">
      <w:pPr>
        <w:widowControl/>
        <w:jc w:val="both"/>
        <w:rPr>
          <w:b/>
          <w:sz w:val="21"/>
          <w:szCs w:val="21"/>
        </w:rPr>
      </w:pPr>
      <w:r>
        <w:rPr>
          <w:b/>
          <w:sz w:val="21"/>
          <w:szCs w:val="21"/>
        </w:rPr>
        <w:t>SUGARCOAT MIDTOWN, INC</w:t>
      </w:r>
      <w:r w:rsidR="00D016DF">
        <w:rPr>
          <w:b/>
          <w:sz w:val="21"/>
          <w:szCs w:val="21"/>
        </w:rPr>
        <w:t>.,</w:t>
      </w:r>
    </w:p>
    <w:p w14:paraId="20411A30" w14:textId="16CE0E11" w:rsidR="006E3E2B" w:rsidRDefault="006E3E2B" w:rsidP="004A152C">
      <w:pPr>
        <w:widowControl/>
        <w:jc w:val="both"/>
        <w:rPr>
          <w:sz w:val="21"/>
          <w:szCs w:val="21"/>
        </w:rPr>
      </w:pPr>
      <w:r>
        <w:rPr>
          <w:sz w:val="21"/>
          <w:szCs w:val="21"/>
        </w:rPr>
        <w:t xml:space="preserve">a Georgia </w:t>
      </w:r>
      <w:r w:rsidR="00D016DF">
        <w:rPr>
          <w:sz w:val="21"/>
          <w:szCs w:val="21"/>
        </w:rPr>
        <w:t>corporation</w:t>
      </w:r>
    </w:p>
    <w:p w14:paraId="32EB8AF1" w14:textId="113E0D1B" w:rsidR="006E3E2B" w:rsidRDefault="006E3E2B" w:rsidP="004A152C">
      <w:pPr>
        <w:widowControl/>
        <w:jc w:val="both"/>
        <w:rPr>
          <w:sz w:val="21"/>
          <w:szCs w:val="21"/>
        </w:rPr>
      </w:pPr>
    </w:p>
    <w:p w14:paraId="14897836" w14:textId="78D57A51" w:rsidR="006E3E2B" w:rsidRDefault="006E3E2B" w:rsidP="004A152C">
      <w:pPr>
        <w:widowControl/>
        <w:jc w:val="both"/>
        <w:rPr>
          <w:sz w:val="21"/>
          <w:szCs w:val="21"/>
        </w:rPr>
      </w:pPr>
    </w:p>
    <w:p w14:paraId="30C2794D" w14:textId="2FB44CD3" w:rsidR="006E3E2B" w:rsidRDefault="006E3E2B" w:rsidP="004A152C">
      <w:pPr>
        <w:widowControl/>
        <w:jc w:val="both"/>
        <w:rPr>
          <w:sz w:val="21"/>
          <w:szCs w:val="21"/>
        </w:rPr>
      </w:pPr>
    </w:p>
    <w:p w14:paraId="32F409ED" w14:textId="7CBBBA22" w:rsidR="006E3E2B" w:rsidRPr="006E3E2B" w:rsidRDefault="006E3E2B" w:rsidP="004A152C">
      <w:pPr>
        <w:widowControl/>
        <w:jc w:val="both"/>
        <w:rPr>
          <w:sz w:val="21"/>
          <w:szCs w:val="21"/>
          <w:u w:val="single"/>
        </w:rPr>
      </w:pPr>
      <w:r>
        <w:rPr>
          <w:sz w:val="21"/>
          <w:szCs w:val="21"/>
        </w:rPr>
        <w:t xml:space="preserve">By:  </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74A80819" w14:textId="4CA16523" w:rsidR="004A152C" w:rsidRPr="00C624D1" w:rsidRDefault="004A152C" w:rsidP="004A152C">
      <w:pPr>
        <w:widowControl/>
        <w:tabs>
          <w:tab w:val="left" w:pos="4320"/>
        </w:tabs>
        <w:jc w:val="both"/>
        <w:rPr>
          <w:sz w:val="21"/>
          <w:szCs w:val="21"/>
          <w:u w:val="single"/>
        </w:rPr>
      </w:pPr>
      <w:r w:rsidRPr="00814CC7">
        <w:rPr>
          <w:sz w:val="21"/>
          <w:szCs w:val="21"/>
        </w:rPr>
        <w:t>Name:</w:t>
      </w:r>
      <w:r>
        <w:rPr>
          <w:sz w:val="21"/>
          <w:szCs w:val="21"/>
        </w:rPr>
        <w:t xml:space="preserve"> </w:t>
      </w:r>
      <w:proofErr w:type="spellStart"/>
      <w:r w:rsidR="00531E4D">
        <w:rPr>
          <w:sz w:val="21"/>
          <w:szCs w:val="21"/>
          <w:u w:val="single"/>
        </w:rPr>
        <w:t>Peiru</w:t>
      </w:r>
      <w:proofErr w:type="spellEnd"/>
      <w:r w:rsidR="00EE7EFA">
        <w:rPr>
          <w:sz w:val="21"/>
          <w:szCs w:val="21"/>
          <w:u w:val="single"/>
        </w:rPr>
        <w:t xml:space="preserve"> Kim</w:t>
      </w:r>
      <w:r>
        <w:rPr>
          <w:sz w:val="21"/>
          <w:szCs w:val="21"/>
          <w:u w:val="single"/>
        </w:rPr>
        <w:tab/>
      </w:r>
    </w:p>
    <w:p w14:paraId="6D4BA269" w14:textId="72A9EB06" w:rsidR="004A152C" w:rsidRPr="006E3E2B" w:rsidRDefault="006E3E2B" w:rsidP="004A152C">
      <w:pPr>
        <w:widowControl/>
        <w:tabs>
          <w:tab w:val="left" w:pos="4320"/>
        </w:tabs>
        <w:jc w:val="both"/>
        <w:rPr>
          <w:sz w:val="21"/>
          <w:szCs w:val="21"/>
          <w:u w:val="single"/>
        </w:rPr>
      </w:pPr>
      <w:r w:rsidRPr="006E3E2B">
        <w:rPr>
          <w:sz w:val="21"/>
          <w:szCs w:val="21"/>
        </w:rPr>
        <w:t>Title</w:t>
      </w:r>
      <w:r>
        <w:rPr>
          <w:sz w:val="21"/>
          <w:szCs w:val="21"/>
        </w:rPr>
        <w:t xml:space="preserve">: </w:t>
      </w:r>
      <w:r w:rsidR="0054463C" w:rsidRPr="0054463C">
        <w:rPr>
          <w:sz w:val="21"/>
          <w:szCs w:val="21"/>
          <w:u w:val="single"/>
        </w:rPr>
        <w:t>Manager</w:t>
      </w:r>
      <w:r>
        <w:rPr>
          <w:sz w:val="21"/>
          <w:szCs w:val="21"/>
          <w:u w:val="single"/>
        </w:rPr>
        <w:tab/>
      </w:r>
    </w:p>
    <w:p w14:paraId="4B18563F" w14:textId="77777777" w:rsidR="0054463C" w:rsidRDefault="0054463C" w:rsidP="004A152C">
      <w:pPr>
        <w:widowControl/>
        <w:jc w:val="both"/>
        <w:rPr>
          <w:sz w:val="21"/>
          <w:szCs w:val="21"/>
        </w:rPr>
      </w:pPr>
    </w:p>
    <w:p w14:paraId="59781200" w14:textId="77777777" w:rsidR="0054463C" w:rsidRDefault="0054463C" w:rsidP="004A152C">
      <w:pPr>
        <w:widowControl/>
        <w:jc w:val="both"/>
        <w:rPr>
          <w:sz w:val="21"/>
          <w:szCs w:val="21"/>
        </w:rPr>
      </w:pPr>
    </w:p>
    <w:p w14:paraId="0EE65AFD" w14:textId="17E3CCAC" w:rsidR="00A475B4" w:rsidRDefault="0054463C" w:rsidP="004A152C">
      <w:pPr>
        <w:widowControl/>
        <w:jc w:val="both"/>
        <w:rPr>
          <w:sz w:val="21"/>
          <w:szCs w:val="21"/>
        </w:rPr>
      </w:pPr>
      <w:r>
        <w:rPr>
          <w:sz w:val="21"/>
          <w:szCs w:val="21"/>
        </w:rPr>
        <w:t>EIN</w:t>
      </w:r>
      <w:r w:rsidR="00D0073D">
        <w:rPr>
          <w:sz w:val="21"/>
          <w:szCs w:val="21"/>
        </w:rPr>
        <w:t>#</w:t>
      </w:r>
      <w:r w:rsidR="004A152C" w:rsidRPr="00814CC7">
        <w:rPr>
          <w:sz w:val="21"/>
          <w:szCs w:val="21"/>
        </w:rPr>
        <w:t>:</w:t>
      </w:r>
      <w:r w:rsidRPr="0054463C">
        <w:rPr>
          <w:sz w:val="21"/>
          <w:szCs w:val="21"/>
          <w:u w:val="single"/>
        </w:rPr>
        <w:tab/>
      </w:r>
      <w:r>
        <w:rPr>
          <w:sz w:val="21"/>
          <w:szCs w:val="21"/>
          <w:u w:val="single"/>
        </w:rPr>
        <w:tab/>
      </w:r>
      <w:r>
        <w:rPr>
          <w:sz w:val="21"/>
          <w:szCs w:val="21"/>
          <w:u w:val="single"/>
        </w:rPr>
        <w:tab/>
      </w:r>
      <w:r>
        <w:rPr>
          <w:sz w:val="21"/>
          <w:szCs w:val="21"/>
          <w:u w:val="single"/>
        </w:rPr>
        <w:tab/>
      </w:r>
      <w:r w:rsidR="004A152C" w:rsidRPr="00814CC7">
        <w:rPr>
          <w:sz w:val="21"/>
          <w:szCs w:val="21"/>
          <w:u w:val="single"/>
        </w:rPr>
        <w:tab/>
      </w:r>
    </w:p>
    <w:p w14:paraId="68D09DFF" w14:textId="77777777" w:rsidR="004A152C" w:rsidRDefault="004A152C">
      <w:pPr>
        <w:widowControl/>
        <w:jc w:val="both"/>
        <w:rPr>
          <w:sz w:val="21"/>
          <w:szCs w:val="21"/>
        </w:rPr>
      </w:pPr>
    </w:p>
    <w:p w14:paraId="083DFB44" w14:textId="77777777" w:rsidR="004A152C" w:rsidRDefault="004A152C">
      <w:pPr>
        <w:widowControl/>
        <w:jc w:val="both"/>
        <w:rPr>
          <w:sz w:val="21"/>
          <w:szCs w:val="21"/>
        </w:rPr>
      </w:pPr>
    </w:p>
    <w:p w14:paraId="58525C17" w14:textId="77777777" w:rsidR="004A152C" w:rsidRDefault="004A152C">
      <w:pPr>
        <w:widowControl/>
        <w:jc w:val="both"/>
        <w:rPr>
          <w:sz w:val="21"/>
          <w:szCs w:val="21"/>
        </w:rPr>
      </w:pPr>
    </w:p>
    <w:p w14:paraId="497A2225" w14:textId="4CDD13ED" w:rsidR="004A152C" w:rsidRPr="00814CC7" w:rsidRDefault="004A152C">
      <w:pPr>
        <w:widowControl/>
        <w:jc w:val="both"/>
        <w:rPr>
          <w:sz w:val="21"/>
          <w:szCs w:val="21"/>
        </w:rPr>
        <w:sectPr w:rsidR="004A152C" w:rsidRPr="00814CC7" w:rsidSect="00814CC7">
          <w:endnotePr>
            <w:numFmt w:val="decimal"/>
          </w:endnotePr>
          <w:pgSz w:w="12240" w:h="15840" w:code="1"/>
          <w:pgMar w:top="1440" w:right="1440" w:bottom="1440" w:left="1440" w:header="720" w:footer="720" w:gutter="0"/>
          <w:pgNumType w:start="1"/>
          <w:cols w:space="720"/>
          <w:noEndnote/>
          <w:docGrid w:linePitch="326"/>
        </w:sectPr>
      </w:pPr>
    </w:p>
    <w:p w14:paraId="6D7CD335" w14:textId="77777777" w:rsidR="00A475B4" w:rsidRPr="00814CC7" w:rsidRDefault="00A475B4">
      <w:pPr>
        <w:widowControl/>
        <w:jc w:val="center"/>
        <w:rPr>
          <w:b/>
          <w:bCs/>
          <w:sz w:val="21"/>
          <w:szCs w:val="21"/>
          <w:u w:val="single"/>
        </w:rPr>
      </w:pPr>
      <w:r w:rsidRPr="00814CC7">
        <w:rPr>
          <w:b/>
          <w:bCs/>
          <w:sz w:val="21"/>
          <w:szCs w:val="21"/>
          <w:u w:val="single"/>
        </w:rPr>
        <w:lastRenderedPageBreak/>
        <w:t>EXHIBIT E</w:t>
      </w:r>
    </w:p>
    <w:p w14:paraId="68BF9C6D" w14:textId="77777777" w:rsidR="00A475B4" w:rsidRPr="00814CC7" w:rsidRDefault="00A475B4">
      <w:pPr>
        <w:widowControl/>
        <w:jc w:val="center"/>
        <w:rPr>
          <w:b/>
          <w:bCs/>
          <w:sz w:val="21"/>
          <w:szCs w:val="21"/>
          <w:u w:val="single"/>
        </w:rPr>
      </w:pPr>
    </w:p>
    <w:p w14:paraId="19E0EB53" w14:textId="77777777" w:rsidR="00A475B4" w:rsidRPr="00814CC7" w:rsidRDefault="00A475B4">
      <w:pPr>
        <w:widowControl/>
        <w:jc w:val="center"/>
        <w:rPr>
          <w:b/>
          <w:bCs/>
          <w:sz w:val="21"/>
          <w:szCs w:val="21"/>
          <w:u w:val="single"/>
        </w:rPr>
      </w:pPr>
      <w:r w:rsidRPr="00814CC7">
        <w:rPr>
          <w:b/>
          <w:bCs/>
          <w:sz w:val="21"/>
          <w:szCs w:val="21"/>
          <w:u w:val="single"/>
        </w:rPr>
        <w:t>DESCRIPTION OF LANDLORD’S WORK</w:t>
      </w:r>
    </w:p>
    <w:p w14:paraId="64B08DF1" w14:textId="77777777" w:rsidR="00A475B4" w:rsidRDefault="00A475B4">
      <w:pPr>
        <w:widowControl/>
        <w:jc w:val="center"/>
        <w:rPr>
          <w:b/>
          <w:bCs/>
          <w:sz w:val="21"/>
          <w:szCs w:val="21"/>
        </w:rPr>
      </w:pPr>
    </w:p>
    <w:p w14:paraId="16C2C245" w14:textId="77777777" w:rsidR="00F96714" w:rsidRPr="00AE323E" w:rsidRDefault="00F96714" w:rsidP="00F96714">
      <w:pPr>
        <w:jc w:val="center"/>
        <w:rPr>
          <w:b/>
          <w:bCs/>
          <w:sz w:val="20"/>
        </w:rPr>
      </w:pPr>
      <w:r w:rsidRPr="00AE323E">
        <w:rPr>
          <w:b/>
          <w:bCs/>
          <w:sz w:val="20"/>
        </w:rPr>
        <w:t xml:space="preserve">Warm Dark Shell Under Existing Office – No Storefront </w:t>
      </w:r>
    </w:p>
    <w:p w14:paraId="48A389B7" w14:textId="77777777" w:rsidR="00F96714" w:rsidRPr="00AE323E" w:rsidRDefault="00F96714" w:rsidP="00F96714">
      <w:pPr>
        <w:jc w:val="center"/>
        <w:rPr>
          <w:b/>
          <w:bCs/>
          <w:sz w:val="20"/>
        </w:rPr>
      </w:pPr>
      <w:r w:rsidRPr="00AE323E">
        <w:rPr>
          <w:b/>
          <w:bCs/>
          <w:sz w:val="20"/>
        </w:rPr>
        <w:t>Landlord Work Letter</w:t>
      </w:r>
    </w:p>
    <w:p w14:paraId="44E6FCBF" w14:textId="77777777" w:rsidR="00F96714" w:rsidRPr="00691D30" w:rsidRDefault="00F96714" w:rsidP="00F96714">
      <w:pPr>
        <w:jc w:val="both"/>
      </w:pPr>
    </w:p>
    <w:p w14:paraId="6C7B03A6" w14:textId="77777777" w:rsidR="00F96714" w:rsidRPr="00AE323E" w:rsidRDefault="00F96714" w:rsidP="00F96714">
      <w:pPr>
        <w:jc w:val="both"/>
        <w:rPr>
          <w:rFonts w:cstheme="minorHAnsi"/>
          <w:sz w:val="20"/>
        </w:rPr>
      </w:pPr>
      <w:r w:rsidRPr="00AE323E">
        <w:rPr>
          <w:rFonts w:cstheme="minorHAnsi"/>
          <w:sz w:val="20"/>
        </w:rPr>
        <w:t xml:space="preserve">Landlord’s Work, as described below, shall be performed by Landlord’s contractor, subcontractors and suppliers that are licensed to do business in the county and state where the Center is located and at Landlord’s sole cost and expense.  </w:t>
      </w:r>
    </w:p>
    <w:p w14:paraId="4647F675" w14:textId="77777777" w:rsidR="00F96714" w:rsidRPr="00AE323E" w:rsidRDefault="00F96714" w:rsidP="00F96714">
      <w:pPr>
        <w:jc w:val="both"/>
        <w:rPr>
          <w:rFonts w:cstheme="minorHAnsi"/>
          <w:sz w:val="20"/>
        </w:rPr>
      </w:pPr>
    </w:p>
    <w:p w14:paraId="51C6C9C8" w14:textId="77777777" w:rsidR="00F96714" w:rsidRPr="00AE323E" w:rsidRDefault="00F96714" w:rsidP="00F96714">
      <w:pPr>
        <w:jc w:val="both"/>
        <w:rPr>
          <w:rFonts w:cstheme="minorHAnsi"/>
          <w:sz w:val="20"/>
        </w:rPr>
      </w:pPr>
      <w:r w:rsidRPr="00AE323E">
        <w:rPr>
          <w:rFonts w:cstheme="minorHAnsi"/>
          <w:b/>
          <w:bCs/>
          <w:sz w:val="20"/>
          <w:u w:val="single"/>
        </w:rPr>
        <w:t>Slab on Grade and Footings:</w:t>
      </w:r>
      <w:r w:rsidRPr="00AE323E">
        <w:rPr>
          <w:rFonts w:cstheme="minorHAnsi"/>
          <w:b/>
          <w:bCs/>
          <w:sz w:val="20"/>
        </w:rPr>
        <w:t xml:space="preserve">   </w:t>
      </w:r>
      <w:r w:rsidRPr="00AE323E">
        <w:rPr>
          <w:rFonts w:cstheme="minorHAnsi"/>
          <w:sz w:val="20"/>
        </w:rPr>
        <w:t xml:space="preserve">Slab is to be 4” minimum (3000psi) welded wire fabric reinforced concrete slab either a) on grade or b) on 2” rigid foam insulation and sub slab on grade.  </w:t>
      </w:r>
    </w:p>
    <w:p w14:paraId="5237F158" w14:textId="77777777" w:rsidR="00F96714" w:rsidRPr="00AE323E" w:rsidRDefault="00F96714" w:rsidP="00F96714">
      <w:pPr>
        <w:jc w:val="both"/>
        <w:rPr>
          <w:rFonts w:cstheme="minorHAnsi"/>
          <w:sz w:val="20"/>
        </w:rPr>
      </w:pPr>
    </w:p>
    <w:p w14:paraId="4732A831" w14:textId="77777777" w:rsidR="00F96714" w:rsidRPr="00AE323E" w:rsidRDefault="00F96714" w:rsidP="00F96714">
      <w:pPr>
        <w:jc w:val="both"/>
        <w:rPr>
          <w:rFonts w:cstheme="minorHAnsi"/>
          <w:sz w:val="20"/>
        </w:rPr>
      </w:pPr>
      <w:r w:rsidRPr="00AE323E">
        <w:rPr>
          <w:rFonts w:cstheme="minorHAnsi"/>
          <w:sz w:val="20"/>
        </w:rPr>
        <w:t xml:space="preserve">Footings shall be sized and reinforced for the appropriate building loads and code requirements.  </w:t>
      </w:r>
    </w:p>
    <w:p w14:paraId="7D6B36DD" w14:textId="77777777" w:rsidR="00F96714" w:rsidRPr="00AE323E" w:rsidRDefault="00F96714" w:rsidP="00F96714">
      <w:pPr>
        <w:jc w:val="both"/>
        <w:rPr>
          <w:rFonts w:cstheme="minorHAnsi"/>
          <w:sz w:val="20"/>
        </w:rPr>
      </w:pPr>
    </w:p>
    <w:p w14:paraId="1524BF0A" w14:textId="77777777" w:rsidR="00F96714" w:rsidRPr="00AE323E" w:rsidRDefault="00F96714" w:rsidP="00F96714">
      <w:pPr>
        <w:jc w:val="both"/>
        <w:rPr>
          <w:rFonts w:cstheme="minorHAnsi"/>
          <w:sz w:val="20"/>
        </w:rPr>
      </w:pPr>
      <w:r w:rsidRPr="00AE323E">
        <w:rPr>
          <w:rFonts w:cstheme="minorHAnsi"/>
          <w:b/>
          <w:bCs/>
          <w:sz w:val="20"/>
          <w:u w:val="single"/>
        </w:rPr>
        <w:t>Exterior Walls &amp; Front Façade/Storefront Leave-out</w:t>
      </w:r>
      <w:r w:rsidRPr="00AE323E">
        <w:rPr>
          <w:rFonts w:cstheme="minorHAnsi"/>
          <w:sz w:val="20"/>
        </w:rPr>
        <w:t>:  Rear and side exterior walls shall be constructed with metal stud framing, (gauge and thickness as determined by the design and load requirements) with batt insulation (R-19 minimum) or as required by Georgia Energy code. No tenant side interior gypsum board shall be provided to facilitate any tenant electrical or plumbing requirements and improvements. The Tenant shall be responsible for the design and construction for their front façade and storefront.  Landlord shall provide approximately 13’-0” high by the demised width leave-out. Based on construction sequence schedule the Landlord may provide a temporary wall to secure each Tenant space.</w:t>
      </w:r>
    </w:p>
    <w:p w14:paraId="3DC194C3" w14:textId="77777777" w:rsidR="00F96714" w:rsidRPr="00AE323E" w:rsidRDefault="00F96714" w:rsidP="00F96714">
      <w:pPr>
        <w:jc w:val="both"/>
        <w:rPr>
          <w:rFonts w:cstheme="minorHAnsi"/>
          <w:sz w:val="20"/>
        </w:rPr>
      </w:pPr>
    </w:p>
    <w:p w14:paraId="4674C42C" w14:textId="77777777" w:rsidR="00F96714" w:rsidRPr="00AE323E" w:rsidRDefault="00F96714" w:rsidP="00F96714">
      <w:pPr>
        <w:jc w:val="both"/>
        <w:rPr>
          <w:rFonts w:cstheme="minorHAnsi"/>
          <w:sz w:val="20"/>
        </w:rPr>
      </w:pPr>
      <w:r w:rsidRPr="00AE323E">
        <w:rPr>
          <w:rFonts w:cstheme="minorHAnsi"/>
          <w:b/>
          <w:bCs/>
          <w:sz w:val="20"/>
          <w:u w:val="single"/>
        </w:rPr>
        <w:t>Interior Walls</w:t>
      </w:r>
      <w:r w:rsidRPr="00AE323E">
        <w:rPr>
          <w:rFonts w:cstheme="minorHAnsi"/>
          <w:sz w:val="20"/>
        </w:rPr>
        <w:t xml:space="preserve">:  Tenant demising walls shall be constructed full height to deck or structure above with 6” metal studs at 16” centers.  (No studs shall be provided across slab leave out).  Required sound attenuation batts and gypsum board shall be by Tenant. Finished wall shall be rated and constructed accordingly if required by building code to meet separation requirement.   </w:t>
      </w:r>
    </w:p>
    <w:p w14:paraId="0896A2D4" w14:textId="77777777" w:rsidR="00F96714" w:rsidRPr="00AE323E" w:rsidRDefault="00F96714" w:rsidP="00F96714">
      <w:pPr>
        <w:jc w:val="both"/>
        <w:rPr>
          <w:rFonts w:cstheme="minorHAnsi"/>
          <w:sz w:val="20"/>
        </w:rPr>
      </w:pPr>
    </w:p>
    <w:p w14:paraId="15F16680" w14:textId="77777777" w:rsidR="00F96714" w:rsidRPr="00AE323E" w:rsidRDefault="00F96714" w:rsidP="00F96714">
      <w:pPr>
        <w:jc w:val="both"/>
        <w:rPr>
          <w:rFonts w:cstheme="minorHAnsi"/>
          <w:sz w:val="20"/>
        </w:rPr>
      </w:pPr>
      <w:r w:rsidRPr="00AE323E">
        <w:rPr>
          <w:rFonts w:cstheme="minorHAnsi"/>
          <w:b/>
          <w:bCs/>
          <w:sz w:val="20"/>
          <w:u w:val="single"/>
        </w:rPr>
        <w:t>Rear Service Door</w:t>
      </w:r>
      <w:r w:rsidRPr="00AE323E">
        <w:rPr>
          <w:rFonts w:cstheme="minorHAnsi"/>
          <w:sz w:val="20"/>
        </w:rPr>
        <w:t xml:space="preserve">:   One hollow metal rear exterior service/personnel door (3’-0” x 7’-0”) with standard hardware set shall be provided in each tenant space. </w:t>
      </w:r>
    </w:p>
    <w:p w14:paraId="68F5FAEA" w14:textId="77777777" w:rsidR="00F96714" w:rsidRPr="00AE323E" w:rsidRDefault="00F96714" w:rsidP="00F96714">
      <w:pPr>
        <w:jc w:val="both"/>
        <w:rPr>
          <w:rFonts w:cstheme="minorHAnsi"/>
          <w:sz w:val="20"/>
        </w:rPr>
      </w:pPr>
    </w:p>
    <w:p w14:paraId="3FA7C89C" w14:textId="77777777" w:rsidR="00F96714" w:rsidRPr="00AE323E" w:rsidRDefault="00F96714" w:rsidP="00F96714">
      <w:pPr>
        <w:jc w:val="both"/>
        <w:rPr>
          <w:rFonts w:cstheme="minorHAnsi"/>
          <w:sz w:val="20"/>
        </w:rPr>
      </w:pPr>
      <w:r w:rsidRPr="00AE323E">
        <w:rPr>
          <w:rFonts w:cstheme="minorHAnsi"/>
          <w:b/>
          <w:bCs/>
          <w:sz w:val="20"/>
          <w:u w:val="single"/>
        </w:rPr>
        <w:t>Ceiling</w:t>
      </w:r>
      <w:r w:rsidRPr="00AE323E">
        <w:rPr>
          <w:rFonts w:cstheme="minorHAnsi"/>
          <w:sz w:val="20"/>
        </w:rPr>
        <w:t xml:space="preserve">:  There shall be a post-tension concrete slab and beam structure for building with a minimum clearance to structure of 13’-0” where space is below office.  The structure and adjacent ceiling area shall be considered a shared utility plenum for fire protection laterals and electrical home runs, storm and sanitary laterals, and exhaust and make up air ducting for all buildings.  </w:t>
      </w:r>
    </w:p>
    <w:p w14:paraId="22C7EE34" w14:textId="77777777" w:rsidR="00F96714" w:rsidRPr="00AE323E" w:rsidRDefault="00F96714" w:rsidP="00F96714">
      <w:pPr>
        <w:jc w:val="both"/>
        <w:rPr>
          <w:rFonts w:cstheme="minorHAnsi"/>
          <w:sz w:val="20"/>
        </w:rPr>
      </w:pPr>
    </w:p>
    <w:p w14:paraId="6B09F916" w14:textId="77777777" w:rsidR="00F96714" w:rsidRPr="00AE323E" w:rsidRDefault="00F96714" w:rsidP="00F96714">
      <w:pPr>
        <w:jc w:val="both"/>
        <w:rPr>
          <w:rFonts w:cstheme="minorHAnsi"/>
          <w:sz w:val="20"/>
        </w:rPr>
      </w:pPr>
      <w:r w:rsidRPr="00AE323E">
        <w:rPr>
          <w:rFonts w:cstheme="minorHAnsi"/>
          <w:b/>
          <w:bCs/>
          <w:sz w:val="20"/>
          <w:u w:val="single"/>
        </w:rPr>
        <w:t>Lighting</w:t>
      </w:r>
      <w:r w:rsidRPr="00AE323E">
        <w:rPr>
          <w:rFonts w:cstheme="minorHAnsi"/>
          <w:sz w:val="20"/>
        </w:rPr>
        <w:t>:   None.</w:t>
      </w:r>
    </w:p>
    <w:p w14:paraId="78A5A3AB" w14:textId="77777777" w:rsidR="00F96714" w:rsidRPr="00AE323E" w:rsidRDefault="00F96714" w:rsidP="00F96714">
      <w:pPr>
        <w:jc w:val="both"/>
        <w:rPr>
          <w:rFonts w:cstheme="minorHAnsi"/>
          <w:sz w:val="20"/>
        </w:rPr>
      </w:pPr>
    </w:p>
    <w:p w14:paraId="0584DFDE" w14:textId="77777777" w:rsidR="00F96714" w:rsidRPr="00AE323E" w:rsidRDefault="00F96714" w:rsidP="00F96714">
      <w:pPr>
        <w:jc w:val="both"/>
        <w:rPr>
          <w:rFonts w:cstheme="minorHAnsi"/>
          <w:sz w:val="20"/>
        </w:rPr>
      </w:pPr>
      <w:r w:rsidRPr="00AE323E">
        <w:rPr>
          <w:rFonts w:cstheme="minorHAnsi"/>
          <w:b/>
          <w:bCs/>
          <w:sz w:val="20"/>
          <w:u w:val="single"/>
        </w:rPr>
        <w:t>Restrooms</w:t>
      </w:r>
      <w:r w:rsidRPr="00AE323E">
        <w:rPr>
          <w:rFonts w:cstheme="minorHAnsi"/>
          <w:sz w:val="20"/>
        </w:rPr>
        <w:t>:  None.</w:t>
      </w:r>
    </w:p>
    <w:p w14:paraId="558D0E28" w14:textId="77777777" w:rsidR="00F96714" w:rsidRPr="00AE323E" w:rsidRDefault="00F96714" w:rsidP="00F96714">
      <w:pPr>
        <w:jc w:val="both"/>
        <w:rPr>
          <w:rFonts w:cstheme="minorHAnsi"/>
          <w:sz w:val="20"/>
        </w:rPr>
      </w:pPr>
    </w:p>
    <w:p w14:paraId="1F64EB73" w14:textId="77777777" w:rsidR="00F96714" w:rsidRPr="00AE323E" w:rsidRDefault="00F96714" w:rsidP="00F96714">
      <w:pPr>
        <w:jc w:val="both"/>
        <w:rPr>
          <w:rFonts w:cstheme="minorHAnsi"/>
          <w:sz w:val="20"/>
        </w:rPr>
      </w:pPr>
      <w:r w:rsidRPr="00AE323E">
        <w:rPr>
          <w:rFonts w:cstheme="minorHAnsi"/>
          <w:b/>
          <w:bCs/>
          <w:sz w:val="20"/>
          <w:u w:val="single"/>
        </w:rPr>
        <w:t>Fire Protection</w:t>
      </w:r>
      <w:r w:rsidRPr="00AE323E">
        <w:rPr>
          <w:rFonts w:cstheme="minorHAnsi"/>
          <w:sz w:val="20"/>
        </w:rPr>
        <w:t>:  Per NFPA 13 standards, a wet sprinkler system shall be provided with upright, and heads installed at maximum allowable spacing per code.  </w:t>
      </w:r>
    </w:p>
    <w:p w14:paraId="7DA96939" w14:textId="77777777" w:rsidR="00F96714" w:rsidRPr="00AE323E" w:rsidRDefault="00F96714" w:rsidP="00F96714">
      <w:pPr>
        <w:pStyle w:val="BodyText"/>
        <w:spacing w:before="100" w:beforeAutospacing="1" w:after="100" w:afterAutospacing="1"/>
        <w:rPr>
          <w:rFonts w:asciiTheme="minorHAnsi" w:hAnsiTheme="minorHAnsi" w:cstheme="minorHAnsi"/>
          <w:sz w:val="20"/>
        </w:rPr>
      </w:pPr>
      <w:r w:rsidRPr="00AE323E">
        <w:rPr>
          <w:rFonts w:asciiTheme="minorHAnsi" w:hAnsiTheme="minorHAnsi" w:cstheme="minorHAnsi"/>
          <w:b/>
          <w:bCs/>
          <w:sz w:val="20"/>
          <w:u w:val="single"/>
        </w:rPr>
        <w:t>Electrical Service</w:t>
      </w:r>
      <w:r w:rsidRPr="00AE323E">
        <w:rPr>
          <w:rFonts w:asciiTheme="minorHAnsi" w:hAnsiTheme="minorHAnsi" w:cstheme="minorHAnsi"/>
          <w:sz w:val="20"/>
        </w:rPr>
        <w:t xml:space="preserve">:  Building voltage shall be 3phase 480/277 volt.  . </w:t>
      </w:r>
    </w:p>
    <w:p w14:paraId="6736B6BA" w14:textId="77777777" w:rsidR="00F96714" w:rsidRPr="00AE323E" w:rsidRDefault="00F96714" w:rsidP="00F96714">
      <w:pPr>
        <w:pStyle w:val="BodyText"/>
        <w:spacing w:before="100" w:beforeAutospacing="1" w:after="100" w:afterAutospacing="1"/>
        <w:rPr>
          <w:rFonts w:asciiTheme="minorHAnsi" w:hAnsiTheme="minorHAnsi" w:cstheme="minorHAnsi"/>
          <w:sz w:val="20"/>
        </w:rPr>
      </w:pPr>
      <w:r w:rsidRPr="00AE323E">
        <w:rPr>
          <w:rFonts w:asciiTheme="minorHAnsi" w:hAnsiTheme="minorHAnsi" w:cstheme="minorHAnsi"/>
          <w:sz w:val="20"/>
        </w:rPr>
        <w:t>Conduit shall be stubbed into each space at 2’-0” A.F.F. and as follows:</w:t>
      </w:r>
    </w:p>
    <w:p w14:paraId="390CE3B3" w14:textId="77777777" w:rsidR="00F96714" w:rsidRPr="00AE323E" w:rsidRDefault="00F96714" w:rsidP="00F96714">
      <w:pPr>
        <w:pStyle w:val="BodyText"/>
        <w:numPr>
          <w:ilvl w:val="0"/>
          <w:numId w:val="48"/>
        </w:numPr>
        <w:spacing w:before="100" w:beforeAutospacing="1" w:after="100" w:afterAutospacing="1"/>
        <w:rPr>
          <w:rFonts w:asciiTheme="minorHAnsi" w:hAnsiTheme="minorHAnsi" w:cstheme="minorHAnsi"/>
          <w:sz w:val="20"/>
        </w:rPr>
      </w:pPr>
      <w:r w:rsidRPr="00AE323E">
        <w:rPr>
          <w:rFonts w:asciiTheme="minorHAnsi" w:hAnsiTheme="minorHAnsi" w:cstheme="minorHAnsi"/>
          <w:sz w:val="20"/>
        </w:rPr>
        <w:t>0-1,999SF One 2 ½” Conduit for tenant provided 200A feeder.</w:t>
      </w:r>
    </w:p>
    <w:p w14:paraId="3E88139B" w14:textId="77777777" w:rsidR="00F96714" w:rsidRPr="00AE323E" w:rsidRDefault="00F96714" w:rsidP="00F96714">
      <w:pPr>
        <w:pStyle w:val="BodyText"/>
        <w:numPr>
          <w:ilvl w:val="0"/>
          <w:numId w:val="48"/>
        </w:numPr>
        <w:spacing w:before="100" w:beforeAutospacing="1" w:after="100" w:afterAutospacing="1"/>
        <w:rPr>
          <w:rFonts w:asciiTheme="minorHAnsi" w:hAnsiTheme="minorHAnsi" w:cstheme="minorHAnsi"/>
          <w:sz w:val="20"/>
        </w:rPr>
      </w:pPr>
      <w:r w:rsidRPr="00AE323E">
        <w:rPr>
          <w:rFonts w:asciiTheme="minorHAnsi" w:hAnsiTheme="minorHAnsi" w:cstheme="minorHAnsi"/>
          <w:sz w:val="20"/>
        </w:rPr>
        <w:t>2,000 – 3,999SF Two 2 ½” Conduit for tenant provided 400A feeder.</w:t>
      </w:r>
    </w:p>
    <w:p w14:paraId="05650963" w14:textId="77777777" w:rsidR="00F96714" w:rsidRPr="00AE323E" w:rsidRDefault="00F96714" w:rsidP="00F96714">
      <w:pPr>
        <w:pStyle w:val="BodyText"/>
        <w:numPr>
          <w:ilvl w:val="0"/>
          <w:numId w:val="48"/>
        </w:numPr>
        <w:spacing w:before="100" w:beforeAutospacing="1" w:after="100" w:afterAutospacing="1"/>
        <w:rPr>
          <w:rFonts w:asciiTheme="minorHAnsi" w:hAnsiTheme="minorHAnsi" w:cstheme="minorHAnsi"/>
          <w:sz w:val="20"/>
        </w:rPr>
      </w:pPr>
      <w:r w:rsidRPr="00AE323E">
        <w:rPr>
          <w:rFonts w:asciiTheme="minorHAnsi" w:hAnsiTheme="minorHAnsi" w:cstheme="minorHAnsi"/>
          <w:sz w:val="20"/>
        </w:rPr>
        <w:t>4,000 – 5,999SF Two 4” Conduit for tenant provided 600A feeder.</w:t>
      </w:r>
    </w:p>
    <w:p w14:paraId="1025D9E8" w14:textId="77777777" w:rsidR="00F96714" w:rsidRPr="00AE323E" w:rsidRDefault="00F96714" w:rsidP="00F96714">
      <w:pPr>
        <w:pStyle w:val="BodyText"/>
        <w:numPr>
          <w:ilvl w:val="0"/>
          <w:numId w:val="48"/>
        </w:numPr>
        <w:spacing w:before="100" w:beforeAutospacing="1" w:after="100" w:afterAutospacing="1"/>
        <w:rPr>
          <w:rFonts w:asciiTheme="minorHAnsi" w:hAnsiTheme="minorHAnsi" w:cstheme="minorHAnsi"/>
          <w:sz w:val="20"/>
        </w:rPr>
      </w:pPr>
      <w:r w:rsidRPr="00AE323E">
        <w:rPr>
          <w:rFonts w:asciiTheme="minorHAnsi" w:hAnsiTheme="minorHAnsi" w:cstheme="minorHAnsi"/>
          <w:sz w:val="20"/>
        </w:rPr>
        <w:t xml:space="preserve">6,000 -7,999SF Three 4” Conduit for tenant provided 800A feeder. </w:t>
      </w:r>
    </w:p>
    <w:p w14:paraId="172562F0" w14:textId="77777777" w:rsidR="00F96714" w:rsidRPr="00AE323E" w:rsidRDefault="00F96714" w:rsidP="00F96714">
      <w:pPr>
        <w:pStyle w:val="BodyText"/>
        <w:numPr>
          <w:ilvl w:val="0"/>
          <w:numId w:val="48"/>
        </w:numPr>
        <w:spacing w:before="100" w:beforeAutospacing="1" w:after="100" w:afterAutospacing="1"/>
        <w:rPr>
          <w:rFonts w:asciiTheme="minorHAnsi" w:hAnsiTheme="minorHAnsi" w:cstheme="minorHAnsi"/>
          <w:sz w:val="20"/>
        </w:rPr>
      </w:pPr>
      <w:r w:rsidRPr="00AE323E">
        <w:rPr>
          <w:rFonts w:asciiTheme="minorHAnsi" w:hAnsiTheme="minorHAnsi" w:cstheme="minorHAnsi"/>
          <w:sz w:val="20"/>
        </w:rPr>
        <w:t>8,000-12,999SF Four 4” Conduit for tenant provided 1200A feeder</w:t>
      </w:r>
      <w:r w:rsidRPr="00AE323E">
        <w:rPr>
          <w:rFonts w:asciiTheme="minorHAnsi" w:hAnsiTheme="minorHAnsi" w:cstheme="minorHAnsi"/>
          <w:i/>
          <w:sz w:val="20"/>
        </w:rPr>
        <w:t>.</w:t>
      </w:r>
    </w:p>
    <w:p w14:paraId="105159DF" w14:textId="77C48059" w:rsidR="00F96714" w:rsidRPr="00AE323E" w:rsidRDefault="00F96714" w:rsidP="00F96714">
      <w:pPr>
        <w:pStyle w:val="BodyText"/>
        <w:numPr>
          <w:ilvl w:val="0"/>
          <w:numId w:val="48"/>
        </w:numPr>
        <w:spacing w:before="100" w:beforeAutospacing="1" w:after="100" w:afterAutospacing="1"/>
        <w:rPr>
          <w:rFonts w:asciiTheme="minorHAnsi" w:hAnsiTheme="minorHAnsi" w:cstheme="minorHAnsi"/>
          <w:sz w:val="20"/>
        </w:rPr>
      </w:pPr>
      <w:r w:rsidRPr="00AE323E">
        <w:rPr>
          <w:rFonts w:asciiTheme="minorHAnsi" w:hAnsiTheme="minorHAnsi" w:cstheme="minorHAnsi"/>
          <w:sz w:val="20"/>
        </w:rPr>
        <w:lastRenderedPageBreak/>
        <w:t xml:space="preserve">Tenant responsible for connection in Landlord gutter, CT </w:t>
      </w:r>
      <w:r w:rsidR="00A60F4C" w:rsidRPr="00AE323E">
        <w:rPr>
          <w:rFonts w:asciiTheme="minorHAnsi" w:hAnsiTheme="minorHAnsi" w:cstheme="minorHAnsi"/>
          <w:sz w:val="20"/>
        </w:rPr>
        <w:t>scan</w:t>
      </w:r>
      <w:r w:rsidRPr="00AE323E">
        <w:rPr>
          <w:rFonts w:asciiTheme="minorHAnsi" w:hAnsiTheme="minorHAnsi" w:cstheme="minorHAnsi"/>
          <w:sz w:val="20"/>
        </w:rPr>
        <w:t>, meter base, main disconnect, and feeder home run. Connection in Landlord gutter shall be provided by Landlord electrical sub-contractor at Tenant’s expense.</w:t>
      </w:r>
    </w:p>
    <w:p w14:paraId="1BF17AD5" w14:textId="77777777" w:rsidR="00F96714" w:rsidRPr="00AE323E" w:rsidRDefault="00F96714" w:rsidP="00F96714">
      <w:pPr>
        <w:rPr>
          <w:rFonts w:cstheme="minorHAnsi"/>
          <w:sz w:val="20"/>
        </w:rPr>
      </w:pPr>
      <w:r w:rsidRPr="00AE323E">
        <w:rPr>
          <w:rFonts w:cstheme="minorHAnsi"/>
          <w:b/>
          <w:bCs/>
          <w:sz w:val="20"/>
          <w:u w:val="single"/>
        </w:rPr>
        <w:t>HVAC</w:t>
      </w:r>
      <w:r w:rsidRPr="00AE323E">
        <w:rPr>
          <w:rFonts w:cstheme="minorHAnsi"/>
          <w:sz w:val="20"/>
        </w:rPr>
        <w:t xml:space="preserve">:   Tenant shall provide HVAC system(s) design loads to Landlord and Landlord and LL shall direct whether to a) have tenant install its own units or b) connect to existing building system. Landlord to provide a structured roof area to support roof mounted equipment. Landlord to provide a 4” EMT for the refrigerant line sets and control wire per HVAC system. Tenant heating systems shall be residential style heat pump (5 ton maximum) with electrical heating element. Make up air connections shall be outdoor air louver(s) at the rear of each space, sized per ASHRAE 62 minimum ventilation requirements.  Condensate water for interior AHU shall be by Tenant.  Tenant shall be responsible for mounting, installation, and flashing per tenant manual. </w:t>
      </w:r>
    </w:p>
    <w:p w14:paraId="1A020769" w14:textId="77777777" w:rsidR="00F96714" w:rsidRPr="00AE323E" w:rsidRDefault="00F96714" w:rsidP="00F96714">
      <w:pPr>
        <w:spacing w:before="120" w:after="180"/>
        <w:jc w:val="both"/>
        <w:rPr>
          <w:rFonts w:cstheme="minorHAnsi"/>
          <w:sz w:val="20"/>
        </w:rPr>
      </w:pPr>
      <w:r w:rsidRPr="00AE323E">
        <w:rPr>
          <w:rFonts w:cstheme="minorHAnsi"/>
          <w:sz w:val="20"/>
        </w:rPr>
        <w:t>Tenant spaces below existing office shall have a common exhaust provided along back wall for tenant to connect bathroom ventilation duct work.</w:t>
      </w:r>
    </w:p>
    <w:p w14:paraId="5AE30C4D" w14:textId="77777777" w:rsidR="00F96714" w:rsidRPr="00AE323E" w:rsidRDefault="00F96714" w:rsidP="00F96714">
      <w:pPr>
        <w:spacing w:before="120" w:after="180"/>
        <w:jc w:val="both"/>
        <w:rPr>
          <w:rFonts w:cstheme="minorHAnsi"/>
          <w:bCs/>
          <w:sz w:val="20"/>
        </w:rPr>
      </w:pPr>
      <w:r w:rsidRPr="00AE323E">
        <w:rPr>
          <w:rFonts w:cstheme="minorHAnsi"/>
          <w:b/>
          <w:bCs/>
          <w:sz w:val="20"/>
          <w:u w:val="single"/>
        </w:rPr>
        <w:t>Alarm:</w:t>
      </w:r>
      <w:r w:rsidRPr="00AE323E">
        <w:rPr>
          <w:rFonts w:cstheme="minorHAnsi"/>
          <w:bCs/>
          <w:sz w:val="20"/>
        </w:rPr>
        <w:t xml:space="preserve">  A fire alarm j-box with wire to be located in ceiling area.  Tenant shall be responsible for providing power booster in each space to accommodate their fire alarm devices.  A horn/fire strobe shall be located at the front of suite and tenant shall relocate it to satisfy Fire Marshal requirements.</w:t>
      </w:r>
    </w:p>
    <w:p w14:paraId="535BD8E9" w14:textId="77777777" w:rsidR="00F96714" w:rsidRPr="00AE323E" w:rsidRDefault="00F96714" w:rsidP="00F96714">
      <w:pPr>
        <w:spacing w:before="120" w:after="180"/>
        <w:jc w:val="both"/>
        <w:rPr>
          <w:rFonts w:cstheme="minorHAnsi"/>
          <w:sz w:val="20"/>
        </w:rPr>
      </w:pPr>
      <w:r w:rsidRPr="00AE323E">
        <w:rPr>
          <w:rFonts w:cstheme="minorHAnsi"/>
          <w:b/>
          <w:bCs/>
          <w:sz w:val="20"/>
          <w:u w:val="single"/>
        </w:rPr>
        <w:t>Water</w:t>
      </w:r>
      <w:r w:rsidRPr="00AE323E">
        <w:rPr>
          <w:rFonts w:cstheme="minorHAnsi"/>
          <w:sz w:val="20"/>
        </w:rPr>
        <w:t xml:space="preserve">:  A 1” supply line and private water meter shall be provided for domestic service of all retail uses.  A 2” supply line and private water meter shall be provided for domestic service for restaurant uses. </w:t>
      </w:r>
    </w:p>
    <w:p w14:paraId="059D54EA" w14:textId="77777777" w:rsidR="00F96714" w:rsidRPr="00AE323E" w:rsidRDefault="00F96714" w:rsidP="00F96714">
      <w:pPr>
        <w:spacing w:before="120" w:after="180"/>
        <w:jc w:val="both"/>
        <w:rPr>
          <w:rFonts w:cstheme="minorHAnsi"/>
          <w:sz w:val="20"/>
        </w:rPr>
      </w:pPr>
      <w:r w:rsidRPr="00AE323E">
        <w:rPr>
          <w:rFonts w:cstheme="minorHAnsi"/>
          <w:b/>
          <w:bCs/>
          <w:sz w:val="20"/>
          <w:u w:val="single"/>
        </w:rPr>
        <w:t>Sanitary Sewer</w:t>
      </w:r>
      <w:r w:rsidRPr="00AE323E">
        <w:rPr>
          <w:rFonts w:cstheme="minorHAnsi"/>
          <w:sz w:val="20"/>
        </w:rPr>
        <w:t>:  One common 4” sanitary stub or lateral and one 3” common vent stack shall be provided at the rear of the Premises.</w:t>
      </w:r>
    </w:p>
    <w:p w14:paraId="7FCF488E" w14:textId="77777777" w:rsidR="00F96714" w:rsidRPr="00AE323E" w:rsidRDefault="00F96714" w:rsidP="00F96714">
      <w:pPr>
        <w:spacing w:before="120" w:after="180"/>
        <w:jc w:val="both"/>
        <w:rPr>
          <w:rFonts w:cstheme="minorHAnsi"/>
          <w:sz w:val="20"/>
        </w:rPr>
      </w:pPr>
      <w:r w:rsidRPr="00AE323E">
        <w:rPr>
          <w:rFonts w:cstheme="minorHAnsi"/>
          <w:b/>
          <w:bCs/>
          <w:sz w:val="20"/>
          <w:u w:val="single"/>
        </w:rPr>
        <w:t>Grease Trap</w:t>
      </w:r>
      <w:r w:rsidRPr="00AE323E">
        <w:rPr>
          <w:rFonts w:cstheme="minorHAnsi"/>
          <w:sz w:val="20"/>
        </w:rPr>
        <w:t>:  A 4” grease stub and 4” air vent to roof shall be provided for all proposed restaurant uses.  A connected grease trap to be provided, size and capacity as required by code.  Restaurant tenants will be responsible for maintenance, service, and any fees or associated grease trap costs as directed per the lease.</w:t>
      </w:r>
    </w:p>
    <w:p w14:paraId="4E1F6E97" w14:textId="77777777" w:rsidR="00F96714" w:rsidRPr="00AE323E" w:rsidRDefault="00F96714" w:rsidP="00F96714">
      <w:pPr>
        <w:spacing w:before="120" w:after="180"/>
        <w:jc w:val="both"/>
        <w:rPr>
          <w:rFonts w:cstheme="minorHAnsi"/>
          <w:color w:val="FF0000"/>
          <w:sz w:val="20"/>
        </w:rPr>
      </w:pPr>
      <w:r w:rsidRPr="00AE323E">
        <w:rPr>
          <w:rFonts w:cstheme="minorHAnsi"/>
          <w:b/>
          <w:sz w:val="20"/>
          <w:u w:val="single"/>
        </w:rPr>
        <w:t>Grease Ventilation</w:t>
      </w:r>
      <w:r w:rsidRPr="00AE323E">
        <w:rPr>
          <w:rFonts w:cstheme="minorHAnsi"/>
          <w:sz w:val="20"/>
        </w:rPr>
        <w:t>:  Landlord to provide shared fire rated chase for kitchen exhaust and make-up air for all proposed restaurant uses.  Some location may require horizontal runs through adjacent spaces. S</w:t>
      </w:r>
    </w:p>
    <w:p w14:paraId="26E26C33" w14:textId="77777777" w:rsidR="00F96714" w:rsidRPr="00AE323E" w:rsidRDefault="00F96714" w:rsidP="00F96714">
      <w:pPr>
        <w:rPr>
          <w:rFonts w:cstheme="minorHAnsi"/>
          <w:sz w:val="20"/>
        </w:rPr>
      </w:pPr>
      <w:r w:rsidRPr="00AE323E">
        <w:rPr>
          <w:rFonts w:cstheme="minorHAnsi"/>
          <w:b/>
          <w:bCs/>
          <w:sz w:val="20"/>
          <w:u w:val="single"/>
        </w:rPr>
        <w:t>Gas</w:t>
      </w:r>
      <w:r w:rsidRPr="00AE323E">
        <w:rPr>
          <w:rFonts w:cstheme="minorHAnsi"/>
          <w:sz w:val="20"/>
        </w:rPr>
        <w:t>:  A gas meter bank shall be provided at each building.  A 2” stub shall be provided for restaurants uses only.    </w:t>
      </w:r>
    </w:p>
    <w:p w14:paraId="575DB618" w14:textId="77777777" w:rsidR="00F96714" w:rsidRPr="00AE323E" w:rsidRDefault="00F96714" w:rsidP="00F96714">
      <w:pPr>
        <w:spacing w:before="120" w:after="180"/>
        <w:jc w:val="both"/>
        <w:rPr>
          <w:rFonts w:cstheme="minorHAnsi"/>
          <w:sz w:val="20"/>
        </w:rPr>
      </w:pPr>
      <w:r w:rsidRPr="00AE323E">
        <w:rPr>
          <w:rFonts w:cstheme="minorHAnsi"/>
          <w:b/>
          <w:bCs/>
          <w:sz w:val="20"/>
          <w:u w:val="single"/>
        </w:rPr>
        <w:t>Tele/Com</w:t>
      </w:r>
      <w:r w:rsidRPr="00AE323E">
        <w:rPr>
          <w:rFonts w:cstheme="minorHAnsi"/>
          <w:b/>
          <w:sz w:val="20"/>
        </w:rPr>
        <w:t>:</w:t>
      </w:r>
      <w:r w:rsidRPr="00AE323E">
        <w:rPr>
          <w:rFonts w:cstheme="minorHAnsi"/>
          <w:sz w:val="20"/>
        </w:rPr>
        <w:t xml:space="preserve">  One 1” conduit (with pull string) shall be provided at the rear of each tenant space. </w:t>
      </w:r>
    </w:p>
    <w:p w14:paraId="411FA131" w14:textId="77777777" w:rsidR="00F96714" w:rsidRPr="00AE323E" w:rsidRDefault="00F96714" w:rsidP="00F96714">
      <w:pPr>
        <w:spacing w:before="120" w:after="180"/>
        <w:jc w:val="both"/>
        <w:rPr>
          <w:rFonts w:cstheme="minorHAnsi"/>
          <w:sz w:val="20"/>
        </w:rPr>
      </w:pPr>
      <w:r w:rsidRPr="00AE323E">
        <w:rPr>
          <w:rFonts w:cstheme="minorHAnsi"/>
          <w:b/>
          <w:bCs/>
          <w:sz w:val="20"/>
          <w:u w:val="single"/>
        </w:rPr>
        <w:t>Signage</w:t>
      </w:r>
      <w:r w:rsidRPr="00AE323E">
        <w:rPr>
          <w:rFonts w:cstheme="minorHAnsi"/>
          <w:b/>
          <w:sz w:val="20"/>
        </w:rPr>
        <w:t>:</w:t>
      </w:r>
      <w:r w:rsidRPr="00AE323E">
        <w:rPr>
          <w:rFonts w:cstheme="minorHAnsi"/>
          <w:sz w:val="20"/>
        </w:rPr>
        <w:t>  Tenant signage to be mounted in designated signage area.  Tenant shall be responsible for any electrical connections or requirements.</w:t>
      </w:r>
      <w:r w:rsidRPr="00AE323E">
        <w:rPr>
          <w:rFonts w:cstheme="minorHAnsi"/>
          <w:b/>
          <w:bCs/>
          <w:i/>
          <w:iCs/>
          <w:sz w:val="20"/>
        </w:rPr>
        <w:t> </w:t>
      </w:r>
    </w:p>
    <w:p w14:paraId="7577B2E8" w14:textId="77777777" w:rsidR="00F96714" w:rsidRPr="00AE323E" w:rsidRDefault="00F96714" w:rsidP="00F96714">
      <w:pPr>
        <w:jc w:val="both"/>
        <w:rPr>
          <w:rFonts w:cstheme="minorHAnsi"/>
          <w:sz w:val="20"/>
        </w:rPr>
      </w:pPr>
      <w:r w:rsidRPr="00AE323E">
        <w:rPr>
          <w:rFonts w:cstheme="minorHAnsi"/>
          <w:b/>
          <w:sz w:val="20"/>
          <w:u w:val="single"/>
        </w:rPr>
        <w:t>Roof:</w:t>
      </w:r>
      <w:r w:rsidRPr="00AE323E">
        <w:rPr>
          <w:rFonts w:cstheme="minorHAnsi"/>
          <w:sz w:val="20"/>
        </w:rPr>
        <w:t xml:space="preserve">  Landlord shall provide a single ply roofing system with insulation meeting Georgia Energy Code requirements (where applicable). Roof penetrations other than those already stated above shall be the Tenant’s responsible and properly flashed per roofing manufactures recommendations and as required per tenant manual.</w:t>
      </w:r>
    </w:p>
    <w:p w14:paraId="0C1773E2" w14:textId="77777777" w:rsidR="00F96714" w:rsidRPr="00AE323E" w:rsidRDefault="00F96714" w:rsidP="00F96714">
      <w:pPr>
        <w:jc w:val="both"/>
        <w:rPr>
          <w:rFonts w:cstheme="minorHAnsi"/>
          <w:bCs/>
          <w:iCs/>
          <w:sz w:val="20"/>
        </w:rPr>
      </w:pPr>
    </w:p>
    <w:p w14:paraId="7AC5537B" w14:textId="77777777" w:rsidR="00F96714" w:rsidRPr="00AE323E" w:rsidRDefault="00F96714" w:rsidP="00F96714">
      <w:pPr>
        <w:jc w:val="both"/>
        <w:rPr>
          <w:rFonts w:cstheme="minorHAnsi"/>
          <w:b/>
          <w:bCs/>
          <w:i/>
          <w:iCs/>
          <w:sz w:val="20"/>
        </w:rPr>
      </w:pPr>
      <w:r w:rsidRPr="00AE323E">
        <w:rPr>
          <w:rFonts w:cstheme="minorHAnsi"/>
          <w:b/>
          <w:sz w:val="20"/>
          <w:u w:val="single"/>
        </w:rPr>
        <w:t>Note:</w:t>
      </w:r>
      <w:r w:rsidRPr="00AE323E">
        <w:rPr>
          <w:rFonts w:cstheme="minorHAnsi"/>
          <w:sz w:val="20"/>
        </w:rPr>
        <w:t xml:space="preserve">  The above Landlord scope it intended to describe typical turnover conditions.  The Landlord work described above is based on modifications and additions to an existing office building and intended to address a typical retail tenant deliverable. Some assumptions of the existing conditions have been made, and actual conditions may vary based on location. </w:t>
      </w:r>
    </w:p>
    <w:p w14:paraId="644238A1" w14:textId="77777777" w:rsidR="00C80879" w:rsidRDefault="00C80879" w:rsidP="00F96714">
      <w:pPr>
        <w:widowControl/>
        <w:rPr>
          <w:b/>
          <w:bCs/>
          <w:sz w:val="21"/>
          <w:szCs w:val="21"/>
        </w:rPr>
      </w:pPr>
    </w:p>
    <w:p w14:paraId="5B836FC6" w14:textId="77777777" w:rsidR="00041BA8" w:rsidRDefault="00041BA8" w:rsidP="00F96714">
      <w:pPr>
        <w:widowControl/>
        <w:rPr>
          <w:b/>
          <w:bCs/>
          <w:sz w:val="21"/>
          <w:szCs w:val="21"/>
        </w:rPr>
      </w:pPr>
    </w:p>
    <w:p w14:paraId="5C63DF5C" w14:textId="77777777" w:rsidR="00041BA8" w:rsidRDefault="00041BA8" w:rsidP="00F96714">
      <w:pPr>
        <w:widowControl/>
        <w:rPr>
          <w:b/>
          <w:bCs/>
          <w:sz w:val="21"/>
          <w:szCs w:val="21"/>
        </w:rPr>
      </w:pPr>
    </w:p>
    <w:p w14:paraId="7E7CC3DB" w14:textId="77777777" w:rsidR="00C80879" w:rsidRDefault="00C80879" w:rsidP="00041BA8">
      <w:pPr>
        <w:widowControl/>
        <w:rPr>
          <w:b/>
          <w:bCs/>
          <w:sz w:val="21"/>
          <w:szCs w:val="21"/>
        </w:rPr>
      </w:pPr>
    </w:p>
    <w:p w14:paraId="137296EE" w14:textId="77777777" w:rsidR="00041BA8" w:rsidRDefault="00041BA8" w:rsidP="00041BA8">
      <w:pPr>
        <w:widowControl/>
        <w:rPr>
          <w:b/>
          <w:bCs/>
          <w:sz w:val="21"/>
          <w:szCs w:val="21"/>
        </w:rPr>
      </w:pPr>
    </w:p>
    <w:p w14:paraId="2E14F15E" w14:textId="77777777" w:rsidR="00041BA8" w:rsidRPr="00814CC7" w:rsidRDefault="00041BA8" w:rsidP="00041BA8">
      <w:pPr>
        <w:widowControl/>
        <w:rPr>
          <w:b/>
          <w:bCs/>
          <w:sz w:val="21"/>
          <w:szCs w:val="21"/>
        </w:rPr>
        <w:sectPr w:rsidR="00041BA8" w:rsidRPr="00814CC7" w:rsidSect="00814CC7">
          <w:footerReference w:type="default" r:id="rId25"/>
          <w:endnotePr>
            <w:numFmt w:val="decimal"/>
          </w:endnotePr>
          <w:pgSz w:w="12240" w:h="15840" w:code="1"/>
          <w:pgMar w:top="1440" w:right="1440" w:bottom="1440" w:left="1440" w:header="720" w:footer="720" w:gutter="0"/>
          <w:pgNumType w:start="1"/>
          <w:cols w:space="720"/>
          <w:noEndnote/>
          <w:docGrid w:linePitch="326"/>
        </w:sectPr>
      </w:pPr>
    </w:p>
    <w:p w14:paraId="747C72DF" w14:textId="77777777" w:rsidR="00A475B4" w:rsidRPr="00814CC7" w:rsidRDefault="00A475B4">
      <w:pPr>
        <w:widowControl/>
        <w:jc w:val="center"/>
        <w:rPr>
          <w:b/>
          <w:bCs/>
          <w:sz w:val="21"/>
          <w:szCs w:val="21"/>
          <w:u w:val="single"/>
        </w:rPr>
      </w:pPr>
      <w:r w:rsidRPr="00814CC7">
        <w:rPr>
          <w:b/>
          <w:bCs/>
          <w:sz w:val="21"/>
          <w:szCs w:val="21"/>
          <w:u w:val="single"/>
        </w:rPr>
        <w:lastRenderedPageBreak/>
        <w:t>EXHIBIT E-1</w:t>
      </w:r>
    </w:p>
    <w:p w14:paraId="654FB90A" w14:textId="77777777" w:rsidR="00A475B4" w:rsidRPr="00814CC7" w:rsidRDefault="00A475B4">
      <w:pPr>
        <w:widowControl/>
        <w:jc w:val="center"/>
        <w:rPr>
          <w:b/>
          <w:bCs/>
          <w:sz w:val="21"/>
          <w:szCs w:val="21"/>
          <w:u w:val="single"/>
        </w:rPr>
      </w:pPr>
    </w:p>
    <w:p w14:paraId="3E7AA15B" w14:textId="77777777" w:rsidR="00A475B4" w:rsidRDefault="00A475B4">
      <w:pPr>
        <w:widowControl/>
        <w:jc w:val="center"/>
        <w:rPr>
          <w:bCs/>
          <w:sz w:val="21"/>
          <w:szCs w:val="21"/>
        </w:rPr>
      </w:pPr>
      <w:r w:rsidRPr="00814CC7">
        <w:rPr>
          <w:b/>
          <w:bCs/>
          <w:sz w:val="21"/>
          <w:szCs w:val="21"/>
          <w:u w:val="single"/>
        </w:rPr>
        <w:t>DESCRIPTION OF TENANT’S WORK</w:t>
      </w:r>
    </w:p>
    <w:p w14:paraId="018CE90B" w14:textId="77777777" w:rsidR="00157D2A" w:rsidRDefault="00157D2A">
      <w:pPr>
        <w:widowControl/>
        <w:jc w:val="center"/>
        <w:rPr>
          <w:bCs/>
          <w:sz w:val="21"/>
          <w:szCs w:val="21"/>
        </w:rPr>
      </w:pPr>
    </w:p>
    <w:p w14:paraId="15D4FB54" w14:textId="77777777" w:rsidR="00157D2A" w:rsidRDefault="00157D2A" w:rsidP="00157D2A">
      <w:pPr>
        <w:widowControl/>
        <w:jc w:val="both"/>
        <w:rPr>
          <w:bCs/>
          <w:sz w:val="21"/>
          <w:szCs w:val="21"/>
        </w:rPr>
      </w:pPr>
    </w:p>
    <w:p w14:paraId="26BA7F10" w14:textId="77777777" w:rsidR="00157D2A" w:rsidRPr="00842F4E" w:rsidRDefault="00157D2A" w:rsidP="00157D2A">
      <w:pPr>
        <w:spacing w:after="180"/>
        <w:jc w:val="both"/>
        <w:rPr>
          <w:sz w:val="21"/>
          <w:szCs w:val="21"/>
        </w:rPr>
      </w:pPr>
      <w:bookmarkStart w:id="208" w:name="_Hlk123619460"/>
      <w:r w:rsidRPr="00842F4E">
        <w:rPr>
          <w:sz w:val="21"/>
          <w:szCs w:val="21"/>
        </w:rPr>
        <w:t>All other work necessary to complete the construction of t</w:t>
      </w:r>
      <w:r>
        <w:rPr>
          <w:sz w:val="21"/>
          <w:szCs w:val="21"/>
        </w:rPr>
        <w:t>he Premises in order to permit T</w:t>
      </w:r>
      <w:r w:rsidRPr="00842F4E">
        <w:rPr>
          <w:sz w:val="21"/>
          <w:szCs w:val="21"/>
        </w:rPr>
        <w:t>enant to open the Premises for business (“</w:t>
      </w:r>
      <w:r w:rsidRPr="00842F4E">
        <w:rPr>
          <w:b/>
          <w:sz w:val="21"/>
          <w:szCs w:val="21"/>
        </w:rPr>
        <w:t>Tenant’s Work</w:t>
      </w:r>
      <w:r w:rsidRPr="00842F4E">
        <w:rPr>
          <w:sz w:val="21"/>
          <w:szCs w:val="21"/>
        </w:rPr>
        <w:t>”) shall be performed by Tenant in accordance with Tenant's final plans and specifications which shall have first been reviewed and approved by Landlord, which approval shall not be unreasonably  withheld, conditioned,  or delayed.  General provisions and standards relating to Tenant’s Work are as follows:</w:t>
      </w:r>
    </w:p>
    <w:p w14:paraId="5BA95AF8" w14:textId="3A635696" w:rsidR="00427028" w:rsidRPr="00427028" w:rsidRDefault="00427028" w:rsidP="00427028">
      <w:pPr>
        <w:widowControl/>
        <w:numPr>
          <w:ilvl w:val="0"/>
          <w:numId w:val="41"/>
        </w:numPr>
        <w:spacing w:after="180"/>
        <w:jc w:val="both"/>
        <w:rPr>
          <w:sz w:val="21"/>
          <w:szCs w:val="21"/>
        </w:rPr>
      </w:pPr>
      <w:r w:rsidRPr="00427028">
        <w:rPr>
          <w:sz w:val="21"/>
          <w:szCs w:val="21"/>
          <w:u w:val="single"/>
        </w:rPr>
        <w:t>Plan Submission</w:t>
      </w:r>
      <w:r w:rsidRPr="00427028">
        <w:rPr>
          <w:sz w:val="21"/>
          <w:szCs w:val="21"/>
        </w:rPr>
        <w:t xml:space="preserve">.  Tenant shall submit plans affecting Landlord’s Work and plans for Tenant’s Work within </w:t>
      </w:r>
      <w:r w:rsidR="00D016DF">
        <w:rPr>
          <w:sz w:val="21"/>
          <w:szCs w:val="21"/>
        </w:rPr>
        <w:t>sixty (60)</w:t>
      </w:r>
      <w:r w:rsidR="009B0383">
        <w:rPr>
          <w:sz w:val="21"/>
          <w:szCs w:val="21"/>
        </w:rPr>
        <w:t xml:space="preserve"> days of the date of L</w:t>
      </w:r>
      <w:r w:rsidRPr="00427028">
        <w:rPr>
          <w:sz w:val="21"/>
          <w:szCs w:val="21"/>
        </w:rPr>
        <w:t xml:space="preserve">ease execution, unless agreed otherwise by Landlord and Tenant. </w:t>
      </w:r>
    </w:p>
    <w:p w14:paraId="0B13CF99" w14:textId="77777777" w:rsidR="00427028" w:rsidRPr="00427028" w:rsidRDefault="00427028" w:rsidP="00427028">
      <w:pPr>
        <w:widowControl/>
        <w:numPr>
          <w:ilvl w:val="0"/>
          <w:numId w:val="41"/>
        </w:numPr>
        <w:spacing w:after="180"/>
        <w:jc w:val="both"/>
        <w:rPr>
          <w:sz w:val="21"/>
          <w:szCs w:val="21"/>
        </w:rPr>
      </w:pPr>
      <w:r w:rsidRPr="00427028">
        <w:rPr>
          <w:sz w:val="21"/>
          <w:szCs w:val="21"/>
          <w:u w:val="single"/>
        </w:rPr>
        <w:t>Licensed Contractors</w:t>
      </w:r>
      <w:r w:rsidRPr="00427028">
        <w:rPr>
          <w:sz w:val="21"/>
          <w:szCs w:val="21"/>
        </w:rPr>
        <w:t xml:space="preserve">.  Tenant shall be required to use contractors, subcontractors and suppliers that are licensed to do business in the county and state where the Center is located.  </w:t>
      </w:r>
    </w:p>
    <w:p w14:paraId="120FE72B" w14:textId="77777777" w:rsidR="00427028" w:rsidRPr="00427028" w:rsidRDefault="00427028" w:rsidP="00427028">
      <w:pPr>
        <w:widowControl/>
        <w:numPr>
          <w:ilvl w:val="0"/>
          <w:numId w:val="41"/>
        </w:numPr>
        <w:spacing w:after="180"/>
        <w:jc w:val="both"/>
        <w:rPr>
          <w:sz w:val="21"/>
          <w:szCs w:val="21"/>
        </w:rPr>
      </w:pPr>
      <w:r w:rsidRPr="00427028">
        <w:rPr>
          <w:sz w:val="21"/>
          <w:szCs w:val="21"/>
          <w:u w:val="single"/>
        </w:rPr>
        <w:t>Certificate of Occupancy</w:t>
      </w:r>
      <w:r w:rsidRPr="00427028">
        <w:rPr>
          <w:sz w:val="21"/>
          <w:szCs w:val="21"/>
        </w:rPr>
        <w:t>.  Upon completion of Tenant's Work, Tenant shall provide to Landlord a copy of the final Certificate of Occupancy for the Premises.</w:t>
      </w:r>
    </w:p>
    <w:p w14:paraId="07241426" w14:textId="77777777" w:rsidR="00427028" w:rsidRPr="00427028" w:rsidRDefault="00427028" w:rsidP="00427028">
      <w:pPr>
        <w:widowControl/>
        <w:numPr>
          <w:ilvl w:val="0"/>
          <w:numId w:val="41"/>
        </w:numPr>
        <w:spacing w:after="180"/>
        <w:jc w:val="both"/>
        <w:rPr>
          <w:sz w:val="21"/>
          <w:szCs w:val="21"/>
        </w:rPr>
      </w:pPr>
      <w:r w:rsidRPr="00427028">
        <w:rPr>
          <w:sz w:val="21"/>
          <w:szCs w:val="21"/>
          <w:u w:val="single"/>
        </w:rPr>
        <w:t>Barricade</w:t>
      </w:r>
      <w:r w:rsidRPr="00427028">
        <w:rPr>
          <w:sz w:val="21"/>
          <w:szCs w:val="21"/>
        </w:rPr>
        <w:t>.  Prior to the commencement of Tenant’s Work, Tenant shall install, at Tenant’s sole cost and expense, a storefront barricade with graphics as mutually agreed upon by Landlord and Tenant.</w:t>
      </w:r>
    </w:p>
    <w:p w14:paraId="0E2599C6" w14:textId="77777777" w:rsidR="00427028" w:rsidRPr="00427028" w:rsidRDefault="00427028" w:rsidP="00427028">
      <w:pPr>
        <w:widowControl/>
        <w:numPr>
          <w:ilvl w:val="0"/>
          <w:numId w:val="41"/>
        </w:numPr>
        <w:spacing w:after="180"/>
        <w:jc w:val="both"/>
        <w:rPr>
          <w:sz w:val="21"/>
          <w:szCs w:val="21"/>
        </w:rPr>
      </w:pPr>
      <w:r w:rsidRPr="00427028">
        <w:rPr>
          <w:sz w:val="21"/>
          <w:szCs w:val="21"/>
          <w:u w:val="single"/>
        </w:rPr>
        <w:t>Field Verification</w:t>
      </w:r>
      <w:r w:rsidRPr="00427028">
        <w:rPr>
          <w:sz w:val="21"/>
          <w:szCs w:val="21"/>
        </w:rPr>
        <w:t>.  Tenant or Tenant’s architect shall be responsible for field verification of all delivery conditions of the Premises.  Tenant, at its sole cost and expense, shall be solely responsible for all change orders or actual construction required as a result of Tenant’s failure to properly field verify any and all delivery conditions.</w:t>
      </w:r>
    </w:p>
    <w:p w14:paraId="5388FB99" w14:textId="77777777" w:rsidR="00427028" w:rsidRPr="00427028" w:rsidRDefault="00427028" w:rsidP="00427028">
      <w:pPr>
        <w:widowControl/>
        <w:numPr>
          <w:ilvl w:val="0"/>
          <w:numId w:val="41"/>
        </w:numPr>
        <w:spacing w:after="180"/>
        <w:jc w:val="both"/>
        <w:rPr>
          <w:sz w:val="21"/>
          <w:szCs w:val="21"/>
        </w:rPr>
      </w:pPr>
      <w:r w:rsidRPr="00427028">
        <w:rPr>
          <w:sz w:val="21"/>
          <w:szCs w:val="21"/>
          <w:u w:val="single"/>
        </w:rPr>
        <w:t>Sound Attenuation</w:t>
      </w:r>
      <w:r w:rsidRPr="00427028">
        <w:rPr>
          <w:sz w:val="21"/>
          <w:szCs w:val="21"/>
        </w:rPr>
        <w:t xml:space="preserve">.  Any tenants producing noise greater than 65 </w:t>
      </w:r>
      <w:proofErr w:type="spellStart"/>
      <w:r w:rsidRPr="00427028">
        <w:rPr>
          <w:sz w:val="21"/>
          <w:szCs w:val="21"/>
        </w:rPr>
        <w:t>dBa</w:t>
      </w:r>
      <w:proofErr w:type="spellEnd"/>
      <w:r w:rsidRPr="00427028">
        <w:rPr>
          <w:sz w:val="21"/>
          <w:szCs w:val="21"/>
        </w:rPr>
        <w:t xml:space="preserve"> and any vibrations (i.e., including, but not limited to, fitness centers, restaurants, bars, theaters, pet shops, music, television, or movie stores) shall install sound attenuation/impact insulative construction on floors, </w:t>
      </w:r>
      <w:proofErr w:type="gramStart"/>
      <w:r w:rsidRPr="00427028">
        <w:rPr>
          <w:sz w:val="21"/>
          <w:szCs w:val="21"/>
        </w:rPr>
        <w:t>walls</w:t>
      </w:r>
      <w:proofErr w:type="gramEnd"/>
      <w:r w:rsidRPr="00427028">
        <w:rPr>
          <w:sz w:val="21"/>
          <w:szCs w:val="21"/>
        </w:rPr>
        <w:t xml:space="preserve"> and ceilings such that the overall system achieves a minimum STC/NIC rating of 70 or greater. Tenants having above-average sound levels within its Premises shall also provide vibration isolation construction on floors, </w:t>
      </w:r>
      <w:proofErr w:type="gramStart"/>
      <w:r w:rsidRPr="00427028">
        <w:rPr>
          <w:sz w:val="21"/>
          <w:szCs w:val="21"/>
        </w:rPr>
        <w:t>walls</w:t>
      </w:r>
      <w:proofErr w:type="gramEnd"/>
      <w:r w:rsidRPr="00427028">
        <w:rPr>
          <w:sz w:val="21"/>
          <w:szCs w:val="21"/>
        </w:rPr>
        <w:t xml:space="preserve"> and ceilings. Tenants shall utilize, at its sole cost and expense, the professional services of an acoustical engineer/consultant during the design and construction project phases of Tenant’s Work. Such acoustical engineer is to provide post-construction test reports to Landlord indicating that the final construction NIC rating meets or exceeds the design STC requirements at all assemblies between Tenant’s Premises and surrounding adjacent spaces.</w:t>
      </w:r>
    </w:p>
    <w:p w14:paraId="3197D38C" w14:textId="468AB250" w:rsidR="00157D2A" w:rsidRPr="00842F4E" w:rsidRDefault="00157D2A" w:rsidP="00157D2A">
      <w:pPr>
        <w:ind w:left="720"/>
        <w:jc w:val="both"/>
        <w:rPr>
          <w:sz w:val="21"/>
          <w:szCs w:val="21"/>
        </w:rPr>
      </w:pPr>
    </w:p>
    <w:p w14:paraId="289B733C" w14:textId="77777777" w:rsidR="00157D2A" w:rsidRPr="00842F4E" w:rsidRDefault="00157D2A" w:rsidP="00157D2A">
      <w:pPr>
        <w:jc w:val="both"/>
        <w:rPr>
          <w:bCs/>
          <w:iCs/>
          <w:sz w:val="21"/>
          <w:szCs w:val="21"/>
        </w:rPr>
      </w:pPr>
    </w:p>
    <w:bookmarkEnd w:id="208"/>
    <w:p w14:paraId="6EA0824F" w14:textId="77777777" w:rsidR="00157D2A" w:rsidRPr="00157D2A" w:rsidRDefault="00157D2A" w:rsidP="00157D2A">
      <w:pPr>
        <w:widowControl/>
        <w:jc w:val="both"/>
        <w:rPr>
          <w:bCs/>
          <w:sz w:val="21"/>
          <w:szCs w:val="21"/>
        </w:rPr>
      </w:pPr>
    </w:p>
    <w:p w14:paraId="1EB415C6" w14:textId="77777777" w:rsidR="00C52082" w:rsidRPr="00814CC7" w:rsidRDefault="00C52082" w:rsidP="00C52082">
      <w:pPr>
        <w:widowControl/>
        <w:rPr>
          <w:b/>
          <w:bCs/>
          <w:sz w:val="21"/>
          <w:szCs w:val="21"/>
        </w:rPr>
      </w:pPr>
    </w:p>
    <w:p w14:paraId="7DB4172E" w14:textId="77777777" w:rsidR="00C52082" w:rsidRPr="00814CC7" w:rsidRDefault="00C52082" w:rsidP="00C52082">
      <w:pPr>
        <w:widowControl/>
        <w:rPr>
          <w:b/>
          <w:bCs/>
          <w:sz w:val="21"/>
          <w:szCs w:val="21"/>
        </w:rPr>
        <w:sectPr w:rsidR="00C52082" w:rsidRPr="00814CC7" w:rsidSect="00814CC7">
          <w:footerReference w:type="default" r:id="rId26"/>
          <w:endnotePr>
            <w:numFmt w:val="decimal"/>
          </w:endnotePr>
          <w:pgSz w:w="12240" w:h="15840" w:code="1"/>
          <w:pgMar w:top="1440" w:right="1440" w:bottom="1440" w:left="1440" w:header="720" w:footer="720" w:gutter="0"/>
          <w:pgNumType w:start="1"/>
          <w:cols w:space="720"/>
          <w:noEndnote/>
          <w:docGrid w:linePitch="326"/>
        </w:sectPr>
      </w:pPr>
    </w:p>
    <w:p w14:paraId="00EA4024" w14:textId="77777777" w:rsidR="00963E85" w:rsidRPr="00814CC7" w:rsidRDefault="00963E85">
      <w:pPr>
        <w:widowControl/>
        <w:jc w:val="center"/>
        <w:rPr>
          <w:b/>
          <w:bCs/>
          <w:sz w:val="21"/>
          <w:szCs w:val="21"/>
          <w:u w:val="single"/>
        </w:rPr>
      </w:pPr>
      <w:r w:rsidRPr="00814CC7">
        <w:rPr>
          <w:b/>
          <w:bCs/>
          <w:sz w:val="21"/>
          <w:szCs w:val="21"/>
          <w:u w:val="single"/>
        </w:rPr>
        <w:lastRenderedPageBreak/>
        <w:t>EXHIBIT F</w:t>
      </w:r>
    </w:p>
    <w:p w14:paraId="35AB6571" w14:textId="77777777" w:rsidR="00963E85" w:rsidRPr="00814CC7" w:rsidRDefault="00963E85">
      <w:pPr>
        <w:widowControl/>
        <w:jc w:val="center"/>
        <w:rPr>
          <w:b/>
          <w:bCs/>
          <w:sz w:val="21"/>
          <w:szCs w:val="21"/>
          <w:u w:val="single"/>
        </w:rPr>
      </w:pPr>
    </w:p>
    <w:p w14:paraId="0B5F7B05" w14:textId="77777777" w:rsidR="005F2024" w:rsidRPr="00814CC7" w:rsidRDefault="005F2024" w:rsidP="005F2024">
      <w:pPr>
        <w:widowControl/>
        <w:jc w:val="center"/>
        <w:rPr>
          <w:b/>
          <w:bCs/>
          <w:sz w:val="21"/>
          <w:szCs w:val="21"/>
          <w:u w:val="single"/>
        </w:rPr>
      </w:pPr>
      <w:r w:rsidRPr="00814CC7">
        <w:rPr>
          <w:b/>
          <w:bCs/>
          <w:sz w:val="21"/>
          <w:szCs w:val="21"/>
          <w:u w:val="single"/>
        </w:rPr>
        <w:t>PROHIBITED USES</w:t>
      </w:r>
    </w:p>
    <w:p w14:paraId="68FF1B06" w14:textId="77777777" w:rsidR="00373C18" w:rsidRPr="00373C18" w:rsidRDefault="00373C18" w:rsidP="00373C18">
      <w:pPr>
        <w:widowControl/>
        <w:rPr>
          <w:bCs/>
          <w:sz w:val="21"/>
          <w:szCs w:val="21"/>
          <w:u w:val="single"/>
        </w:rPr>
      </w:pPr>
    </w:p>
    <w:p w14:paraId="14054770" w14:textId="609927DD" w:rsidR="00A60F4C" w:rsidRPr="00131A78" w:rsidRDefault="00A60F4C" w:rsidP="00A60F4C">
      <w:pPr>
        <w:tabs>
          <w:tab w:val="left" w:pos="-720"/>
        </w:tabs>
        <w:autoSpaceDE w:val="0"/>
        <w:autoSpaceDN w:val="0"/>
        <w:adjustRightInd w:val="0"/>
        <w:jc w:val="both"/>
        <w:rPr>
          <w:sz w:val="21"/>
          <w:szCs w:val="21"/>
        </w:rPr>
      </w:pPr>
      <w:r w:rsidRPr="00131A78">
        <w:rPr>
          <w:sz w:val="21"/>
          <w:szCs w:val="21"/>
        </w:rPr>
        <w:t xml:space="preserve">In addition to and not in limitation of any of the provisions of the Lease respecting prohibited uses of the Premises and Tenant’s covenant not to use the Premises for any purpose other than the Permitted Use, Tenant shall not use the Premises for the purposes listed below. In no event shall this </w:t>
      </w:r>
      <w:r w:rsidRPr="00131A78">
        <w:rPr>
          <w:b/>
          <w:sz w:val="21"/>
          <w:szCs w:val="21"/>
          <w:u w:val="single"/>
        </w:rPr>
        <w:t>Exhibit F</w:t>
      </w:r>
      <w:r w:rsidRPr="00131A78">
        <w:rPr>
          <w:sz w:val="21"/>
          <w:szCs w:val="21"/>
        </w:rPr>
        <w:t xml:space="preserve"> be deemed, for Tenant’s benefit, to place any restrictions on any portion of the Shopping Center other than the Premises, and in no event will the inclusion of any restrictions on this list that might have been required by the lease of another tenant be deemed to create or confer upon any party a so-called “third party beneficiary” status. Landlord and Tenant expressly acknowledge and agree that the intent of the parties is that no restriction on Tenant’s Permitted Use anywhere in this Lease, including in </w:t>
      </w:r>
      <w:r w:rsidRPr="00131A78">
        <w:rPr>
          <w:b/>
          <w:sz w:val="21"/>
          <w:szCs w:val="21"/>
          <w:u w:val="single"/>
        </w:rPr>
        <w:t>Exhibit F</w:t>
      </w:r>
      <w:r w:rsidRPr="00131A78">
        <w:rPr>
          <w:sz w:val="21"/>
          <w:szCs w:val="21"/>
        </w:rPr>
        <w:t xml:space="preserve"> will create or confer upon any party a so-called “third party beneficiary” status.</w:t>
      </w:r>
    </w:p>
    <w:p w14:paraId="29925AF2" w14:textId="77777777" w:rsidR="00A60F4C" w:rsidRPr="00131A78" w:rsidRDefault="00A60F4C" w:rsidP="00A60F4C">
      <w:pPr>
        <w:tabs>
          <w:tab w:val="left" w:pos="720"/>
        </w:tabs>
        <w:jc w:val="both"/>
        <w:rPr>
          <w:sz w:val="21"/>
          <w:szCs w:val="21"/>
        </w:rPr>
      </w:pPr>
    </w:p>
    <w:p w14:paraId="6EB7C5C9" w14:textId="77777777" w:rsidR="00A60F4C" w:rsidRPr="00131A78" w:rsidRDefault="00A60F4C" w:rsidP="00A60F4C">
      <w:pPr>
        <w:widowControl/>
        <w:numPr>
          <w:ilvl w:val="0"/>
          <w:numId w:val="49"/>
        </w:numPr>
        <w:autoSpaceDE w:val="0"/>
        <w:autoSpaceDN w:val="0"/>
        <w:adjustRightInd w:val="0"/>
        <w:spacing w:after="120"/>
        <w:ind w:left="360"/>
        <w:jc w:val="both"/>
        <w:rPr>
          <w:sz w:val="21"/>
          <w:szCs w:val="21"/>
        </w:rPr>
      </w:pPr>
      <w:r w:rsidRPr="00131A78">
        <w:rPr>
          <w:sz w:val="21"/>
          <w:szCs w:val="21"/>
        </w:rPr>
        <w:t xml:space="preserve">Any church, </w:t>
      </w:r>
      <w:proofErr w:type="gramStart"/>
      <w:r w:rsidRPr="00131A78">
        <w:rPr>
          <w:sz w:val="21"/>
          <w:szCs w:val="21"/>
        </w:rPr>
        <w:t>synagogue</w:t>
      </w:r>
      <w:proofErr w:type="gramEnd"/>
      <w:r w:rsidRPr="00131A78">
        <w:rPr>
          <w:sz w:val="21"/>
          <w:szCs w:val="21"/>
        </w:rPr>
        <w:t xml:space="preserve"> or other religious facility.</w:t>
      </w:r>
    </w:p>
    <w:p w14:paraId="1B2BA1FD" w14:textId="77777777" w:rsidR="00A60F4C" w:rsidRPr="00131A78" w:rsidRDefault="00A60F4C" w:rsidP="00A60F4C">
      <w:pPr>
        <w:widowControl/>
        <w:numPr>
          <w:ilvl w:val="0"/>
          <w:numId w:val="49"/>
        </w:numPr>
        <w:autoSpaceDE w:val="0"/>
        <w:autoSpaceDN w:val="0"/>
        <w:adjustRightInd w:val="0"/>
        <w:spacing w:after="120"/>
        <w:ind w:left="360"/>
        <w:jc w:val="both"/>
        <w:rPr>
          <w:sz w:val="21"/>
          <w:szCs w:val="21"/>
        </w:rPr>
      </w:pPr>
      <w:r w:rsidRPr="00131A78">
        <w:rPr>
          <w:sz w:val="21"/>
          <w:szCs w:val="21"/>
        </w:rPr>
        <w:t xml:space="preserve">Any facility for the sale, lease or rental of automobiles, trucks, motorcycles, recreational vehicles, </w:t>
      </w:r>
      <w:proofErr w:type="gramStart"/>
      <w:r w:rsidRPr="00131A78">
        <w:rPr>
          <w:sz w:val="21"/>
          <w:szCs w:val="21"/>
        </w:rPr>
        <w:t>boats</w:t>
      </w:r>
      <w:proofErr w:type="gramEnd"/>
      <w:r w:rsidRPr="00131A78">
        <w:rPr>
          <w:sz w:val="21"/>
          <w:szCs w:val="21"/>
        </w:rPr>
        <w:t xml:space="preserve"> or other vehicles except auto showrooms such as Tesla.</w:t>
      </w:r>
    </w:p>
    <w:p w14:paraId="73F22506" w14:textId="77777777" w:rsidR="00A60F4C" w:rsidRPr="00131A78" w:rsidRDefault="00A60F4C" w:rsidP="00A60F4C">
      <w:pPr>
        <w:widowControl/>
        <w:numPr>
          <w:ilvl w:val="0"/>
          <w:numId w:val="49"/>
        </w:numPr>
        <w:autoSpaceDE w:val="0"/>
        <w:autoSpaceDN w:val="0"/>
        <w:adjustRightInd w:val="0"/>
        <w:spacing w:after="120"/>
        <w:ind w:left="360"/>
        <w:jc w:val="both"/>
        <w:rPr>
          <w:sz w:val="21"/>
          <w:szCs w:val="21"/>
        </w:rPr>
      </w:pPr>
      <w:r w:rsidRPr="00131A78">
        <w:rPr>
          <w:sz w:val="21"/>
          <w:szCs w:val="21"/>
        </w:rPr>
        <w:t>Any manufacturing facility.</w:t>
      </w:r>
    </w:p>
    <w:p w14:paraId="2B834746" w14:textId="77777777" w:rsidR="00A60F4C" w:rsidRPr="00131A78" w:rsidRDefault="00A60F4C" w:rsidP="00A60F4C">
      <w:pPr>
        <w:widowControl/>
        <w:numPr>
          <w:ilvl w:val="0"/>
          <w:numId w:val="49"/>
        </w:numPr>
        <w:autoSpaceDE w:val="0"/>
        <w:autoSpaceDN w:val="0"/>
        <w:adjustRightInd w:val="0"/>
        <w:spacing w:after="120"/>
        <w:ind w:left="360"/>
        <w:jc w:val="both"/>
        <w:rPr>
          <w:sz w:val="21"/>
          <w:szCs w:val="21"/>
        </w:rPr>
      </w:pPr>
      <w:r w:rsidRPr="00131A78">
        <w:rPr>
          <w:sz w:val="21"/>
          <w:szCs w:val="21"/>
        </w:rPr>
        <w:t>Any dry cleaner (except that a drop off/pick up only facility shall be allowed).</w:t>
      </w:r>
    </w:p>
    <w:p w14:paraId="66521814" w14:textId="77777777" w:rsidR="00A60F4C" w:rsidRPr="00131A78" w:rsidRDefault="00A60F4C" w:rsidP="00A60F4C">
      <w:pPr>
        <w:widowControl/>
        <w:numPr>
          <w:ilvl w:val="0"/>
          <w:numId w:val="49"/>
        </w:numPr>
        <w:autoSpaceDE w:val="0"/>
        <w:autoSpaceDN w:val="0"/>
        <w:adjustRightInd w:val="0"/>
        <w:spacing w:after="120"/>
        <w:ind w:left="360"/>
        <w:jc w:val="both"/>
        <w:rPr>
          <w:sz w:val="21"/>
          <w:szCs w:val="21"/>
        </w:rPr>
      </w:pPr>
      <w:r w:rsidRPr="00131A78">
        <w:rPr>
          <w:sz w:val="21"/>
          <w:szCs w:val="21"/>
        </w:rPr>
        <w:t>Any retail operation in which more than twenty (20%) percent of the sales area of such operation is used for the display and/or sale of clothing or goods commonly referred to as close outs, manufacturer’s overruns, or excess inventory or manufacturer’s seconds or imperfect merchandise.</w:t>
      </w:r>
    </w:p>
    <w:p w14:paraId="76729453" w14:textId="77777777" w:rsidR="00A60F4C" w:rsidRPr="00131A78" w:rsidRDefault="00A60F4C" w:rsidP="00A60F4C">
      <w:pPr>
        <w:widowControl/>
        <w:numPr>
          <w:ilvl w:val="0"/>
          <w:numId w:val="49"/>
        </w:numPr>
        <w:autoSpaceDE w:val="0"/>
        <w:autoSpaceDN w:val="0"/>
        <w:adjustRightInd w:val="0"/>
        <w:spacing w:after="120"/>
        <w:ind w:left="360"/>
        <w:jc w:val="both"/>
        <w:rPr>
          <w:sz w:val="21"/>
          <w:szCs w:val="21"/>
        </w:rPr>
      </w:pPr>
      <w:r w:rsidRPr="00131A78">
        <w:rPr>
          <w:sz w:val="21"/>
          <w:szCs w:val="21"/>
        </w:rPr>
        <w:t>Any “second hand” store, used clothing or thrift store, pawn shop, salvation army type store, “surplus” store or liquidation outlet with the exception of stores such as Plato’s Closet and “Designer Consignment” shops which shall be permitted. Any discount retailer (such as, without limitation, “dollar” stores such as Family Dollar, Dollar Tree).</w:t>
      </w:r>
    </w:p>
    <w:p w14:paraId="24B124EC" w14:textId="77777777" w:rsidR="00A60F4C" w:rsidRPr="00131A78" w:rsidRDefault="00A60F4C" w:rsidP="00A60F4C">
      <w:pPr>
        <w:widowControl/>
        <w:numPr>
          <w:ilvl w:val="0"/>
          <w:numId w:val="49"/>
        </w:numPr>
        <w:autoSpaceDE w:val="0"/>
        <w:autoSpaceDN w:val="0"/>
        <w:adjustRightInd w:val="0"/>
        <w:spacing w:after="120"/>
        <w:ind w:left="360"/>
        <w:jc w:val="both"/>
        <w:rPr>
          <w:sz w:val="21"/>
          <w:szCs w:val="21"/>
        </w:rPr>
      </w:pPr>
      <w:r w:rsidRPr="00131A78">
        <w:rPr>
          <w:sz w:val="21"/>
          <w:szCs w:val="21"/>
        </w:rPr>
        <w:t>Any mortuary or funeral parlor.</w:t>
      </w:r>
    </w:p>
    <w:p w14:paraId="3AE23372" w14:textId="77777777" w:rsidR="00A60F4C" w:rsidRPr="00131A78" w:rsidRDefault="00A60F4C" w:rsidP="00A60F4C">
      <w:pPr>
        <w:widowControl/>
        <w:numPr>
          <w:ilvl w:val="0"/>
          <w:numId w:val="49"/>
        </w:numPr>
        <w:autoSpaceDE w:val="0"/>
        <w:autoSpaceDN w:val="0"/>
        <w:adjustRightInd w:val="0"/>
        <w:spacing w:after="120"/>
        <w:ind w:left="360"/>
        <w:jc w:val="both"/>
        <w:rPr>
          <w:sz w:val="21"/>
          <w:szCs w:val="21"/>
        </w:rPr>
      </w:pPr>
      <w:r w:rsidRPr="00131A78">
        <w:rPr>
          <w:sz w:val="21"/>
          <w:szCs w:val="21"/>
        </w:rPr>
        <w:t>Any coin operated laundry or equivalent self-service laundry.</w:t>
      </w:r>
    </w:p>
    <w:p w14:paraId="12DC81B8" w14:textId="77777777" w:rsidR="00A60F4C" w:rsidRPr="00131A78" w:rsidRDefault="00A60F4C" w:rsidP="00A60F4C">
      <w:pPr>
        <w:widowControl/>
        <w:numPr>
          <w:ilvl w:val="0"/>
          <w:numId w:val="49"/>
        </w:numPr>
        <w:autoSpaceDE w:val="0"/>
        <w:autoSpaceDN w:val="0"/>
        <w:adjustRightInd w:val="0"/>
        <w:spacing w:after="120"/>
        <w:ind w:left="360"/>
        <w:jc w:val="both"/>
        <w:rPr>
          <w:sz w:val="21"/>
          <w:szCs w:val="21"/>
        </w:rPr>
      </w:pPr>
      <w:r w:rsidRPr="00131A78">
        <w:rPr>
          <w:sz w:val="21"/>
          <w:szCs w:val="21"/>
        </w:rPr>
        <w:t>Any massage parlor (except that a therapeutic massage facility such as “Massage Envy” shall be allowed).</w:t>
      </w:r>
    </w:p>
    <w:p w14:paraId="30693980" w14:textId="77777777" w:rsidR="00A60F4C" w:rsidRPr="00131A78" w:rsidRDefault="00A60F4C" w:rsidP="00A60F4C">
      <w:pPr>
        <w:widowControl/>
        <w:numPr>
          <w:ilvl w:val="0"/>
          <w:numId w:val="49"/>
        </w:numPr>
        <w:autoSpaceDE w:val="0"/>
        <w:autoSpaceDN w:val="0"/>
        <w:adjustRightInd w:val="0"/>
        <w:spacing w:after="120"/>
        <w:ind w:left="360"/>
        <w:jc w:val="both"/>
        <w:rPr>
          <w:sz w:val="21"/>
          <w:szCs w:val="21"/>
        </w:rPr>
      </w:pPr>
      <w:r w:rsidRPr="00131A78">
        <w:rPr>
          <w:sz w:val="21"/>
          <w:szCs w:val="21"/>
        </w:rPr>
        <w:t xml:space="preserve">Any marijuana dispensary, </w:t>
      </w:r>
      <w:proofErr w:type="gramStart"/>
      <w:r w:rsidRPr="00131A78">
        <w:rPr>
          <w:sz w:val="21"/>
          <w:szCs w:val="21"/>
        </w:rPr>
        <w:t>store</w:t>
      </w:r>
      <w:proofErr w:type="gramEnd"/>
      <w:r w:rsidRPr="00131A78">
        <w:rPr>
          <w:sz w:val="21"/>
          <w:szCs w:val="21"/>
        </w:rPr>
        <w:t xml:space="preserve"> or shop.</w:t>
      </w:r>
    </w:p>
    <w:p w14:paraId="4FCFAC2E" w14:textId="77777777" w:rsidR="00A60F4C" w:rsidRPr="00131A78" w:rsidRDefault="00A60F4C" w:rsidP="00A60F4C">
      <w:pPr>
        <w:widowControl/>
        <w:numPr>
          <w:ilvl w:val="0"/>
          <w:numId w:val="49"/>
        </w:numPr>
        <w:autoSpaceDE w:val="0"/>
        <w:autoSpaceDN w:val="0"/>
        <w:adjustRightInd w:val="0"/>
        <w:spacing w:after="120"/>
        <w:ind w:left="360"/>
        <w:jc w:val="both"/>
        <w:rPr>
          <w:sz w:val="21"/>
          <w:szCs w:val="21"/>
        </w:rPr>
      </w:pPr>
      <w:r w:rsidRPr="00131A78">
        <w:rPr>
          <w:sz w:val="21"/>
          <w:szCs w:val="21"/>
        </w:rPr>
        <w:t>Any use inconsistent with the customary character of a first-class retail shopping center (such as, without limitation, any head shop, vape shop, adult book shop, adult movie house, or tattoo or piercing parlor).</w:t>
      </w:r>
    </w:p>
    <w:p w14:paraId="59F86E83" w14:textId="6FE735BB" w:rsidR="00373C18" w:rsidRDefault="00373C18" w:rsidP="00A60F4C">
      <w:pPr>
        <w:widowControl/>
        <w:ind w:left="720" w:hanging="720"/>
        <w:rPr>
          <w:bCs/>
          <w:sz w:val="21"/>
          <w:szCs w:val="21"/>
        </w:rPr>
      </w:pPr>
      <w:r w:rsidRPr="00373C18">
        <w:rPr>
          <w:bCs/>
          <w:sz w:val="21"/>
          <w:szCs w:val="21"/>
        </w:rPr>
        <w:t>.</w:t>
      </w:r>
    </w:p>
    <w:p w14:paraId="2AB482AA" w14:textId="77777777" w:rsidR="000C4340" w:rsidRDefault="000C4340" w:rsidP="000C4340">
      <w:pPr>
        <w:widowControl/>
        <w:jc w:val="both"/>
        <w:rPr>
          <w:bCs/>
          <w:sz w:val="21"/>
          <w:szCs w:val="21"/>
        </w:rPr>
      </w:pPr>
    </w:p>
    <w:p w14:paraId="40F61634" w14:textId="77777777" w:rsidR="009D44F0" w:rsidRPr="0085191C" w:rsidRDefault="009D44F0" w:rsidP="009D44F0">
      <w:pPr>
        <w:widowControl/>
        <w:jc w:val="both"/>
        <w:rPr>
          <w:bCs/>
          <w:sz w:val="21"/>
          <w:szCs w:val="21"/>
        </w:rPr>
      </w:pPr>
    </w:p>
    <w:p w14:paraId="3BBE929F" w14:textId="77777777" w:rsidR="009D44F0" w:rsidRDefault="009D44F0" w:rsidP="009D44F0">
      <w:pPr>
        <w:pStyle w:val="Heading4"/>
        <w:numPr>
          <w:ilvl w:val="0"/>
          <w:numId w:val="0"/>
        </w:numPr>
        <w:ind w:left="1728" w:hanging="1728"/>
        <w:rPr>
          <w:sz w:val="21"/>
          <w:szCs w:val="21"/>
        </w:rPr>
      </w:pPr>
    </w:p>
    <w:p w14:paraId="190BAD6A" w14:textId="77777777" w:rsidR="009D44F0" w:rsidRDefault="009D44F0" w:rsidP="009D44F0">
      <w:pPr>
        <w:pStyle w:val="Heading4"/>
        <w:numPr>
          <w:ilvl w:val="0"/>
          <w:numId w:val="0"/>
        </w:numPr>
        <w:ind w:left="1728" w:hanging="1728"/>
        <w:rPr>
          <w:sz w:val="21"/>
          <w:szCs w:val="21"/>
        </w:rPr>
        <w:sectPr w:rsidR="009D44F0" w:rsidSect="00814CC7">
          <w:footerReference w:type="default" r:id="rId27"/>
          <w:endnotePr>
            <w:numFmt w:val="decimal"/>
          </w:endnotePr>
          <w:pgSz w:w="12240" w:h="15840" w:code="1"/>
          <w:pgMar w:top="1440" w:right="1440" w:bottom="1440" w:left="1440" w:header="720" w:footer="720" w:gutter="0"/>
          <w:pgNumType w:start="1"/>
          <w:cols w:space="720"/>
          <w:noEndnote/>
          <w:docGrid w:linePitch="326"/>
        </w:sectPr>
      </w:pPr>
    </w:p>
    <w:p w14:paraId="70087234" w14:textId="77777777" w:rsidR="009D44F0" w:rsidRPr="00814CC7" w:rsidRDefault="009D44F0" w:rsidP="009D44F0">
      <w:pPr>
        <w:widowControl/>
        <w:jc w:val="center"/>
        <w:rPr>
          <w:b/>
          <w:bCs/>
          <w:sz w:val="21"/>
          <w:szCs w:val="21"/>
          <w:u w:val="single"/>
        </w:rPr>
      </w:pPr>
      <w:r w:rsidRPr="00814CC7">
        <w:rPr>
          <w:b/>
          <w:bCs/>
          <w:sz w:val="21"/>
          <w:szCs w:val="21"/>
          <w:u w:val="single"/>
        </w:rPr>
        <w:lastRenderedPageBreak/>
        <w:t>EXHIBIT F</w:t>
      </w:r>
      <w:r>
        <w:rPr>
          <w:b/>
          <w:bCs/>
          <w:sz w:val="21"/>
          <w:szCs w:val="21"/>
          <w:u w:val="single"/>
        </w:rPr>
        <w:t>-1</w:t>
      </w:r>
    </w:p>
    <w:p w14:paraId="0F1225A9" w14:textId="77777777" w:rsidR="009D44F0" w:rsidRPr="00814CC7" w:rsidRDefault="009D44F0" w:rsidP="009D44F0">
      <w:pPr>
        <w:widowControl/>
        <w:jc w:val="center"/>
        <w:rPr>
          <w:b/>
          <w:bCs/>
          <w:sz w:val="21"/>
          <w:szCs w:val="21"/>
          <w:u w:val="single"/>
        </w:rPr>
      </w:pPr>
    </w:p>
    <w:p w14:paraId="463B861B" w14:textId="77777777" w:rsidR="009D44F0" w:rsidRPr="00814CC7" w:rsidRDefault="009D44F0" w:rsidP="009D44F0">
      <w:pPr>
        <w:widowControl/>
        <w:jc w:val="center"/>
        <w:rPr>
          <w:b/>
          <w:bCs/>
          <w:sz w:val="21"/>
          <w:szCs w:val="21"/>
          <w:u w:val="single"/>
        </w:rPr>
      </w:pPr>
      <w:r>
        <w:rPr>
          <w:b/>
          <w:bCs/>
          <w:sz w:val="21"/>
          <w:szCs w:val="21"/>
          <w:u w:val="single"/>
        </w:rPr>
        <w:t xml:space="preserve">EXCLUSIVE </w:t>
      </w:r>
      <w:r w:rsidRPr="00814CC7">
        <w:rPr>
          <w:b/>
          <w:bCs/>
          <w:sz w:val="21"/>
          <w:szCs w:val="21"/>
          <w:u w:val="single"/>
        </w:rPr>
        <w:t xml:space="preserve"> USES</w:t>
      </w:r>
    </w:p>
    <w:p w14:paraId="74949F1C" w14:textId="77777777" w:rsidR="009D44F0" w:rsidRDefault="009D44F0" w:rsidP="009D44F0">
      <w:pPr>
        <w:pStyle w:val="Heading4"/>
        <w:numPr>
          <w:ilvl w:val="0"/>
          <w:numId w:val="0"/>
        </w:numPr>
        <w:ind w:left="1728" w:hanging="1728"/>
        <w:rPr>
          <w:sz w:val="21"/>
          <w:szCs w:val="21"/>
        </w:rPr>
      </w:pPr>
    </w:p>
    <w:p w14:paraId="04A8E532" w14:textId="77777777" w:rsidR="009D44F0" w:rsidRDefault="009D44F0" w:rsidP="009D44F0">
      <w:pPr>
        <w:pStyle w:val="Heading4"/>
        <w:numPr>
          <w:ilvl w:val="0"/>
          <w:numId w:val="0"/>
        </w:numPr>
        <w:ind w:left="1728" w:hanging="1728"/>
        <w:rPr>
          <w:sz w:val="21"/>
          <w:szCs w:val="21"/>
        </w:rPr>
      </w:pPr>
    </w:p>
    <w:p w14:paraId="6A057CE3" w14:textId="77777777" w:rsidR="00673765" w:rsidRPr="0085191C" w:rsidRDefault="00673765" w:rsidP="00673765">
      <w:pPr>
        <w:widowControl/>
        <w:jc w:val="both"/>
        <w:rPr>
          <w:bCs/>
          <w:sz w:val="21"/>
          <w:szCs w:val="21"/>
        </w:rPr>
      </w:pPr>
    </w:p>
    <w:p w14:paraId="6F94F517" w14:textId="77777777" w:rsidR="00EE0CAF" w:rsidRDefault="00EE0CAF" w:rsidP="00EE0CAF">
      <w:pPr>
        <w:pStyle w:val="Heading4"/>
        <w:numPr>
          <w:ilvl w:val="0"/>
          <w:numId w:val="0"/>
        </w:numPr>
        <w:ind w:left="1728" w:hanging="1728"/>
        <w:rPr>
          <w:sz w:val="21"/>
          <w:szCs w:val="21"/>
        </w:rPr>
      </w:pPr>
    </w:p>
    <w:p w14:paraId="408B7163" w14:textId="77777777" w:rsidR="00A94B35" w:rsidRDefault="00A94B35" w:rsidP="00EE0CAF">
      <w:pPr>
        <w:pStyle w:val="Heading4"/>
        <w:numPr>
          <w:ilvl w:val="0"/>
          <w:numId w:val="0"/>
        </w:numPr>
        <w:ind w:left="1728" w:hanging="1728"/>
        <w:rPr>
          <w:sz w:val="21"/>
          <w:szCs w:val="21"/>
        </w:rPr>
        <w:sectPr w:rsidR="00A94B35" w:rsidSect="00814CC7">
          <w:footerReference w:type="default" r:id="rId28"/>
          <w:endnotePr>
            <w:numFmt w:val="decimal"/>
          </w:endnotePr>
          <w:pgSz w:w="12240" w:h="15840" w:code="1"/>
          <w:pgMar w:top="1440" w:right="1440" w:bottom="1440" w:left="1440" w:header="720" w:footer="720" w:gutter="0"/>
          <w:pgNumType w:start="1"/>
          <w:cols w:space="720"/>
          <w:noEndnote/>
          <w:docGrid w:linePitch="326"/>
        </w:sectPr>
      </w:pPr>
    </w:p>
    <w:p w14:paraId="4089AA86" w14:textId="77777777" w:rsidR="00A94B35" w:rsidRPr="00A222E9" w:rsidRDefault="00BB1E6F" w:rsidP="00A94B35">
      <w:pPr>
        <w:pStyle w:val="Heading4"/>
        <w:numPr>
          <w:ilvl w:val="0"/>
          <w:numId w:val="0"/>
        </w:numPr>
        <w:jc w:val="center"/>
        <w:rPr>
          <w:b/>
          <w:sz w:val="21"/>
          <w:szCs w:val="21"/>
          <w:u w:val="single"/>
        </w:rPr>
      </w:pPr>
      <w:r w:rsidRPr="00A222E9">
        <w:rPr>
          <w:b/>
          <w:sz w:val="21"/>
          <w:szCs w:val="21"/>
          <w:u w:val="single"/>
        </w:rPr>
        <w:lastRenderedPageBreak/>
        <w:t>EXHIBIT G</w:t>
      </w:r>
    </w:p>
    <w:p w14:paraId="426188BF" w14:textId="5A94D706" w:rsidR="00B737DA" w:rsidRDefault="00B737DA" w:rsidP="00B737DA">
      <w:pPr>
        <w:pStyle w:val="CenteredText"/>
        <w:rPr>
          <w:sz w:val="21"/>
          <w:szCs w:val="21"/>
        </w:rPr>
      </w:pPr>
    </w:p>
    <w:p w14:paraId="4D7C1C4A" w14:textId="632193A0" w:rsidR="00B737DA" w:rsidRPr="00C2000F" w:rsidRDefault="0054463C" w:rsidP="0054463C">
      <w:pPr>
        <w:pStyle w:val="CenteredText"/>
        <w:rPr>
          <w:sz w:val="21"/>
          <w:szCs w:val="21"/>
        </w:rPr>
      </w:pPr>
      <w:r>
        <w:rPr>
          <w:sz w:val="21"/>
          <w:szCs w:val="21"/>
        </w:rPr>
        <w:t>Intentionally Deleted</w:t>
      </w:r>
    </w:p>
    <w:p w14:paraId="2D560FB0" w14:textId="77777777" w:rsidR="008B5EFA" w:rsidRDefault="008B5EFA" w:rsidP="008B5EFA">
      <w:pPr>
        <w:pStyle w:val="Heading4"/>
        <w:numPr>
          <w:ilvl w:val="0"/>
          <w:numId w:val="0"/>
        </w:numPr>
        <w:spacing w:after="0"/>
        <w:jc w:val="both"/>
        <w:rPr>
          <w:sz w:val="21"/>
          <w:szCs w:val="21"/>
        </w:rPr>
      </w:pPr>
    </w:p>
    <w:p w14:paraId="59A48D61" w14:textId="77777777" w:rsidR="00AE489F" w:rsidRPr="003F3500" w:rsidRDefault="00AE489F" w:rsidP="00AE489F">
      <w:pPr>
        <w:widowControl/>
        <w:rPr>
          <w:snapToGrid/>
          <w:color w:val="000000"/>
          <w:sz w:val="21"/>
          <w:szCs w:val="21"/>
        </w:rPr>
      </w:pPr>
    </w:p>
    <w:p w14:paraId="18D0B628" w14:textId="77777777" w:rsidR="009E304F" w:rsidRDefault="009E304F" w:rsidP="008B5EFA">
      <w:pPr>
        <w:pStyle w:val="BodyText"/>
        <w:ind w:firstLine="0"/>
        <w:sectPr w:rsidR="009E304F" w:rsidSect="00814CC7">
          <w:footerReference w:type="default" r:id="rId29"/>
          <w:footerReference w:type="first" r:id="rId30"/>
          <w:endnotePr>
            <w:numFmt w:val="decimal"/>
          </w:endnotePr>
          <w:pgSz w:w="12240" w:h="15840" w:code="1"/>
          <w:pgMar w:top="1440" w:right="1440" w:bottom="1440" w:left="1440" w:header="720" w:footer="720" w:gutter="0"/>
          <w:pgNumType w:start="1"/>
          <w:cols w:space="720"/>
          <w:noEndnote/>
          <w:docGrid w:linePitch="326"/>
        </w:sectPr>
      </w:pPr>
    </w:p>
    <w:p w14:paraId="19E8CFEF" w14:textId="77777777" w:rsidR="008B5EFA" w:rsidRPr="001853F5" w:rsidRDefault="009E304F" w:rsidP="009E304F">
      <w:pPr>
        <w:pStyle w:val="BodyText"/>
        <w:spacing w:after="0"/>
        <w:ind w:firstLine="0"/>
        <w:jc w:val="center"/>
        <w:rPr>
          <w:b/>
          <w:sz w:val="21"/>
          <w:szCs w:val="21"/>
          <w:u w:val="single"/>
        </w:rPr>
      </w:pPr>
      <w:r w:rsidRPr="001853F5">
        <w:rPr>
          <w:b/>
          <w:sz w:val="21"/>
          <w:szCs w:val="21"/>
          <w:u w:val="single"/>
        </w:rPr>
        <w:lastRenderedPageBreak/>
        <w:t>EXHIBIT H</w:t>
      </w:r>
    </w:p>
    <w:p w14:paraId="137DCE88" w14:textId="77777777" w:rsidR="009E304F" w:rsidRPr="001853F5" w:rsidRDefault="009E304F" w:rsidP="009E304F">
      <w:pPr>
        <w:pStyle w:val="BodyText"/>
        <w:spacing w:after="0"/>
        <w:ind w:firstLine="0"/>
        <w:rPr>
          <w:sz w:val="21"/>
          <w:szCs w:val="21"/>
        </w:rPr>
      </w:pPr>
    </w:p>
    <w:p w14:paraId="5C68EE8D" w14:textId="77777777" w:rsidR="009E304F" w:rsidRPr="001853F5" w:rsidRDefault="009E304F" w:rsidP="009E304F">
      <w:pPr>
        <w:jc w:val="center"/>
        <w:outlineLvl w:val="1"/>
        <w:rPr>
          <w:b/>
          <w:sz w:val="21"/>
          <w:szCs w:val="21"/>
          <w:u w:val="single"/>
        </w:rPr>
      </w:pPr>
      <w:r w:rsidRPr="001853F5">
        <w:rPr>
          <w:b/>
          <w:sz w:val="21"/>
          <w:szCs w:val="21"/>
          <w:u w:val="single"/>
        </w:rPr>
        <w:t xml:space="preserve">DELIVERY </w:t>
      </w:r>
      <w:r w:rsidR="004B50BC">
        <w:rPr>
          <w:b/>
          <w:sz w:val="21"/>
          <w:szCs w:val="21"/>
          <w:u w:val="single"/>
        </w:rPr>
        <w:t>DATE AGREEMENT</w:t>
      </w:r>
    </w:p>
    <w:p w14:paraId="40948B70" w14:textId="77777777" w:rsidR="009E304F" w:rsidRDefault="009E304F" w:rsidP="004B50BC">
      <w:pPr>
        <w:jc w:val="both"/>
        <w:outlineLvl w:val="1"/>
        <w:rPr>
          <w:sz w:val="21"/>
          <w:szCs w:val="21"/>
        </w:rPr>
      </w:pPr>
    </w:p>
    <w:p w14:paraId="1DB616F7" w14:textId="77777777" w:rsidR="009E304F" w:rsidRDefault="009E304F" w:rsidP="009E304F">
      <w:pPr>
        <w:rPr>
          <w:sz w:val="21"/>
          <w:szCs w:val="21"/>
        </w:rPr>
      </w:pPr>
    </w:p>
    <w:p w14:paraId="6D9BBBF3" w14:textId="546262E4" w:rsidR="004B50BC" w:rsidRPr="00467FAC" w:rsidRDefault="004B50BC" w:rsidP="00373ACF">
      <w:pPr>
        <w:pStyle w:val="BodyText"/>
        <w:ind w:firstLine="0"/>
        <w:jc w:val="both"/>
        <w:rPr>
          <w:sz w:val="21"/>
          <w:szCs w:val="21"/>
        </w:rPr>
      </w:pPr>
      <w:r w:rsidRPr="00467FAC">
        <w:rPr>
          <w:sz w:val="21"/>
          <w:szCs w:val="21"/>
        </w:rPr>
        <w:t xml:space="preserve">THIS </w:t>
      </w:r>
      <w:r w:rsidR="00BF7607">
        <w:rPr>
          <w:sz w:val="21"/>
          <w:szCs w:val="21"/>
        </w:rPr>
        <w:t>DELIVERY DATE AGR</w:t>
      </w:r>
      <w:r w:rsidRPr="00467FAC">
        <w:rPr>
          <w:sz w:val="21"/>
          <w:szCs w:val="21"/>
        </w:rPr>
        <w:t xml:space="preserve">EEMENT (the </w:t>
      </w:r>
      <w:r>
        <w:rPr>
          <w:sz w:val="21"/>
          <w:szCs w:val="21"/>
        </w:rPr>
        <w:t>“</w:t>
      </w:r>
      <w:r w:rsidRPr="007558F1">
        <w:rPr>
          <w:b/>
          <w:sz w:val="21"/>
          <w:szCs w:val="21"/>
        </w:rPr>
        <w:t>Agreement</w:t>
      </w:r>
      <w:r w:rsidRPr="00467FAC">
        <w:rPr>
          <w:sz w:val="21"/>
          <w:szCs w:val="21"/>
        </w:rPr>
        <w:t xml:space="preserve">”) is executed as of __________________________, </w:t>
      </w:r>
      <w:r w:rsidR="00B524B1">
        <w:rPr>
          <w:sz w:val="21"/>
          <w:szCs w:val="21"/>
        </w:rPr>
        <w:t>20</w:t>
      </w:r>
      <w:r w:rsidRPr="00467FAC">
        <w:rPr>
          <w:sz w:val="21"/>
          <w:szCs w:val="21"/>
        </w:rPr>
        <w:t xml:space="preserve">___, by and between </w:t>
      </w:r>
      <w:r w:rsidR="0017158B">
        <w:rPr>
          <w:b/>
          <w:snapToGrid w:val="0"/>
          <w:sz w:val="21"/>
          <w:szCs w:val="21"/>
        </w:rPr>
        <w:t>TORO DEVELOPMENT COMPANY, LLC</w:t>
      </w:r>
      <w:r w:rsidRPr="00D96FB9">
        <w:rPr>
          <w:sz w:val="21"/>
          <w:szCs w:val="21"/>
        </w:rPr>
        <w:t xml:space="preserve">, </w:t>
      </w:r>
      <w:r w:rsidR="0017158B">
        <w:rPr>
          <w:snapToGrid w:val="0"/>
          <w:sz w:val="21"/>
          <w:szCs w:val="21"/>
        </w:rPr>
        <w:t>a Georgia limited liability company</w:t>
      </w:r>
      <w:r w:rsidR="0017158B" w:rsidRPr="00467FAC">
        <w:rPr>
          <w:sz w:val="21"/>
          <w:szCs w:val="21"/>
        </w:rPr>
        <w:t xml:space="preserve"> </w:t>
      </w:r>
      <w:r w:rsidRPr="00467FAC">
        <w:rPr>
          <w:sz w:val="21"/>
          <w:szCs w:val="21"/>
        </w:rPr>
        <w:t>(“</w:t>
      </w:r>
      <w:r w:rsidRPr="007558F1">
        <w:rPr>
          <w:b/>
          <w:sz w:val="21"/>
          <w:szCs w:val="21"/>
        </w:rPr>
        <w:t>Landlord</w:t>
      </w:r>
      <w:r w:rsidRPr="00467FAC">
        <w:rPr>
          <w:sz w:val="21"/>
          <w:szCs w:val="21"/>
        </w:rPr>
        <w:t xml:space="preserve">”) and </w:t>
      </w:r>
      <w:r w:rsidR="00DF5A4B" w:rsidRPr="00DF5A4B">
        <w:rPr>
          <w:rFonts w:ascii="Times New Roman Bold" w:hAnsi="Times New Roman Bold"/>
          <w:b/>
          <w:caps/>
          <w:sz w:val="21"/>
          <w:szCs w:val="21"/>
        </w:rPr>
        <w:t>Sugarcoat Medley Ventures, LLC</w:t>
      </w:r>
      <w:r w:rsidR="00DF5A4B">
        <w:rPr>
          <w:sz w:val="21"/>
          <w:szCs w:val="21"/>
        </w:rPr>
        <w:t>, a Georgia limited liability company</w:t>
      </w:r>
      <w:r w:rsidRPr="00467FAC">
        <w:rPr>
          <w:sz w:val="21"/>
          <w:szCs w:val="21"/>
        </w:rPr>
        <w:t xml:space="preserve"> (“</w:t>
      </w:r>
      <w:r w:rsidRPr="007558F1">
        <w:rPr>
          <w:b/>
          <w:sz w:val="21"/>
          <w:szCs w:val="21"/>
        </w:rPr>
        <w:t>Tenant</w:t>
      </w:r>
      <w:r w:rsidRPr="00467FAC">
        <w:rPr>
          <w:sz w:val="21"/>
          <w:szCs w:val="21"/>
        </w:rPr>
        <w:t>”).</w:t>
      </w:r>
    </w:p>
    <w:p w14:paraId="0A86384A" w14:textId="77777777" w:rsidR="004B50BC" w:rsidRPr="00467FAC" w:rsidRDefault="004B50BC" w:rsidP="00373ACF">
      <w:pPr>
        <w:pStyle w:val="BodyText"/>
        <w:ind w:firstLine="0"/>
        <w:jc w:val="both"/>
        <w:rPr>
          <w:sz w:val="21"/>
          <w:szCs w:val="21"/>
        </w:rPr>
      </w:pPr>
      <w:r w:rsidRPr="00467FAC">
        <w:rPr>
          <w:sz w:val="21"/>
          <w:szCs w:val="21"/>
        </w:rPr>
        <w:t>Landlord and Tenant are parties to that certain Lease Agreement, dated ______________ (the “</w:t>
      </w:r>
      <w:r w:rsidRPr="007558F1">
        <w:rPr>
          <w:b/>
          <w:sz w:val="21"/>
          <w:szCs w:val="21"/>
        </w:rPr>
        <w:t>Lease</w:t>
      </w:r>
      <w:r w:rsidRPr="00467FAC">
        <w:rPr>
          <w:sz w:val="21"/>
          <w:szCs w:val="21"/>
        </w:rPr>
        <w:t xml:space="preserve">”), for the lease of property located at </w:t>
      </w:r>
      <w:r w:rsidRPr="00D96FB9">
        <w:rPr>
          <w:i/>
          <w:sz w:val="21"/>
          <w:szCs w:val="21"/>
        </w:rPr>
        <w:t>Avalon</w:t>
      </w:r>
      <w:r w:rsidRPr="00D96FB9">
        <w:rPr>
          <w:sz w:val="21"/>
          <w:szCs w:val="21"/>
        </w:rPr>
        <w:t xml:space="preserve"> Shopping Center</w:t>
      </w:r>
      <w:r>
        <w:rPr>
          <w:sz w:val="21"/>
          <w:szCs w:val="21"/>
        </w:rPr>
        <w:t xml:space="preserve"> (the “</w:t>
      </w:r>
      <w:r w:rsidRPr="005A783E">
        <w:rPr>
          <w:b/>
          <w:sz w:val="21"/>
          <w:szCs w:val="21"/>
        </w:rPr>
        <w:t>Shopping Center</w:t>
      </w:r>
      <w:r>
        <w:rPr>
          <w:sz w:val="21"/>
          <w:szCs w:val="21"/>
        </w:rPr>
        <w:t>”)</w:t>
      </w:r>
      <w:r w:rsidRPr="00467FAC">
        <w:rPr>
          <w:sz w:val="21"/>
          <w:szCs w:val="21"/>
        </w:rPr>
        <w:t>, as further described in the Lease (the “</w:t>
      </w:r>
      <w:r w:rsidRPr="007558F1">
        <w:rPr>
          <w:b/>
          <w:sz w:val="21"/>
          <w:szCs w:val="21"/>
        </w:rPr>
        <w:t>Premises</w:t>
      </w:r>
      <w:r w:rsidRPr="00467FAC">
        <w:rPr>
          <w:sz w:val="21"/>
          <w:szCs w:val="21"/>
        </w:rPr>
        <w:t>”).</w:t>
      </w:r>
    </w:p>
    <w:p w14:paraId="5A2A2EA5" w14:textId="77777777" w:rsidR="004B50BC" w:rsidRPr="00467FAC" w:rsidRDefault="004B50BC" w:rsidP="004B50BC">
      <w:pPr>
        <w:pStyle w:val="BodyText"/>
        <w:ind w:firstLine="0"/>
        <w:rPr>
          <w:sz w:val="21"/>
          <w:szCs w:val="21"/>
        </w:rPr>
      </w:pPr>
      <w:r w:rsidRPr="00467FAC">
        <w:rPr>
          <w:sz w:val="21"/>
          <w:szCs w:val="21"/>
        </w:rPr>
        <w:t>Landlord and Tenant each state and agree as follows:</w:t>
      </w:r>
    </w:p>
    <w:p w14:paraId="1F4C5FE3" w14:textId="77777777" w:rsidR="004B50BC" w:rsidRPr="00467FAC" w:rsidRDefault="004B50BC" w:rsidP="00BF7607">
      <w:pPr>
        <w:pStyle w:val="BodyText"/>
        <w:rPr>
          <w:sz w:val="21"/>
          <w:szCs w:val="21"/>
        </w:rPr>
      </w:pPr>
      <w:r w:rsidRPr="00467FAC">
        <w:rPr>
          <w:sz w:val="21"/>
          <w:szCs w:val="21"/>
        </w:rPr>
        <w:t>1.</w:t>
      </w:r>
      <w:r w:rsidRPr="00467FAC">
        <w:rPr>
          <w:sz w:val="21"/>
          <w:szCs w:val="21"/>
        </w:rPr>
        <w:tab/>
      </w:r>
      <w:r w:rsidRPr="00D96FB9">
        <w:rPr>
          <w:sz w:val="21"/>
          <w:szCs w:val="21"/>
        </w:rPr>
        <w:t>Initially capitalized terms herein shall have the same meaning ascribed thereto in the Lease.</w:t>
      </w:r>
    </w:p>
    <w:p w14:paraId="5007492D" w14:textId="77777777" w:rsidR="004B50BC" w:rsidRPr="00467FAC" w:rsidRDefault="00BF7607" w:rsidP="004B50BC">
      <w:pPr>
        <w:pStyle w:val="BodyText"/>
        <w:rPr>
          <w:sz w:val="21"/>
          <w:szCs w:val="21"/>
        </w:rPr>
      </w:pPr>
      <w:r>
        <w:rPr>
          <w:sz w:val="21"/>
          <w:szCs w:val="21"/>
        </w:rPr>
        <w:t>2</w:t>
      </w:r>
      <w:r w:rsidR="004B50BC" w:rsidRPr="00467FAC">
        <w:rPr>
          <w:sz w:val="21"/>
          <w:szCs w:val="21"/>
        </w:rPr>
        <w:t>.</w:t>
      </w:r>
      <w:r w:rsidR="004B50BC" w:rsidRPr="00467FAC">
        <w:rPr>
          <w:sz w:val="21"/>
          <w:szCs w:val="21"/>
        </w:rPr>
        <w:tab/>
        <w:t>Square Footage of Premises:</w:t>
      </w:r>
      <w:r w:rsidR="004B50BC" w:rsidRPr="00467FAC">
        <w:rPr>
          <w:sz w:val="21"/>
          <w:szCs w:val="21"/>
        </w:rPr>
        <w:tab/>
      </w:r>
      <w:r w:rsidR="004B50BC" w:rsidRPr="00467FAC">
        <w:rPr>
          <w:sz w:val="21"/>
          <w:szCs w:val="21"/>
        </w:rPr>
        <w:tab/>
      </w:r>
      <w:r w:rsidR="004B50BC" w:rsidRPr="00467FAC">
        <w:rPr>
          <w:sz w:val="21"/>
          <w:szCs w:val="21"/>
        </w:rPr>
        <w:tab/>
      </w:r>
      <w:r w:rsidR="004B50BC" w:rsidRPr="00467FAC">
        <w:rPr>
          <w:sz w:val="21"/>
          <w:szCs w:val="21"/>
          <w:u w:val="single"/>
        </w:rPr>
        <w:tab/>
      </w:r>
      <w:r w:rsidR="004B50BC" w:rsidRPr="00467FAC">
        <w:rPr>
          <w:sz w:val="21"/>
          <w:szCs w:val="21"/>
          <w:u w:val="single"/>
        </w:rPr>
        <w:tab/>
      </w:r>
      <w:r w:rsidR="004B50BC" w:rsidRPr="00467FAC">
        <w:rPr>
          <w:sz w:val="21"/>
          <w:szCs w:val="21"/>
          <w:u w:val="single"/>
        </w:rPr>
        <w:tab/>
      </w:r>
      <w:r w:rsidR="004B50BC" w:rsidRPr="00467FAC">
        <w:rPr>
          <w:sz w:val="21"/>
          <w:szCs w:val="21"/>
          <w:u w:val="single"/>
        </w:rPr>
        <w:tab/>
      </w:r>
      <w:r w:rsidR="004B50BC" w:rsidRPr="00467FAC">
        <w:rPr>
          <w:sz w:val="21"/>
          <w:szCs w:val="21"/>
          <w:u w:val="single"/>
        </w:rPr>
        <w:tab/>
      </w:r>
    </w:p>
    <w:p w14:paraId="428F28A7" w14:textId="77777777" w:rsidR="004B50BC" w:rsidRPr="00467FAC" w:rsidRDefault="00BF7607" w:rsidP="004B50BC">
      <w:pPr>
        <w:pStyle w:val="BodyText"/>
        <w:rPr>
          <w:sz w:val="21"/>
          <w:szCs w:val="21"/>
        </w:rPr>
      </w:pPr>
      <w:r>
        <w:rPr>
          <w:sz w:val="21"/>
          <w:szCs w:val="21"/>
        </w:rPr>
        <w:t>3</w:t>
      </w:r>
      <w:r w:rsidR="004B50BC" w:rsidRPr="00467FAC">
        <w:rPr>
          <w:sz w:val="21"/>
          <w:szCs w:val="21"/>
        </w:rPr>
        <w:t>.</w:t>
      </w:r>
      <w:r w:rsidR="004B50BC" w:rsidRPr="00467FAC">
        <w:rPr>
          <w:sz w:val="21"/>
          <w:szCs w:val="21"/>
        </w:rPr>
        <w:tab/>
        <w:t>Date of Delivery of Possession:</w:t>
      </w:r>
      <w:r w:rsidR="004B50BC" w:rsidRPr="00467FAC">
        <w:rPr>
          <w:sz w:val="21"/>
          <w:szCs w:val="21"/>
        </w:rPr>
        <w:tab/>
      </w:r>
      <w:r w:rsidR="004B50BC" w:rsidRPr="00467FAC">
        <w:rPr>
          <w:sz w:val="21"/>
          <w:szCs w:val="21"/>
        </w:rPr>
        <w:tab/>
      </w:r>
      <w:r w:rsidR="004B50BC" w:rsidRPr="00467FAC">
        <w:rPr>
          <w:sz w:val="21"/>
          <w:szCs w:val="21"/>
        </w:rPr>
        <w:tab/>
      </w:r>
      <w:r w:rsidR="004B50BC" w:rsidRPr="00467FAC">
        <w:rPr>
          <w:sz w:val="21"/>
          <w:szCs w:val="21"/>
          <w:u w:val="single"/>
        </w:rPr>
        <w:tab/>
      </w:r>
      <w:r w:rsidR="004B50BC" w:rsidRPr="00467FAC">
        <w:rPr>
          <w:sz w:val="21"/>
          <w:szCs w:val="21"/>
          <w:u w:val="single"/>
        </w:rPr>
        <w:tab/>
      </w:r>
      <w:r w:rsidR="004B50BC" w:rsidRPr="00467FAC">
        <w:rPr>
          <w:sz w:val="21"/>
          <w:szCs w:val="21"/>
          <w:u w:val="single"/>
        </w:rPr>
        <w:tab/>
      </w:r>
      <w:r w:rsidR="004B50BC" w:rsidRPr="00467FAC">
        <w:rPr>
          <w:sz w:val="21"/>
          <w:szCs w:val="21"/>
          <w:u w:val="single"/>
        </w:rPr>
        <w:tab/>
      </w:r>
      <w:r w:rsidR="004B50BC" w:rsidRPr="00467FAC">
        <w:rPr>
          <w:sz w:val="21"/>
          <w:szCs w:val="21"/>
          <w:u w:val="single"/>
        </w:rPr>
        <w:tab/>
      </w:r>
    </w:p>
    <w:p w14:paraId="09175853" w14:textId="77777777" w:rsidR="004B50BC" w:rsidRPr="00467FAC" w:rsidRDefault="00BF7607" w:rsidP="00373ACF">
      <w:pPr>
        <w:pStyle w:val="BodyText"/>
        <w:jc w:val="both"/>
        <w:rPr>
          <w:sz w:val="21"/>
          <w:szCs w:val="21"/>
        </w:rPr>
      </w:pPr>
      <w:r>
        <w:rPr>
          <w:sz w:val="21"/>
          <w:szCs w:val="21"/>
        </w:rPr>
        <w:t>4</w:t>
      </w:r>
      <w:r w:rsidR="004B50BC">
        <w:rPr>
          <w:sz w:val="21"/>
          <w:szCs w:val="21"/>
        </w:rPr>
        <w:t>.</w:t>
      </w:r>
      <w:r w:rsidR="004B50BC">
        <w:rPr>
          <w:sz w:val="21"/>
          <w:szCs w:val="21"/>
        </w:rPr>
        <w:tab/>
      </w:r>
      <w:r w:rsidR="004B50BC" w:rsidRPr="00467FAC">
        <w:rPr>
          <w:sz w:val="21"/>
          <w:szCs w:val="21"/>
        </w:rPr>
        <w:t xml:space="preserve">Tenant is in full possession of, has accepted, and is satisfied with the Premises, including all Landlord's Work (except for </w:t>
      </w:r>
      <w:proofErr w:type="spellStart"/>
      <w:r w:rsidR="004B50BC" w:rsidRPr="00467FAC">
        <w:rPr>
          <w:sz w:val="21"/>
          <w:szCs w:val="21"/>
        </w:rPr>
        <w:t>punchlist</w:t>
      </w:r>
      <w:proofErr w:type="spellEnd"/>
      <w:r w:rsidR="004B50BC" w:rsidRPr="00467FAC">
        <w:rPr>
          <w:sz w:val="21"/>
          <w:szCs w:val="21"/>
        </w:rPr>
        <w:t xml:space="preserve"> items which have been identified by Tenant in accordance with the terms of the Lease), and the Lease in full force and effect.  Tenant agrees and acknowledges to Landlord as of the date hereof that Landlord has fulfilled the terms and conditions of the Lease.</w:t>
      </w:r>
    </w:p>
    <w:p w14:paraId="5FA430D5" w14:textId="77777777" w:rsidR="004B50BC" w:rsidRDefault="00BF7607" w:rsidP="00373ACF">
      <w:pPr>
        <w:pStyle w:val="BodyText"/>
        <w:jc w:val="both"/>
        <w:rPr>
          <w:sz w:val="21"/>
          <w:szCs w:val="21"/>
        </w:rPr>
      </w:pPr>
      <w:r>
        <w:rPr>
          <w:sz w:val="21"/>
          <w:szCs w:val="21"/>
        </w:rPr>
        <w:t>5</w:t>
      </w:r>
      <w:r w:rsidR="004B50BC">
        <w:rPr>
          <w:sz w:val="21"/>
          <w:szCs w:val="21"/>
        </w:rPr>
        <w:t>.</w:t>
      </w:r>
      <w:r w:rsidR="004B50BC">
        <w:rPr>
          <w:sz w:val="21"/>
          <w:szCs w:val="21"/>
        </w:rPr>
        <w:tab/>
      </w:r>
      <w:r w:rsidR="004B50BC" w:rsidRPr="00467FAC">
        <w:rPr>
          <w:sz w:val="21"/>
          <w:szCs w:val="21"/>
        </w:rPr>
        <w:t xml:space="preserve">This Agreement may be executed in several counterparts, each of which may be deemed an original, and all such counterparts together shall constitute one and the same instrument.  The parties hereby ratify the term of the Lease and agree that the Lease is in full force and effect. </w:t>
      </w:r>
    </w:p>
    <w:p w14:paraId="38F23C90" w14:textId="77777777" w:rsidR="004B50BC" w:rsidRPr="00467FAC" w:rsidRDefault="00BF7607" w:rsidP="00373ACF">
      <w:pPr>
        <w:pStyle w:val="BodyText"/>
        <w:jc w:val="both"/>
        <w:rPr>
          <w:sz w:val="21"/>
          <w:szCs w:val="21"/>
        </w:rPr>
      </w:pPr>
      <w:r>
        <w:rPr>
          <w:sz w:val="21"/>
          <w:szCs w:val="21"/>
        </w:rPr>
        <w:t>6</w:t>
      </w:r>
      <w:r w:rsidR="004B50BC">
        <w:rPr>
          <w:sz w:val="21"/>
          <w:szCs w:val="21"/>
        </w:rPr>
        <w:t>.</w:t>
      </w:r>
      <w:r w:rsidR="004B50BC">
        <w:rPr>
          <w:sz w:val="21"/>
          <w:szCs w:val="21"/>
        </w:rPr>
        <w:tab/>
      </w:r>
      <w:r w:rsidR="004B50BC" w:rsidRPr="00D96FB9">
        <w:rPr>
          <w:rFonts w:eastAsia="MS Mincho"/>
          <w:sz w:val="21"/>
          <w:szCs w:val="21"/>
        </w:rPr>
        <w:t>Landlord and Tenant hereby ratify and affirm the Lease and agree the Lease remains in full force and effect in accordance with its term, provided, however, to the extent of any conflict between the Lease and this Certificate, this Certificate shall control.</w:t>
      </w:r>
    </w:p>
    <w:p w14:paraId="400A2A58" w14:textId="77777777" w:rsidR="00BF7607" w:rsidRDefault="00BF7607" w:rsidP="004B50BC">
      <w:pPr>
        <w:spacing w:after="200" w:line="276" w:lineRule="auto"/>
        <w:rPr>
          <w:sz w:val="21"/>
          <w:szCs w:val="21"/>
        </w:rPr>
      </w:pPr>
    </w:p>
    <w:p w14:paraId="61073720" w14:textId="77777777" w:rsidR="004B50BC" w:rsidRDefault="00BF7607" w:rsidP="00BF7607">
      <w:pPr>
        <w:spacing w:after="200" w:line="276" w:lineRule="auto"/>
        <w:jc w:val="center"/>
        <w:rPr>
          <w:sz w:val="21"/>
          <w:szCs w:val="21"/>
        </w:rPr>
      </w:pPr>
      <w:r>
        <w:rPr>
          <w:sz w:val="21"/>
          <w:szCs w:val="21"/>
        </w:rPr>
        <w:t>[Signatures Begin on Following Page]</w:t>
      </w:r>
      <w:r w:rsidR="004B50BC">
        <w:rPr>
          <w:sz w:val="21"/>
          <w:szCs w:val="21"/>
        </w:rPr>
        <w:br w:type="page"/>
      </w:r>
    </w:p>
    <w:p w14:paraId="6CDAB990" w14:textId="77777777" w:rsidR="004B50BC" w:rsidRDefault="004B50BC" w:rsidP="00A954F6">
      <w:pPr>
        <w:pStyle w:val="BodyText"/>
        <w:jc w:val="both"/>
        <w:rPr>
          <w:sz w:val="21"/>
          <w:szCs w:val="21"/>
        </w:rPr>
      </w:pPr>
      <w:r w:rsidRPr="00467FAC">
        <w:rPr>
          <w:sz w:val="21"/>
          <w:szCs w:val="21"/>
        </w:rPr>
        <w:lastRenderedPageBreak/>
        <w:t xml:space="preserve">IN WITNESS WHEREOF, the parties have executed this </w:t>
      </w:r>
      <w:r w:rsidR="00A954F6">
        <w:rPr>
          <w:sz w:val="21"/>
          <w:szCs w:val="21"/>
        </w:rPr>
        <w:t>Delivery Date Agreement</w:t>
      </w:r>
      <w:r w:rsidRPr="00467FAC">
        <w:rPr>
          <w:sz w:val="21"/>
          <w:szCs w:val="21"/>
        </w:rPr>
        <w:t xml:space="preserve"> as of the date and year first above written.</w:t>
      </w:r>
    </w:p>
    <w:p w14:paraId="1E0DBB95" w14:textId="77777777" w:rsidR="00695576" w:rsidRDefault="00695576" w:rsidP="00695576">
      <w:pPr>
        <w:pStyle w:val="BodyText"/>
        <w:spacing w:after="0"/>
        <w:jc w:val="both"/>
        <w:rPr>
          <w:sz w:val="21"/>
          <w:szCs w:val="21"/>
        </w:rPr>
      </w:pPr>
    </w:p>
    <w:tbl>
      <w:tblPr>
        <w:tblW w:w="0" w:type="auto"/>
        <w:tblLook w:val="01E0" w:firstRow="1" w:lastRow="1" w:firstColumn="1" w:lastColumn="1" w:noHBand="0" w:noVBand="0"/>
      </w:tblPr>
      <w:tblGrid>
        <w:gridCol w:w="4701"/>
        <w:gridCol w:w="4659"/>
      </w:tblGrid>
      <w:tr w:rsidR="004B50BC" w:rsidRPr="00D96FB9" w14:paraId="19E56EF3" w14:textId="77777777" w:rsidTr="00945D4C">
        <w:tc>
          <w:tcPr>
            <w:tcW w:w="4788" w:type="dxa"/>
            <w:shd w:val="clear" w:color="auto" w:fill="auto"/>
          </w:tcPr>
          <w:p w14:paraId="08DFFA1C" w14:textId="77777777" w:rsidR="0017158B" w:rsidRPr="00F33E9A" w:rsidRDefault="0017158B" w:rsidP="0017158B">
            <w:pPr>
              <w:widowControl/>
              <w:jc w:val="both"/>
              <w:rPr>
                <w:b/>
                <w:sz w:val="22"/>
                <w:szCs w:val="22"/>
              </w:rPr>
            </w:pPr>
            <w:r w:rsidRPr="00F33E9A">
              <w:rPr>
                <w:b/>
                <w:sz w:val="22"/>
                <w:szCs w:val="22"/>
              </w:rPr>
              <w:t>LANDLORD:</w:t>
            </w:r>
          </w:p>
          <w:p w14:paraId="138AC0DE" w14:textId="77777777" w:rsidR="0017158B" w:rsidRPr="00F33E9A" w:rsidRDefault="0017158B" w:rsidP="0017158B">
            <w:pPr>
              <w:widowControl/>
              <w:jc w:val="both"/>
              <w:rPr>
                <w:b/>
                <w:sz w:val="22"/>
                <w:szCs w:val="22"/>
              </w:rPr>
            </w:pPr>
          </w:p>
          <w:p w14:paraId="4D15BD12" w14:textId="77777777" w:rsidR="0017158B" w:rsidRPr="00F33E9A" w:rsidRDefault="0017158B" w:rsidP="0017158B">
            <w:pPr>
              <w:tabs>
                <w:tab w:val="right" w:pos="4528"/>
              </w:tabs>
              <w:rPr>
                <w:sz w:val="22"/>
                <w:szCs w:val="22"/>
              </w:rPr>
            </w:pPr>
            <w:r w:rsidRPr="00F33E9A">
              <w:rPr>
                <w:b/>
                <w:bCs/>
                <w:sz w:val="22"/>
                <w:szCs w:val="22"/>
              </w:rPr>
              <w:t>TORO DEVELOPMENT COMPANY LLC</w:t>
            </w:r>
            <w:r w:rsidRPr="00F33E9A">
              <w:rPr>
                <w:sz w:val="22"/>
                <w:szCs w:val="22"/>
              </w:rPr>
              <w:t>,</w:t>
            </w:r>
          </w:p>
          <w:p w14:paraId="56032CC3" w14:textId="77777777" w:rsidR="0017158B" w:rsidRPr="00F33E9A" w:rsidRDefault="0017158B" w:rsidP="0017158B">
            <w:pPr>
              <w:tabs>
                <w:tab w:val="right" w:pos="4528"/>
              </w:tabs>
              <w:rPr>
                <w:b/>
                <w:sz w:val="22"/>
                <w:szCs w:val="22"/>
              </w:rPr>
            </w:pPr>
            <w:r w:rsidRPr="00F33E9A">
              <w:rPr>
                <w:rFonts w:eastAsiaTheme="minorEastAsia"/>
                <w:color w:val="000000"/>
                <w:sz w:val="22"/>
                <w:szCs w:val="22"/>
              </w:rPr>
              <w:t>a Georgia limited liability company</w:t>
            </w:r>
          </w:p>
          <w:p w14:paraId="52D90AC8" w14:textId="77777777" w:rsidR="0017158B" w:rsidRPr="00F33E9A" w:rsidRDefault="0017158B" w:rsidP="0017158B">
            <w:pPr>
              <w:rPr>
                <w:sz w:val="22"/>
                <w:szCs w:val="22"/>
              </w:rPr>
            </w:pPr>
          </w:p>
          <w:p w14:paraId="6B7F819B" w14:textId="77777777" w:rsidR="0017158B" w:rsidRPr="00F33E9A" w:rsidRDefault="0017158B" w:rsidP="0017158B">
            <w:pPr>
              <w:tabs>
                <w:tab w:val="left" w:pos="720"/>
              </w:tabs>
              <w:ind w:left="720" w:hanging="446"/>
              <w:jc w:val="both"/>
              <w:rPr>
                <w:sz w:val="22"/>
                <w:szCs w:val="22"/>
              </w:rPr>
            </w:pPr>
            <w:r w:rsidRPr="00F33E9A">
              <w:rPr>
                <w:sz w:val="22"/>
                <w:szCs w:val="22"/>
              </w:rPr>
              <w:t>By: Toro Holdings, LLC,</w:t>
            </w:r>
          </w:p>
          <w:p w14:paraId="159C072E" w14:textId="77777777" w:rsidR="0017158B" w:rsidRPr="00F33E9A" w:rsidRDefault="0017158B" w:rsidP="0017158B">
            <w:pPr>
              <w:tabs>
                <w:tab w:val="left" w:pos="720"/>
              </w:tabs>
              <w:ind w:left="720" w:hanging="446"/>
              <w:jc w:val="both"/>
              <w:rPr>
                <w:sz w:val="22"/>
                <w:szCs w:val="22"/>
              </w:rPr>
            </w:pPr>
            <w:r w:rsidRPr="00F33E9A">
              <w:rPr>
                <w:sz w:val="22"/>
                <w:szCs w:val="22"/>
              </w:rPr>
              <w:t xml:space="preserve">       a Georgia limited liability company,</w:t>
            </w:r>
          </w:p>
          <w:p w14:paraId="1DCC2A88" w14:textId="77777777" w:rsidR="0017158B" w:rsidRPr="00F33E9A" w:rsidRDefault="0017158B" w:rsidP="0017158B">
            <w:pPr>
              <w:tabs>
                <w:tab w:val="left" w:pos="720"/>
              </w:tabs>
              <w:ind w:left="720" w:hanging="446"/>
              <w:rPr>
                <w:sz w:val="22"/>
                <w:szCs w:val="22"/>
              </w:rPr>
            </w:pPr>
            <w:r w:rsidRPr="00F33E9A">
              <w:rPr>
                <w:sz w:val="22"/>
                <w:szCs w:val="22"/>
              </w:rPr>
              <w:t xml:space="preserve">       its Managing Member</w:t>
            </w:r>
          </w:p>
          <w:p w14:paraId="3C886D70" w14:textId="77777777" w:rsidR="0017158B" w:rsidRPr="00F33E9A" w:rsidRDefault="0017158B" w:rsidP="0017158B">
            <w:pPr>
              <w:rPr>
                <w:sz w:val="22"/>
                <w:szCs w:val="22"/>
              </w:rPr>
            </w:pPr>
          </w:p>
          <w:p w14:paraId="58DB26D8" w14:textId="77777777" w:rsidR="0017158B" w:rsidRPr="00F33E9A" w:rsidRDefault="0017158B" w:rsidP="0017158B">
            <w:pPr>
              <w:rPr>
                <w:sz w:val="22"/>
                <w:szCs w:val="22"/>
              </w:rPr>
            </w:pPr>
          </w:p>
          <w:p w14:paraId="6A6E1F68" w14:textId="77777777" w:rsidR="0017158B" w:rsidRPr="00F33E9A" w:rsidRDefault="0017158B" w:rsidP="0017158B">
            <w:pPr>
              <w:tabs>
                <w:tab w:val="left" w:pos="728"/>
                <w:tab w:val="right" w:pos="4302"/>
              </w:tabs>
              <w:rPr>
                <w:sz w:val="22"/>
                <w:szCs w:val="22"/>
              </w:rPr>
            </w:pPr>
            <w:r w:rsidRPr="00F33E9A">
              <w:rPr>
                <w:sz w:val="22"/>
                <w:szCs w:val="22"/>
              </w:rPr>
              <w:t xml:space="preserve">By:  </w:t>
            </w:r>
            <w:r w:rsidRPr="00F33E9A">
              <w:rPr>
                <w:sz w:val="22"/>
                <w:szCs w:val="22"/>
                <w:u w:val="single"/>
              </w:rPr>
              <w:tab/>
            </w:r>
            <w:r w:rsidRPr="00F33E9A">
              <w:rPr>
                <w:sz w:val="22"/>
                <w:szCs w:val="22"/>
                <w:u w:val="single"/>
              </w:rPr>
              <w:tab/>
              <w:t>[SEAL]</w:t>
            </w:r>
          </w:p>
          <w:p w14:paraId="1DB7CB0D" w14:textId="77777777" w:rsidR="0017158B" w:rsidRPr="00F33E9A" w:rsidRDefault="0017158B" w:rsidP="0017158B">
            <w:pPr>
              <w:tabs>
                <w:tab w:val="left" w:pos="728"/>
                <w:tab w:val="right" w:pos="4302"/>
              </w:tabs>
              <w:rPr>
                <w:sz w:val="22"/>
                <w:szCs w:val="22"/>
              </w:rPr>
            </w:pPr>
            <w:r w:rsidRPr="00F33E9A">
              <w:rPr>
                <w:sz w:val="22"/>
                <w:szCs w:val="22"/>
              </w:rPr>
              <w:t>Name:</w:t>
            </w:r>
            <w:r w:rsidRPr="00F33E9A">
              <w:rPr>
                <w:sz w:val="22"/>
                <w:szCs w:val="22"/>
                <w:u w:val="single"/>
              </w:rPr>
              <w:tab/>
              <w:t>Mark C. Toro</w:t>
            </w:r>
            <w:r w:rsidRPr="00F33E9A">
              <w:rPr>
                <w:sz w:val="22"/>
                <w:szCs w:val="22"/>
                <w:u w:val="single"/>
              </w:rPr>
              <w:tab/>
            </w:r>
          </w:p>
          <w:p w14:paraId="2EF56546" w14:textId="77777777" w:rsidR="0017158B" w:rsidRPr="00F33E9A" w:rsidRDefault="0017158B" w:rsidP="0017158B">
            <w:pPr>
              <w:tabs>
                <w:tab w:val="left" w:pos="728"/>
                <w:tab w:val="right" w:pos="4302"/>
              </w:tabs>
              <w:rPr>
                <w:sz w:val="22"/>
                <w:szCs w:val="22"/>
                <w:u w:val="single"/>
              </w:rPr>
            </w:pPr>
            <w:r w:rsidRPr="00F33E9A">
              <w:rPr>
                <w:sz w:val="22"/>
                <w:szCs w:val="22"/>
              </w:rPr>
              <w:t xml:space="preserve">Title:  </w:t>
            </w:r>
            <w:r w:rsidRPr="00F33E9A">
              <w:rPr>
                <w:sz w:val="22"/>
                <w:szCs w:val="22"/>
                <w:u w:val="single"/>
              </w:rPr>
              <w:tab/>
              <w:t>Manager</w:t>
            </w:r>
            <w:r w:rsidRPr="00F33E9A">
              <w:rPr>
                <w:sz w:val="22"/>
                <w:szCs w:val="22"/>
                <w:u w:val="single"/>
              </w:rPr>
              <w:tab/>
            </w:r>
          </w:p>
          <w:p w14:paraId="50B3A29D" w14:textId="23AEEDA8" w:rsidR="004B50BC" w:rsidRPr="00F95400" w:rsidRDefault="004B50BC" w:rsidP="00945D4C">
            <w:pPr>
              <w:ind w:firstLine="1080"/>
              <w:jc w:val="both"/>
              <w:rPr>
                <w:sz w:val="21"/>
                <w:szCs w:val="21"/>
              </w:rPr>
            </w:pPr>
          </w:p>
        </w:tc>
        <w:tc>
          <w:tcPr>
            <w:tcW w:w="4788" w:type="dxa"/>
            <w:shd w:val="clear" w:color="auto" w:fill="auto"/>
          </w:tcPr>
          <w:p w14:paraId="1672309D" w14:textId="77777777" w:rsidR="004B50BC" w:rsidRPr="00D96FB9" w:rsidRDefault="004B50BC" w:rsidP="00945D4C">
            <w:pPr>
              <w:tabs>
                <w:tab w:val="left" w:pos="-720"/>
              </w:tabs>
              <w:jc w:val="both"/>
              <w:outlineLvl w:val="1"/>
              <w:rPr>
                <w:b/>
                <w:sz w:val="21"/>
                <w:szCs w:val="21"/>
              </w:rPr>
            </w:pPr>
            <w:r w:rsidRPr="00DB65C8">
              <w:rPr>
                <w:b/>
                <w:sz w:val="21"/>
                <w:szCs w:val="21"/>
                <w:u w:val="single"/>
              </w:rPr>
              <w:t>TENANT</w:t>
            </w:r>
            <w:r w:rsidRPr="00DB65C8">
              <w:rPr>
                <w:sz w:val="21"/>
                <w:szCs w:val="21"/>
              </w:rPr>
              <w:t>:</w:t>
            </w:r>
          </w:p>
          <w:p w14:paraId="35BFA6C4" w14:textId="77777777" w:rsidR="004B50BC" w:rsidRDefault="004B50BC" w:rsidP="00945D4C">
            <w:pPr>
              <w:tabs>
                <w:tab w:val="left" w:pos="-720"/>
              </w:tabs>
              <w:jc w:val="both"/>
              <w:outlineLvl w:val="1"/>
              <w:rPr>
                <w:b/>
                <w:sz w:val="21"/>
                <w:szCs w:val="21"/>
              </w:rPr>
            </w:pPr>
          </w:p>
          <w:p w14:paraId="146D7BBB" w14:textId="77777777" w:rsidR="004B50BC" w:rsidRPr="00F95400" w:rsidRDefault="004B50BC" w:rsidP="00945D4C">
            <w:pPr>
              <w:tabs>
                <w:tab w:val="left" w:pos="-720"/>
              </w:tabs>
              <w:jc w:val="both"/>
              <w:outlineLvl w:val="1"/>
              <w:rPr>
                <w:sz w:val="21"/>
                <w:szCs w:val="21"/>
              </w:rPr>
            </w:pPr>
            <w:r>
              <w:rPr>
                <w:b/>
                <w:sz w:val="21"/>
                <w:szCs w:val="21"/>
              </w:rPr>
              <w:t>_____________________________</w:t>
            </w:r>
            <w:r w:rsidRPr="00F95400">
              <w:rPr>
                <w:sz w:val="21"/>
                <w:szCs w:val="21"/>
              </w:rPr>
              <w:t>,</w:t>
            </w:r>
          </w:p>
          <w:p w14:paraId="47307632" w14:textId="77777777" w:rsidR="004B50BC" w:rsidRPr="00D96FB9" w:rsidRDefault="004B50BC" w:rsidP="00945D4C">
            <w:pPr>
              <w:tabs>
                <w:tab w:val="left" w:pos="-720"/>
              </w:tabs>
              <w:jc w:val="both"/>
              <w:outlineLvl w:val="1"/>
              <w:rPr>
                <w:b/>
                <w:sz w:val="21"/>
                <w:szCs w:val="21"/>
              </w:rPr>
            </w:pPr>
            <w:r>
              <w:rPr>
                <w:sz w:val="21"/>
                <w:szCs w:val="21"/>
              </w:rPr>
              <w:t>a</w:t>
            </w:r>
            <w:r w:rsidRPr="00F95400">
              <w:rPr>
                <w:sz w:val="21"/>
                <w:szCs w:val="21"/>
              </w:rPr>
              <w:t xml:space="preserve"> __________________________</w:t>
            </w:r>
          </w:p>
          <w:p w14:paraId="29333E06" w14:textId="77777777" w:rsidR="004B50BC" w:rsidRDefault="004B50BC" w:rsidP="00945D4C">
            <w:pPr>
              <w:tabs>
                <w:tab w:val="left" w:pos="-720"/>
              </w:tabs>
              <w:jc w:val="both"/>
              <w:outlineLvl w:val="1"/>
              <w:rPr>
                <w:sz w:val="21"/>
                <w:szCs w:val="21"/>
              </w:rPr>
            </w:pPr>
          </w:p>
          <w:p w14:paraId="2DDF2833" w14:textId="173B0713" w:rsidR="004B50BC" w:rsidRDefault="004B50BC" w:rsidP="00945D4C">
            <w:pPr>
              <w:tabs>
                <w:tab w:val="left" w:pos="-720"/>
              </w:tabs>
              <w:jc w:val="both"/>
              <w:outlineLvl w:val="1"/>
              <w:rPr>
                <w:sz w:val="21"/>
                <w:szCs w:val="21"/>
              </w:rPr>
            </w:pPr>
          </w:p>
          <w:p w14:paraId="4E8B12CF" w14:textId="485D5DCC" w:rsidR="0017158B" w:rsidRDefault="0017158B" w:rsidP="00945D4C">
            <w:pPr>
              <w:tabs>
                <w:tab w:val="left" w:pos="-720"/>
              </w:tabs>
              <w:jc w:val="both"/>
              <w:outlineLvl w:val="1"/>
              <w:rPr>
                <w:sz w:val="21"/>
                <w:szCs w:val="21"/>
              </w:rPr>
            </w:pPr>
          </w:p>
          <w:p w14:paraId="40E449B4" w14:textId="77777777" w:rsidR="0017158B" w:rsidRDefault="0017158B" w:rsidP="00945D4C">
            <w:pPr>
              <w:tabs>
                <w:tab w:val="left" w:pos="-720"/>
              </w:tabs>
              <w:jc w:val="both"/>
              <w:outlineLvl w:val="1"/>
              <w:rPr>
                <w:sz w:val="21"/>
                <w:szCs w:val="21"/>
              </w:rPr>
            </w:pPr>
          </w:p>
          <w:p w14:paraId="6515F2F5" w14:textId="77777777" w:rsidR="004B50BC" w:rsidRPr="00F95400" w:rsidRDefault="004B50BC" w:rsidP="0017158B">
            <w:pPr>
              <w:tabs>
                <w:tab w:val="left" w:pos="-720"/>
              </w:tabs>
              <w:spacing w:line="276" w:lineRule="auto"/>
              <w:jc w:val="both"/>
              <w:outlineLvl w:val="1"/>
              <w:rPr>
                <w:sz w:val="21"/>
                <w:szCs w:val="21"/>
                <w:u w:val="single"/>
              </w:rPr>
            </w:pPr>
            <w:r>
              <w:rPr>
                <w:sz w:val="21"/>
                <w:szCs w:val="21"/>
              </w:rPr>
              <w:t>By:</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16169752" w14:textId="77777777" w:rsidR="004B50BC" w:rsidRPr="00F95400" w:rsidRDefault="004B50BC" w:rsidP="0017158B">
            <w:pPr>
              <w:tabs>
                <w:tab w:val="left" w:pos="-720"/>
              </w:tabs>
              <w:spacing w:line="276" w:lineRule="auto"/>
              <w:jc w:val="both"/>
              <w:outlineLvl w:val="1"/>
              <w:rPr>
                <w:sz w:val="21"/>
                <w:szCs w:val="21"/>
                <w:u w:val="single"/>
              </w:rPr>
            </w:pPr>
            <w:r>
              <w:rPr>
                <w:sz w:val="21"/>
                <w:szCs w:val="21"/>
              </w:rPr>
              <w:t>Name: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7BB7D0FE" w14:textId="77777777" w:rsidR="004B50BC" w:rsidRPr="00F95400" w:rsidRDefault="004B50BC" w:rsidP="0017158B">
            <w:pPr>
              <w:tabs>
                <w:tab w:val="left" w:pos="-720"/>
              </w:tabs>
              <w:spacing w:line="276" w:lineRule="auto"/>
              <w:jc w:val="both"/>
              <w:outlineLvl w:val="1"/>
              <w:rPr>
                <w:sz w:val="21"/>
                <w:szCs w:val="21"/>
                <w:u w:val="single"/>
              </w:rPr>
            </w:pPr>
            <w:r>
              <w:rPr>
                <w:sz w:val="21"/>
                <w:szCs w:val="21"/>
              </w:rPr>
              <w:t>Title:</w:t>
            </w:r>
            <w:r>
              <w:rPr>
                <w:sz w:val="21"/>
                <w:szCs w:val="21"/>
                <w:u w:val="single"/>
              </w:rPr>
              <w:tab/>
            </w:r>
            <w:r>
              <w:rPr>
                <w:sz w:val="21"/>
                <w:szCs w:val="21"/>
                <w:u w:val="single"/>
              </w:rPr>
              <w:tab/>
            </w:r>
            <w:r>
              <w:rPr>
                <w:sz w:val="21"/>
                <w:szCs w:val="21"/>
                <w:u w:val="single"/>
              </w:rPr>
              <w:tab/>
            </w:r>
            <w:r>
              <w:rPr>
                <w:sz w:val="21"/>
                <w:szCs w:val="21"/>
                <w:u w:val="single"/>
              </w:rPr>
              <w:tab/>
            </w:r>
            <w:r>
              <w:rPr>
                <w:sz w:val="21"/>
                <w:szCs w:val="21"/>
                <w:u w:val="single"/>
              </w:rPr>
              <w:tab/>
            </w:r>
          </w:p>
          <w:p w14:paraId="55D9A6EB" w14:textId="77777777" w:rsidR="004B50BC" w:rsidRPr="00D96FB9" w:rsidRDefault="004B50BC" w:rsidP="00945D4C">
            <w:pPr>
              <w:tabs>
                <w:tab w:val="left" w:pos="-720"/>
              </w:tabs>
              <w:jc w:val="both"/>
              <w:outlineLvl w:val="1"/>
              <w:rPr>
                <w:sz w:val="21"/>
                <w:szCs w:val="21"/>
              </w:rPr>
            </w:pPr>
          </w:p>
        </w:tc>
      </w:tr>
    </w:tbl>
    <w:p w14:paraId="11DE1122" w14:textId="77777777" w:rsidR="004B50BC" w:rsidRPr="00467FAC" w:rsidRDefault="004B50BC" w:rsidP="004B50BC">
      <w:pPr>
        <w:pStyle w:val="BodyText"/>
        <w:rPr>
          <w:sz w:val="21"/>
          <w:szCs w:val="21"/>
        </w:rPr>
      </w:pPr>
    </w:p>
    <w:p w14:paraId="29D5F79D" w14:textId="77777777" w:rsidR="007B6240" w:rsidRDefault="007B6240" w:rsidP="009E304F">
      <w:pPr>
        <w:rPr>
          <w:sz w:val="21"/>
          <w:szCs w:val="21"/>
        </w:rPr>
        <w:sectPr w:rsidR="007B6240" w:rsidSect="00814CC7">
          <w:footerReference w:type="default" r:id="rId31"/>
          <w:endnotePr>
            <w:numFmt w:val="decimal"/>
          </w:endnotePr>
          <w:pgSz w:w="12240" w:h="15840" w:code="1"/>
          <w:pgMar w:top="1440" w:right="1440" w:bottom="1440" w:left="1440" w:header="720" w:footer="720" w:gutter="0"/>
          <w:pgNumType w:start="1"/>
          <w:cols w:space="720"/>
          <w:noEndnote/>
          <w:docGrid w:linePitch="326"/>
        </w:sectPr>
      </w:pPr>
    </w:p>
    <w:p w14:paraId="42662EEE" w14:textId="395F9C13" w:rsidR="007B6240" w:rsidRPr="00A222E9" w:rsidRDefault="007B6240" w:rsidP="007B6240">
      <w:pPr>
        <w:pStyle w:val="Heading4"/>
        <w:numPr>
          <w:ilvl w:val="0"/>
          <w:numId w:val="0"/>
        </w:numPr>
        <w:jc w:val="center"/>
        <w:rPr>
          <w:b/>
          <w:sz w:val="21"/>
          <w:szCs w:val="21"/>
          <w:u w:val="single"/>
        </w:rPr>
      </w:pPr>
      <w:r w:rsidRPr="00A222E9">
        <w:rPr>
          <w:b/>
          <w:sz w:val="21"/>
          <w:szCs w:val="21"/>
          <w:u w:val="single"/>
        </w:rPr>
        <w:lastRenderedPageBreak/>
        <w:t xml:space="preserve">EXHIBIT </w:t>
      </w:r>
      <w:r>
        <w:rPr>
          <w:b/>
          <w:sz w:val="21"/>
          <w:szCs w:val="21"/>
          <w:u w:val="single"/>
        </w:rPr>
        <w:t>I</w:t>
      </w:r>
    </w:p>
    <w:p w14:paraId="0F440951" w14:textId="62E12D78" w:rsidR="004B50BC" w:rsidRPr="00D96FB9" w:rsidRDefault="00EF2C33" w:rsidP="007B6240">
      <w:pPr>
        <w:jc w:val="center"/>
        <w:rPr>
          <w:sz w:val="21"/>
          <w:szCs w:val="21"/>
        </w:rPr>
      </w:pPr>
      <w:r>
        <w:rPr>
          <w:b/>
          <w:sz w:val="21"/>
          <w:szCs w:val="21"/>
          <w:u w:val="single"/>
        </w:rPr>
        <w:t xml:space="preserve">MENU OF </w:t>
      </w:r>
      <w:r w:rsidR="00C81146">
        <w:rPr>
          <w:b/>
          <w:sz w:val="21"/>
          <w:szCs w:val="21"/>
          <w:u w:val="single"/>
        </w:rPr>
        <w:t>SALON SERVICES</w:t>
      </w:r>
    </w:p>
    <w:sectPr w:rsidR="004B50BC" w:rsidRPr="00D96FB9" w:rsidSect="00814CC7">
      <w:footerReference w:type="default" r:id="rId32"/>
      <w:endnotePr>
        <w:numFmt w:val="decimal"/>
      </w:endnotePr>
      <w:pgSz w:w="12240" w:h="15840" w:code="1"/>
      <w:pgMar w:top="1440" w:right="1440" w:bottom="1440" w:left="1440"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0ACAF" w14:textId="77777777" w:rsidR="00E37995" w:rsidRDefault="00E37995">
      <w:r>
        <w:separator/>
      </w:r>
    </w:p>
  </w:endnote>
  <w:endnote w:type="continuationSeparator" w:id="0">
    <w:p w14:paraId="480B7365" w14:textId="77777777" w:rsidR="00E37995" w:rsidRDefault="00E37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Univers (W1)">
    <w:altName w:val="Arial"/>
    <w:panose1 w:val="00000000000000000000"/>
    <w:charset w:val="00"/>
    <w:family w:val="swiss"/>
    <w:notTrueType/>
    <w:pitch w:val="variable"/>
    <w:sig w:usb0="00000003" w:usb1="00000000" w:usb2="00000000" w:usb3="00000000" w:csb0="00000001"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 w:name="_iDocIDFieldf70a6334-137e-4b8b-b371-4563"/>
  <w:p w14:paraId="2B7D2B72"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2" w:name="_iDocIDField8c0c62ce-d57a-4e86-bb70-4fff"/>
  <w:p w14:paraId="36A7DC70"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2"/>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3" w:name="_iDocIDField32e2d8e9-3057-49fe-93f2-922a"/>
  <w:p w14:paraId="31F47278"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3"/>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C5237" w14:textId="77777777" w:rsidR="00A31284" w:rsidRPr="00D269A8" w:rsidRDefault="00A31284" w:rsidP="00D269A8">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proofErr w:type="spellStart"/>
    <w:r>
      <w:rPr>
        <w:sz w:val="18"/>
        <w:szCs w:val="18"/>
      </w:rPr>
      <w:t>i</w:t>
    </w:r>
    <w:proofErr w:type="spellEnd"/>
    <w:r w:rsidRPr="00D03E0C">
      <w:rPr>
        <w:noProof/>
        <w:sz w:val="18"/>
        <w:szCs w:val="18"/>
      </w:rPr>
      <w:fldChar w:fldCharType="end"/>
    </w:r>
  </w:p>
  <w:bookmarkStart w:id="4" w:name="_iDocIDField213e5872-7968-4084-9ed5-6893"/>
  <w:p w14:paraId="036B014B"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4"/>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A03BD" w14:textId="77777777" w:rsidR="00A31284" w:rsidRPr="00F45100" w:rsidRDefault="00A31284" w:rsidP="00F45100">
    <w:pPr>
      <w:spacing w:line="240" w:lineRule="exact"/>
      <w:jc w:val="center"/>
      <w:rPr>
        <w:sz w:val="18"/>
        <w:szCs w:val="18"/>
      </w:rPr>
    </w:pP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9" w:name="_iDocIDField9038e495-e428-47c3-9a96-4669"/>
  <w:p w14:paraId="2CBE454D"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9"/>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33F34" w14:textId="77777777" w:rsidR="00A31284" w:rsidRPr="006132D8" w:rsidRDefault="00A31284" w:rsidP="006132D8">
    <w:pPr>
      <w:spacing w:line="240" w:lineRule="exact"/>
      <w:jc w:val="center"/>
      <w:rPr>
        <w:sz w:val="18"/>
        <w:szCs w:val="18"/>
      </w:rPr>
    </w:pPr>
    <w:r>
      <w:rPr>
        <w:sz w:val="18"/>
        <w:szCs w:val="18"/>
      </w:rPr>
      <w:t xml:space="preserve">EXHIBIT A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01" w:name="_iDocIDField0be6097f-e047-4b6b-8979-58d7"/>
  <w:p w14:paraId="434C95E4"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201"/>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98D81" w14:textId="77777777" w:rsidR="00A31284" w:rsidRPr="0055717E" w:rsidRDefault="00A31284" w:rsidP="0055717E">
    <w:pPr>
      <w:spacing w:line="240" w:lineRule="exact"/>
      <w:jc w:val="center"/>
      <w:rPr>
        <w:sz w:val="18"/>
        <w:szCs w:val="18"/>
      </w:rPr>
    </w:pPr>
    <w:r>
      <w:rPr>
        <w:sz w:val="18"/>
        <w:szCs w:val="18"/>
      </w:rPr>
      <w:t xml:space="preserve">EXHIBIT A-1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02" w:name="_iDocIDField11e8b247-ae0c-4cee-91c0-42f8"/>
  <w:p w14:paraId="71766321"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202"/>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BCFCE" w14:textId="77777777" w:rsidR="00A31284" w:rsidRPr="007D564F" w:rsidRDefault="00A31284" w:rsidP="007D564F">
    <w:pPr>
      <w:spacing w:line="240" w:lineRule="exact"/>
      <w:jc w:val="center"/>
      <w:rPr>
        <w:sz w:val="18"/>
        <w:szCs w:val="18"/>
      </w:rPr>
    </w:pPr>
    <w:r>
      <w:rPr>
        <w:sz w:val="18"/>
        <w:szCs w:val="18"/>
      </w:rPr>
      <w:t xml:space="preserve">EXHIBIT A-2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03" w:name="_iDocIDField753a3bb5-69c2-4ec9-85df-141f"/>
  <w:p w14:paraId="6D300B5E"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203"/>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E96E" w14:textId="77777777" w:rsidR="00A31284" w:rsidRPr="00BC0D75" w:rsidRDefault="00A31284" w:rsidP="00BC0D75">
    <w:pPr>
      <w:spacing w:line="240" w:lineRule="exact"/>
      <w:jc w:val="center"/>
      <w:rPr>
        <w:sz w:val="18"/>
        <w:szCs w:val="18"/>
      </w:rPr>
    </w:pPr>
    <w:r>
      <w:rPr>
        <w:sz w:val="18"/>
        <w:szCs w:val="18"/>
      </w:rPr>
      <w:t xml:space="preserve">EXHIBIT B – Page </w:t>
    </w:r>
    <w:r w:rsidRPr="00D03E0C">
      <w:rPr>
        <w:sz w:val="18"/>
        <w:szCs w:val="18"/>
      </w:rPr>
      <w:fldChar w:fldCharType="begin"/>
    </w:r>
    <w:r w:rsidRPr="00D03E0C">
      <w:rPr>
        <w:sz w:val="18"/>
        <w:szCs w:val="18"/>
      </w:rPr>
      <w:instrText xml:space="preserve"> PAGE   \* MERGEFORMAT </w:instrText>
    </w:r>
    <w:r w:rsidRPr="00D03E0C">
      <w:rPr>
        <w:sz w:val="18"/>
        <w:szCs w:val="18"/>
      </w:rPr>
      <w:fldChar w:fldCharType="separate"/>
    </w:r>
    <w:r>
      <w:rPr>
        <w:sz w:val="18"/>
        <w:szCs w:val="18"/>
      </w:rPr>
      <w:t>1</w:t>
    </w:r>
    <w:r w:rsidRPr="00D03E0C">
      <w:rPr>
        <w:noProof/>
        <w:sz w:val="18"/>
        <w:szCs w:val="18"/>
      </w:rPr>
      <w:fldChar w:fldCharType="end"/>
    </w:r>
  </w:p>
  <w:bookmarkStart w:id="204" w:name="_iDocIDField694a05ab-0eed-4694-94a7-4eb1"/>
  <w:p w14:paraId="726500F1"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204"/>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C3060" w14:textId="77777777" w:rsidR="00A31284" w:rsidRPr="00884022" w:rsidRDefault="00A31284" w:rsidP="00884022">
    <w:pPr>
      <w:jc w:val="center"/>
      <w:rPr>
        <w:sz w:val="18"/>
        <w:szCs w:val="18"/>
      </w:rPr>
    </w:pPr>
    <w:r w:rsidRPr="00795B74">
      <w:rPr>
        <w:sz w:val="18"/>
        <w:szCs w:val="18"/>
      </w:rPr>
      <w:t xml:space="preserve">EXHIBIT C - Page </w:t>
    </w:r>
    <w:r w:rsidRPr="00795B74">
      <w:rPr>
        <w:sz w:val="18"/>
        <w:szCs w:val="18"/>
      </w:rPr>
      <w:fldChar w:fldCharType="begin"/>
    </w:r>
    <w:r w:rsidRPr="00795B74">
      <w:rPr>
        <w:sz w:val="18"/>
        <w:szCs w:val="18"/>
      </w:rPr>
      <w:instrText xml:space="preserve"> PAGE </w:instrText>
    </w:r>
    <w:r w:rsidRPr="00795B74">
      <w:rPr>
        <w:sz w:val="18"/>
        <w:szCs w:val="18"/>
      </w:rPr>
      <w:fldChar w:fldCharType="separate"/>
    </w:r>
    <w:r>
      <w:rPr>
        <w:sz w:val="18"/>
        <w:szCs w:val="18"/>
      </w:rPr>
      <w:t>1</w:t>
    </w:r>
    <w:r w:rsidRPr="00795B74">
      <w:rPr>
        <w:sz w:val="18"/>
        <w:szCs w:val="18"/>
      </w:rPr>
      <w:fldChar w:fldCharType="end"/>
    </w:r>
  </w:p>
  <w:bookmarkStart w:id="205" w:name="_iDocIDField5d3f487e-04bb-48db-b54c-3edf"/>
  <w:p w14:paraId="4C889AE1"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205"/>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9809D" w14:textId="77777777" w:rsidR="00A31284" w:rsidRDefault="00A31284" w:rsidP="006C1440">
    <w:pPr>
      <w:spacing w:line="240" w:lineRule="exact"/>
      <w:jc w:val="center"/>
    </w:pPr>
    <w:r w:rsidRPr="00795B74">
      <w:rPr>
        <w:sz w:val="18"/>
      </w:rPr>
      <w:t xml:space="preserve">EXHIBIT D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06" w:name="_iDocIDFieldb9923d58-81fc-41c6-9638-3845"/>
  <w:p w14:paraId="26A7C873"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206"/>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0B051" w14:textId="77777777" w:rsidR="00A31284" w:rsidRDefault="00A31284" w:rsidP="00C00DA5">
    <w:pPr>
      <w:spacing w:line="240" w:lineRule="exact"/>
      <w:jc w:val="center"/>
    </w:pPr>
    <w:r w:rsidRPr="00795B74">
      <w:rPr>
        <w:sz w:val="18"/>
      </w:rPr>
      <w:t>EXHIBIT E</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207" w:name="_iDocIDField05da60d6-8106-4c1f-9ab8-626d"/>
  <w:p w14:paraId="6DE8E53F"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207"/>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7DF28" w14:textId="77777777" w:rsidR="00A31284" w:rsidRDefault="00A31284" w:rsidP="007902F2">
    <w:pPr>
      <w:spacing w:line="240" w:lineRule="exact"/>
      <w:jc w:val="center"/>
    </w:pPr>
    <w:r w:rsidRPr="00795B74">
      <w:rPr>
        <w:sz w:val="18"/>
      </w:rPr>
      <w:t>EXHIBIT E-1</w:t>
    </w:r>
    <w:r>
      <w:rPr>
        <w:sz w:val="18"/>
      </w:rPr>
      <w:t xml:space="preserve"> – Page </w:t>
    </w:r>
    <w:r w:rsidRPr="00795B74">
      <w:rPr>
        <w:sz w:val="18"/>
      </w:rPr>
      <w:fldChar w:fldCharType="begin"/>
    </w:r>
    <w:r w:rsidRPr="00795B74">
      <w:rPr>
        <w:sz w:val="18"/>
      </w:rPr>
      <w:instrText xml:space="preserve"> PAGE   \* MERGEFORMAT </w:instrText>
    </w:r>
    <w:r w:rsidRPr="00795B74">
      <w:rPr>
        <w:sz w:val="18"/>
      </w:rPr>
      <w:fldChar w:fldCharType="separate"/>
    </w:r>
    <w:r>
      <w:rPr>
        <w:sz w:val="18"/>
      </w:rPr>
      <w:t>1</w:t>
    </w:r>
    <w:r w:rsidRPr="00795B74">
      <w:rPr>
        <w:noProof/>
        <w:sz w:val="18"/>
      </w:rPr>
      <w:fldChar w:fldCharType="end"/>
    </w:r>
  </w:p>
  <w:bookmarkStart w:id="209" w:name="_iDocIDField0fd8bcd3-929f-4a53-bdde-232d"/>
  <w:p w14:paraId="2548AF04"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209"/>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ACA62" w14:textId="77777777" w:rsidR="00A31284" w:rsidRDefault="00A31284" w:rsidP="004F7600">
    <w:pPr>
      <w:spacing w:line="240" w:lineRule="exact"/>
      <w:jc w:val="center"/>
    </w:pPr>
    <w:r w:rsidRPr="00795B74">
      <w:rPr>
        <w:sz w:val="18"/>
      </w:rPr>
      <w:t xml:space="preserve">EXHIBIT F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10" w:name="_iDocIDFieldb5fcc15f-af36-4600-b8bb-d577"/>
  <w:p w14:paraId="1082EBE5"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210"/>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6EBEF" w14:textId="77777777" w:rsidR="00A31284" w:rsidRDefault="00A31284" w:rsidP="000F7F7D">
    <w:pPr>
      <w:spacing w:line="240" w:lineRule="exact"/>
      <w:jc w:val="center"/>
    </w:pPr>
    <w:r w:rsidRPr="00795B74">
      <w:rPr>
        <w:sz w:val="18"/>
      </w:rPr>
      <w:t>EXHIBIT F</w:t>
    </w:r>
    <w:r>
      <w:rPr>
        <w:sz w:val="18"/>
      </w:rPr>
      <w:t>-1</w:t>
    </w:r>
    <w:r w:rsidRPr="00795B74">
      <w:rPr>
        <w:sz w:val="18"/>
      </w:rPr>
      <w:t xml:space="preserve">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11" w:name="_iDocIDField79d0feba-46b2-427f-b1c2-9000"/>
  <w:p w14:paraId="5925E360"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211"/>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7C3DC" w14:textId="77777777" w:rsidR="00A31284" w:rsidRDefault="00A31284" w:rsidP="003369E7">
    <w:pPr>
      <w:spacing w:line="240" w:lineRule="exact"/>
      <w:jc w:val="center"/>
    </w:pPr>
    <w:r w:rsidRPr="00795B74">
      <w:rPr>
        <w:sz w:val="18"/>
      </w:rPr>
      <w:t>E</w:t>
    </w:r>
    <w:r>
      <w:rPr>
        <w:sz w:val="18"/>
      </w:rPr>
      <w:t>XHIBIT G</w:t>
    </w:r>
    <w:r w:rsidRPr="00795B74">
      <w:rPr>
        <w:sz w:val="18"/>
      </w:rPr>
      <w:t xml:space="preserve"> –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12" w:name="_iDocIDFieldf69e7796-cc9d-4485-9800-2cf7"/>
  <w:p w14:paraId="3001A8C3"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212"/>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ADBFE" w14:textId="77777777" w:rsidR="00A31284" w:rsidRPr="009F04A9" w:rsidRDefault="00A31284" w:rsidP="009F04A9">
    <w:pPr>
      <w:pStyle w:val="Footer"/>
      <w:jc w:val="center"/>
      <w:rPr>
        <w:rFonts w:ascii="Arial" w:hAnsi="Arial" w:cs="Arial"/>
        <w:sz w:val="21"/>
        <w:szCs w:val="21"/>
      </w:rPr>
    </w:pPr>
    <w:r w:rsidRPr="00F42705">
      <w:rPr>
        <w:rFonts w:ascii="Arial" w:hAnsi="Arial" w:cs="Arial"/>
        <w:sz w:val="21"/>
        <w:szCs w:val="21"/>
      </w:rPr>
      <w:t xml:space="preserve">Exhibit </w:t>
    </w:r>
    <w:r w:rsidRPr="001F791A">
      <w:rPr>
        <w:rFonts w:ascii="Arial" w:hAnsi="Arial" w:cs="Arial"/>
        <w:sz w:val="21"/>
        <w:szCs w:val="21"/>
      </w:rPr>
      <w:t>G</w:t>
    </w:r>
    <w:r>
      <w:rPr>
        <w:rFonts w:ascii="Arial" w:hAnsi="Arial" w:cs="Arial"/>
        <w:sz w:val="21"/>
        <w:szCs w:val="21"/>
      </w:rPr>
      <w:t xml:space="preserve"> - Page </w:t>
    </w:r>
    <w:r w:rsidRPr="001F791A">
      <w:rPr>
        <w:rFonts w:ascii="Arial" w:hAnsi="Arial" w:cs="Arial"/>
        <w:sz w:val="21"/>
        <w:szCs w:val="21"/>
      </w:rPr>
      <w:fldChar w:fldCharType="begin"/>
    </w:r>
    <w:r w:rsidRPr="001F791A">
      <w:rPr>
        <w:rFonts w:ascii="Arial" w:hAnsi="Arial" w:cs="Arial"/>
        <w:sz w:val="21"/>
        <w:szCs w:val="21"/>
      </w:rPr>
      <w:instrText xml:space="preserve"> PAGE   \* MERGEFORMAT </w:instrText>
    </w:r>
    <w:r w:rsidRPr="001F791A">
      <w:rPr>
        <w:rFonts w:ascii="Arial" w:hAnsi="Arial" w:cs="Arial"/>
        <w:sz w:val="21"/>
        <w:szCs w:val="21"/>
      </w:rPr>
      <w:fldChar w:fldCharType="separate"/>
    </w:r>
    <w:r>
      <w:rPr>
        <w:rFonts w:ascii="Arial" w:hAnsi="Arial" w:cs="Arial"/>
        <w:sz w:val="21"/>
        <w:szCs w:val="21"/>
      </w:rPr>
      <w:t>1</w:t>
    </w:r>
    <w:r w:rsidRPr="001F791A">
      <w:rPr>
        <w:rFonts w:ascii="Arial" w:hAnsi="Arial" w:cs="Arial"/>
        <w:sz w:val="21"/>
        <w:szCs w:val="21"/>
      </w:rPr>
      <w:fldChar w:fldCharType="end"/>
    </w:r>
  </w:p>
  <w:bookmarkStart w:id="213" w:name="_iDocIDField5ddbb22a-ae00-4f4c-ab2e-a3dd"/>
  <w:p w14:paraId="4D869463"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213"/>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1A887" w14:textId="77777777" w:rsidR="00A31284" w:rsidRDefault="00A31284" w:rsidP="009D3238">
    <w:pPr>
      <w:spacing w:line="240" w:lineRule="exact"/>
      <w:jc w:val="center"/>
    </w:pPr>
    <w:r w:rsidRPr="00795B74">
      <w:rPr>
        <w:sz w:val="18"/>
      </w:rPr>
      <w:t>E</w:t>
    </w:r>
    <w:r>
      <w:rPr>
        <w:sz w:val="18"/>
      </w:rPr>
      <w:t xml:space="preserve">XHIBIT H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14" w:name="_iDocIDField19d31a68-5f13-4b0a-8431-5466"/>
  <w:p w14:paraId="056B10E6"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214"/>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E932D" w14:textId="77777777" w:rsidR="00A31284" w:rsidRDefault="00A31284" w:rsidP="00F37D84">
    <w:pPr>
      <w:spacing w:line="240" w:lineRule="exact"/>
      <w:jc w:val="center"/>
    </w:pPr>
    <w:r w:rsidRPr="00795B74">
      <w:rPr>
        <w:sz w:val="18"/>
      </w:rPr>
      <w:t>E</w:t>
    </w:r>
    <w:r>
      <w:rPr>
        <w:sz w:val="18"/>
      </w:rPr>
      <w:t xml:space="preserve">XHIBIT I </w:t>
    </w:r>
    <w:r w:rsidRPr="00795B74">
      <w:rPr>
        <w:sz w:val="18"/>
      </w:rPr>
      <w:t xml:space="preserve">– Page </w:t>
    </w:r>
    <w:r w:rsidRPr="00795B74">
      <w:rPr>
        <w:rStyle w:val="PageNumber"/>
        <w:sz w:val="18"/>
      </w:rPr>
      <w:fldChar w:fldCharType="begin"/>
    </w:r>
    <w:r w:rsidRPr="00795B74">
      <w:rPr>
        <w:rStyle w:val="PageNumber"/>
        <w:sz w:val="18"/>
      </w:rPr>
      <w:instrText xml:space="preserve"> PAGE </w:instrText>
    </w:r>
    <w:r w:rsidRPr="00795B74">
      <w:rPr>
        <w:rStyle w:val="PageNumber"/>
        <w:sz w:val="18"/>
      </w:rPr>
      <w:fldChar w:fldCharType="separate"/>
    </w:r>
    <w:r>
      <w:rPr>
        <w:rStyle w:val="PageNumber"/>
        <w:sz w:val="18"/>
      </w:rPr>
      <w:t>1</w:t>
    </w:r>
    <w:r w:rsidRPr="00795B74">
      <w:rPr>
        <w:rStyle w:val="PageNumber"/>
        <w:sz w:val="18"/>
      </w:rPr>
      <w:fldChar w:fldCharType="end"/>
    </w:r>
  </w:p>
  <w:bookmarkStart w:id="215" w:name="_iDocIDField9a6cf4bd-aeb6-409f-b628-b116"/>
  <w:p w14:paraId="5DB0DDC4" w14:textId="77777777" w:rsidR="00A31284" w:rsidRDefault="00A31284">
    <w:pPr>
      <w:pStyle w:val="DocID"/>
    </w:pPr>
    <w:r>
      <w:fldChar w:fldCharType="begin"/>
    </w:r>
    <w:r>
      <w:instrText xml:space="preserve">  DOCPROPERTY "CUS_DocIDChunk0" </w:instrText>
    </w:r>
    <w:r>
      <w:fldChar w:fldCharType="separate"/>
    </w:r>
    <w:r>
      <w:rPr>
        <w:noProof/>
      </w:rPr>
      <w:t>7170\011902\4531827.v3</w:t>
    </w:r>
    <w:r>
      <w:fldChar w:fldCharType="end"/>
    </w:r>
    <w:bookmarkEnd w:id="21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7450C" w14:textId="77777777" w:rsidR="00E37995" w:rsidRDefault="00E37995">
      <w:r>
        <w:separator/>
      </w:r>
    </w:p>
  </w:footnote>
  <w:footnote w:type="continuationSeparator" w:id="0">
    <w:p w14:paraId="06AA0F19" w14:textId="77777777" w:rsidR="00E37995" w:rsidRDefault="00E379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0A98C" w14:textId="77777777" w:rsidR="00E37995" w:rsidRDefault="00E379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D176D" w14:textId="77777777" w:rsidR="00E37995" w:rsidRDefault="00E379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339D4" w14:textId="77777777" w:rsidR="00E37995" w:rsidRDefault="00E3799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D03BB" w14:textId="77777777" w:rsidR="00E37995" w:rsidRDefault="00E379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10CD9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05490A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70A43A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D307BA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2BA993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0645A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902AA3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F4C72C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08A5DE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5F254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CD88855E"/>
    <w:lvl w:ilvl="0">
      <w:start w:val="1"/>
      <w:numFmt w:val="upperRoman"/>
      <w:lvlText w:val="%1"/>
      <w:lvlJc w:val="left"/>
    </w:lvl>
    <w:lvl w:ilvl="1">
      <w:start w:val="1"/>
      <w:numFmt w:val="upperLetter"/>
      <w:lvlText w:val="%2."/>
      <w:lvlJc w:val="left"/>
      <w:pPr>
        <w:tabs>
          <w:tab w:val="num" w:pos="1440"/>
        </w:tabs>
        <w:ind w:left="1440" w:hanging="720"/>
      </w:pPr>
      <w:rPr>
        <w:rFonts w:ascii="Times New Roman" w:hAnsi="Times New Roman"/>
        <w:sz w:val="24"/>
      </w:r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numFmt w:val="decimal"/>
      <w:lvlText w:val=""/>
      <w:lvlJc w:val="left"/>
    </w:lvl>
  </w:abstractNum>
  <w:abstractNum w:abstractNumId="11" w15:restartNumberingAfterBreak="0">
    <w:nsid w:val="00000002"/>
    <w:multiLevelType w:val="multilevel"/>
    <w:tmpl w:val="E70C688E"/>
    <w:lvl w:ilvl="0">
      <w:start w:val="1"/>
      <w:numFmt w:val="upperRoman"/>
      <w:lvlText w:val="%1"/>
      <w:lvlJc w:val="left"/>
    </w:lvl>
    <w:lvl w:ilvl="1">
      <w:start w:val="1"/>
      <w:numFmt w:val="upperLetter"/>
      <w:lvlText w:val="%2"/>
      <w:lvlJc w:val="left"/>
    </w:lvl>
    <w:lvl w:ilvl="2">
      <w:start w:val="1"/>
      <w:numFmt w:val="decimal"/>
      <w:lvlText w:val="%3"/>
      <w:lvlJc w:val="left"/>
    </w:lvl>
    <w:lvl w:ilvl="3">
      <w:start w:val="1"/>
      <w:numFmt w:val="lowerLetter"/>
      <w:lvlText w:val="%4"/>
      <w:lvlJc w:val="left"/>
    </w:lvl>
    <w:lvl w:ilvl="4">
      <w:start w:val="1"/>
      <w:numFmt w:val="decimal"/>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numFmt w:val="decimal"/>
      <w:lvlText w:val=""/>
      <w:lvlJc w:val="left"/>
    </w:lvl>
  </w:abstractNum>
  <w:abstractNum w:abstractNumId="12" w15:restartNumberingAfterBreak="0">
    <w:nsid w:val="00000003"/>
    <w:multiLevelType w:val="multilevel"/>
    <w:tmpl w:val="ACA26392"/>
    <w:lvl w:ilvl="0">
      <w:start w:val="1"/>
      <w:numFmt w:val="upperRoman"/>
      <w:lvlText w:val="%1"/>
      <w:lvlJc w:val="left"/>
    </w:lvl>
    <w:lvl w:ilvl="1">
      <w:start w:val="1"/>
      <w:numFmt w:val="upperLetter"/>
      <w:lvlText w:val="%2"/>
      <w:lvlJc w:val="left"/>
    </w:lvl>
    <w:lvl w:ilvl="2">
      <w:start w:val="1"/>
      <w:numFmt w:val="decimal"/>
      <w:lvlText w:val="%3"/>
      <w:lvlJc w:val="left"/>
    </w:lvl>
    <w:lvl w:ilvl="3">
      <w:start w:val="1"/>
      <w:numFmt w:val="lowerLetter"/>
      <w:lvlText w:val="%4"/>
      <w:lvlJc w:val="left"/>
    </w:lvl>
    <w:lvl w:ilvl="4">
      <w:start w:val="1"/>
      <w:numFmt w:val="decimal"/>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numFmt w:val="decimal"/>
      <w:lvlText w:val=""/>
      <w:lvlJc w:val="left"/>
    </w:lvl>
  </w:abstractNum>
  <w:abstractNum w:abstractNumId="13" w15:restartNumberingAfterBreak="0">
    <w:nsid w:val="00000004"/>
    <w:multiLevelType w:val="multilevel"/>
    <w:tmpl w:val="49862F34"/>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4" w15:restartNumberingAfterBreak="0">
    <w:nsid w:val="00000005"/>
    <w:multiLevelType w:val="multilevel"/>
    <w:tmpl w:val="5B0431AA"/>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5" w15:restartNumberingAfterBreak="0">
    <w:nsid w:val="045A1C6C"/>
    <w:multiLevelType w:val="hybridMultilevel"/>
    <w:tmpl w:val="04906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5FD646C"/>
    <w:multiLevelType w:val="hybridMultilevel"/>
    <w:tmpl w:val="6436D928"/>
    <w:lvl w:ilvl="0" w:tplc="17847F4E">
      <w:start w:val="1"/>
      <w:numFmt w:val="upperLetter"/>
      <w:lvlText w:val="%1."/>
      <w:lvlJc w:val="left"/>
      <w:pPr>
        <w:tabs>
          <w:tab w:val="num" w:pos="720"/>
        </w:tabs>
        <w:ind w:left="720" w:hanging="72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1BDD3445"/>
    <w:multiLevelType w:val="multilevel"/>
    <w:tmpl w:val="8DB85F90"/>
    <w:lvl w:ilvl="0">
      <w:start w:val="1"/>
      <w:numFmt w:val="upperRoman"/>
      <w:lvlText w:val="%1."/>
      <w:lvlJc w:val="left"/>
      <w:pPr>
        <w:tabs>
          <w:tab w:val="num" w:pos="720"/>
        </w:tabs>
        <w:ind w:left="720" w:hanging="720"/>
      </w:pPr>
      <w:rPr>
        <w:b w:val="0"/>
        <w:i w:val="0"/>
        <w:caps w:val="0"/>
        <w:smallCaps w:val="0"/>
        <w:sz w:val="24"/>
        <w:u w:val="none"/>
      </w:rPr>
    </w:lvl>
    <w:lvl w:ilvl="1">
      <w:start w:val="1"/>
      <w:numFmt w:val="lowerLetter"/>
      <w:lvlText w:val=""/>
      <w:lvlJc w:val="left"/>
      <w:pPr>
        <w:tabs>
          <w:tab w:val="num" w:pos="720"/>
        </w:tabs>
        <w:ind w:left="720" w:hanging="360"/>
      </w:pPr>
    </w:lvl>
    <w:lvl w:ilvl="2">
      <w:start w:val="1"/>
      <w:numFmt w:val="lowerRoman"/>
      <w:lvlText w:val=""/>
      <w:lvlJc w:val="left"/>
      <w:pPr>
        <w:tabs>
          <w:tab w:val="num" w:pos="1080"/>
        </w:tabs>
        <w:ind w:left="1080" w:hanging="360"/>
      </w:pPr>
    </w:lvl>
    <w:lvl w:ilvl="3">
      <w:start w:val="1"/>
      <w:numFmt w:val="decimal"/>
      <w:lvlText w:val=""/>
      <w:lvlJc w:val="left"/>
      <w:pPr>
        <w:tabs>
          <w:tab w:val="num" w:pos="1440"/>
        </w:tabs>
        <w:ind w:left="1440" w:hanging="360"/>
      </w:pPr>
    </w:lvl>
    <w:lvl w:ilvl="4">
      <w:start w:val="1"/>
      <w:numFmt w:val="lowerLetter"/>
      <w:lvlText w:val=""/>
      <w:lvlJc w:val="left"/>
      <w:pPr>
        <w:tabs>
          <w:tab w:val="num" w:pos="1800"/>
        </w:tabs>
        <w:ind w:left="1800" w:hanging="360"/>
      </w:pPr>
    </w:lvl>
    <w:lvl w:ilvl="5">
      <w:start w:val="1"/>
      <w:numFmt w:val="lowerRoman"/>
      <w:lvlText w:val=""/>
      <w:lvlJc w:val="left"/>
      <w:pPr>
        <w:tabs>
          <w:tab w:val="num" w:pos="2160"/>
        </w:tabs>
        <w:ind w:left="2160" w:hanging="360"/>
      </w:pPr>
    </w:lvl>
    <w:lvl w:ilvl="6">
      <w:start w:val="1"/>
      <w:numFmt w:val="decimal"/>
      <w:lvlText w:val=""/>
      <w:lvlJc w:val="left"/>
      <w:pPr>
        <w:tabs>
          <w:tab w:val="num" w:pos="2520"/>
        </w:tabs>
        <w:ind w:left="2520" w:hanging="360"/>
      </w:pPr>
    </w:lvl>
    <w:lvl w:ilvl="7">
      <w:start w:val="1"/>
      <w:numFmt w:val="lowerLetter"/>
      <w:lvlText w:val=""/>
      <w:lvlJc w:val="left"/>
      <w:pPr>
        <w:tabs>
          <w:tab w:val="num" w:pos="2880"/>
        </w:tabs>
        <w:ind w:left="2880" w:hanging="360"/>
      </w:pPr>
    </w:lvl>
    <w:lvl w:ilvl="8">
      <w:start w:val="1"/>
      <w:numFmt w:val="lowerRoman"/>
      <w:lvlText w:val="1"/>
      <w:lvlJc w:val="left"/>
      <w:pPr>
        <w:tabs>
          <w:tab w:val="num" w:pos="3240"/>
        </w:tabs>
        <w:ind w:left="3240" w:hanging="360"/>
      </w:pPr>
    </w:lvl>
  </w:abstractNum>
  <w:abstractNum w:abstractNumId="18" w15:restartNumberingAfterBreak="0">
    <w:nsid w:val="2146269C"/>
    <w:multiLevelType w:val="hybridMultilevel"/>
    <w:tmpl w:val="714028D8"/>
    <w:lvl w:ilvl="0" w:tplc="5378A976">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2B2342A"/>
    <w:multiLevelType w:val="hybridMultilevel"/>
    <w:tmpl w:val="D64012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79E7FAA"/>
    <w:multiLevelType w:val="multilevel"/>
    <w:tmpl w:val="F2C2B81A"/>
    <w:lvl w:ilvl="0">
      <w:start w:val="1"/>
      <w:numFmt w:val="upperLetter"/>
      <w:lvlText w:val="%1."/>
      <w:lvlJc w:val="left"/>
      <w:pPr>
        <w:tabs>
          <w:tab w:val="num" w:pos="720"/>
        </w:tabs>
        <w:ind w:left="720" w:hanging="360"/>
      </w:pPr>
      <w:rPr>
        <w:rFonts w:ascii="Times New Roman" w:hAnsi="Times New Roman" w:cs="Times New Roman" w:hint="default"/>
        <w:sz w:val="21"/>
        <w:szCs w:val="21"/>
      </w:rPr>
    </w:lvl>
    <w:lvl w:ilvl="1" w:tentative="1">
      <w:start w:val="1"/>
      <w:numFmt w:val="upperLetter"/>
      <w:lvlText w:val="%2."/>
      <w:lvlJc w:val="left"/>
      <w:pPr>
        <w:tabs>
          <w:tab w:val="num" w:pos="1440"/>
        </w:tabs>
        <w:ind w:left="1440" w:hanging="360"/>
      </w:pPr>
      <w:rPr>
        <w:rFonts w:cs="Times New Roman"/>
      </w:rPr>
    </w:lvl>
    <w:lvl w:ilvl="2" w:tentative="1">
      <w:start w:val="1"/>
      <w:numFmt w:val="upperLetter"/>
      <w:lvlText w:val="%3."/>
      <w:lvlJc w:val="left"/>
      <w:pPr>
        <w:tabs>
          <w:tab w:val="num" w:pos="2160"/>
        </w:tabs>
        <w:ind w:left="2160" w:hanging="360"/>
      </w:pPr>
      <w:rPr>
        <w:rFonts w:cs="Times New Roman"/>
      </w:rPr>
    </w:lvl>
    <w:lvl w:ilvl="3" w:tentative="1">
      <w:start w:val="1"/>
      <w:numFmt w:val="upperLetter"/>
      <w:lvlText w:val="%4."/>
      <w:lvlJc w:val="left"/>
      <w:pPr>
        <w:tabs>
          <w:tab w:val="num" w:pos="2880"/>
        </w:tabs>
        <w:ind w:left="2880" w:hanging="360"/>
      </w:pPr>
      <w:rPr>
        <w:rFonts w:cs="Times New Roman"/>
      </w:rPr>
    </w:lvl>
    <w:lvl w:ilvl="4" w:tentative="1">
      <w:start w:val="1"/>
      <w:numFmt w:val="upperLetter"/>
      <w:lvlText w:val="%5."/>
      <w:lvlJc w:val="left"/>
      <w:pPr>
        <w:tabs>
          <w:tab w:val="num" w:pos="3600"/>
        </w:tabs>
        <w:ind w:left="3600" w:hanging="360"/>
      </w:pPr>
      <w:rPr>
        <w:rFonts w:cs="Times New Roman"/>
      </w:rPr>
    </w:lvl>
    <w:lvl w:ilvl="5" w:tentative="1">
      <w:start w:val="1"/>
      <w:numFmt w:val="upperLetter"/>
      <w:lvlText w:val="%6."/>
      <w:lvlJc w:val="left"/>
      <w:pPr>
        <w:tabs>
          <w:tab w:val="num" w:pos="4320"/>
        </w:tabs>
        <w:ind w:left="4320" w:hanging="360"/>
      </w:pPr>
      <w:rPr>
        <w:rFonts w:cs="Times New Roman"/>
      </w:rPr>
    </w:lvl>
    <w:lvl w:ilvl="6" w:tentative="1">
      <w:start w:val="1"/>
      <w:numFmt w:val="upperLetter"/>
      <w:lvlText w:val="%7."/>
      <w:lvlJc w:val="left"/>
      <w:pPr>
        <w:tabs>
          <w:tab w:val="num" w:pos="5040"/>
        </w:tabs>
        <w:ind w:left="5040" w:hanging="360"/>
      </w:pPr>
      <w:rPr>
        <w:rFonts w:cs="Times New Roman"/>
      </w:rPr>
    </w:lvl>
    <w:lvl w:ilvl="7" w:tentative="1">
      <w:start w:val="1"/>
      <w:numFmt w:val="upperLetter"/>
      <w:lvlText w:val="%8."/>
      <w:lvlJc w:val="left"/>
      <w:pPr>
        <w:tabs>
          <w:tab w:val="num" w:pos="5760"/>
        </w:tabs>
        <w:ind w:left="5760" w:hanging="360"/>
      </w:pPr>
      <w:rPr>
        <w:rFonts w:cs="Times New Roman"/>
      </w:rPr>
    </w:lvl>
    <w:lvl w:ilvl="8" w:tentative="1">
      <w:start w:val="1"/>
      <w:numFmt w:val="upperLetter"/>
      <w:lvlText w:val="%9."/>
      <w:lvlJc w:val="left"/>
      <w:pPr>
        <w:tabs>
          <w:tab w:val="num" w:pos="6480"/>
        </w:tabs>
        <w:ind w:left="6480" w:hanging="360"/>
      </w:pPr>
      <w:rPr>
        <w:rFonts w:cs="Times New Roman"/>
      </w:rPr>
    </w:lvl>
  </w:abstractNum>
  <w:abstractNum w:abstractNumId="21" w15:restartNumberingAfterBreak="0">
    <w:nsid w:val="2F9B7F8F"/>
    <w:multiLevelType w:val="multilevel"/>
    <w:tmpl w:val="F6E8ED8C"/>
    <w:name w:val="zzmpAgrmnt||Agreement|2|3|1|1|2|0||1|2|13||1|2|5||1|12|0||1|12|0||1|12|0||mpNA||mpNA||mpNA||"/>
    <w:lvl w:ilvl="0">
      <w:start w:val="1"/>
      <w:numFmt w:val="upperLetter"/>
      <w:pStyle w:val="AgrmntL1"/>
      <w:lvlText w:val="%1."/>
      <w:lvlJc w:val="left"/>
      <w:pPr>
        <w:tabs>
          <w:tab w:val="num" w:pos="720"/>
        </w:tabs>
        <w:ind w:left="0" w:firstLine="0"/>
      </w:pPr>
      <w:rPr>
        <w:b w:val="0"/>
        <w:i w:val="0"/>
        <w:caps w:val="0"/>
        <w:u w:val="none"/>
      </w:rPr>
    </w:lvl>
    <w:lvl w:ilvl="1">
      <w:start w:val="1"/>
      <w:numFmt w:val="decimal"/>
      <w:pStyle w:val="AgrmntL2"/>
      <w:lvlText w:val="%2."/>
      <w:lvlJc w:val="left"/>
      <w:pPr>
        <w:tabs>
          <w:tab w:val="num" w:pos="720"/>
        </w:tabs>
        <w:ind w:left="0" w:firstLine="0"/>
      </w:pPr>
      <w:rPr>
        <w:b w:val="0"/>
        <w:i w:val="0"/>
        <w:caps w:val="0"/>
        <w:u w:val="none"/>
      </w:rPr>
    </w:lvl>
    <w:lvl w:ilvl="2">
      <w:start w:val="1"/>
      <w:numFmt w:val="decimal"/>
      <w:pStyle w:val="AgrmntL3"/>
      <w:lvlText w:val="%2.%3."/>
      <w:lvlJc w:val="left"/>
      <w:pPr>
        <w:tabs>
          <w:tab w:val="num" w:pos="1440"/>
        </w:tabs>
        <w:ind w:left="0" w:firstLine="720"/>
      </w:pPr>
      <w:rPr>
        <w:b w:val="0"/>
        <w:i w:val="0"/>
        <w:caps w:val="0"/>
        <w:u w:val="none"/>
      </w:rPr>
    </w:lvl>
    <w:lvl w:ilvl="3">
      <w:start w:val="1"/>
      <w:numFmt w:val="lowerRoman"/>
      <w:pStyle w:val="AgrmntL4"/>
      <w:lvlText w:val="(%4)"/>
      <w:lvlJc w:val="left"/>
      <w:pPr>
        <w:tabs>
          <w:tab w:val="num" w:pos="2880"/>
        </w:tabs>
        <w:ind w:left="1440" w:firstLine="720"/>
      </w:pPr>
      <w:rPr>
        <w:b w:val="0"/>
        <w:i w:val="0"/>
        <w:caps w:val="0"/>
        <w:u w:val="none"/>
      </w:rPr>
    </w:lvl>
    <w:lvl w:ilvl="4">
      <w:start w:val="1"/>
      <w:numFmt w:val="upperLetter"/>
      <w:pStyle w:val="AgrmntL5"/>
      <w:lvlText w:val="(%5)"/>
      <w:lvlJc w:val="left"/>
      <w:pPr>
        <w:tabs>
          <w:tab w:val="num" w:pos="3600"/>
        </w:tabs>
        <w:ind w:left="2160" w:firstLine="720"/>
      </w:pPr>
      <w:rPr>
        <w:b w:val="0"/>
        <w:i w:val="0"/>
        <w:caps w:val="0"/>
        <w:u w:val="none"/>
      </w:rPr>
    </w:lvl>
    <w:lvl w:ilvl="5">
      <w:start w:val="1"/>
      <w:numFmt w:val="decimal"/>
      <w:pStyle w:val="AgrmntL6"/>
      <w:lvlText w:val="(%6)"/>
      <w:lvlJc w:val="left"/>
      <w:pPr>
        <w:tabs>
          <w:tab w:val="num" w:pos="4320"/>
        </w:tabs>
        <w:ind w:left="2880" w:firstLine="720"/>
      </w:pPr>
      <w:rPr>
        <w:b w:val="0"/>
        <w:i w:val="0"/>
        <w:caps w:val="0"/>
        <w:u w:val="none"/>
      </w:rPr>
    </w:lvl>
    <w:lvl w:ilvl="6">
      <w:start w:val="1"/>
      <w:numFmt w:val="decimal"/>
      <w:lvlText w:val="%7)"/>
      <w:lvlJc w:val="left"/>
      <w:pPr>
        <w:tabs>
          <w:tab w:val="num" w:pos="5040"/>
        </w:tabs>
        <w:ind w:left="0" w:firstLine="4320"/>
      </w:pPr>
      <w:rPr>
        <w:b w:val="0"/>
        <w:i w:val="0"/>
        <w:caps w:val="0"/>
        <w:u w:val="none"/>
      </w:rPr>
    </w:lvl>
    <w:lvl w:ilvl="7">
      <w:start w:val="1"/>
      <w:numFmt w:val="lowerLetter"/>
      <w:lvlText w:val="%8)"/>
      <w:lvlJc w:val="left"/>
      <w:pPr>
        <w:tabs>
          <w:tab w:val="num" w:pos="5760"/>
        </w:tabs>
        <w:ind w:left="0" w:firstLine="5040"/>
      </w:pPr>
      <w:rPr>
        <w:b w:val="0"/>
        <w:i w:val="0"/>
        <w:caps w:val="0"/>
        <w:u w:val="none"/>
      </w:rPr>
    </w:lvl>
    <w:lvl w:ilvl="8">
      <w:start w:val="1"/>
      <w:numFmt w:val="lowerRoman"/>
      <w:lvlText w:val="%9)"/>
      <w:lvlJc w:val="left"/>
      <w:pPr>
        <w:tabs>
          <w:tab w:val="num" w:pos="6480"/>
        </w:tabs>
        <w:ind w:left="0" w:firstLine="5760"/>
      </w:pPr>
      <w:rPr>
        <w:b w:val="0"/>
        <w:i w:val="0"/>
        <w:caps w:val="0"/>
        <w:u w:val="none"/>
      </w:rPr>
    </w:lvl>
  </w:abstractNum>
  <w:abstractNum w:abstractNumId="22" w15:restartNumberingAfterBreak="0">
    <w:nsid w:val="37FD1A1D"/>
    <w:multiLevelType w:val="multilevel"/>
    <w:tmpl w:val="1EB6B44A"/>
    <w:lvl w:ilvl="0">
      <w:start w:val="1"/>
      <w:numFmt w:val="decimal"/>
      <w:lvlText w:val="%1"/>
      <w:lvlJc w:val="left"/>
      <w:pPr>
        <w:ind w:left="360" w:hanging="360"/>
      </w:pPr>
      <w:rPr>
        <w:rFonts w:hint="default"/>
      </w:rPr>
    </w:lvl>
    <w:lvl w:ilvl="1">
      <w:start w:val="4"/>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480" w:hanging="108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8640" w:hanging="1440"/>
      </w:pPr>
      <w:rPr>
        <w:rFonts w:hint="default"/>
      </w:rPr>
    </w:lvl>
  </w:abstractNum>
  <w:abstractNum w:abstractNumId="23" w15:restartNumberingAfterBreak="0">
    <w:nsid w:val="39441524"/>
    <w:multiLevelType w:val="hybridMultilevel"/>
    <w:tmpl w:val="801C18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1A22D75"/>
    <w:multiLevelType w:val="multilevel"/>
    <w:tmpl w:val="7726501E"/>
    <w:name w:val="zzmpLegal2||Legal2|2|3|1|1|2|9||1|2|1||1|12|1||1|12|1||1|12|0||1|12|0||1|12|0||1|12|0||1|12|0||"/>
    <w:lvl w:ilvl="0">
      <w:start w:val="1"/>
      <w:numFmt w:val="decimal"/>
      <w:pStyle w:val="Legal2L1"/>
      <w:lvlText w:val="%1."/>
      <w:lvlJc w:val="left"/>
      <w:pPr>
        <w:tabs>
          <w:tab w:val="num" w:pos="720"/>
        </w:tabs>
        <w:ind w:left="720" w:hanging="720"/>
      </w:pPr>
      <w:rPr>
        <w:b w:val="0"/>
        <w:i w:val="0"/>
        <w:caps/>
        <w:smallCaps w:val="0"/>
        <w:u w:val="none"/>
      </w:rPr>
    </w:lvl>
    <w:lvl w:ilvl="1">
      <w:start w:val="1"/>
      <w:numFmt w:val="decimal"/>
      <w:pStyle w:val="Legal2L2"/>
      <w:isLgl/>
      <w:lvlText w:val="%1.%2"/>
      <w:lvlJc w:val="left"/>
      <w:pPr>
        <w:tabs>
          <w:tab w:val="num" w:pos="1620"/>
        </w:tabs>
        <w:ind w:left="1620" w:hanging="720"/>
      </w:pPr>
      <w:rPr>
        <w:b w:val="0"/>
        <w:i w:val="0"/>
        <w:caps w:val="0"/>
        <w:smallCaps w:val="0"/>
        <w:u w:val="none"/>
      </w:rPr>
    </w:lvl>
    <w:lvl w:ilvl="2">
      <w:start w:val="1"/>
      <w:numFmt w:val="lowerLetter"/>
      <w:pStyle w:val="Legal2L3"/>
      <w:lvlText w:val="(%3)"/>
      <w:lvlJc w:val="left"/>
      <w:pPr>
        <w:tabs>
          <w:tab w:val="num" w:pos="2160"/>
        </w:tabs>
        <w:ind w:left="0" w:firstLine="1440"/>
      </w:pPr>
      <w:rPr>
        <w:b w:val="0"/>
        <w:i w:val="0"/>
        <w:caps w:val="0"/>
        <w:smallCaps w:val="0"/>
        <w:u w:val="none"/>
      </w:rPr>
    </w:lvl>
    <w:lvl w:ilvl="3">
      <w:start w:val="1"/>
      <w:numFmt w:val="lowerRoman"/>
      <w:pStyle w:val="Legal2L4"/>
      <w:lvlText w:val="(%4)"/>
      <w:lvlJc w:val="left"/>
      <w:pPr>
        <w:tabs>
          <w:tab w:val="num" w:pos="2880"/>
        </w:tabs>
        <w:ind w:left="0" w:firstLine="2160"/>
      </w:pPr>
      <w:rPr>
        <w:b w:val="0"/>
        <w:i w:val="0"/>
        <w:caps w:val="0"/>
        <w:smallCaps w:val="0"/>
        <w:u w:val="none"/>
      </w:rPr>
    </w:lvl>
    <w:lvl w:ilvl="4">
      <w:start w:val="1"/>
      <w:numFmt w:val="decimal"/>
      <w:pStyle w:val="Legal2L5"/>
      <w:lvlText w:val="(%5)"/>
      <w:lvlJc w:val="left"/>
      <w:pPr>
        <w:tabs>
          <w:tab w:val="num" w:pos="3600"/>
        </w:tabs>
        <w:ind w:left="0" w:firstLine="2880"/>
      </w:pPr>
      <w:rPr>
        <w:b w:val="0"/>
        <w:i w:val="0"/>
        <w:caps w:val="0"/>
        <w:smallCaps w:val="0"/>
        <w:u w:val="none"/>
      </w:rPr>
    </w:lvl>
    <w:lvl w:ilvl="5">
      <w:start w:val="1"/>
      <w:numFmt w:val="lowerLetter"/>
      <w:pStyle w:val="Legal2L6"/>
      <w:lvlText w:val="%6."/>
      <w:lvlJc w:val="left"/>
      <w:pPr>
        <w:tabs>
          <w:tab w:val="num" w:pos="4320"/>
        </w:tabs>
        <w:ind w:left="0" w:firstLine="3600"/>
      </w:pPr>
      <w:rPr>
        <w:b w:val="0"/>
        <w:i w:val="0"/>
        <w:caps w:val="0"/>
        <w:smallCaps w:val="0"/>
        <w:u w:val="none"/>
      </w:rPr>
    </w:lvl>
    <w:lvl w:ilvl="6">
      <w:start w:val="1"/>
      <w:numFmt w:val="lowerRoman"/>
      <w:pStyle w:val="Legal2L7"/>
      <w:lvlText w:val="%7."/>
      <w:lvlJc w:val="left"/>
      <w:pPr>
        <w:tabs>
          <w:tab w:val="num" w:pos="5040"/>
        </w:tabs>
        <w:ind w:left="0" w:firstLine="4320"/>
      </w:pPr>
      <w:rPr>
        <w:b w:val="0"/>
        <w:i w:val="0"/>
        <w:caps w:val="0"/>
        <w:smallCaps w:val="0"/>
        <w:u w:val="none"/>
      </w:rPr>
    </w:lvl>
    <w:lvl w:ilvl="7">
      <w:start w:val="1"/>
      <w:numFmt w:val="lowerLetter"/>
      <w:pStyle w:val="Legal2L8"/>
      <w:lvlText w:val="%8)"/>
      <w:lvlJc w:val="left"/>
      <w:pPr>
        <w:tabs>
          <w:tab w:val="num" w:pos="5760"/>
        </w:tabs>
        <w:ind w:left="0" w:firstLine="5040"/>
      </w:pPr>
      <w:rPr>
        <w:b w:val="0"/>
        <w:i w:val="0"/>
        <w:caps w:val="0"/>
        <w:smallCaps w:val="0"/>
        <w:u w:val="none"/>
      </w:rPr>
    </w:lvl>
    <w:lvl w:ilvl="8">
      <w:start w:val="1"/>
      <w:numFmt w:val="lowerRoman"/>
      <w:pStyle w:val="Legal2L9"/>
      <w:lvlText w:val="%9)"/>
      <w:lvlJc w:val="left"/>
      <w:pPr>
        <w:tabs>
          <w:tab w:val="num" w:pos="6480"/>
        </w:tabs>
        <w:ind w:left="0" w:firstLine="5760"/>
      </w:pPr>
      <w:rPr>
        <w:b w:val="0"/>
        <w:i w:val="0"/>
        <w:caps w:val="0"/>
        <w:smallCaps w:val="0"/>
        <w:u w:val="none"/>
      </w:rPr>
    </w:lvl>
  </w:abstractNum>
  <w:abstractNum w:abstractNumId="25" w15:restartNumberingAfterBreak="0">
    <w:nsid w:val="41AF0B7B"/>
    <w:multiLevelType w:val="multilevel"/>
    <w:tmpl w:val="818EC3F0"/>
    <w:lvl w:ilvl="0">
      <w:start w:val="1"/>
      <w:numFmt w:val="upperRoman"/>
      <w:suff w:val="nothing"/>
      <w:lvlText w:val="ARTICLE %1"/>
      <w:lvlJc w:val="center"/>
      <w:pPr>
        <w:ind w:left="720" w:hanging="432"/>
      </w:pPr>
      <w:rPr>
        <w:rFonts w:ascii="Times New Roman" w:hAnsi="Times New Roman" w:hint="default"/>
        <w:b/>
        <w:i w:val="0"/>
        <w:sz w:val="24"/>
      </w:rPr>
    </w:lvl>
    <w:lvl w:ilvl="1">
      <w:start w:val="1"/>
      <w:numFmt w:val="decimal"/>
      <w:isLgl/>
      <w:lvlText w:val="%1.%2"/>
      <w:lvlJc w:val="left"/>
      <w:pPr>
        <w:tabs>
          <w:tab w:val="num" w:pos="1080"/>
        </w:tabs>
        <w:ind w:left="0" w:firstLine="720"/>
      </w:pPr>
      <w:rPr>
        <w:rFonts w:ascii="Times New Roman" w:hAnsi="Times New Roman" w:hint="default"/>
        <w:b w:val="0"/>
        <w:i w:val="0"/>
        <w:sz w:val="24"/>
      </w:rPr>
    </w:lvl>
    <w:lvl w:ilvl="2">
      <w:start w:val="1"/>
      <w:numFmt w:val="lowerLetter"/>
      <w:lvlText w:val="(%3)"/>
      <w:lvlJc w:val="left"/>
      <w:pPr>
        <w:tabs>
          <w:tab w:val="num" w:pos="1440"/>
        </w:tabs>
        <w:ind w:left="1440" w:hanging="720"/>
      </w:pPr>
      <w:rPr>
        <w:rFonts w:hint="default"/>
        <w:b w:val="0"/>
        <w:i w:val="0"/>
        <w:sz w:val="24"/>
      </w:rPr>
    </w:lvl>
    <w:lvl w:ilvl="3">
      <w:start w:val="1"/>
      <w:numFmt w:val="lowerRoman"/>
      <w:lvlText w:val="(%4)"/>
      <w:lvlJc w:val="left"/>
      <w:pPr>
        <w:tabs>
          <w:tab w:val="num" w:pos="2160"/>
        </w:tabs>
        <w:ind w:left="2160" w:hanging="720"/>
      </w:pPr>
      <w:rPr>
        <w:rFonts w:hint="default"/>
        <w:b w:val="0"/>
        <w:i w:val="0"/>
      </w:rPr>
    </w:lvl>
    <w:lvl w:ilvl="4">
      <w:start w:val="1"/>
      <w:numFmt w:val="decimal"/>
      <w:lvlText w:val="%1.%2.%3.%4.%5"/>
      <w:lvlJc w:val="left"/>
      <w:pPr>
        <w:tabs>
          <w:tab w:val="num" w:pos="4032"/>
        </w:tabs>
        <w:ind w:left="4032" w:hanging="1008"/>
      </w:pPr>
      <w:rPr>
        <w:rFonts w:hint="default"/>
        <w:b w:val="0"/>
        <w:i w:val="0"/>
      </w:rPr>
    </w:lvl>
    <w:lvl w:ilvl="5">
      <w:start w:val="1"/>
      <w:numFmt w:val="decimal"/>
      <w:lvlText w:val="%1.%2.%3.%4.%5.%6"/>
      <w:lvlJc w:val="left"/>
      <w:pPr>
        <w:tabs>
          <w:tab w:val="num" w:pos="4680"/>
        </w:tabs>
        <w:ind w:left="4320" w:hanging="720"/>
      </w:pPr>
      <w:rPr>
        <w:rFonts w:hint="default"/>
        <w:b w:val="0"/>
        <w:i w:val="0"/>
      </w:rPr>
    </w:lvl>
    <w:lvl w:ilvl="6">
      <w:start w:val="1"/>
      <w:numFmt w:val="decimal"/>
      <w:lvlText w:val="%1.%2.%3.%4.%5.%6.%7."/>
      <w:lvlJc w:val="left"/>
      <w:pPr>
        <w:tabs>
          <w:tab w:val="num" w:pos="5760"/>
        </w:tabs>
        <w:ind w:left="5040" w:hanging="720"/>
      </w:pPr>
      <w:rPr>
        <w:rFonts w:hint="default"/>
        <w:b w:val="0"/>
        <w:i w:val="0"/>
      </w:rPr>
    </w:lvl>
    <w:lvl w:ilvl="7">
      <w:start w:val="1"/>
      <w:numFmt w:val="decimal"/>
      <w:lvlText w:val="%1.%2.%3.%4.%5.%6.%7.%8"/>
      <w:lvlJc w:val="left"/>
      <w:pPr>
        <w:tabs>
          <w:tab w:val="num" w:pos="6480"/>
        </w:tabs>
        <w:ind w:left="5760" w:hanging="720"/>
      </w:pPr>
      <w:rPr>
        <w:rFonts w:hint="default"/>
        <w:b w:val="0"/>
        <w:i w:val="0"/>
      </w:rPr>
    </w:lvl>
    <w:lvl w:ilvl="8">
      <w:start w:val="1"/>
      <w:numFmt w:val="decimal"/>
      <w:lvlText w:val="%1.%2.%3.%4.%5.%6.%7.%8.%9"/>
      <w:lvlJc w:val="left"/>
      <w:pPr>
        <w:tabs>
          <w:tab w:val="num" w:pos="7560"/>
        </w:tabs>
        <w:ind w:left="6480" w:hanging="720"/>
      </w:pPr>
      <w:rPr>
        <w:rFonts w:hint="default"/>
        <w:b w:val="0"/>
        <w:i w:val="0"/>
      </w:rPr>
    </w:lvl>
  </w:abstractNum>
  <w:abstractNum w:abstractNumId="26" w15:restartNumberingAfterBreak="0">
    <w:nsid w:val="42050A77"/>
    <w:multiLevelType w:val="hybridMultilevel"/>
    <w:tmpl w:val="19203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AA43CFB"/>
    <w:multiLevelType w:val="hybridMultilevel"/>
    <w:tmpl w:val="D944A9DA"/>
    <w:lvl w:ilvl="0" w:tplc="3C9A64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AB37D5E"/>
    <w:multiLevelType w:val="multilevel"/>
    <w:tmpl w:val="A77CE1B2"/>
    <w:lvl w:ilvl="0">
      <w:start w:val="1"/>
      <w:numFmt w:val="upperRoman"/>
      <w:lvlRestart w:val="0"/>
      <w:pStyle w:val="ArticleL1"/>
      <w:suff w:val="nothing"/>
      <w:lvlText w:val="ARTICLE %1"/>
      <w:lvlJc w:val="left"/>
      <w:pPr>
        <w:ind w:left="3960" w:firstLine="0"/>
      </w:pPr>
      <w:rPr>
        <w:rFonts w:ascii="Times New Roman" w:hAnsi="Times New Roman" w:cs="Times New Roman" w:hint="default"/>
        <w:b/>
        <w:i w:val="0"/>
        <w:caps/>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pStyle w:val="ArticleL2"/>
      <w:isLgl/>
      <w:suff w:val="nothing"/>
      <w:lvlText w:val="Section %1.%2."/>
      <w:lvlJc w:val="left"/>
      <w:pPr>
        <w:ind w:left="0" w:firstLine="720"/>
      </w:pPr>
      <w:rPr>
        <w:rFonts w:ascii="Times New Roman" w:hAnsi="Times New Roman" w:cs="Times New Roman" w:hint="default"/>
        <w:b/>
        <w:i w:val="0"/>
        <w: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rticleL2"/>
      <w:lvlText w:val="(%3)"/>
      <w:lvlJc w:val="left"/>
      <w:pPr>
        <w:tabs>
          <w:tab w:val="num" w:pos="1440"/>
        </w:tabs>
        <w:ind w:left="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L3"/>
      <w:lvlText w:val="(%4)"/>
      <w:lvlJc w:val="left"/>
      <w:pPr>
        <w:tabs>
          <w:tab w:val="num" w:pos="2880"/>
        </w:tabs>
        <w:ind w:left="1440" w:firstLine="720"/>
      </w:pPr>
      <w:rPr>
        <w:rFonts w:ascii="Times New Roman" w:hAnsi="Times New Roman" w:cs="Times New Roman" w:hint="default"/>
        <w:b w:val="0"/>
        <w:i w:val="0"/>
        <w:caps w:val="0"/>
        <w:smallCaps w:val="0"/>
        <w:strike w:val="0"/>
        <w:dstrike w:val="0"/>
        <w:vanish w:val="0"/>
        <w:color w:val="00000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rticleL4"/>
      <w:lvlText w:val="(%5)"/>
      <w:lvlJc w:val="left"/>
      <w:pPr>
        <w:tabs>
          <w:tab w:val="num" w:pos="3600"/>
        </w:tabs>
        <w:ind w:left="216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rticleL5"/>
      <w:lvlText w:val="(%6)"/>
      <w:lvlJc w:val="left"/>
      <w:pPr>
        <w:tabs>
          <w:tab w:val="num" w:pos="4320"/>
        </w:tabs>
        <w:ind w:left="2880" w:firstLine="720"/>
      </w:pPr>
      <w:rPr>
        <w:rFonts w:ascii="Times New Roman" w:hAnsi="Times New Roman" w:cs="Times New Roman"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lvlText w:val=""/>
      <w:lvlJc w:val="left"/>
      <w:pPr>
        <w:tabs>
          <w:tab w:val="num" w:pos="360"/>
        </w:tabs>
        <w:ind w:left="0" w:firstLine="0"/>
      </w:pPr>
      <w:rPr>
        <w:rFonts w:ascii="Times New Roman" w:hAnsi="Times New Roman" w:cs="Times New Roman" w:hint="default"/>
        <w:b w:val="0"/>
        <w:i w:val="0"/>
        <w:caps w:val="0"/>
        <w:smallCaps w:val="0"/>
        <w:strike w:val="0"/>
        <w:dstrike w:val="0"/>
        <w:vanish w:val="0"/>
        <w:color w:val="000000"/>
        <w:sz w:val="4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9" w15:restartNumberingAfterBreak="0">
    <w:nsid w:val="521B1076"/>
    <w:multiLevelType w:val="hybridMultilevel"/>
    <w:tmpl w:val="2F24C8F0"/>
    <w:lvl w:ilvl="0" w:tplc="96FE05F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FB44313"/>
    <w:multiLevelType w:val="hybridMultilevel"/>
    <w:tmpl w:val="D2F69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AD083A"/>
    <w:multiLevelType w:val="hybridMultilevel"/>
    <w:tmpl w:val="0DD2B644"/>
    <w:lvl w:ilvl="0" w:tplc="223499F0">
      <w:start w:val="1"/>
      <w:numFmt w:val="decimal"/>
      <w:lvlText w:val="%1."/>
      <w:lvlJc w:val="left"/>
      <w:pPr>
        <w:ind w:left="1650" w:hanging="930"/>
      </w:pPr>
      <w:rPr>
        <w:rFonts w:hint="default"/>
      </w:rPr>
    </w:lvl>
    <w:lvl w:ilvl="1" w:tplc="CE4A6ACA">
      <w:start w:val="1"/>
      <w:numFmt w:val="lowerLetter"/>
      <w:lvlText w:val="(%2)"/>
      <w:lvlJc w:val="left"/>
      <w:pPr>
        <w:ind w:left="1800" w:hanging="360"/>
      </w:pPr>
      <w:rPr>
        <w:rFonts w:ascii="Times New Roman" w:eastAsia="Calibri"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BAE425D"/>
    <w:multiLevelType w:val="hybridMultilevel"/>
    <w:tmpl w:val="06D474F0"/>
    <w:lvl w:ilvl="0" w:tplc="BA804246">
      <w:start w:val="1"/>
      <w:numFmt w:val="lowerRoman"/>
      <w:lvlText w:val="(%1)"/>
      <w:lvlJc w:val="left"/>
      <w:pPr>
        <w:ind w:left="2160" w:hanging="720"/>
      </w:pPr>
      <w:rPr>
        <w:rFonts w:ascii="Arial" w:hAnsi="Arial" w:cs="Arial" w:hint="default"/>
        <w:sz w:val="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C9A1B16"/>
    <w:multiLevelType w:val="multilevel"/>
    <w:tmpl w:val="79948DF6"/>
    <w:lvl w:ilvl="0">
      <w:start w:val="1"/>
      <w:numFmt w:val="upperRoman"/>
      <w:pStyle w:val="Heading1"/>
      <w:suff w:val="nothing"/>
      <w:lvlText w:val="ARTICLE %1"/>
      <w:lvlJc w:val="left"/>
      <w:pPr>
        <w:ind w:left="360" w:hanging="360"/>
      </w:pPr>
    </w:lvl>
    <w:lvl w:ilvl="1">
      <w:start w:val="1"/>
      <w:numFmt w:val="decimal"/>
      <w:lvlText w:val="%2."/>
      <w:lvlJc w:val="left"/>
      <w:pPr>
        <w:ind w:left="792" w:hanging="432"/>
      </w:pPr>
    </w:lvl>
    <w:lvl w:ilvl="2">
      <w:start w:val="1"/>
      <w:numFmt w:val="decimal"/>
      <w:pStyle w:val="Heading3"/>
      <w:isLgl/>
      <w:lvlText w:val="%1.%3"/>
      <w:lvlJc w:val="left"/>
      <w:pPr>
        <w:tabs>
          <w:tab w:val="num" w:pos="1224"/>
        </w:tabs>
        <w:ind w:left="1224" w:hanging="504"/>
      </w:pPr>
    </w:lvl>
    <w:lvl w:ilvl="3">
      <w:start w:val="1"/>
      <w:numFmt w:val="lowerLetter"/>
      <w:pStyle w:val="Heading4"/>
      <w:lvlText w:val="(%4)"/>
      <w:lvlJc w:val="left"/>
      <w:pPr>
        <w:tabs>
          <w:tab w:val="num" w:pos="1728"/>
        </w:tabs>
        <w:ind w:left="1728" w:hanging="648"/>
      </w:pPr>
    </w:lvl>
    <w:lvl w:ilvl="4">
      <w:start w:val="1"/>
      <w:numFmt w:val="decimal"/>
      <w:pStyle w:val="Heading5"/>
      <w:lvlText w:val="(%5)"/>
      <w:lvlJc w:val="left"/>
      <w:pPr>
        <w:tabs>
          <w:tab w:val="num" w:pos="2232"/>
        </w:tabs>
        <w:ind w:left="2232" w:hanging="792"/>
      </w:pPr>
    </w:lvl>
    <w:lvl w:ilvl="5">
      <w:start w:val="1"/>
      <w:numFmt w:val="lowerRoman"/>
      <w:pStyle w:val="Heading6"/>
      <w:lvlText w:val="%6."/>
      <w:lvlJc w:val="left"/>
      <w:pPr>
        <w:tabs>
          <w:tab w:val="num" w:pos="2736"/>
        </w:tabs>
        <w:ind w:left="2736" w:hanging="936"/>
      </w:pPr>
    </w:lvl>
    <w:lvl w:ilvl="6">
      <w:start w:val="1"/>
      <w:numFmt w:val="decimal"/>
      <w:pStyle w:val="Heading7"/>
      <w:lvlText w:val="%7."/>
      <w:lvlJc w:val="left"/>
      <w:pPr>
        <w:tabs>
          <w:tab w:val="num" w:pos="4590"/>
        </w:tabs>
        <w:ind w:left="4590" w:hanging="1080"/>
      </w:pPr>
      <w:rPr>
        <w:rFonts w:ascii="Times New Roman" w:hAnsi="Times New Roman" w:cs="Times New Roman"/>
        <w:b w:val="0"/>
        <w:bCs w:val="0"/>
        <w:i w:val="0"/>
        <w:iCs w:val="0"/>
        <w:caps w:val="0"/>
        <w:smallCaps w:val="0"/>
        <w:strike w:val="0"/>
        <w:dstrike w:val="0"/>
        <w:noProof w:val="0"/>
        <w:snapToGrid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upperLetter"/>
      <w:pStyle w:val="Heading8"/>
      <w:lvlText w:val="%8."/>
      <w:lvlJc w:val="left"/>
      <w:pPr>
        <w:tabs>
          <w:tab w:val="num" w:pos="3744"/>
        </w:tabs>
        <w:ind w:left="3744" w:hanging="1224"/>
      </w:pPr>
    </w:lvl>
    <w:lvl w:ilvl="8">
      <w:start w:val="1"/>
      <w:numFmt w:val="decimal"/>
      <w:pStyle w:val="Heading9"/>
      <w:lvlText w:val="%9)"/>
      <w:lvlJc w:val="left"/>
      <w:pPr>
        <w:tabs>
          <w:tab w:val="num" w:pos="4320"/>
        </w:tabs>
        <w:ind w:left="4320" w:hanging="1440"/>
      </w:pPr>
    </w:lvl>
  </w:abstractNum>
  <w:abstractNum w:abstractNumId="34" w15:restartNumberingAfterBreak="0">
    <w:nsid w:val="70815F1A"/>
    <w:multiLevelType w:val="hybridMultilevel"/>
    <w:tmpl w:val="4374100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64C139A"/>
    <w:multiLevelType w:val="hybridMultilevel"/>
    <w:tmpl w:val="E598BF36"/>
    <w:lvl w:ilvl="0" w:tplc="FFFFFFFF">
      <w:start w:val="3"/>
      <w:numFmt w:val="lowerLetter"/>
      <w:lvlText w:val="(%1)"/>
      <w:lvlJc w:val="left"/>
      <w:pPr>
        <w:widowControl w:val="0"/>
        <w:tabs>
          <w:tab w:val="num" w:pos="705"/>
        </w:tabs>
        <w:autoSpaceDE w:val="0"/>
        <w:autoSpaceDN w:val="0"/>
        <w:adjustRightInd w:val="0"/>
        <w:ind w:left="705" w:hanging="705"/>
      </w:pPr>
      <w:rPr>
        <w:rFonts w:ascii="Times New Roman" w:hAnsi="Times New Roman" w:cs="Times New Roman"/>
        <w:sz w:val="24"/>
        <w:szCs w:val="24"/>
      </w:rPr>
    </w:lvl>
    <w:lvl w:ilvl="1" w:tplc="FFFFFFFF">
      <w:start w:val="1"/>
      <w:numFmt w:val="lowerLetter"/>
      <w:lvlText w:val="%2."/>
      <w:lvlJc w:val="left"/>
      <w:pPr>
        <w:widowControl w:val="0"/>
        <w:tabs>
          <w:tab w:val="num" w:pos="1080"/>
        </w:tabs>
        <w:autoSpaceDE w:val="0"/>
        <w:autoSpaceDN w:val="0"/>
        <w:adjustRightInd w:val="0"/>
        <w:ind w:left="1080" w:hanging="360"/>
      </w:pPr>
      <w:rPr>
        <w:rFonts w:ascii="Times New Roman" w:hAnsi="Times New Roman" w:cs="Times New Roman"/>
        <w:sz w:val="24"/>
        <w:szCs w:val="24"/>
      </w:rPr>
    </w:lvl>
    <w:lvl w:ilvl="2" w:tplc="FFFFFFFF">
      <w:start w:val="1"/>
      <w:numFmt w:val="lowerRoman"/>
      <w:lvlText w:val="%3."/>
      <w:lvlJc w:val="right"/>
      <w:pPr>
        <w:widowControl w:val="0"/>
        <w:tabs>
          <w:tab w:val="num" w:pos="1800"/>
        </w:tabs>
        <w:autoSpaceDE w:val="0"/>
        <w:autoSpaceDN w:val="0"/>
        <w:adjustRightInd w:val="0"/>
        <w:ind w:left="1800" w:hanging="180"/>
      </w:pPr>
      <w:rPr>
        <w:rFonts w:ascii="Times New Roman" w:hAnsi="Times New Roman" w:cs="Times New Roman"/>
        <w:sz w:val="24"/>
        <w:szCs w:val="24"/>
      </w:rPr>
    </w:lvl>
    <w:lvl w:ilvl="3" w:tplc="FFFFFFFF">
      <w:start w:val="1"/>
      <w:numFmt w:val="decimal"/>
      <w:lvlText w:val="%4."/>
      <w:lvlJc w:val="left"/>
      <w:pPr>
        <w:widowControl w:val="0"/>
        <w:tabs>
          <w:tab w:val="num" w:pos="2520"/>
        </w:tabs>
        <w:autoSpaceDE w:val="0"/>
        <w:autoSpaceDN w:val="0"/>
        <w:adjustRightInd w:val="0"/>
        <w:ind w:left="2520" w:hanging="360"/>
      </w:pPr>
      <w:rPr>
        <w:rFonts w:ascii="Times New Roman" w:hAnsi="Times New Roman" w:cs="Times New Roman"/>
        <w:sz w:val="24"/>
        <w:szCs w:val="24"/>
      </w:rPr>
    </w:lvl>
    <w:lvl w:ilvl="4" w:tplc="FFFFFFFF">
      <w:start w:val="1"/>
      <w:numFmt w:val="lowerLetter"/>
      <w:lvlText w:val="%5."/>
      <w:lvlJc w:val="left"/>
      <w:pPr>
        <w:widowControl w:val="0"/>
        <w:tabs>
          <w:tab w:val="num" w:pos="3240"/>
        </w:tabs>
        <w:autoSpaceDE w:val="0"/>
        <w:autoSpaceDN w:val="0"/>
        <w:adjustRightInd w:val="0"/>
        <w:ind w:left="3240" w:hanging="360"/>
      </w:pPr>
      <w:rPr>
        <w:rFonts w:ascii="Times New Roman" w:hAnsi="Times New Roman" w:cs="Times New Roman"/>
        <w:sz w:val="24"/>
        <w:szCs w:val="24"/>
      </w:rPr>
    </w:lvl>
    <w:lvl w:ilvl="5" w:tplc="FFFFFFFF">
      <w:start w:val="1"/>
      <w:numFmt w:val="lowerRoman"/>
      <w:lvlText w:val="%6."/>
      <w:lvlJc w:val="right"/>
      <w:pPr>
        <w:widowControl w:val="0"/>
        <w:tabs>
          <w:tab w:val="num" w:pos="3960"/>
        </w:tabs>
        <w:autoSpaceDE w:val="0"/>
        <w:autoSpaceDN w:val="0"/>
        <w:adjustRightInd w:val="0"/>
        <w:ind w:left="3960" w:hanging="180"/>
      </w:pPr>
      <w:rPr>
        <w:rFonts w:ascii="Times New Roman" w:hAnsi="Times New Roman" w:cs="Times New Roman"/>
        <w:sz w:val="24"/>
        <w:szCs w:val="24"/>
      </w:rPr>
    </w:lvl>
    <w:lvl w:ilvl="6" w:tplc="FFFFFFFF">
      <w:start w:val="1"/>
      <w:numFmt w:val="decimal"/>
      <w:lvlText w:val="%7."/>
      <w:lvlJc w:val="left"/>
      <w:pPr>
        <w:widowControl w:val="0"/>
        <w:tabs>
          <w:tab w:val="num" w:pos="4680"/>
        </w:tabs>
        <w:autoSpaceDE w:val="0"/>
        <w:autoSpaceDN w:val="0"/>
        <w:adjustRightInd w:val="0"/>
        <w:ind w:left="4680" w:hanging="360"/>
      </w:pPr>
      <w:rPr>
        <w:rFonts w:ascii="Times New Roman" w:hAnsi="Times New Roman" w:cs="Times New Roman"/>
        <w:sz w:val="24"/>
        <w:szCs w:val="24"/>
      </w:rPr>
    </w:lvl>
    <w:lvl w:ilvl="7" w:tplc="FFFFFFFF">
      <w:start w:val="1"/>
      <w:numFmt w:val="lowerLetter"/>
      <w:lvlText w:val="%8."/>
      <w:lvlJc w:val="left"/>
      <w:pPr>
        <w:widowControl w:val="0"/>
        <w:tabs>
          <w:tab w:val="num" w:pos="5400"/>
        </w:tabs>
        <w:autoSpaceDE w:val="0"/>
        <w:autoSpaceDN w:val="0"/>
        <w:adjustRightInd w:val="0"/>
        <w:ind w:left="5400" w:hanging="360"/>
      </w:pPr>
      <w:rPr>
        <w:rFonts w:ascii="Times New Roman" w:hAnsi="Times New Roman" w:cs="Times New Roman"/>
        <w:sz w:val="24"/>
        <w:szCs w:val="24"/>
      </w:rPr>
    </w:lvl>
    <w:lvl w:ilvl="8" w:tplc="FFFFFFFF">
      <w:start w:val="1"/>
      <w:numFmt w:val="lowerRoman"/>
      <w:lvlText w:val="%9."/>
      <w:lvlJc w:val="right"/>
      <w:pPr>
        <w:widowControl w:val="0"/>
        <w:tabs>
          <w:tab w:val="num" w:pos="6120"/>
        </w:tabs>
        <w:autoSpaceDE w:val="0"/>
        <w:autoSpaceDN w:val="0"/>
        <w:adjustRightInd w:val="0"/>
        <w:ind w:left="6120" w:hanging="180"/>
      </w:pPr>
      <w:rPr>
        <w:rFonts w:ascii="Times New Roman" w:hAnsi="Times New Roman" w:cs="Times New Roman"/>
        <w:sz w:val="24"/>
        <w:szCs w:val="24"/>
      </w:rPr>
    </w:lvl>
  </w:abstractNum>
  <w:num w:numId="1" w16cid:durableId="1914973354">
    <w:abstractNumId w:val="9"/>
  </w:num>
  <w:num w:numId="2" w16cid:durableId="791705069">
    <w:abstractNumId w:val="7"/>
  </w:num>
  <w:num w:numId="3" w16cid:durableId="787550106">
    <w:abstractNumId w:val="6"/>
  </w:num>
  <w:num w:numId="4" w16cid:durableId="39401081">
    <w:abstractNumId w:val="5"/>
  </w:num>
  <w:num w:numId="5" w16cid:durableId="1363096203">
    <w:abstractNumId w:val="4"/>
  </w:num>
  <w:num w:numId="6" w16cid:durableId="15349546">
    <w:abstractNumId w:val="8"/>
  </w:num>
  <w:num w:numId="7" w16cid:durableId="729496777">
    <w:abstractNumId w:val="3"/>
  </w:num>
  <w:num w:numId="8" w16cid:durableId="235633787">
    <w:abstractNumId w:val="2"/>
  </w:num>
  <w:num w:numId="9" w16cid:durableId="477696304">
    <w:abstractNumId w:val="1"/>
  </w:num>
  <w:num w:numId="10" w16cid:durableId="1718701867">
    <w:abstractNumId w:val="0"/>
  </w:num>
  <w:num w:numId="11" w16cid:durableId="1336225480">
    <w:abstractNumId w:val="33"/>
  </w:num>
  <w:num w:numId="12" w16cid:durableId="198788163">
    <w:abstractNumId w:val="10"/>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13" w16cid:durableId="1451392725">
    <w:abstractNumId w:val="10"/>
  </w:num>
  <w:num w:numId="14" w16cid:durableId="1771008197">
    <w:abstractNumId w:val="11"/>
  </w:num>
  <w:num w:numId="15" w16cid:durableId="993535255">
    <w:abstractNumId w:val="12"/>
  </w:num>
  <w:num w:numId="16" w16cid:durableId="109132953">
    <w:abstractNumId w:val="13"/>
  </w:num>
  <w:num w:numId="17" w16cid:durableId="636373079">
    <w:abstractNumId w:val="14"/>
  </w:num>
  <w:num w:numId="18" w16cid:durableId="649211597">
    <w:abstractNumId w:val="17"/>
  </w:num>
  <w:num w:numId="19" w16cid:durableId="1308974856">
    <w:abstractNumId w:val="25"/>
  </w:num>
  <w:num w:numId="20" w16cid:durableId="1491362237">
    <w:abstractNumId w:val="34"/>
  </w:num>
  <w:num w:numId="21" w16cid:durableId="1595237792">
    <w:abstractNumId w:val="29"/>
  </w:num>
  <w:num w:numId="22" w16cid:durableId="824273130">
    <w:abstractNumId w:val="35"/>
    <w:lvlOverride w:ilvl="0">
      <w:lvl w:ilvl="0" w:tplc="FFFFFFFF">
        <w:start w:val="3"/>
        <w:numFmt w:val="lowerLetter"/>
        <w:lvlText w:val="(%1)"/>
        <w:lvlJc w:val="left"/>
        <w:pPr>
          <w:widowControl w:val="0"/>
          <w:tabs>
            <w:tab w:val="num" w:pos="705"/>
          </w:tabs>
          <w:autoSpaceDE w:val="0"/>
          <w:autoSpaceDN w:val="0"/>
          <w:adjustRightInd w:val="0"/>
          <w:ind w:left="705" w:hanging="705"/>
        </w:pPr>
        <w:rPr>
          <w:rFonts w:ascii="Times New Roman" w:hAnsi="Times New Roman" w:cs="Times New Roman"/>
          <w:color w:val="0000FF"/>
          <w:sz w:val="24"/>
          <w:szCs w:val="24"/>
          <w:u w:val="double"/>
        </w:rPr>
      </w:lvl>
    </w:lvlOverride>
    <w:lvlOverride w:ilvl="1">
      <w:lvl w:ilvl="1" w:tplc="FFFFFFFF">
        <w:start w:val="1"/>
        <w:numFmt w:val="lowerLetter"/>
        <w:lvlText w:val="%2."/>
        <w:lvlJc w:val="left"/>
        <w:pPr>
          <w:widowControl w:val="0"/>
          <w:tabs>
            <w:tab w:val="num" w:pos="1080"/>
          </w:tabs>
          <w:autoSpaceDE w:val="0"/>
          <w:autoSpaceDN w:val="0"/>
          <w:adjustRightInd w:val="0"/>
          <w:ind w:left="1080" w:hanging="360"/>
        </w:pPr>
        <w:rPr>
          <w:rFonts w:ascii="Times New Roman" w:hAnsi="Times New Roman" w:cs="Times New Roman"/>
          <w:color w:val="0000FF"/>
          <w:sz w:val="24"/>
          <w:szCs w:val="24"/>
          <w:u w:val="double"/>
        </w:rPr>
      </w:lvl>
    </w:lvlOverride>
    <w:lvlOverride w:ilvl="2">
      <w:lvl w:ilvl="2" w:tplc="FFFFFFFF">
        <w:start w:val="1"/>
        <w:numFmt w:val="lowerRoman"/>
        <w:lvlText w:val="%3."/>
        <w:lvlJc w:val="right"/>
        <w:pPr>
          <w:widowControl w:val="0"/>
          <w:tabs>
            <w:tab w:val="num" w:pos="1800"/>
          </w:tabs>
          <w:autoSpaceDE w:val="0"/>
          <w:autoSpaceDN w:val="0"/>
          <w:adjustRightInd w:val="0"/>
          <w:ind w:left="1800" w:hanging="180"/>
        </w:pPr>
        <w:rPr>
          <w:rFonts w:ascii="Times New Roman" w:hAnsi="Times New Roman" w:cs="Times New Roman"/>
          <w:color w:val="0000FF"/>
          <w:sz w:val="24"/>
          <w:szCs w:val="24"/>
          <w:u w:val="double"/>
        </w:rPr>
      </w:lvl>
    </w:lvlOverride>
    <w:lvlOverride w:ilvl="3">
      <w:lvl w:ilvl="3" w:tplc="FFFFFFFF">
        <w:start w:val="1"/>
        <w:numFmt w:val="decimal"/>
        <w:lvlText w:val="%4."/>
        <w:lvlJc w:val="left"/>
        <w:pPr>
          <w:widowControl w:val="0"/>
          <w:tabs>
            <w:tab w:val="num" w:pos="2520"/>
          </w:tabs>
          <w:autoSpaceDE w:val="0"/>
          <w:autoSpaceDN w:val="0"/>
          <w:adjustRightInd w:val="0"/>
          <w:ind w:left="2520" w:hanging="360"/>
        </w:pPr>
        <w:rPr>
          <w:rFonts w:ascii="Times New Roman" w:hAnsi="Times New Roman" w:cs="Times New Roman"/>
          <w:color w:val="0000FF"/>
          <w:sz w:val="24"/>
          <w:szCs w:val="24"/>
          <w:u w:val="double"/>
        </w:rPr>
      </w:lvl>
    </w:lvlOverride>
    <w:lvlOverride w:ilvl="4">
      <w:lvl w:ilvl="4" w:tplc="FFFFFFFF">
        <w:start w:val="1"/>
        <w:numFmt w:val="lowerLetter"/>
        <w:lvlText w:val="%5."/>
        <w:lvlJc w:val="left"/>
        <w:pPr>
          <w:widowControl w:val="0"/>
          <w:tabs>
            <w:tab w:val="num" w:pos="3240"/>
          </w:tabs>
          <w:autoSpaceDE w:val="0"/>
          <w:autoSpaceDN w:val="0"/>
          <w:adjustRightInd w:val="0"/>
          <w:ind w:left="3240" w:hanging="360"/>
        </w:pPr>
        <w:rPr>
          <w:rFonts w:ascii="Times New Roman" w:hAnsi="Times New Roman" w:cs="Times New Roman"/>
          <w:color w:val="0000FF"/>
          <w:sz w:val="24"/>
          <w:szCs w:val="24"/>
          <w:u w:val="double"/>
        </w:rPr>
      </w:lvl>
    </w:lvlOverride>
    <w:lvlOverride w:ilvl="5">
      <w:lvl w:ilvl="5" w:tplc="FFFFFFFF">
        <w:start w:val="1"/>
        <w:numFmt w:val="lowerRoman"/>
        <w:lvlText w:val="%6."/>
        <w:lvlJc w:val="right"/>
        <w:pPr>
          <w:widowControl w:val="0"/>
          <w:tabs>
            <w:tab w:val="num" w:pos="3960"/>
          </w:tabs>
          <w:autoSpaceDE w:val="0"/>
          <w:autoSpaceDN w:val="0"/>
          <w:adjustRightInd w:val="0"/>
          <w:ind w:left="3960" w:hanging="180"/>
        </w:pPr>
        <w:rPr>
          <w:rFonts w:ascii="Times New Roman" w:hAnsi="Times New Roman" w:cs="Times New Roman"/>
          <w:color w:val="0000FF"/>
          <w:sz w:val="24"/>
          <w:szCs w:val="24"/>
          <w:u w:val="double"/>
        </w:rPr>
      </w:lvl>
    </w:lvlOverride>
    <w:lvlOverride w:ilvl="6">
      <w:lvl w:ilvl="6" w:tplc="FFFFFFFF">
        <w:start w:val="1"/>
        <w:numFmt w:val="decimal"/>
        <w:lvlText w:val="%7."/>
        <w:lvlJc w:val="left"/>
        <w:pPr>
          <w:widowControl w:val="0"/>
          <w:tabs>
            <w:tab w:val="num" w:pos="4680"/>
          </w:tabs>
          <w:autoSpaceDE w:val="0"/>
          <w:autoSpaceDN w:val="0"/>
          <w:adjustRightInd w:val="0"/>
          <w:ind w:left="4680" w:hanging="360"/>
        </w:pPr>
        <w:rPr>
          <w:rFonts w:ascii="Times New Roman" w:hAnsi="Times New Roman" w:cs="Times New Roman"/>
          <w:color w:val="0000FF"/>
          <w:sz w:val="24"/>
          <w:szCs w:val="24"/>
          <w:u w:val="double"/>
        </w:rPr>
      </w:lvl>
    </w:lvlOverride>
    <w:lvlOverride w:ilvl="7">
      <w:lvl w:ilvl="7" w:tplc="FFFFFFFF">
        <w:start w:val="1"/>
        <w:numFmt w:val="lowerLetter"/>
        <w:lvlText w:val="%8."/>
        <w:lvlJc w:val="left"/>
        <w:pPr>
          <w:widowControl w:val="0"/>
          <w:tabs>
            <w:tab w:val="num" w:pos="5400"/>
          </w:tabs>
          <w:autoSpaceDE w:val="0"/>
          <w:autoSpaceDN w:val="0"/>
          <w:adjustRightInd w:val="0"/>
          <w:ind w:left="5400" w:hanging="360"/>
        </w:pPr>
        <w:rPr>
          <w:rFonts w:ascii="Times New Roman" w:hAnsi="Times New Roman" w:cs="Times New Roman"/>
          <w:color w:val="0000FF"/>
          <w:sz w:val="24"/>
          <w:szCs w:val="24"/>
          <w:u w:val="double"/>
        </w:rPr>
      </w:lvl>
    </w:lvlOverride>
    <w:lvlOverride w:ilvl="8">
      <w:lvl w:ilvl="8" w:tplc="FFFFFFFF">
        <w:start w:val="1"/>
        <w:numFmt w:val="lowerRoman"/>
        <w:lvlText w:val="%9."/>
        <w:lvlJc w:val="right"/>
        <w:pPr>
          <w:widowControl w:val="0"/>
          <w:tabs>
            <w:tab w:val="num" w:pos="6120"/>
          </w:tabs>
          <w:autoSpaceDE w:val="0"/>
          <w:autoSpaceDN w:val="0"/>
          <w:adjustRightInd w:val="0"/>
          <w:ind w:left="6120" w:hanging="180"/>
        </w:pPr>
        <w:rPr>
          <w:rFonts w:ascii="Times New Roman" w:hAnsi="Times New Roman" w:cs="Times New Roman"/>
          <w:color w:val="0000FF"/>
          <w:sz w:val="24"/>
          <w:szCs w:val="24"/>
          <w:u w:val="double"/>
        </w:rPr>
      </w:lvl>
    </w:lvlOverride>
  </w:num>
  <w:num w:numId="23" w16cid:durableId="1325352561">
    <w:abstractNumId w:val="33"/>
    <w:lvlOverride w:ilvl="0">
      <w:startOverride w:val="1"/>
    </w:lvlOverride>
    <w:lvlOverride w:ilvl="1">
      <w:startOverride w:val="1"/>
    </w:lvlOverride>
    <w:lvlOverride w:ilvl="2">
      <w:startOverride w:val="1"/>
    </w:lvlOverride>
    <w:lvlOverride w:ilvl="3">
      <w:startOverride w:val="2"/>
    </w:lvlOverride>
  </w:num>
  <w:num w:numId="24" w16cid:durableId="1502892541">
    <w:abstractNumId w:val="18"/>
  </w:num>
  <w:num w:numId="25" w16cid:durableId="1300498448">
    <w:abstractNumId w:val="31"/>
  </w:num>
  <w:num w:numId="26" w16cid:durableId="738483909">
    <w:abstractNumId w:val="27"/>
  </w:num>
  <w:num w:numId="27" w16cid:durableId="1719402835">
    <w:abstractNumId w:val="32"/>
  </w:num>
  <w:num w:numId="28" w16cid:durableId="199052983">
    <w:abstractNumId w:val="33"/>
    <w:lvlOverride w:ilvl="0">
      <w:startOverride w:val="1"/>
    </w:lvlOverride>
    <w:lvlOverride w:ilvl="1">
      <w:startOverride w:val="1"/>
    </w:lvlOverride>
    <w:lvlOverride w:ilvl="2">
      <w:startOverride w:val="1"/>
    </w:lvlOverride>
    <w:lvlOverride w:ilvl="3">
      <w:startOverride w:val="1"/>
    </w:lvlOverride>
  </w:num>
  <w:num w:numId="29" w16cid:durableId="90205873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6992354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91625607">
    <w:abstractNumId w:val="16"/>
  </w:num>
  <w:num w:numId="32" w16cid:durableId="605507311">
    <w:abstractNumId w:val="24"/>
  </w:num>
  <w:num w:numId="33" w16cid:durableId="1538857797">
    <w:abstractNumId w:val="33"/>
  </w:num>
  <w:num w:numId="34" w16cid:durableId="339822251">
    <w:abstractNumId w:val="33"/>
  </w:num>
  <w:num w:numId="35" w16cid:durableId="1601985123">
    <w:abstractNumId w:val="33"/>
  </w:num>
  <w:num w:numId="36" w16cid:durableId="1141773909">
    <w:abstractNumId w:val="33"/>
  </w:num>
  <w:num w:numId="37" w16cid:durableId="573514330">
    <w:abstractNumId w:val="22"/>
  </w:num>
  <w:num w:numId="38" w16cid:durableId="700672646">
    <w:abstractNumId w:val="33"/>
  </w:num>
  <w:num w:numId="39" w16cid:durableId="9449241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5"/>
    </w:lvlOverride>
  </w:num>
  <w:num w:numId="40" w16cid:durableId="117638766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7"/>
    </w:lvlOverride>
  </w:num>
  <w:num w:numId="41" w16cid:durableId="603809209">
    <w:abstractNumId w:val="20"/>
  </w:num>
  <w:num w:numId="42" w16cid:durableId="1343511123">
    <w:abstractNumId w:val="26"/>
  </w:num>
  <w:num w:numId="43" w16cid:durableId="1314526425">
    <w:abstractNumId w:val="15"/>
  </w:num>
  <w:num w:numId="44" w16cid:durableId="1113016635">
    <w:abstractNumId w:val="21"/>
  </w:num>
  <w:num w:numId="45" w16cid:durableId="77726294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07205292">
    <w:abstractNumId w:val="28"/>
  </w:num>
  <w:num w:numId="47" w16cid:durableId="596522314">
    <w:abstractNumId w:val="19"/>
  </w:num>
  <w:num w:numId="48" w16cid:durableId="812873890">
    <w:abstractNumId w:val="30"/>
  </w:num>
  <w:num w:numId="49" w16cid:durableId="1932229077">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en Erickson">
    <w15:presenceInfo w15:providerId="AD" w15:userId="S::len.erickson@franklinst.com::849c4331-dbf6-459f-a6b8-5818340594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467969"/>
  </w:hdrShapeDefaults>
  <w:footnotePr>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DInfo" w:val="F"/>
  </w:docVars>
  <w:rsids>
    <w:rsidRoot w:val="00A475B4"/>
    <w:rsid w:val="00002B15"/>
    <w:rsid w:val="00003188"/>
    <w:rsid w:val="0000429D"/>
    <w:rsid w:val="00006DF6"/>
    <w:rsid w:val="000110D0"/>
    <w:rsid w:val="00012748"/>
    <w:rsid w:val="0001566F"/>
    <w:rsid w:val="000157BB"/>
    <w:rsid w:val="00016CA7"/>
    <w:rsid w:val="00017131"/>
    <w:rsid w:val="000224D1"/>
    <w:rsid w:val="00023E42"/>
    <w:rsid w:val="00027C42"/>
    <w:rsid w:val="00027ECA"/>
    <w:rsid w:val="000303A4"/>
    <w:rsid w:val="00034CB4"/>
    <w:rsid w:val="00035CBB"/>
    <w:rsid w:val="00041BA8"/>
    <w:rsid w:val="00045BC9"/>
    <w:rsid w:val="00051019"/>
    <w:rsid w:val="0005420E"/>
    <w:rsid w:val="0005797B"/>
    <w:rsid w:val="000625C4"/>
    <w:rsid w:val="00062B72"/>
    <w:rsid w:val="00062D5D"/>
    <w:rsid w:val="000647A7"/>
    <w:rsid w:val="000647E5"/>
    <w:rsid w:val="0006645F"/>
    <w:rsid w:val="00066A47"/>
    <w:rsid w:val="00071438"/>
    <w:rsid w:val="000819BA"/>
    <w:rsid w:val="00086C75"/>
    <w:rsid w:val="00087E21"/>
    <w:rsid w:val="0009031C"/>
    <w:rsid w:val="0009097A"/>
    <w:rsid w:val="00090FF1"/>
    <w:rsid w:val="00093380"/>
    <w:rsid w:val="000956F4"/>
    <w:rsid w:val="000A16C7"/>
    <w:rsid w:val="000A386D"/>
    <w:rsid w:val="000B12F4"/>
    <w:rsid w:val="000B3111"/>
    <w:rsid w:val="000B3577"/>
    <w:rsid w:val="000B4028"/>
    <w:rsid w:val="000C38DC"/>
    <w:rsid w:val="000C4340"/>
    <w:rsid w:val="000C4CAE"/>
    <w:rsid w:val="000D15AA"/>
    <w:rsid w:val="000D2723"/>
    <w:rsid w:val="000D6887"/>
    <w:rsid w:val="000D7495"/>
    <w:rsid w:val="000D7E96"/>
    <w:rsid w:val="000E4A6B"/>
    <w:rsid w:val="000E5188"/>
    <w:rsid w:val="000E57DB"/>
    <w:rsid w:val="000E6AB7"/>
    <w:rsid w:val="000F2313"/>
    <w:rsid w:val="000F352E"/>
    <w:rsid w:val="000F4B83"/>
    <w:rsid w:val="000F69BA"/>
    <w:rsid w:val="000F6C85"/>
    <w:rsid w:val="000F7A6F"/>
    <w:rsid w:val="001024FB"/>
    <w:rsid w:val="00103DA4"/>
    <w:rsid w:val="0011160D"/>
    <w:rsid w:val="00111664"/>
    <w:rsid w:val="00114B28"/>
    <w:rsid w:val="001158BF"/>
    <w:rsid w:val="00117C59"/>
    <w:rsid w:val="00124F14"/>
    <w:rsid w:val="00124FF0"/>
    <w:rsid w:val="00130E15"/>
    <w:rsid w:val="00132D1D"/>
    <w:rsid w:val="00133561"/>
    <w:rsid w:val="0013403B"/>
    <w:rsid w:val="00140FDB"/>
    <w:rsid w:val="00142898"/>
    <w:rsid w:val="0014377F"/>
    <w:rsid w:val="00143E8B"/>
    <w:rsid w:val="001444F1"/>
    <w:rsid w:val="00146E79"/>
    <w:rsid w:val="001509BD"/>
    <w:rsid w:val="001511BC"/>
    <w:rsid w:val="0015279A"/>
    <w:rsid w:val="00154358"/>
    <w:rsid w:val="001575F2"/>
    <w:rsid w:val="00157D2A"/>
    <w:rsid w:val="0016132C"/>
    <w:rsid w:val="00162F42"/>
    <w:rsid w:val="00164D5E"/>
    <w:rsid w:val="00165080"/>
    <w:rsid w:val="00165151"/>
    <w:rsid w:val="0017158B"/>
    <w:rsid w:val="0017345F"/>
    <w:rsid w:val="00173782"/>
    <w:rsid w:val="00175163"/>
    <w:rsid w:val="00180758"/>
    <w:rsid w:val="00183D85"/>
    <w:rsid w:val="00183F91"/>
    <w:rsid w:val="001853F5"/>
    <w:rsid w:val="00190815"/>
    <w:rsid w:val="001934E6"/>
    <w:rsid w:val="001945AF"/>
    <w:rsid w:val="001A0E93"/>
    <w:rsid w:val="001A718B"/>
    <w:rsid w:val="001B240F"/>
    <w:rsid w:val="001B492F"/>
    <w:rsid w:val="001C0FE1"/>
    <w:rsid w:val="001C15A6"/>
    <w:rsid w:val="001C1F3F"/>
    <w:rsid w:val="001C6C6F"/>
    <w:rsid w:val="001C7E44"/>
    <w:rsid w:val="001D31A3"/>
    <w:rsid w:val="001D4CAD"/>
    <w:rsid w:val="001E40F1"/>
    <w:rsid w:val="001E41A7"/>
    <w:rsid w:val="001F0E7B"/>
    <w:rsid w:val="001F29BD"/>
    <w:rsid w:val="001F3298"/>
    <w:rsid w:val="001F3740"/>
    <w:rsid w:val="001F4C8E"/>
    <w:rsid w:val="001F545E"/>
    <w:rsid w:val="001F5E61"/>
    <w:rsid w:val="00200B27"/>
    <w:rsid w:val="00204487"/>
    <w:rsid w:val="00205A0A"/>
    <w:rsid w:val="00206513"/>
    <w:rsid w:val="00206FE0"/>
    <w:rsid w:val="0021248C"/>
    <w:rsid w:val="00215825"/>
    <w:rsid w:val="00222862"/>
    <w:rsid w:val="002348CE"/>
    <w:rsid w:val="00235295"/>
    <w:rsid w:val="0023616A"/>
    <w:rsid w:val="002378D5"/>
    <w:rsid w:val="00240FD8"/>
    <w:rsid w:val="00242CBF"/>
    <w:rsid w:val="002440D0"/>
    <w:rsid w:val="0025170C"/>
    <w:rsid w:val="002538A7"/>
    <w:rsid w:val="00253BD9"/>
    <w:rsid w:val="002566BE"/>
    <w:rsid w:val="0026015E"/>
    <w:rsid w:val="002630A0"/>
    <w:rsid w:val="002632FA"/>
    <w:rsid w:val="00265A5E"/>
    <w:rsid w:val="00270B6C"/>
    <w:rsid w:val="002713D3"/>
    <w:rsid w:val="00275932"/>
    <w:rsid w:val="00276D52"/>
    <w:rsid w:val="00277FC7"/>
    <w:rsid w:val="0028246E"/>
    <w:rsid w:val="00283090"/>
    <w:rsid w:val="00286E43"/>
    <w:rsid w:val="00291566"/>
    <w:rsid w:val="00291729"/>
    <w:rsid w:val="0029333A"/>
    <w:rsid w:val="002941E8"/>
    <w:rsid w:val="00295065"/>
    <w:rsid w:val="002A16A5"/>
    <w:rsid w:val="002A4516"/>
    <w:rsid w:val="002A6407"/>
    <w:rsid w:val="002A79EC"/>
    <w:rsid w:val="002B4DC6"/>
    <w:rsid w:val="002B722E"/>
    <w:rsid w:val="002D64F1"/>
    <w:rsid w:val="002D732E"/>
    <w:rsid w:val="002D7FEC"/>
    <w:rsid w:val="002E27EA"/>
    <w:rsid w:val="002E4C3B"/>
    <w:rsid w:val="002E7B98"/>
    <w:rsid w:val="002F21B8"/>
    <w:rsid w:val="002F523C"/>
    <w:rsid w:val="002F5B0B"/>
    <w:rsid w:val="002F73CD"/>
    <w:rsid w:val="002F75C6"/>
    <w:rsid w:val="003021D4"/>
    <w:rsid w:val="0030492A"/>
    <w:rsid w:val="0030499A"/>
    <w:rsid w:val="00306F5D"/>
    <w:rsid w:val="00311093"/>
    <w:rsid w:val="00311A92"/>
    <w:rsid w:val="00312A3D"/>
    <w:rsid w:val="00316740"/>
    <w:rsid w:val="0032018A"/>
    <w:rsid w:val="00323DC1"/>
    <w:rsid w:val="00327CAE"/>
    <w:rsid w:val="00327D7E"/>
    <w:rsid w:val="0033297A"/>
    <w:rsid w:val="0034105A"/>
    <w:rsid w:val="003470D9"/>
    <w:rsid w:val="0034711C"/>
    <w:rsid w:val="00347E57"/>
    <w:rsid w:val="003516D0"/>
    <w:rsid w:val="003532B4"/>
    <w:rsid w:val="0035599B"/>
    <w:rsid w:val="003559A9"/>
    <w:rsid w:val="00360C2B"/>
    <w:rsid w:val="00361869"/>
    <w:rsid w:val="00362326"/>
    <w:rsid w:val="00364ACC"/>
    <w:rsid w:val="0037034D"/>
    <w:rsid w:val="00371AE2"/>
    <w:rsid w:val="00373ACF"/>
    <w:rsid w:val="00373C18"/>
    <w:rsid w:val="00375047"/>
    <w:rsid w:val="003750CC"/>
    <w:rsid w:val="00375670"/>
    <w:rsid w:val="00376C30"/>
    <w:rsid w:val="003772B3"/>
    <w:rsid w:val="003774A2"/>
    <w:rsid w:val="00380A52"/>
    <w:rsid w:val="00382871"/>
    <w:rsid w:val="0039584F"/>
    <w:rsid w:val="003A0797"/>
    <w:rsid w:val="003B0397"/>
    <w:rsid w:val="003B798F"/>
    <w:rsid w:val="003B7E6C"/>
    <w:rsid w:val="003C4F47"/>
    <w:rsid w:val="003C57F1"/>
    <w:rsid w:val="003D1C39"/>
    <w:rsid w:val="003D78C7"/>
    <w:rsid w:val="003E12D7"/>
    <w:rsid w:val="003E1859"/>
    <w:rsid w:val="003E2472"/>
    <w:rsid w:val="003E779E"/>
    <w:rsid w:val="003F0900"/>
    <w:rsid w:val="003F1AE7"/>
    <w:rsid w:val="003F2045"/>
    <w:rsid w:val="003F3500"/>
    <w:rsid w:val="003F35EA"/>
    <w:rsid w:val="003F3A5D"/>
    <w:rsid w:val="003F48F0"/>
    <w:rsid w:val="003F545D"/>
    <w:rsid w:val="003F57B3"/>
    <w:rsid w:val="003F73EB"/>
    <w:rsid w:val="0040214C"/>
    <w:rsid w:val="004052E9"/>
    <w:rsid w:val="004070A6"/>
    <w:rsid w:val="00410FA4"/>
    <w:rsid w:val="00413298"/>
    <w:rsid w:val="0041427B"/>
    <w:rsid w:val="00421877"/>
    <w:rsid w:val="004232EA"/>
    <w:rsid w:val="00424DF3"/>
    <w:rsid w:val="00425243"/>
    <w:rsid w:val="0042671C"/>
    <w:rsid w:val="00427028"/>
    <w:rsid w:val="00430481"/>
    <w:rsid w:val="0043128E"/>
    <w:rsid w:val="004328E7"/>
    <w:rsid w:val="0043419C"/>
    <w:rsid w:val="004354EC"/>
    <w:rsid w:val="0043616B"/>
    <w:rsid w:val="0044278F"/>
    <w:rsid w:val="00445EFF"/>
    <w:rsid w:val="00451644"/>
    <w:rsid w:val="00451C06"/>
    <w:rsid w:val="0045642C"/>
    <w:rsid w:val="00457C50"/>
    <w:rsid w:val="00461260"/>
    <w:rsid w:val="00464D26"/>
    <w:rsid w:val="00472A38"/>
    <w:rsid w:val="00472EF7"/>
    <w:rsid w:val="0047411A"/>
    <w:rsid w:val="004747BA"/>
    <w:rsid w:val="004772DC"/>
    <w:rsid w:val="00477E8B"/>
    <w:rsid w:val="00480A5E"/>
    <w:rsid w:val="00483801"/>
    <w:rsid w:val="004856D2"/>
    <w:rsid w:val="00491B66"/>
    <w:rsid w:val="004922EA"/>
    <w:rsid w:val="004968F7"/>
    <w:rsid w:val="00497A6C"/>
    <w:rsid w:val="004A152C"/>
    <w:rsid w:val="004A598C"/>
    <w:rsid w:val="004A5F49"/>
    <w:rsid w:val="004B0F57"/>
    <w:rsid w:val="004B168E"/>
    <w:rsid w:val="004B2ECB"/>
    <w:rsid w:val="004B417A"/>
    <w:rsid w:val="004B4D6A"/>
    <w:rsid w:val="004B50BC"/>
    <w:rsid w:val="004B5407"/>
    <w:rsid w:val="004B58C5"/>
    <w:rsid w:val="004B62E2"/>
    <w:rsid w:val="004B7C44"/>
    <w:rsid w:val="004B7D88"/>
    <w:rsid w:val="004C209D"/>
    <w:rsid w:val="004C3DCF"/>
    <w:rsid w:val="004C5036"/>
    <w:rsid w:val="004D06FC"/>
    <w:rsid w:val="004D0805"/>
    <w:rsid w:val="004D2D84"/>
    <w:rsid w:val="004D4B5B"/>
    <w:rsid w:val="004E16B8"/>
    <w:rsid w:val="004E2DF0"/>
    <w:rsid w:val="004E2E6A"/>
    <w:rsid w:val="004E351F"/>
    <w:rsid w:val="004E6657"/>
    <w:rsid w:val="004E708E"/>
    <w:rsid w:val="004E7987"/>
    <w:rsid w:val="004F178F"/>
    <w:rsid w:val="00512DA2"/>
    <w:rsid w:val="00514265"/>
    <w:rsid w:val="0051544A"/>
    <w:rsid w:val="00521EFF"/>
    <w:rsid w:val="00524298"/>
    <w:rsid w:val="005244D9"/>
    <w:rsid w:val="0052485D"/>
    <w:rsid w:val="005301CC"/>
    <w:rsid w:val="00531E4D"/>
    <w:rsid w:val="00534091"/>
    <w:rsid w:val="0054463C"/>
    <w:rsid w:val="00550845"/>
    <w:rsid w:val="00551A0E"/>
    <w:rsid w:val="00552FE3"/>
    <w:rsid w:val="00554EF5"/>
    <w:rsid w:val="00560309"/>
    <w:rsid w:val="0056031A"/>
    <w:rsid w:val="00560E0C"/>
    <w:rsid w:val="0056186D"/>
    <w:rsid w:val="00561BF1"/>
    <w:rsid w:val="00565E63"/>
    <w:rsid w:val="00572790"/>
    <w:rsid w:val="00573B82"/>
    <w:rsid w:val="005747DE"/>
    <w:rsid w:val="00574804"/>
    <w:rsid w:val="00575D24"/>
    <w:rsid w:val="00575EB7"/>
    <w:rsid w:val="0057603F"/>
    <w:rsid w:val="00576896"/>
    <w:rsid w:val="005821F0"/>
    <w:rsid w:val="00585487"/>
    <w:rsid w:val="00595078"/>
    <w:rsid w:val="00595165"/>
    <w:rsid w:val="005A2EF8"/>
    <w:rsid w:val="005A31E6"/>
    <w:rsid w:val="005A3D8F"/>
    <w:rsid w:val="005A54D7"/>
    <w:rsid w:val="005A6BF5"/>
    <w:rsid w:val="005A72B1"/>
    <w:rsid w:val="005A7847"/>
    <w:rsid w:val="005B0457"/>
    <w:rsid w:val="005B2D33"/>
    <w:rsid w:val="005B3F14"/>
    <w:rsid w:val="005C2102"/>
    <w:rsid w:val="005D419A"/>
    <w:rsid w:val="005D72E0"/>
    <w:rsid w:val="005E1541"/>
    <w:rsid w:val="005E15D5"/>
    <w:rsid w:val="005E75C1"/>
    <w:rsid w:val="005F1919"/>
    <w:rsid w:val="005F2024"/>
    <w:rsid w:val="006015DE"/>
    <w:rsid w:val="00601667"/>
    <w:rsid w:val="00603D83"/>
    <w:rsid w:val="00605295"/>
    <w:rsid w:val="006075C9"/>
    <w:rsid w:val="0060777B"/>
    <w:rsid w:val="00610B55"/>
    <w:rsid w:val="0061245B"/>
    <w:rsid w:val="0061465D"/>
    <w:rsid w:val="00615830"/>
    <w:rsid w:val="0062000F"/>
    <w:rsid w:val="00620208"/>
    <w:rsid w:val="006231D6"/>
    <w:rsid w:val="0062586B"/>
    <w:rsid w:val="006266F2"/>
    <w:rsid w:val="00636986"/>
    <w:rsid w:val="0063715F"/>
    <w:rsid w:val="00641334"/>
    <w:rsid w:val="00641FB7"/>
    <w:rsid w:val="006439A5"/>
    <w:rsid w:val="00644CE5"/>
    <w:rsid w:val="00650379"/>
    <w:rsid w:val="00650637"/>
    <w:rsid w:val="00651C2E"/>
    <w:rsid w:val="00653403"/>
    <w:rsid w:val="00654EBC"/>
    <w:rsid w:val="0065549D"/>
    <w:rsid w:val="006558DB"/>
    <w:rsid w:val="00660BAF"/>
    <w:rsid w:val="00662037"/>
    <w:rsid w:val="006625C3"/>
    <w:rsid w:val="00662642"/>
    <w:rsid w:val="0066356A"/>
    <w:rsid w:val="00664976"/>
    <w:rsid w:val="00664CC0"/>
    <w:rsid w:val="00666FE9"/>
    <w:rsid w:val="006672F3"/>
    <w:rsid w:val="0067019A"/>
    <w:rsid w:val="006713D2"/>
    <w:rsid w:val="00673765"/>
    <w:rsid w:val="006745CF"/>
    <w:rsid w:val="006758C7"/>
    <w:rsid w:val="00675FA6"/>
    <w:rsid w:val="006761E5"/>
    <w:rsid w:val="00677595"/>
    <w:rsid w:val="00683551"/>
    <w:rsid w:val="0068449A"/>
    <w:rsid w:val="0068494C"/>
    <w:rsid w:val="006863EF"/>
    <w:rsid w:val="00687D16"/>
    <w:rsid w:val="006909B5"/>
    <w:rsid w:val="006922D1"/>
    <w:rsid w:val="00693006"/>
    <w:rsid w:val="0069393F"/>
    <w:rsid w:val="006944B7"/>
    <w:rsid w:val="00695362"/>
    <w:rsid w:val="00695576"/>
    <w:rsid w:val="006A0424"/>
    <w:rsid w:val="006A059D"/>
    <w:rsid w:val="006A2319"/>
    <w:rsid w:val="006A28DA"/>
    <w:rsid w:val="006A456A"/>
    <w:rsid w:val="006B046F"/>
    <w:rsid w:val="006B3EAB"/>
    <w:rsid w:val="006B4C88"/>
    <w:rsid w:val="006C00F2"/>
    <w:rsid w:val="006C574A"/>
    <w:rsid w:val="006C707C"/>
    <w:rsid w:val="006C7C7E"/>
    <w:rsid w:val="006D17EB"/>
    <w:rsid w:val="006D24C6"/>
    <w:rsid w:val="006D2780"/>
    <w:rsid w:val="006D4CFD"/>
    <w:rsid w:val="006D5639"/>
    <w:rsid w:val="006D5A44"/>
    <w:rsid w:val="006D6EFC"/>
    <w:rsid w:val="006D7789"/>
    <w:rsid w:val="006E3E2B"/>
    <w:rsid w:val="006E5F93"/>
    <w:rsid w:val="006F5C3F"/>
    <w:rsid w:val="006F7969"/>
    <w:rsid w:val="00700444"/>
    <w:rsid w:val="007039B5"/>
    <w:rsid w:val="0071211F"/>
    <w:rsid w:val="007138EB"/>
    <w:rsid w:val="007139F1"/>
    <w:rsid w:val="00717917"/>
    <w:rsid w:val="00717E83"/>
    <w:rsid w:val="00722EC0"/>
    <w:rsid w:val="007233C2"/>
    <w:rsid w:val="0072423C"/>
    <w:rsid w:val="00731802"/>
    <w:rsid w:val="00732C2B"/>
    <w:rsid w:val="0073428F"/>
    <w:rsid w:val="007345DC"/>
    <w:rsid w:val="007377E7"/>
    <w:rsid w:val="00742023"/>
    <w:rsid w:val="0074412B"/>
    <w:rsid w:val="00745465"/>
    <w:rsid w:val="00745A5A"/>
    <w:rsid w:val="00745D86"/>
    <w:rsid w:val="007556DB"/>
    <w:rsid w:val="00756B5C"/>
    <w:rsid w:val="0076038A"/>
    <w:rsid w:val="00760561"/>
    <w:rsid w:val="00762AAF"/>
    <w:rsid w:val="0076389A"/>
    <w:rsid w:val="00763EBD"/>
    <w:rsid w:val="007653C6"/>
    <w:rsid w:val="00771AC2"/>
    <w:rsid w:val="00773425"/>
    <w:rsid w:val="00776091"/>
    <w:rsid w:val="00777550"/>
    <w:rsid w:val="00780809"/>
    <w:rsid w:val="00781654"/>
    <w:rsid w:val="007817BC"/>
    <w:rsid w:val="00782223"/>
    <w:rsid w:val="00782E4E"/>
    <w:rsid w:val="00783034"/>
    <w:rsid w:val="007832F8"/>
    <w:rsid w:val="0078411F"/>
    <w:rsid w:val="00785384"/>
    <w:rsid w:val="0079539A"/>
    <w:rsid w:val="00795B74"/>
    <w:rsid w:val="00795CC0"/>
    <w:rsid w:val="0079735C"/>
    <w:rsid w:val="007A0502"/>
    <w:rsid w:val="007A0B54"/>
    <w:rsid w:val="007A2874"/>
    <w:rsid w:val="007A5693"/>
    <w:rsid w:val="007B376D"/>
    <w:rsid w:val="007B5CC9"/>
    <w:rsid w:val="007B5FFA"/>
    <w:rsid w:val="007B6240"/>
    <w:rsid w:val="007C01F2"/>
    <w:rsid w:val="007C0425"/>
    <w:rsid w:val="007C0BD7"/>
    <w:rsid w:val="007C0C23"/>
    <w:rsid w:val="007C0C37"/>
    <w:rsid w:val="007C1618"/>
    <w:rsid w:val="007C25AA"/>
    <w:rsid w:val="007C401B"/>
    <w:rsid w:val="007C56A3"/>
    <w:rsid w:val="007C6051"/>
    <w:rsid w:val="007C747C"/>
    <w:rsid w:val="007D7CAF"/>
    <w:rsid w:val="007E12F7"/>
    <w:rsid w:val="007E1AFD"/>
    <w:rsid w:val="007E2C6D"/>
    <w:rsid w:val="007E36E3"/>
    <w:rsid w:val="007E3BB4"/>
    <w:rsid w:val="007E5D89"/>
    <w:rsid w:val="007E686C"/>
    <w:rsid w:val="007E7D3E"/>
    <w:rsid w:val="007F2873"/>
    <w:rsid w:val="007F4478"/>
    <w:rsid w:val="007F7FE0"/>
    <w:rsid w:val="0080156E"/>
    <w:rsid w:val="008026AF"/>
    <w:rsid w:val="00807231"/>
    <w:rsid w:val="00810E19"/>
    <w:rsid w:val="00811D97"/>
    <w:rsid w:val="00812D69"/>
    <w:rsid w:val="008131F4"/>
    <w:rsid w:val="00813810"/>
    <w:rsid w:val="00814CC7"/>
    <w:rsid w:val="00822F09"/>
    <w:rsid w:val="00824117"/>
    <w:rsid w:val="0082673E"/>
    <w:rsid w:val="00834046"/>
    <w:rsid w:val="008375A8"/>
    <w:rsid w:val="00842387"/>
    <w:rsid w:val="008427C5"/>
    <w:rsid w:val="00844299"/>
    <w:rsid w:val="00844493"/>
    <w:rsid w:val="008476C4"/>
    <w:rsid w:val="008515BE"/>
    <w:rsid w:val="0085191C"/>
    <w:rsid w:val="008555DB"/>
    <w:rsid w:val="00856D55"/>
    <w:rsid w:val="008579F4"/>
    <w:rsid w:val="00860203"/>
    <w:rsid w:val="008612ED"/>
    <w:rsid w:val="00861B46"/>
    <w:rsid w:val="00863094"/>
    <w:rsid w:val="008634E8"/>
    <w:rsid w:val="00867791"/>
    <w:rsid w:val="00867EEA"/>
    <w:rsid w:val="008716EC"/>
    <w:rsid w:val="00881205"/>
    <w:rsid w:val="00881AEA"/>
    <w:rsid w:val="0088359F"/>
    <w:rsid w:val="00883B13"/>
    <w:rsid w:val="00884500"/>
    <w:rsid w:val="008852E7"/>
    <w:rsid w:val="008909E2"/>
    <w:rsid w:val="008919A9"/>
    <w:rsid w:val="00892ED4"/>
    <w:rsid w:val="00893717"/>
    <w:rsid w:val="00893E3C"/>
    <w:rsid w:val="00894401"/>
    <w:rsid w:val="00894623"/>
    <w:rsid w:val="00894801"/>
    <w:rsid w:val="008A0D9E"/>
    <w:rsid w:val="008A287F"/>
    <w:rsid w:val="008A3286"/>
    <w:rsid w:val="008A3A5B"/>
    <w:rsid w:val="008A3F81"/>
    <w:rsid w:val="008A4BCA"/>
    <w:rsid w:val="008A5E1C"/>
    <w:rsid w:val="008B135E"/>
    <w:rsid w:val="008B1ABF"/>
    <w:rsid w:val="008B2EE3"/>
    <w:rsid w:val="008B5E3A"/>
    <w:rsid w:val="008B5EFA"/>
    <w:rsid w:val="008B620E"/>
    <w:rsid w:val="008C0E2F"/>
    <w:rsid w:val="008C228B"/>
    <w:rsid w:val="008C4CB7"/>
    <w:rsid w:val="008C4F0E"/>
    <w:rsid w:val="008C73C9"/>
    <w:rsid w:val="008C7AB4"/>
    <w:rsid w:val="008D1635"/>
    <w:rsid w:val="008D5473"/>
    <w:rsid w:val="008D5826"/>
    <w:rsid w:val="008D6321"/>
    <w:rsid w:val="008E6409"/>
    <w:rsid w:val="008E770E"/>
    <w:rsid w:val="008E7A45"/>
    <w:rsid w:val="008E7E82"/>
    <w:rsid w:val="008F1C21"/>
    <w:rsid w:val="008F556D"/>
    <w:rsid w:val="009011AF"/>
    <w:rsid w:val="00902E62"/>
    <w:rsid w:val="009032BA"/>
    <w:rsid w:val="00904811"/>
    <w:rsid w:val="00905B9C"/>
    <w:rsid w:val="00907A34"/>
    <w:rsid w:val="00910AFF"/>
    <w:rsid w:val="00911AA1"/>
    <w:rsid w:val="0091224E"/>
    <w:rsid w:val="00913AA4"/>
    <w:rsid w:val="0091640D"/>
    <w:rsid w:val="00920740"/>
    <w:rsid w:val="00921535"/>
    <w:rsid w:val="00921CF4"/>
    <w:rsid w:val="00925CF1"/>
    <w:rsid w:val="00926B3D"/>
    <w:rsid w:val="0093132A"/>
    <w:rsid w:val="00935A32"/>
    <w:rsid w:val="00937BCA"/>
    <w:rsid w:val="00937ECE"/>
    <w:rsid w:val="0094556A"/>
    <w:rsid w:val="00945D4C"/>
    <w:rsid w:val="009475E6"/>
    <w:rsid w:val="00950EDD"/>
    <w:rsid w:val="00951740"/>
    <w:rsid w:val="009540F2"/>
    <w:rsid w:val="00954578"/>
    <w:rsid w:val="00954AC0"/>
    <w:rsid w:val="0095591B"/>
    <w:rsid w:val="00956B1D"/>
    <w:rsid w:val="00962E50"/>
    <w:rsid w:val="00963B91"/>
    <w:rsid w:val="00963E85"/>
    <w:rsid w:val="009647C3"/>
    <w:rsid w:val="009652E7"/>
    <w:rsid w:val="009676F7"/>
    <w:rsid w:val="00973A4B"/>
    <w:rsid w:val="00974932"/>
    <w:rsid w:val="00975EB2"/>
    <w:rsid w:val="00976F1A"/>
    <w:rsid w:val="00977BA1"/>
    <w:rsid w:val="00984E94"/>
    <w:rsid w:val="00985FA3"/>
    <w:rsid w:val="0098660E"/>
    <w:rsid w:val="00990CD4"/>
    <w:rsid w:val="009926E3"/>
    <w:rsid w:val="0099425A"/>
    <w:rsid w:val="009A2A58"/>
    <w:rsid w:val="009A70D9"/>
    <w:rsid w:val="009B0383"/>
    <w:rsid w:val="009B1C90"/>
    <w:rsid w:val="009B1E6C"/>
    <w:rsid w:val="009B2597"/>
    <w:rsid w:val="009B26E3"/>
    <w:rsid w:val="009C05FB"/>
    <w:rsid w:val="009C2218"/>
    <w:rsid w:val="009C4136"/>
    <w:rsid w:val="009C5FDB"/>
    <w:rsid w:val="009C7C5A"/>
    <w:rsid w:val="009D3711"/>
    <w:rsid w:val="009D3817"/>
    <w:rsid w:val="009D44F0"/>
    <w:rsid w:val="009D502A"/>
    <w:rsid w:val="009D6452"/>
    <w:rsid w:val="009D697B"/>
    <w:rsid w:val="009D787A"/>
    <w:rsid w:val="009E304F"/>
    <w:rsid w:val="009E5F18"/>
    <w:rsid w:val="009E7223"/>
    <w:rsid w:val="00A04116"/>
    <w:rsid w:val="00A04770"/>
    <w:rsid w:val="00A06B6C"/>
    <w:rsid w:val="00A06E6C"/>
    <w:rsid w:val="00A159D0"/>
    <w:rsid w:val="00A1747E"/>
    <w:rsid w:val="00A222E9"/>
    <w:rsid w:val="00A23B35"/>
    <w:rsid w:val="00A24723"/>
    <w:rsid w:val="00A276B7"/>
    <w:rsid w:val="00A31284"/>
    <w:rsid w:val="00A31656"/>
    <w:rsid w:val="00A31EDD"/>
    <w:rsid w:val="00A351DB"/>
    <w:rsid w:val="00A35E6C"/>
    <w:rsid w:val="00A43E15"/>
    <w:rsid w:val="00A440F2"/>
    <w:rsid w:val="00A45C91"/>
    <w:rsid w:val="00A460A9"/>
    <w:rsid w:val="00A46EB8"/>
    <w:rsid w:val="00A475B4"/>
    <w:rsid w:val="00A47998"/>
    <w:rsid w:val="00A52DC2"/>
    <w:rsid w:val="00A60F4C"/>
    <w:rsid w:val="00A62044"/>
    <w:rsid w:val="00A62E9C"/>
    <w:rsid w:val="00A63DCF"/>
    <w:rsid w:val="00A6684F"/>
    <w:rsid w:val="00A7227E"/>
    <w:rsid w:val="00A730D8"/>
    <w:rsid w:val="00A74729"/>
    <w:rsid w:val="00A74CC5"/>
    <w:rsid w:val="00A8054D"/>
    <w:rsid w:val="00A81901"/>
    <w:rsid w:val="00A83931"/>
    <w:rsid w:val="00A83ABF"/>
    <w:rsid w:val="00A840A8"/>
    <w:rsid w:val="00A843B9"/>
    <w:rsid w:val="00A846D1"/>
    <w:rsid w:val="00A8580C"/>
    <w:rsid w:val="00A85E73"/>
    <w:rsid w:val="00A86C68"/>
    <w:rsid w:val="00A86E87"/>
    <w:rsid w:val="00A90586"/>
    <w:rsid w:val="00A91BB2"/>
    <w:rsid w:val="00A91E66"/>
    <w:rsid w:val="00A93886"/>
    <w:rsid w:val="00A9425E"/>
    <w:rsid w:val="00A94B35"/>
    <w:rsid w:val="00A954F6"/>
    <w:rsid w:val="00A96641"/>
    <w:rsid w:val="00A96BD0"/>
    <w:rsid w:val="00AA066C"/>
    <w:rsid w:val="00AA3F1A"/>
    <w:rsid w:val="00AA5775"/>
    <w:rsid w:val="00AA5967"/>
    <w:rsid w:val="00AA78C0"/>
    <w:rsid w:val="00AB0B76"/>
    <w:rsid w:val="00AB28A0"/>
    <w:rsid w:val="00AB39DE"/>
    <w:rsid w:val="00AB535D"/>
    <w:rsid w:val="00AB695D"/>
    <w:rsid w:val="00AB7C2E"/>
    <w:rsid w:val="00AC07D9"/>
    <w:rsid w:val="00AC4E21"/>
    <w:rsid w:val="00AC6484"/>
    <w:rsid w:val="00AC6DB1"/>
    <w:rsid w:val="00AD0ACE"/>
    <w:rsid w:val="00AD324C"/>
    <w:rsid w:val="00AD6A0F"/>
    <w:rsid w:val="00AE10EB"/>
    <w:rsid w:val="00AE489F"/>
    <w:rsid w:val="00AE65C2"/>
    <w:rsid w:val="00AF2DFA"/>
    <w:rsid w:val="00AF34E1"/>
    <w:rsid w:val="00AF6854"/>
    <w:rsid w:val="00B01BC2"/>
    <w:rsid w:val="00B031B1"/>
    <w:rsid w:val="00B05F89"/>
    <w:rsid w:val="00B07A75"/>
    <w:rsid w:val="00B07B64"/>
    <w:rsid w:val="00B10BB8"/>
    <w:rsid w:val="00B11003"/>
    <w:rsid w:val="00B11E1E"/>
    <w:rsid w:val="00B128D1"/>
    <w:rsid w:val="00B12AEC"/>
    <w:rsid w:val="00B16A34"/>
    <w:rsid w:val="00B17CC2"/>
    <w:rsid w:val="00B23441"/>
    <w:rsid w:val="00B237C7"/>
    <w:rsid w:val="00B25E84"/>
    <w:rsid w:val="00B26065"/>
    <w:rsid w:val="00B302F7"/>
    <w:rsid w:val="00B32C54"/>
    <w:rsid w:val="00B33AEE"/>
    <w:rsid w:val="00B346A9"/>
    <w:rsid w:val="00B37EEA"/>
    <w:rsid w:val="00B45C64"/>
    <w:rsid w:val="00B476D6"/>
    <w:rsid w:val="00B47ED0"/>
    <w:rsid w:val="00B524B1"/>
    <w:rsid w:val="00B52797"/>
    <w:rsid w:val="00B570DC"/>
    <w:rsid w:val="00B57EC7"/>
    <w:rsid w:val="00B62D22"/>
    <w:rsid w:val="00B6435C"/>
    <w:rsid w:val="00B66D9B"/>
    <w:rsid w:val="00B67253"/>
    <w:rsid w:val="00B673F1"/>
    <w:rsid w:val="00B67EE2"/>
    <w:rsid w:val="00B729C3"/>
    <w:rsid w:val="00B7340C"/>
    <w:rsid w:val="00B737DA"/>
    <w:rsid w:val="00B82E15"/>
    <w:rsid w:val="00B83A36"/>
    <w:rsid w:val="00B84255"/>
    <w:rsid w:val="00B87781"/>
    <w:rsid w:val="00B8792F"/>
    <w:rsid w:val="00B92B9E"/>
    <w:rsid w:val="00B92D04"/>
    <w:rsid w:val="00B95876"/>
    <w:rsid w:val="00B95F3B"/>
    <w:rsid w:val="00B975DB"/>
    <w:rsid w:val="00B97C44"/>
    <w:rsid w:val="00BA1072"/>
    <w:rsid w:val="00BA419F"/>
    <w:rsid w:val="00BA59C6"/>
    <w:rsid w:val="00BA692E"/>
    <w:rsid w:val="00BA7121"/>
    <w:rsid w:val="00BB1E6F"/>
    <w:rsid w:val="00BB288C"/>
    <w:rsid w:val="00BB3245"/>
    <w:rsid w:val="00BB382E"/>
    <w:rsid w:val="00BB5665"/>
    <w:rsid w:val="00BB62F3"/>
    <w:rsid w:val="00BB7F2A"/>
    <w:rsid w:val="00BC16C8"/>
    <w:rsid w:val="00BC1FEB"/>
    <w:rsid w:val="00BC405F"/>
    <w:rsid w:val="00BC4E2A"/>
    <w:rsid w:val="00BD46D9"/>
    <w:rsid w:val="00BD719B"/>
    <w:rsid w:val="00BE51B1"/>
    <w:rsid w:val="00BF149F"/>
    <w:rsid w:val="00BF3905"/>
    <w:rsid w:val="00BF6221"/>
    <w:rsid w:val="00BF7607"/>
    <w:rsid w:val="00C04987"/>
    <w:rsid w:val="00C12A28"/>
    <w:rsid w:val="00C13F09"/>
    <w:rsid w:val="00C170C6"/>
    <w:rsid w:val="00C210FD"/>
    <w:rsid w:val="00C21AA6"/>
    <w:rsid w:val="00C249D8"/>
    <w:rsid w:val="00C264C6"/>
    <w:rsid w:val="00C34F28"/>
    <w:rsid w:val="00C360AE"/>
    <w:rsid w:val="00C419F3"/>
    <w:rsid w:val="00C52082"/>
    <w:rsid w:val="00C53666"/>
    <w:rsid w:val="00C5586B"/>
    <w:rsid w:val="00C624D1"/>
    <w:rsid w:val="00C62660"/>
    <w:rsid w:val="00C6798A"/>
    <w:rsid w:val="00C70088"/>
    <w:rsid w:val="00C739CC"/>
    <w:rsid w:val="00C74CDA"/>
    <w:rsid w:val="00C753EB"/>
    <w:rsid w:val="00C76380"/>
    <w:rsid w:val="00C80879"/>
    <w:rsid w:val="00C81146"/>
    <w:rsid w:val="00C8576F"/>
    <w:rsid w:val="00C85805"/>
    <w:rsid w:val="00C86AA8"/>
    <w:rsid w:val="00C91916"/>
    <w:rsid w:val="00C91C25"/>
    <w:rsid w:val="00C92FCE"/>
    <w:rsid w:val="00C93C8C"/>
    <w:rsid w:val="00C942B5"/>
    <w:rsid w:val="00C94E04"/>
    <w:rsid w:val="00C95F9F"/>
    <w:rsid w:val="00C95FDB"/>
    <w:rsid w:val="00C96102"/>
    <w:rsid w:val="00C96391"/>
    <w:rsid w:val="00C96B59"/>
    <w:rsid w:val="00CA2250"/>
    <w:rsid w:val="00CB166F"/>
    <w:rsid w:val="00CB2B45"/>
    <w:rsid w:val="00CC20A4"/>
    <w:rsid w:val="00CD0794"/>
    <w:rsid w:val="00CD416F"/>
    <w:rsid w:val="00CD6387"/>
    <w:rsid w:val="00CD68DA"/>
    <w:rsid w:val="00CE0417"/>
    <w:rsid w:val="00CE2350"/>
    <w:rsid w:val="00CE2493"/>
    <w:rsid w:val="00CE2944"/>
    <w:rsid w:val="00CE359B"/>
    <w:rsid w:val="00CF20A7"/>
    <w:rsid w:val="00CF35AD"/>
    <w:rsid w:val="00CF38B7"/>
    <w:rsid w:val="00CF5EA7"/>
    <w:rsid w:val="00CF6BE3"/>
    <w:rsid w:val="00D0073D"/>
    <w:rsid w:val="00D016DF"/>
    <w:rsid w:val="00D03E0C"/>
    <w:rsid w:val="00D0553B"/>
    <w:rsid w:val="00D0553F"/>
    <w:rsid w:val="00D05D18"/>
    <w:rsid w:val="00D10C89"/>
    <w:rsid w:val="00D146E7"/>
    <w:rsid w:val="00D16BF5"/>
    <w:rsid w:val="00D16F3B"/>
    <w:rsid w:val="00D172C9"/>
    <w:rsid w:val="00D17BA8"/>
    <w:rsid w:val="00D21DAD"/>
    <w:rsid w:val="00D2476D"/>
    <w:rsid w:val="00D32E17"/>
    <w:rsid w:val="00D33505"/>
    <w:rsid w:val="00D34FE4"/>
    <w:rsid w:val="00D41E89"/>
    <w:rsid w:val="00D43824"/>
    <w:rsid w:val="00D45A66"/>
    <w:rsid w:val="00D476B8"/>
    <w:rsid w:val="00D47DBD"/>
    <w:rsid w:val="00D54EAA"/>
    <w:rsid w:val="00D55B95"/>
    <w:rsid w:val="00D57497"/>
    <w:rsid w:val="00D61D5C"/>
    <w:rsid w:val="00D62C3A"/>
    <w:rsid w:val="00D6404B"/>
    <w:rsid w:val="00D66ACA"/>
    <w:rsid w:val="00D72D5A"/>
    <w:rsid w:val="00D736EB"/>
    <w:rsid w:val="00D765BA"/>
    <w:rsid w:val="00D77113"/>
    <w:rsid w:val="00D776F4"/>
    <w:rsid w:val="00D80BD0"/>
    <w:rsid w:val="00D8103D"/>
    <w:rsid w:val="00D82078"/>
    <w:rsid w:val="00D82E60"/>
    <w:rsid w:val="00D95980"/>
    <w:rsid w:val="00DA01E0"/>
    <w:rsid w:val="00DA17C3"/>
    <w:rsid w:val="00DA2FE6"/>
    <w:rsid w:val="00DA3833"/>
    <w:rsid w:val="00DA442D"/>
    <w:rsid w:val="00DA5C93"/>
    <w:rsid w:val="00DA6BEC"/>
    <w:rsid w:val="00DA6EB9"/>
    <w:rsid w:val="00DB0DA0"/>
    <w:rsid w:val="00DB504F"/>
    <w:rsid w:val="00DB6358"/>
    <w:rsid w:val="00DC021D"/>
    <w:rsid w:val="00DD10AF"/>
    <w:rsid w:val="00DD5D87"/>
    <w:rsid w:val="00DD721B"/>
    <w:rsid w:val="00DE0249"/>
    <w:rsid w:val="00DE22C5"/>
    <w:rsid w:val="00DE5E55"/>
    <w:rsid w:val="00DE6536"/>
    <w:rsid w:val="00DE6AF7"/>
    <w:rsid w:val="00DF22C8"/>
    <w:rsid w:val="00DF3645"/>
    <w:rsid w:val="00DF4D9A"/>
    <w:rsid w:val="00DF5A4B"/>
    <w:rsid w:val="00DF6A87"/>
    <w:rsid w:val="00E0158B"/>
    <w:rsid w:val="00E05313"/>
    <w:rsid w:val="00E15CEF"/>
    <w:rsid w:val="00E173F2"/>
    <w:rsid w:val="00E17BA0"/>
    <w:rsid w:val="00E2193A"/>
    <w:rsid w:val="00E23461"/>
    <w:rsid w:val="00E26DE3"/>
    <w:rsid w:val="00E30204"/>
    <w:rsid w:val="00E31887"/>
    <w:rsid w:val="00E33605"/>
    <w:rsid w:val="00E37995"/>
    <w:rsid w:val="00E44299"/>
    <w:rsid w:val="00E471A2"/>
    <w:rsid w:val="00E479A9"/>
    <w:rsid w:val="00E50D54"/>
    <w:rsid w:val="00E541F2"/>
    <w:rsid w:val="00E557E4"/>
    <w:rsid w:val="00E55F63"/>
    <w:rsid w:val="00E5640D"/>
    <w:rsid w:val="00E569E5"/>
    <w:rsid w:val="00E574D6"/>
    <w:rsid w:val="00E74996"/>
    <w:rsid w:val="00E82B40"/>
    <w:rsid w:val="00E841C0"/>
    <w:rsid w:val="00E84FF6"/>
    <w:rsid w:val="00E852DC"/>
    <w:rsid w:val="00E872FC"/>
    <w:rsid w:val="00E873F6"/>
    <w:rsid w:val="00E91EDD"/>
    <w:rsid w:val="00E923E8"/>
    <w:rsid w:val="00E92CE1"/>
    <w:rsid w:val="00E95AB2"/>
    <w:rsid w:val="00E95E5A"/>
    <w:rsid w:val="00EA1646"/>
    <w:rsid w:val="00EA2326"/>
    <w:rsid w:val="00EA4076"/>
    <w:rsid w:val="00EB27F0"/>
    <w:rsid w:val="00EB4DF2"/>
    <w:rsid w:val="00EB4E42"/>
    <w:rsid w:val="00EB77F5"/>
    <w:rsid w:val="00EB79AA"/>
    <w:rsid w:val="00EC1EBC"/>
    <w:rsid w:val="00EC37E3"/>
    <w:rsid w:val="00EC3CE9"/>
    <w:rsid w:val="00ED2C93"/>
    <w:rsid w:val="00ED39BF"/>
    <w:rsid w:val="00EE0CAF"/>
    <w:rsid w:val="00EE16CA"/>
    <w:rsid w:val="00EE235F"/>
    <w:rsid w:val="00EE423F"/>
    <w:rsid w:val="00EE55B4"/>
    <w:rsid w:val="00EE767D"/>
    <w:rsid w:val="00EE7EFA"/>
    <w:rsid w:val="00EF2474"/>
    <w:rsid w:val="00EF2C33"/>
    <w:rsid w:val="00EF41FA"/>
    <w:rsid w:val="00EF42D7"/>
    <w:rsid w:val="00EF5452"/>
    <w:rsid w:val="00EF5BDE"/>
    <w:rsid w:val="00F008A0"/>
    <w:rsid w:val="00F02AB7"/>
    <w:rsid w:val="00F0396F"/>
    <w:rsid w:val="00F04B25"/>
    <w:rsid w:val="00F06EE1"/>
    <w:rsid w:val="00F078F7"/>
    <w:rsid w:val="00F13C1C"/>
    <w:rsid w:val="00F15575"/>
    <w:rsid w:val="00F17838"/>
    <w:rsid w:val="00F20197"/>
    <w:rsid w:val="00F2177A"/>
    <w:rsid w:val="00F229D6"/>
    <w:rsid w:val="00F2792A"/>
    <w:rsid w:val="00F31810"/>
    <w:rsid w:val="00F31BC4"/>
    <w:rsid w:val="00F33E9A"/>
    <w:rsid w:val="00F347F1"/>
    <w:rsid w:val="00F36B47"/>
    <w:rsid w:val="00F412B4"/>
    <w:rsid w:val="00F42062"/>
    <w:rsid w:val="00F43188"/>
    <w:rsid w:val="00F451C8"/>
    <w:rsid w:val="00F46ED1"/>
    <w:rsid w:val="00F50EF3"/>
    <w:rsid w:val="00F522D7"/>
    <w:rsid w:val="00F53A39"/>
    <w:rsid w:val="00F60F5B"/>
    <w:rsid w:val="00F6284D"/>
    <w:rsid w:val="00F64E7E"/>
    <w:rsid w:val="00F657CD"/>
    <w:rsid w:val="00F65F64"/>
    <w:rsid w:val="00F764EF"/>
    <w:rsid w:val="00F802B7"/>
    <w:rsid w:val="00F841C4"/>
    <w:rsid w:val="00F8630E"/>
    <w:rsid w:val="00F86DEF"/>
    <w:rsid w:val="00F92719"/>
    <w:rsid w:val="00F93F3F"/>
    <w:rsid w:val="00F96714"/>
    <w:rsid w:val="00FA5DEA"/>
    <w:rsid w:val="00FB2FAE"/>
    <w:rsid w:val="00FB72CE"/>
    <w:rsid w:val="00FB78DC"/>
    <w:rsid w:val="00FB7D8E"/>
    <w:rsid w:val="00FC0E27"/>
    <w:rsid w:val="00FD3509"/>
    <w:rsid w:val="00FD5659"/>
    <w:rsid w:val="00FD61BF"/>
    <w:rsid w:val="00FD7222"/>
    <w:rsid w:val="00FE5514"/>
    <w:rsid w:val="00FF4CE8"/>
    <w:rsid w:val="00FF7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67969"/>
    <o:shapelayout v:ext="edit">
      <o:idmap v:ext="edit" data="1"/>
    </o:shapelayout>
  </w:shapeDefaults>
  <w:decimalSymbol w:val="."/>
  <w:listSeparator w:val=","/>
  <w14:docId w14:val="5CA9D2B1"/>
  <w15:docId w15:val="{18B5C15C-5301-499D-B510-1A8063B3B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A152C"/>
    <w:pPr>
      <w:widowControl w:val="0"/>
    </w:pPr>
    <w:rPr>
      <w:snapToGrid w:val="0"/>
      <w:sz w:val="24"/>
    </w:rPr>
  </w:style>
  <w:style w:type="paragraph" w:styleId="Heading1">
    <w:name w:val="heading 1"/>
    <w:aliases w:val="H1"/>
    <w:basedOn w:val="Normal"/>
    <w:next w:val="Heading2"/>
    <w:qFormat/>
    <w:pPr>
      <w:keepNext/>
      <w:widowControl/>
      <w:numPr>
        <w:numId w:val="11"/>
      </w:numPr>
      <w:spacing w:line="480" w:lineRule="auto"/>
      <w:ind w:left="0" w:firstLine="0"/>
      <w:jc w:val="center"/>
      <w:outlineLvl w:val="0"/>
    </w:pPr>
    <w:rPr>
      <w:snapToGrid/>
      <w:kern w:val="28"/>
    </w:rPr>
  </w:style>
  <w:style w:type="paragraph" w:styleId="Heading2">
    <w:name w:val="heading 2"/>
    <w:aliases w:val="H2"/>
    <w:basedOn w:val="Normal"/>
    <w:next w:val="BodyText"/>
    <w:qFormat/>
    <w:pPr>
      <w:keepNext/>
      <w:widowControl/>
      <w:spacing w:line="480" w:lineRule="auto"/>
      <w:jc w:val="center"/>
      <w:outlineLvl w:val="1"/>
    </w:pPr>
    <w:rPr>
      <w:snapToGrid/>
    </w:rPr>
  </w:style>
  <w:style w:type="paragraph" w:styleId="Heading3">
    <w:name w:val="heading 3"/>
    <w:aliases w:val="H3"/>
    <w:basedOn w:val="Normal"/>
    <w:qFormat/>
    <w:pPr>
      <w:widowControl/>
      <w:numPr>
        <w:ilvl w:val="2"/>
        <w:numId w:val="11"/>
      </w:numPr>
      <w:tabs>
        <w:tab w:val="clear" w:pos="1224"/>
      </w:tabs>
      <w:spacing w:after="240"/>
      <w:ind w:left="0" w:firstLine="720"/>
      <w:outlineLvl w:val="2"/>
    </w:pPr>
    <w:rPr>
      <w:snapToGrid/>
    </w:rPr>
  </w:style>
  <w:style w:type="paragraph" w:styleId="Heading4">
    <w:name w:val="heading 4"/>
    <w:aliases w:val="H4"/>
    <w:basedOn w:val="Normal"/>
    <w:link w:val="Heading4Char"/>
    <w:qFormat/>
    <w:pPr>
      <w:widowControl/>
      <w:numPr>
        <w:ilvl w:val="3"/>
        <w:numId w:val="11"/>
      </w:numPr>
      <w:spacing w:after="240"/>
      <w:outlineLvl w:val="3"/>
    </w:pPr>
    <w:rPr>
      <w:snapToGrid/>
    </w:rPr>
  </w:style>
  <w:style w:type="paragraph" w:styleId="Heading5">
    <w:name w:val="heading 5"/>
    <w:aliases w:val="H5"/>
    <w:basedOn w:val="Normal"/>
    <w:qFormat/>
    <w:pPr>
      <w:widowControl/>
      <w:numPr>
        <w:ilvl w:val="4"/>
        <w:numId w:val="11"/>
      </w:numPr>
      <w:tabs>
        <w:tab w:val="clear" w:pos="2232"/>
      </w:tabs>
      <w:spacing w:after="240"/>
      <w:ind w:left="1440" w:firstLine="720"/>
      <w:outlineLvl w:val="4"/>
    </w:pPr>
    <w:rPr>
      <w:snapToGrid/>
    </w:rPr>
  </w:style>
  <w:style w:type="paragraph" w:styleId="Heading6">
    <w:name w:val="heading 6"/>
    <w:aliases w:val="H6"/>
    <w:basedOn w:val="Normal"/>
    <w:qFormat/>
    <w:pPr>
      <w:widowControl/>
      <w:numPr>
        <w:ilvl w:val="5"/>
        <w:numId w:val="11"/>
      </w:numPr>
      <w:tabs>
        <w:tab w:val="clear" w:pos="2736"/>
      </w:tabs>
      <w:spacing w:after="240"/>
      <w:ind w:left="2160" w:firstLine="720"/>
      <w:outlineLvl w:val="5"/>
    </w:pPr>
    <w:rPr>
      <w:snapToGrid/>
    </w:rPr>
  </w:style>
  <w:style w:type="paragraph" w:styleId="Heading7">
    <w:name w:val="heading 7"/>
    <w:aliases w:val="H7"/>
    <w:basedOn w:val="Normal"/>
    <w:qFormat/>
    <w:pPr>
      <w:widowControl/>
      <w:numPr>
        <w:ilvl w:val="6"/>
        <w:numId w:val="11"/>
      </w:numPr>
      <w:spacing w:after="240"/>
      <w:outlineLvl w:val="6"/>
    </w:pPr>
    <w:rPr>
      <w:snapToGrid/>
    </w:rPr>
  </w:style>
  <w:style w:type="paragraph" w:styleId="Heading8">
    <w:name w:val="heading 8"/>
    <w:aliases w:val="H8"/>
    <w:basedOn w:val="Normal"/>
    <w:qFormat/>
    <w:pPr>
      <w:widowControl/>
      <w:numPr>
        <w:ilvl w:val="7"/>
        <w:numId w:val="11"/>
      </w:numPr>
      <w:tabs>
        <w:tab w:val="clear" w:pos="3744"/>
      </w:tabs>
      <w:spacing w:after="240"/>
      <w:ind w:left="3600" w:firstLine="720"/>
      <w:outlineLvl w:val="7"/>
    </w:pPr>
    <w:rPr>
      <w:snapToGrid/>
    </w:rPr>
  </w:style>
  <w:style w:type="paragraph" w:styleId="Heading9">
    <w:name w:val="heading 9"/>
    <w:aliases w:val="H9"/>
    <w:basedOn w:val="Normal"/>
    <w:qFormat/>
    <w:pPr>
      <w:widowControl/>
      <w:numPr>
        <w:ilvl w:val="8"/>
        <w:numId w:val="11"/>
      </w:numPr>
      <w:tabs>
        <w:tab w:val="clear" w:pos="4320"/>
      </w:tabs>
      <w:spacing w:after="240"/>
      <w:ind w:firstLine="720"/>
      <w:outlineLvl w:val="8"/>
    </w:pPr>
    <w:rPr>
      <w:snapToGr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widowControl/>
      <w:spacing w:after="240"/>
      <w:ind w:firstLine="720"/>
    </w:pPr>
    <w:rPr>
      <w:snapToGrid/>
    </w:rPr>
  </w:style>
  <w:style w:type="character" w:styleId="FootnoteReference">
    <w:name w:val="footnote reference"/>
    <w:semiHidden/>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styleId="TOC1">
    <w:name w:val="toc 1"/>
    <w:basedOn w:val="Normal"/>
    <w:next w:val="Normal"/>
    <w:autoRedefine/>
    <w:uiPriority w:val="39"/>
    <w:rsid w:val="00654EBC"/>
    <w:pPr>
      <w:keepNext/>
      <w:tabs>
        <w:tab w:val="right" w:leader="dot" w:pos="9350"/>
      </w:tabs>
    </w:pPr>
    <w:rPr>
      <w:b/>
      <w:noProof/>
      <w:sz w:val="21"/>
      <w:szCs w:val="24"/>
    </w:rPr>
  </w:style>
  <w:style w:type="paragraph" w:styleId="TOC2">
    <w:name w:val="toc 2"/>
    <w:basedOn w:val="Normal"/>
    <w:next w:val="Normal"/>
    <w:autoRedefine/>
    <w:uiPriority w:val="39"/>
    <w:rsid w:val="00654EBC"/>
    <w:pPr>
      <w:ind w:left="240"/>
    </w:pPr>
    <w:rPr>
      <w:sz w:val="21"/>
    </w:rPr>
  </w:style>
  <w:style w:type="paragraph" w:styleId="TOC3">
    <w:name w:val="toc 3"/>
    <w:basedOn w:val="Normal"/>
    <w:next w:val="Normal"/>
    <w:autoRedefine/>
    <w:uiPriority w:val="39"/>
    <w:rsid w:val="00654EBC"/>
    <w:pPr>
      <w:ind w:left="480"/>
    </w:pPr>
    <w:rPr>
      <w:sz w:val="21"/>
    </w:rPr>
  </w:style>
  <w:style w:type="paragraph" w:styleId="TOC4">
    <w:name w:val="toc 4"/>
    <w:basedOn w:val="Normal"/>
    <w:next w:val="Normal"/>
    <w:autoRedefine/>
    <w:uiPriority w:val="39"/>
    <w:rsid w:val="00654EBC"/>
    <w:pPr>
      <w:ind w:left="720"/>
    </w:pPr>
    <w:rPr>
      <w:sz w:val="21"/>
    </w:rPr>
  </w:style>
  <w:style w:type="paragraph" w:styleId="TOC5">
    <w:name w:val="toc 5"/>
    <w:basedOn w:val="Normal"/>
    <w:next w:val="Normal"/>
    <w:autoRedefine/>
    <w:uiPriority w:val="39"/>
    <w:pPr>
      <w:ind w:left="960"/>
    </w:pPr>
  </w:style>
  <w:style w:type="paragraph" w:styleId="TOC6">
    <w:name w:val="toc 6"/>
    <w:basedOn w:val="Normal"/>
    <w:next w:val="Normal"/>
    <w:autoRedefine/>
    <w:uiPriority w:val="39"/>
    <w:pPr>
      <w:ind w:left="1200"/>
    </w:pPr>
  </w:style>
  <w:style w:type="paragraph" w:styleId="TOC7">
    <w:name w:val="toc 7"/>
    <w:basedOn w:val="Normal"/>
    <w:next w:val="Normal"/>
    <w:autoRedefine/>
    <w:uiPriority w:val="39"/>
    <w:pPr>
      <w:ind w:left="1440"/>
    </w:pPr>
  </w:style>
  <w:style w:type="paragraph" w:styleId="TOC8">
    <w:name w:val="toc 8"/>
    <w:basedOn w:val="Normal"/>
    <w:next w:val="Normal"/>
    <w:autoRedefine/>
    <w:uiPriority w:val="39"/>
    <w:pPr>
      <w:ind w:left="1680"/>
    </w:pPr>
  </w:style>
  <w:style w:type="paragraph" w:styleId="TOC9">
    <w:name w:val="toc 9"/>
    <w:basedOn w:val="Normal"/>
    <w:next w:val="Normal"/>
    <w:autoRedefine/>
    <w:uiPriority w:val="39"/>
    <w:pPr>
      <w:ind w:left="1920"/>
    </w:pPr>
  </w:style>
  <w:style w:type="paragraph" w:styleId="ListBullet">
    <w:name w:val="List Bullet"/>
    <w:basedOn w:val="Normal"/>
    <w:autoRedefine/>
    <w:pPr>
      <w:widowControl/>
      <w:tabs>
        <w:tab w:val="num" w:pos="360"/>
      </w:tabs>
      <w:ind w:left="360" w:hanging="360"/>
    </w:pPr>
    <w:rPr>
      <w:snapToGrid/>
    </w:rPr>
  </w:style>
  <w:style w:type="paragraph" w:styleId="ListBullet2">
    <w:name w:val="List Bullet 2"/>
    <w:basedOn w:val="Normal"/>
    <w:autoRedefine/>
    <w:pPr>
      <w:widowControl/>
      <w:tabs>
        <w:tab w:val="num" w:pos="720"/>
      </w:tabs>
      <w:ind w:left="720" w:hanging="360"/>
    </w:pPr>
    <w:rPr>
      <w:snapToGrid/>
    </w:rPr>
  </w:style>
  <w:style w:type="paragraph" w:styleId="ListBullet3">
    <w:name w:val="List Bullet 3"/>
    <w:basedOn w:val="Normal"/>
    <w:autoRedefine/>
    <w:pPr>
      <w:widowControl/>
      <w:tabs>
        <w:tab w:val="num" w:pos="1080"/>
      </w:tabs>
      <w:ind w:left="1080" w:hanging="360"/>
    </w:pPr>
    <w:rPr>
      <w:snapToGrid/>
    </w:rPr>
  </w:style>
  <w:style w:type="paragraph" w:styleId="ListBullet4">
    <w:name w:val="List Bullet 4"/>
    <w:basedOn w:val="Normal"/>
    <w:autoRedefine/>
    <w:pPr>
      <w:widowControl/>
      <w:tabs>
        <w:tab w:val="num" w:pos="1440"/>
      </w:tabs>
      <w:ind w:left="1440" w:hanging="360"/>
    </w:pPr>
    <w:rPr>
      <w:snapToGrid/>
    </w:rPr>
  </w:style>
  <w:style w:type="paragraph" w:styleId="ListBullet5">
    <w:name w:val="List Bullet 5"/>
    <w:basedOn w:val="Normal"/>
    <w:autoRedefine/>
    <w:pPr>
      <w:widowControl/>
      <w:tabs>
        <w:tab w:val="num" w:pos="1800"/>
      </w:tabs>
      <w:ind w:left="1800" w:hanging="360"/>
    </w:pPr>
    <w:rPr>
      <w:snapToGrid/>
    </w:rPr>
  </w:style>
  <w:style w:type="paragraph" w:styleId="ListNumber">
    <w:name w:val="List Number"/>
    <w:basedOn w:val="Normal"/>
    <w:pPr>
      <w:widowControl/>
      <w:tabs>
        <w:tab w:val="num" w:pos="360"/>
      </w:tabs>
      <w:ind w:left="360" w:hanging="360"/>
    </w:pPr>
    <w:rPr>
      <w:snapToGrid/>
    </w:rPr>
  </w:style>
  <w:style w:type="paragraph" w:styleId="ListNumber2">
    <w:name w:val="List Number 2"/>
    <w:basedOn w:val="Normal"/>
    <w:pPr>
      <w:widowControl/>
      <w:tabs>
        <w:tab w:val="num" w:pos="720"/>
      </w:tabs>
      <w:ind w:left="720" w:hanging="360"/>
    </w:pPr>
    <w:rPr>
      <w:snapToGrid/>
    </w:rPr>
  </w:style>
  <w:style w:type="paragraph" w:styleId="ListNumber3">
    <w:name w:val="List Number 3"/>
    <w:basedOn w:val="Normal"/>
    <w:pPr>
      <w:widowControl/>
      <w:tabs>
        <w:tab w:val="num" w:pos="1080"/>
      </w:tabs>
      <w:ind w:left="1080" w:hanging="360"/>
    </w:pPr>
    <w:rPr>
      <w:snapToGrid/>
    </w:rPr>
  </w:style>
  <w:style w:type="paragraph" w:styleId="ListNumber4">
    <w:name w:val="List Number 4"/>
    <w:basedOn w:val="Normal"/>
    <w:pPr>
      <w:widowControl/>
      <w:tabs>
        <w:tab w:val="num" w:pos="1440"/>
      </w:tabs>
      <w:ind w:left="1440" w:hanging="360"/>
    </w:pPr>
    <w:rPr>
      <w:snapToGrid/>
    </w:rPr>
  </w:style>
  <w:style w:type="paragraph" w:styleId="ListNumber5">
    <w:name w:val="List Number 5"/>
    <w:basedOn w:val="Normal"/>
    <w:pPr>
      <w:widowControl/>
      <w:tabs>
        <w:tab w:val="num" w:pos="1800"/>
      </w:tabs>
      <w:ind w:left="1800" w:hanging="360"/>
    </w:pPr>
    <w:rPr>
      <w:snapToGrid/>
    </w:rPr>
  </w:style>
  <w:style w:type="character" w:customStyle="1" w:styleId="Level1">
    <w:name w:val="Level 1"/>
  </w:style>
  <w:style w:type="paragraph" w:customStyle="1" w:styleId="Level3">
    <w:name w:val="Level 3"/>
    <w:basedOn w:val="Normal"/>
    <w:pPr>
      <w:outlineLvl w:val="2"/>
    </w:pPr>
  </w:style>
  <w:style w:type="paragraph" w:customStyle="1" w:styleId="DocID">
    <w:name w:val="DocID"/>
    <w:basedOn w:val="Normal"/>
    <w:next w:val="Footer"/>
    <w:rsid w:val="003B7E6C"/>
    <w:pPr>
      <w:widowControl/>
    </w:pPr>
    <w:rPr>
      <w:snapToGrid/>
      <w:color w:val="000000"/>
      <w:sz w:val="14"/>
    </w:rPr>
  </w:style>
  <w:style w:type="paragraph" w:styleId="BodyText2">
    <w:name w:val="Body Text 2"/>
    <w:basedOn w:val="Normal"/>
    <w:pPr>
      <w:tabs>
        <w:tab w:val="left" w:pos="2880"/>
      </w:tabs>
      <w:jc w:val="both"/>
    </w:pPr>
  </w:style>
  <w:style w:type="paragraph" w:styleId="BodyTextIndent">
    <w:name w:val="Body Text Indent"/>
    <w:basedOn w:val="Normal"/>
    <w:link w:val="BodyTextIndentChar"/>
    <w:pPr>
      <w:widowControl/>
      <w:ind w:firstLine="720"/>
      <w:jc w:val="both"/>
    </w:pPr>
  </w:style>
  <w:style w:type="paragraph" w:styleId="BodyTextIndent2">
    <w:name w:val="Body Text Indent 2"/>
    <w:basedOn w:val="Normal"/>
    <w:pPr>
      <w:widowControl/>
      <w:ind w:left="720"/>
      <w:jc w:val="both"/>
    </w:pPr>
  </w:style>
  <w:style w:type="paragraph" w:customStyle="1" w:styleId="Style2">
    <w:name w:val="Style2"/>
    <w:basedOn w:val="Heading2"/>
    <w:autoRedefine/>
    <w:pPr>
      <w:keepNext w:val="0"/>
      <w:tabs>
        <w:tab w:val="num" w:pos="360"/>
      </w:tabs>
      <w:spacing w:after="240" w:line="240" w:lineRule="auto"/>
      <w:ind w:left="792" w:hanging="432"/>
      <w:jc w:val="both"/>
    </w:pPr>
    <w:rPr>
      <w:snapToGrid w:val="0"/>
    </w:rPr>
  </w:style>
  <w:style w:type="paragraph" w:styleId="BodyTextIndent3">
    <w:name w:val="Body Text Indent 3"/>
    <w:basedOn w:val="Normal"/>
    <w:pPr>
      <w:widowControl/>
      <w:ind w:firstLine="720"/>
      <w:jc w:val="both"/>
    </w:pPr>
    <w:rPr>
      <w:b/>
      <w:bCs/>
    </w:rPr>
  </w:style>
  <w:style w:type="paragraph" w:styleId="BodyText3">
    <w:name w:val="Body Text 3"/>
    <w:basedOn w:val="Normal"/>
    <w:pPr>
      <w:keepNext/>
      <w:widowControl/>
      <w:jc w:val="both"/>
    </w:pPr>
    <w:rPr>
      <w:b/>
      <w:bCs/>
      <w:sz w:val="32"/>
    </w:rPr>
  </w:style>
  <w:style w:type="table" w:styleId="TableGrid">
    <w:name w:val="Table Grid"/>
    <w:basedOn w:val="TableNormal"/>
    <w:rsid w:val="00963E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675FA6"/>
    <w:pPr>
      <w:widowControl/>
      <w:spacing w:after="160" w:line="240" w:lineRule="exact"/>
    </w:pPr>
    <w:rPr>
      <w:rFonts w:ascii="Verdana" w:hAnsi="Verdana" w:cs="Verdana"/>
      <w:snapToGrid/>
      <w:sz w:val="22"/>
    </w:rPr>
  </w:style>
  <w:style w:type="paragraph" w:styleId="BalloonText">
    <w:name w:val="Balloon Text"/>
    <w:basedOn w:val="Normal"/>
    <w:link w:val="BalloonTextChar"/>
    <w:rsid w:val="00A730D8"/>
    <w:rPr>
      <w:rFonts w:ascii="Tahoma" w:hAnsi="Tahoma" w:cs="Tahoma"/>
      <w:sz w:val="16"/>
      <w:szCs w:val="16"/>
    </w:rPr>
  </w:style>
  <w:style w:type="character" w:customStyle="1" w:styleId="BalloonTextChar">
    <w:name w:val="Balloon Text Char"/>
    <w:link w:val="BalloonText"/>
    <w:rsid w:val="00A730D8"/>
    <w:rPr>
      <w:rFonts w:ascii="Tahoma" w:hAnsi="Tahoma" w:cs="Tahoma"/>
      <w:snapToGrid w:val="0"/>
      <w:sz w:val="16"/>
      <w:szCs w:val="16"/>
    </w:rPr>
  </w:style>
  <w:style w:type="character" w:customStyle="1" w:styleId="DeltaViewInsertion">
    <w:name w:val="DeltaView Insertion"/>
    <w:uiPriority w:val="99"/>
    <w:rsid w:val="0023616A"/>
    <w:rPr>
      <w:color w:val="0000FF"/>
      <w:u w:val="double"/>
    </w:rPr>
  </w:style>
  <w:style w:type="character" w:customStyle="1" w:styleId="DeltaViewDeletion">
    <w:name w:val="DeltaView Deletion"/>
    <w:uiPriority w:val="99"/>
    <w:rsid w:val="0023616A"/>
    <w:rPr>
      <w:strike/>
      <w:color w:val="FF0000"/>
    </w:rPr>
  </w:style>
  <w:style w:type="paragraph" w:styleId="ListParagraph">
    <w:name w:val="List Paragraph"/>
    <w:basedOn w:val="Normal"/>
    <w:uiPriority w:val="34"/>
    <w:qFormat/>
    <w:rsid w:val="007A0B54"/>
    <w:pPr>
      <w:widowControl/>
      <w:ind w:left="720"/>
      <w:contextualSpacing/>
    </w:pPr>
    <w:rPr>
      <w:rFonts w:eastAsia="Calibri"/>
      <w:snapToGrid/>
      <w:szCs w:val="22"/>
    </w:rPr>
  </w:style>
  <w:style w:type="paragraph" w:styleId="NoSpacing">
    <w:name w:val="No Spacing"/>
    <w:uiPriority w:val="1"/>
    <w:qFormat/>
    <w:rsid w:val="00C04987"/>
    <w:rPr>
      <w:rFonts w:eastAsia="Calibri"/>
      <w:sz w:val="22"/>
      <w:szCs w:val="22"/>
    </w:rPr>
  </w:style>
  <w:style w:type="character" w:customStyle="1" w:styleId="HeaderChar">
    <w:name w:val="Header Char"/>
    <w:link w:val="Header"/>
    <w:rsid w:val="00BB1E6F"/>
    <w:rPr>
      <w:snapToGrid w:val="0"/>
      <w:sz w:val="24"/>
    </w:rPr>
  </w:style>
  <w:style w:type="character" w:customStyle="1" w:styleId="BookmarkBlue">
    <w:name w:val="BookmarkBlue"/>
    <w:rsid w:val="00BB1E6F"/>
    <w:rPr>
      <w:rFonts w:ascii="Times New Roman" w:hAnsi="Times New Roman"/>
      <w:b/>
      <w:bCs/>
      <w:caps/>
      <w:dstrike w:val="0"/>
      <w:color w:val="0000FF"/>
      <w:sz w:val="20"/>
      <w:vertAlign w:val="baseline"/>
    </w:rPr>
  </w:style>
  <w:style w:type="paragraph" w:customStyle="1" w:styleId="WFBStandard">
    <w:name w:val="WFB Standard"/>
    <w:rsid w:val="00BB1E6F"/>
    <w:pPr>
      <w:tabs>
        <w:tab w:val="left" w:pos="-432"/>
        <w:tab w:val="left" w:pos="576"/>
        <w:tab w:val="left" w:pos="1178"/>
        <w:tab w:val="left" w:pos="1584"/>
        <w:tab w:val="left" w:pos="2088"/>
        <w:tab w:val="left" w:pos="2592"/>
        <w:tab w:val="left" w:pos="3096"/>
        <w:tab w:val="left" w:pos="3600"/>
        <w:tab w:val="left" w:pos="4104"/>
        <w:tab w:val="left" w:pos="4608"/>
        <w:tab w:val="left" w:pos="5112"/>
        <w:tab w:val="left" w:pos="5616"/>
        <w:tab w:val="left" w:pos="6120"/>
        <w:tab w:val="left" w:pos="6624"/>
        <w:tab w:val="left" w:pos="7128"/>
        <w:tab w:val="left" w:pos="7632"/>
        <w:tab w:val="left" w:pos="8136"/>
        <w:tab w:val="left" w:pos="8640"/>
        <w:tab w:val="left" w:pos="9144"/>
      </w:tabs>
      <w:suppressAutoHyphens/>
      <w:jc w:val="both"/>
    </w:pPr>
    <w:rPr>
      <w:rFonts w:ascii="Univers (W1)" w:hAnsi="Univers (W1)"/>
    </w:rPr>
  </w:style>
  <w:style w:type="character" w:customStyle="1" w:styleId="FooterChar">
    <w:name w:val="Footer Char"/>
    <w:link w:val="Footer"/>
    <w:uiPriority w:val="99"/>
    <w:rsid w:val="00BB1E6F"/>
    <w:rPr>
      <w:snapToGrid w:val="0"/>
      <w:sz w:val="24"/>
    </w:rPr>
  </w:style>
  <w:style w:type="paragraph" w:customStyle="1" w:styleId="Legal2L1">
    <w:name w:val="Legal2_L1"/>
    <w:basedOn w:val="Normal"/>
    <w:next w:val="BodyText"/>
    <w:link w:val="Legal2L1Char"/>
    <w:rsid w:val="00BB1E6F"/>
    <w:pPr>
      <w:widowControl/>
      <w:numPr>
        <w:numId w:val="32"/>
      </w:numPr>
      <w:spacing w:after="240"/>
      <w:jc w:val="both"/>
      <w:outlineLvl w:val="0"/>
    </w:pPr>
    <w:rPr>
      <w:rFonts w:ascii="Arial" w:hAnsi="Arial" w:cs="Arial"/>
      <w:snapToGrid/>
      <w:sz w:val="21"/>
    </w:rPr>
  </w:style>
  <w:style w:type="character" w:customStyle="1" w:styleId="Legal2L1Char">
    <w:name w:val="Legal2_L1 Char"/>
    <w:link w:val="Legal2L1"/>
    <w:rsid w:val="00BB1E6F"/>
    <w:rPr>
      <w:rFonts w:ascii="Arial" w:hAnsi="Arial" w:cs="Arial"/>
      <w:sz w:val="21"/>
    </w:rPr>
  </w:style>
  <w:style w:type="paragraph" w:customStyle="1" w:styleId="Legal2L2">
    <w:name w:val="Legal2_L2"/>
    <w:basedOn w:val="Legal2L1"/>
    <w:next w:val="BodyText"/>
    <w:link w:val="Legal2L2Char"/>
    <w:rsid w:val="00BB1E6F"/>
    <w:pPr>
      <w:numPr>
        <w:ilvl w:val="1"/>
      </w:numPr>
      <w:outlineLvl w:val="1"/>
    </w:pPr>
  </w:style>
  <w:style w:type="character" w:customStyle="1" w:styleId="Legal2L2Char">
    <w:name w:val="Legal2_L2 Char"/>
    <w:link w:val="Legal2L2"/>
    <w:rsid w:val="00BB1E6F"/>
    <w:rPr>
      <w:rFonts w:ascii="Arial" w:hAnsi="Arial" w:cs="Arial"/>
      <w:sz w:val="21"/>
    </w:rPr>
  </w:style>
  <w:style w:type="paragraph" w:customStyle="1" w:styleId="Legal2L3">
    <w:name w:val="Legal2_L3"/>
    <w:basedOn w:val="Legal2L2"/>
    <w:next w:val="BodyText"/>
    <w:rsid w:val="00BB1E6F"/>
    <w:pPr>
      <w:numPr>
        <w:ilvl w:val="2"/>
      </w:numPr>
      <w:tabs>
        <w:tab w:val="clear" w:pos="2160"/>
        <w:tab w:val="num" w:pos="360"/>
      </w:tabs>
      <w:jc w:val="left"/>
      <w:outlineLvl w:val="2"/>
    </w:pPr>
    <w:rPr>
      <w:rFonts w:ascii="Times New Roman" w:hAnsi="Times New Roman" w:cs="Times New Roman"/>
      <w:sz w:val="24"/>
    </w:rPr>
  </w:style>
  <w:style w:type="paragraph" w:customStyle="1" w:styleId="Legal2L4">
    <w:name w:val="Legal2_L4"/>
    <w:basedOn w:val="Legal2L3"/>
    <w:next w:val="BodyText"/>
    <w:rsid w:val="00BB1E6F"/>
    <w:pPr>
      <w:numPr>
        <w:ilvl w:val="3"/>
      </w:numPr>
      <w:tabs>
        <w:tab w:val="clear" w:pos="2880"/>
        <w:tab w:val="num" w:pos="360"/>
      </w:tabs>
      <w:outlineLvl w:val="3"/>
    </w:pPr>
  </w:style>
  <w:style w:type="paragraph" w:customStyle="1" w:styleId="Legal2L5">
    <w:name w:val="Legal2_L5"/>
    <w:basedOn w:val="Legal2L4"/>
    <w:next w:val="BodyText"/>
    <w:rsid w:val="00BB1E6F"/>
    <w:pPr>
      <w:numPr>
        <w:ilvl w:val="4"/>
      </w:numPr>
      <w:tabs>
        <w:tab w:val="clear" w:pos="3600"/>
        <w:tab w:val="num" w:pos="360"/>
      </w:tabs>
      <w:outlineLvl w:val="4"/>
    </w:pPr>
  </w:style>
  <w:style w:type="paragraph" w:customStyle="1" w:styleId="Legal2L6">
    <w:name w:val="Legal2_L6"/>
    <w:basedOn w:val="Legal2L5"/>
    <w:next w:val="BodyText"/>
    <w:rsid w:val="00BB1E6F"/>
    <w:pPr>
      <w:numPr>
        <w:ilvl w:val="5"/>
      </w:numPr>
      <w:tabs>
        <w:tab w:val="clear" w:pos="4320"/>
        <w:tab w:val="num" w:pos="360"/>
      </w:tabs>
      <w:outlineLvl w:val="5"/>
    </w:pPr>
  </w:style>
  <w:style w:type="paragraph" w:customStyle="1" w:styleId="Legal2L7">
    <w:name w:val="Legal2_L7"/>
    <w:basedOn w:val="Legal2L6"/>
    <w:next w:val="BodyText"/>
    <w:rsid w:val="00BB1E6F"/>
    <w:pPr>
      <w:numPr>
        <w:ilvl w:val="6"/>
      </w:numPr>
      <w:tabs>
        <w:tab w:val="clear" w:pos="5040"/>
        <w:tab w:val="num" w:pos="360"/>
      </w:tabs>
      <w:outlineLvl w:val="6"/>
    </w:pPr>
  </w:style>
  <w:style w:type="paragraph" w:customStyle="1" w:styleId="Legal2L8">
    <w:name w:val="Legal2_L8"/>
    <w:basedOn w:val="Legal2L7"/>
    <w:next w:val="BodyText"/>
    <w:rsid w:val="00BB1E6F"/>
    <w:pPr>
      <w:numPr>
        <w:ilvl w:val="7"/>
      </w:numPr>
      <w:tabs>
        <w:tab w:val="clear" w:pos="5760"/>
        <w:tab w:val="num" w:pos="360"/>
      </w:tabs>
      <w:outlineLvl w:val="7"/>
    </w:pPr>
  </w:style>
  <w:style w:type="paragraph" w:customStyle="1" w:styleId="Legal2L9">
    <w:name w:val="Legal2_L9"/>
    <w:basedOn w:val="Legal2L8"/>
    <w:next w:val="BodyText"/>
    <w:rsid w:val="00BB1E6F"/>
    <w:pPr>
      <w:numPr>
        <w:ilvl w:val="8"/>
      </w:numPr>
      <w:tabs>
        <w:tab w:val="clear" w:pos="6480"/>
        <w:tab w:val="num" w:pos="360"/>
      </w:tabs>
      <w:outlineLvl w:val="8"/>
    </w:pPr>
  </w:style>
  <w:style w:type="paragraph" w:customStyle="1" w:styleId="AgrmntL1">
    <w:name w:val="Agrmnt_L1"/>
    <w:basedOn w:val="Normal"/>
    <w:next w:val="Normal"/>
    <w:link w:val="AgrmntL1Char"/>
    <w:rsid w:val="007138EB"/>
    <w:pPr>
      <w:widowControl/>
      <w:numPr>
        <w:numId w:val="44"/>
      </w:numPr>
      <w:spacing w:after="240"/>
      <w:jc w:val="both"/>
      <w:outlineLvl w:val="0"/>
    </w:pPr>
    <w:rPr>
      <w:rFonts w:ascii="Arial" w:hAnsi="Arial" w:cs="Arial"/>
      <w:snapToGrid/>
      <w:sz w:val="20"/>
    </w:rPr>
  </w:style>
  <w:style w:type="character" w:customStyle="1" w:styleId="AgrmntL1Char">
    <w:name w:val="Agrmnt_L1 Char"/>
    <w:link w:val="AgrmntL1"/>
    <w:rsid w:val="007138EB"/>
    <w:rPr>
      <w:rFonts w:ascii="Arial" w:hAnsi="Arial" w:cs="Arial"/>
    </w:rPr>
  </w:style>
  <w:style w:type="paragraph" w:customStyle="1" w:styleId="AgrmntL2">
    <w:name w:val="Agrmnt_L2"/>
    <w:basedOn w:val="AgrmntL1"/>
    <w:next w:val="Normal"/>
    <w:rsid w:val="007138EB"/>
    <w:pPr>
      <w:numPr>
        <w:ilvl w:val="1"/>
      </w:numPr>
      <w:tabs>
        <w:tab w:val="clear" w:pos="720"/>
        <w:tab w:val="num" w:pos="360"/>
        <w:tab w:val="num" w:pos="1440"/>
      </w:tabs>
      <w:ind w:left="792" w:hanging="432"/>
      <w:outlineLvl w:val="1"/>
    </w:pPr>
  </w:style>
  <w:style w:type="paragraph" w:customStyle="1" w:styleId="AgrmntL3">
    <w:name w:val="Agrmnt_L3"/>
    <w:basedOn w:val="AgrmntL2"/>
    <w:next w:val="Normal"/>
    <w:rsid w:val="007138EB"/>
    <w:pPr>
      <w:numPr>
        <w:ilvl w:val="2"/>
      </w:numPr>
      <w:tabs>
        <w:tab w:val="clear" w:pos="1440"/>
        <w:tab w:val="num" w:pos="360"/>
        <w:tab w:val="num" w:pos="1224"/>
      </w:tabs>
      <w:ind w:left="1224" w:hanging="504"/>
      <w:outlineLvl w:val="2"/>
    </w:pPr>
  </w:style>
  <w:style w:type="paragraph" w:customStyle="1" w:styleId="AgrmntL4">
    <w:name w:val="Agrmnt_L4"/>
    <w:basedOn w:val="AgrmntL3"/>
    <w:next w:val="Normal"/>
    <w:rsid w:val="007138EB"/>
    <w:pPr>
      <w:numPr>
        <w:ilvl w:val="3"/>
      </w:numPr>
      <w:tabs>
        <w:tab w:val="clear" w:pos="2880"/>
        <w:tab w:val="num" w:pos="360"/>
        <w:tab w:val="num" w:pos="1224"/>
        <w:tab w:val="num" w:pos="1440"/>
        <w:tab w:val="num" w:pos="1728"/>
      </w:tabs>
      <w:ind w:left="1728" w:hanging="648"/>
      <w:outlineLvl w:val="3"/>
    </w:pPr>
  </w:style>
  <w:style w:type="paragraph" w:customStyle="1" w:styleId="AgrmntL5">
    <w:name w:val="Agrmnt_L5"/>
    <w:basedOn w:val="AgrmntL4"/>
    <w:next w:val="Normal"/>
    <w:rsid w:val="007138EB"/>
    <w:pPr>
      <w:numPr>
        <w:ilvl w:val="4"/>
      </w:numPr>
      <w:tabs>
        <w:tab w:val="clear" w:pos="3600"/>
        <w:tab w:val="num" w:pos="360"/>
        <w:tab w:val="num" w:pos="1224"/>
        <w:tab w:val="num" w:pos="2232"/>
      </w:tabs>
      <w:ind w:left="2232" w:hanging="792"/>
      <w:outlineLvl w:val="4"/>
    </w:pPr>
  </w:style>
  <w:style w:type="paragraph" w:customStyle="1" w:styleId="AgrmntL6">
    <w:name w:val="Agrmnt_L6"/>
    <w:basedOn w:val="AgrmntL5"/>
    <w:next w:val="Normal"/>
    <w:rsid w:val="007138EB"/>
    <w:pPr>
      <w:numPr>
        <w:ilvl w:val="5"/>
      </w:numPr>
      <w:tabs>
        <w:tab w:val="clear" w:pos="4320"/>
        <w:tab w:val="num" w:pos="360"/>
        <w:tab w:val="num" w:pos="1224"/>
        <w:tab w:val="num" w:pos="2736"/>
      </w:tabs>
      <w:ind w:left="2736" w:hanging="936"/>
      <w:outlineLvl w:val="5"/>
    </w:pPr>
  </w:style>
  <w:style w:type="paragraph" w:customStyle="1" w:styleId="BodySingle">
    <w:name w:val="*Body Single &gt;"/>
    <w:aliases w:val="bs&gt;"/>
    <w:basedOn w:val="Normal"/>
    <w:rsid w:val="00B737DA"/>
    <w:pPr>
      <w:widowControl/>
      <w:spacing w:after="240"/>
      <w:ind w:firstLine="720"/>
    </w:pPr>
    <w:rPr>
      <w:snapToGrid/>
    </w:rPr>
  </w:style>
  <w:style w:type="paragraph" w:customStyle="1" w:styleId="BodySingle0">
    <w:name w:val="*Body Single"/>
    <w:aliases w:val="bs"/>
    <w:basedOn w:val="Normal"/>
    <w:rsid w:val="00B737DA"/>
    <w:pPr>
      <w:widowControl/>
      <w:spacing w:after="240"/>
    </w:pPr>
    <w:rPr>
      <w:snapToGrid/>
    </w:rPr>
  </w:style>
  <w:style w:type="paragraph" w:customStyle="1" w:styleId="CenteredText">
    <w:name w:val="*Centered Text"/>
    <w:aliases w:val="ct"/>
    <w:basedOn w:val="Normal"/>
    <w:rsid w:val="00B737DA"/>
    <w:pPr>
      <w:widowControl/>
      <w:spacing w:after="240"/>
      <w:jc w:val="center"/>
    </w:pPr>
    <w:rPr>
      <w:snapToGrid/>
    </w:rPr>
  </w:style>
  <w:style w:type="paragraph" w:customStyle="1" w:styleId="Address">
    <w:name w:val="*Address"/>
    <w:aliases w:val="add"/>
    <w:basedOn w:val="Normal"/>
    <w:rsid w:val="00B737DA"/>
    <w:pPr>
      <w:widowControl/>
    </w:pPr>
    <w:rPr>
      <w:snapToGrid/>
      <w:szCs w:val="24"/>
    </w:rPr>
  </w:style>
  <w:style w:type="paragraph" w:customStyle="1" w:styleId="TitleCenterU">
    <w:name w:val="*Title Center U"/>
    <w:aliases w:val="tcu"/>
    <w:basedOn w:val="Normal"/>
    <w:next w:val="BodySingle0"/>
    <w:rsid w:val="00B737DA"/>
    <w:pPr>
      <w:keepNext/>
      <w:keepLines/>
      <w:widowControl/>
      <w:spacing w:after="240"/>
      <w:jc w:val="center"/>
    </w:pPr>
    <w:rPr>
      <w:snapToGrid/>
      <w:u w:val="single"/>
    </w:rPr>
  </w:style>
  <w:style w:type="paragraph" w:customStyle="1" w:styleId="TitleCenter">
    <w:name w:val="*Title Center"/>
    <w:aliases w:val="tc"/>
    <w:basedOn w:val="Normal"/>
    <w:next w:val="BodySingle0"/>
    <w:rsid w:val="00B737DA"/>
    <w:pPr>
      <w:keepNext/>
      <w:keepLines/>
      <w:widowControl/>
      <w:spacing w:after="240"/>
      <w:jc w:val="center"/>
    </w:pPr>
    <w:rPr>
      <w:snapToGrid/>
    </w:rPr>
  </w:style>
  <w:style w:type="character" w:customStyle="1" w:styleId="TitleCenterChar">
    <w:name w:val="*Title Center Char"/>
    <w:aliases w:val="tc Char"/>
    <w:rsid w:val="00B737DA"/>
    <w:rPr>
      <w:sz w:val="24"/>
      <w:lang w:val="en-US" w:eastAsia="en-US" w:bidi="ar-SA"/>
    </w:rPr>
  </w:style>
  <w:style w:type="paragraph" w:customStyle="1" w:styleId="TitleCenterB">
    <w:name w:val="*Title Center B"/>
    <w:aliases w:val="tcb"/>
    <w:basedOn w:val="Normal"/>
    <w:next w:val="Normal"/>
    <w:uiPriority w:val="99"/>
    <w:rsid w:val="004B50BC"/>
    <w:pPr>
      <w:keepNext/>
      <w:keepLines/>
      <w:widowControl/>
      <w:spacing w:after="240"/>
      <w:jc w:val="center"/>
    </w:pPr>
    <w:rPr>
      <w:b/>
      <w:snapToGrid/>
    </w:rPr>
  </w:style>
  <w:style w:type="paragraph" w:customStyle="1" w:styleId="TitleCenterBU">
    <w:name w:val="*Title Center BU"/>
    <w:aliases w:val="tcbu"/>
    <w:basedOn w:val="Normal"/>
    <w:next w:val="Normal"/>
    <w:uiPriority w:val="99"/>
    <w:rsid w:val="004B50BC"/>
    <w:pPr>
      <w:keepNext/>
      <w:keepLines/>
      <w:widowControl/>
      <w:spacing w:after="240"/>
      <w:jc w:val="center"/>
    </w:pPr>
    <w:rPr>
      <w:b/>
      <w:snapToGrid/>
      <w:u w:val="single"/>
    </w:rPr>
  </w:style>
  <w:style w:type="character" w:styleId="CommentReference">
    <w:name w:val="annotation reference"/>
    <w:basedOn w:val="DefaultParagraphFont"/>
    <w:semiHidden/>
    <w:unhideWhenUsed/>
    <w:rsid w:val="007E36E3"/>
    <w:rPr>
      <w:sz w:val="16"/>
      <w:szCs w:val="16"/>
    </w:rPr>
  </w:style>
  <w:style w:type="paragraph" w:styleId="CommentText">
    <w:name w:val="annotation text"/>
    <w:basedOn w:val="Normal"/>
    <w:link w:val="CommentTextChar"/>
    <w:semiHidden/>
    <w:unhideWhenUsed/>
    <w:rsid w:val="007E36E3"/>
    <w:rPr>
      <w:sz w:val="20"/>
    </w:rPr>
  </w:style>
  <w:style w:type="character" w:customStyle="1" w:styleId="CommentTextChar">
    <w:name w:val="Comment Text Char"/>
    <w:basedOn w:val="DefaultParagraphFont"/>
    <w:link w:val="CommentText"/>
    <w:semiHidden/>
    <w:rsid w:val="007E36E3"/>
    <w:rPr>
      <w:snapToGrid w:val="0"/>
    </w:rPr>
  </w:style>
  <w:style w:type="paragraph" w:styleId="CommentSubject">
    <w:name w:val="annotation subject"/>
    <w:basedOn w:val="CommentText"/>
    <w:next w:val="CommentText"/>
    <w:link w:val="CommentSubjectChar"/>
    <w:semiHidden/>
    <w:unhideWhenUsed/>
    <w:rsid w:val="007E36E3"/>
    <w:rPr>
      <w:b/>
      <w:bCs/>
    </w:rPr>
  </w:style>
  <w:style w:type="character" w:customStyle="1" w:styleId="CommentSubjectChar">
    <w:name w:val="Comment Subject Char"/>
    <w:basedOn w:val="CommentTextChar"/>
    <w:link w:val="CommentSubject"/>
    <w:semiHidden/>
    <w:rsid w:val="007E36E3"/>
    <w:rPr>
      <w:b/>
      <w:bCs/>
      <w:snapToGrid w:val="0"/>
    </w:rPr>
  </w:style>
  <w:style w:type="character" w:customStyle="1" w:styleId="BodyTextIndentChar">
    <w:name w:val="Body Text Indent Char"/>
    <w:basedOn w:val="DefaultParagraphFont"/>
    <w:link w:val="BodyTextIndent"/>
    <w:rsid w:val="00F33E9A"/>
    <w:rPr>
      <w:snapToGrid w:val="0"/>
      <w:sz w:val="24"/>
    </w:rPr>
  </w:style>
  <w:style w:type="paragraph" w:customStyle="1" w:styleId="ArticleL1">
    <w:name w:val="Article_L1"/>
    <w:basedOn w:val="Normal"/>
    <w:next w:val="BodyText"/>
    <w:uiPriority w:val="99"/>
    <w:rsid w:val="00BE51B1"/>
    <w:pPr>
      <w:keepNext/>
      <w:keepLines/>
      <w:widowControl/>
      <w:numPr>
        <w:numId w:val="46"/>
      </w:numPr>
      <w:spacing w:after="240"/>
      <w:jc w:val="center"/>
      <w:outlineLvl w:val="0"/>
    </w:pPr>
    <w:rPr>
      <w:b/>
      <w:caps/>
      <w:snapToGrid/>
    </w:rPr>
  </w:style>
  <w:style w:type="paragraph" w:customStyle="1" w:styleId="ArticleL2">
    <w:name w:val="Article_L2"/>
    <w:basedOn w:val="ArticleL1"/>
    <w:next w:val="BodyText"/>
    <w:uiPriority w:val="99"/>
    <w:rsid w:val="00BE51B1"/>
    <w:pPr>
      <w:keepNext w:val="0"/>
      <w:keepLines w:val="0"/>
      <w:numPr>
        <w:ilvl w:val="2"/>
      </w:numPr>
      <w:jc w:val="both"/>
      <w:outlineLvl w:val="1"/>
    </w:pPr>
    <w:rPr>
      <w:b w:val="0"/>
      <w:caps w:val="0"/>
    </w:rPr>
  </w:style>
  <w:style w:type="paragraph" w:customStyle="1" w:styleId="ArticleL3">
    <w:name w:val="Article_L3"/>
    <w:basedOn w:val="ArticleL2"/>
    <w:next w:val="BodyText"/>
    <w:uiPriority w:val="99"/>
    <w:rsid w:val="00BE51B1"/>
    <w:pPr>
      <w:numPr>
        <w:ilvl w:val="3"/>
      </w:numPr>
      <w:outlineLvl w:val="2"/>
    </w:pPr>
  </w:style>
  <w:style w:type="paragraph" w:customStyle="1" w:styleId="ArticleL4">
    <w:name w:val="Article_L4"/>
    <w:basedOn w:val="ArticleL3"/>
    <w:next w:val="BodyText"/>
    <w:uiPriority w:val="99"/>
    <w:rsid w:val="00BE51B1"/>
    <w:pPr>
      <w:numPr>
        <w:ilvl w:val="4"/>
      </w:numPr>
      <w:outlineLvl w:val="3"/>
    </w:pPr>
  </w:style>
  <w:style w:type="paragraph" w:customStyle="1" w:styleId="ArticleL5">
    <w:name w:val="Article_L5"/>
    <w:basedOn w:val="ArticleL4"/>
    <w:next w:val="BodyText"/>
    <w:uiPriority w:val="99"/>
    <w:rsid w:val="00BE51B1"/>
    <w:pPr>
      <w:numPr>
        <w:ilvl w:val="5"/>
      </w:numPr>
      <w:outlineLvl w:val="4"/>
    </w:pPr>
  </w:style>
  <w:style w:type="character" w:styleId="Hyperlink">
    <w:name w:val="Hyperlink"/>
    <w:basedOn w:val="DefaultParagraphFont"/>
    <w:uiPriority w:val="99"/>
    <w:semiHidden/>
    <w:unhideWhenUsed/>
    <w:rsid w:val="007C01F2"/>
    <w:rPr>
      <w:color w:val="0563C1"/>
      <w:u w:val="single"/>
    </w:rPr>
  </w:style>
  <w:style w:type="character" w:customStyle="1" w:styleId="Heading4Char">
    <w:name w:val="Heading 4 Char"/>
    <w:aliases w:val="H4 Char"/>
    <w:basedOn w:val="DefaultParagraphFont"/>
    <w:link w:val="Heading4"/>
    <w:rsid w:val="009D44F0"/>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11985">
      <w:bodyDiv w:val="1"/>
      <w:marLeft w:val="0"/>
      <w:marRight w:val="0"/>
      <w:marTop w:val="0"/>
      <w:marBottom w:val="0"/>
      <w:divBdr>
        <w:top w:val="none" w:sz="0" w:space="0" w:color="auto"/>
        <w:left w:val="none" w:sz="0" w:space="0" w:color="auto"/>
        <w:bottom w:val="none" w:sz="0" w:space="0" w:color="auto"/>
        <w:right w:val="none" w:sz="0" w:space="0" w:color="auto"/>
      </w:divBdr>
    </w:div>
    <w:div w:id="218250025">
      <w:bodyDiv w:val="1"/>
      <w:marLeft w:val="0"/>
      <w:marRight w:val="0"/>
      <w:marTop w:val="0"/>
      <w:marBottom w:val="0"/>
      <w:divBdr>
        <w:top w:val="none" w:sz="0" w:space="0" w:color="auto"/>
        <w:left w:val="none" w:sz="0" w:space="0" w:color="auto"/>
        <w:bottom w:val="none" w:sz="0" w:space="0" w:color="auto"/>
        <w:right w:val="none" w:sz="0" w:space="0" w:color="auto"/>
      </w:divBdr>
    </w:div>
    <w:div w:id="258561819">
      <w:bodyDiv w:val="1"/>
      <w:marLeft w:val="0"/>
      <w:marRight w:val="0"/>
      <w:marTop w:val="0"/>
      <w:marBottom w:val="0"/>
      <w:divBdr>
        <w:top w:val="none" w:sz="0" w:space="0" w:color="auto"/>
        <w:left w:val="none" w:sz="0" w:space="0" w:color="auto"/>
        <w:bottom w:val="none" w:sz="0" w:space="0" w:color="auto"/>
        <w:right w:val="none" w:sz="0" w:space="0" w:color="auto"/>
      </w:divBdr>
    </w:div>
    <w:div w:id="320082336">
      <w:bodyDiv w:val="1"/>
      <w:marLeft w:val="0"/>
      <w:marRight w:val="0"/>
      <w:marTop w:val="0"/>
      <w:marBottom w:val="0"/>
      <w:divBdr>
        <w:top w:val="none" w:sz="0" w:space="0" w:color="auto"/>
        <w:left w:val="none" w:sz="0" w:space="0" w:color="auto"/>
        <w:bottom w:val="none" w:sz="0" w:space="0" w:color="auto"/>
        <w:right w:val="none" w:sz="0" w:space="0" w:color="auto"/>
      </w:divBdr>
    </w:div>
    <w:div w:id="377822022">
      <w:bodyDiv w:val="1"/>
      <w:marLeft w:val="0"/>
      <w:marRight w:val="0"/>
      <w:marTop w:val="0"/>
      <w:marBottom w:val="0"/>
      <w:divBdr>
        <w:top w:val="none" w:sz="0" w:space="0" w:color="auto"/>
        <w:left w:val="none" w:sz="0" w:space="0" w:color="auto"/>
        <w:bottom w:val="none" w:sz="0" w:space="0" w:color="auto"/>
        <w:right w:val="none" w:sz="0" w:space="0" w:color="auto"/>
      </w:divBdr>
      <w:divsChild>
        <w:div w:id="925651601">
          <w:marLeft w:val="0"/>
          <w:marRight w:val="0"/>
          <w:marTop w:val="0"/>
          <w:marBottom w:val="0"/>
          <w:divBdr>
            <w:top w:val="none" w:sz="0" w:space="0" w:color="auto"/>
            <w:left w:val="none" w:sz="0" w:space="0" w:color="auto"/>
            <w:bottom w:val="none" w:sz="0" w:space="0" w:color="auto"/>
            <w:right w:val="none" w:sz="0" w:space="0" w:color="auto"/>
          </w:divBdr>
        </w:div>
      </w:divsChild>
    </w:div>
    <w:div w:id="399325139">
      <w:bodyDiv w:val="1"/>
      <w:marLeft w:val="0"/>
      <w:marRight w:val="0"/>
      <w:marTop w:val="0"/>
      <w:marBottom w:val="0"/>
      <w:divBdr>
        <w:top w:val="none" w:sz="0" w:space="0" w:color="auto"/>
        <w:left w:val="none" w:sz="0" w:space="0" w:color="auto"/>
        <w:bottom w:val="none" w:sz="0" w:space="0" w:color="auto"/>
        <w:right w:val="none" w:sz="0" w:space="0" w:color="auto"/>
      </w:divBdr>
    </w:div>
    <w:div w:id="404031641">
      <w:bodyDiv w:val="1"/>
      <w:marLeft w:val="0"/>
      <w:marRight w:val="0"/>
      <w:marTop w:val="0"/>
      <w:marBottom w:val="0"/>
      <w:divBdr>
        <w:top w:val="none" w:sz="0" w:space="0" w:color="auto"/>
        <w:left w:val="none" w:sz="0" w:space="0" w:color="auto"/>
        <w:bottom w:val="none" w:sz="0" w:space="0" w:color="auto"/>
        <w:right w:val="none" w:sz="0" w:space="0" w:color="auto"/>
      </w:divBdr>
    </w:div>
    <w:div w:id="857157714">
      <w:bodyDiv w:val="1"/>
      <w:marLeft w:val="0"/>
      <w:marRight w:val="0"/>
      <w:marTop w:val="0"/>
      <w:marBottom w:val="0"/>
      <w:divBdr>
        <w:top w:val="none" w:sz="0" w:space="0" w:color="auto"/>
        <w:left w:val="none" w:sz="0" w:space="0" w:color="auto"/>
        <w:bottom w:val="none" w:sz="0" w:space="0" w:color="auto"/>
        <w:right w:val="none" w:sz="0" w:space="0" w:color="auto"/>
      </w:divBdr>
    </w:div>
    <w:div w:id="910232338">
      <w:bodyDiv w:val="1"/>
      <w:marLeft w:val="0"/>
      <w:marRight w:val="0"/>
      <w:marTop w:val="0"/>
      <w:marBottom w:val="0"/>
      <w:divBdr>
        <w:top w:val="none" w:sz="0" w:space="0" w:color="auto"/>
        <w:left w:val="none" w:sz="0" w:space="0" w:color="auto"/>
        <w:bottom w:val="none" w:sz="0" w:space="0" w:color="auto"/>
        <w:right w:val="none" w:sz="0" w:space="0" w:color="auto"/>
      </w:divBdr>
    </w:div>
    <w:div w:id="944339003">
      <w:bodyDiv w:val="1"/>
      <w:marLeft w:val="0"/>
      <w:marRight w:val="0"/>
      <w:marTop w:val="0"/>
      <w:marBottom w:val="0"/>
      <w:divBdr>
        <w:top w:val="none" w:sz="0" w:space="0" w:color="auto"/>
        <w:left w:val="none" w:sz="0" w:space="0" w:color="auto"/>
        <w:bottom w:val="none" w:sz="0" w:space="0" w:color="auto"/>
        <w:right w:val="none" w:sz="0" w:space="0" w:color="auto"/>
      </w:divBdr>
    </w:div>
    <w:div w:id="1377394768">
      <w:bodyDiv w:val="1"/>
      <w:marLeft w:val="0"/>
      <w:marRight w:val="0"/>
      <w:marTop w:val="0"/>
      <w:marBottom w:val="0"/>
      <w:divBdr>
        <w:top w:val="none" w:sz="0" w:space="0" w:color="auto"/>
        <w:left w:val="none" w:sz="0" w:space="0" w:color="auto"/>
        <w:bottom w:val="none" w:sz="0" w:space="0" w:color="auto"/>
        <w:right w:val="none" w:sz="0" w:space="0" w:color="auto"/>
      </w:divBdr>
    </w:div>
    <w:div w:id="1507357467">
      <w:bodyDiv w:val="1"/>
      <w:marLeft w:val="0"/>
      <w:marRight w:val="0"/>
      <w:marTop w:val="0"/>
      <w:marBottom w:val="0"/>
      <w:divBdr>
        <w:top w:val="none" w:sz="0" w:space="0" w:color="auto"/>
        <w:left w:val="none" w:sz="0" w:space="0" w:color="auto"/>
        <w:bottom w:val="none" w:sz="0" w:space="0" w:color="auto"/>
        <w:right w:val="none" w:sz="0" w:space="0" w:color="auto"/>
      </w:divBdr>
    </w:div>
    <w:div w:id="1567643452">
      <w:bodyDiv w:val="1"/>
      <w:marLeft w:val="0"/>
      <w:marRight w:val="0"/>
      <w:marTop w:val="0"/>
      <w:marBottom w:val="0"/>
      <w:divBdr>
        <w:top w:val="none" w:sz="0" w:space="0" w:color="auto"/>
        <w:left w:val="none" w:sz="0" w:space="0" w:color="auto"/>
        <w:bottom w:val="none" w:sz="0" w:space="0" w:color="auto"/>
        <w:right w:val="none" w:sz="0" w:space="0" w:color="auto"/>
      </w:divBdr>
    </w:div>
    <w:div w:id="1729182269">
      <w:bodyDiv w:val="1"/>
      <w:marLeft w:val="0"/>
      <w:marRight w:val="0"/>
      <w:marTop w:val="0"/>
      <w:marBottom w:val="0"/>
      <w:divBdr>
        <w:top w:val="none" w:sz="0" w:space="0" w:color="auto"/>
        <w:left w:val="none" w:sz="0" w:space="0" w:color="auto"/>
        <w:bottom w:val="none" w:sz="0" w:space="0" w:color="auto"/>
        <w:right w:val="none" w:sz="0" w:space="0" w:color="auto"/>
      </w:divBdr>
    </w:div>
    <w:div w:id="2003578978">
      <w:bodyDiv w:val="1"/>
      <w:marLeft w:val="0"/>
      <w:marRight w:val="0"/>
      <w:marTop w:val="0"/>
      <w:marBottom w:val="0"/>
      <w:divBdr>
        <w:top w:val="none" w:sz="0" w:space="0" w:color="auto"/>
        <w:left w:val="none" w:sz="0" w:space="0" w:color="auto"/>
        <w:bottom w:val="none" w:sz="0" w:space="0" w:color="auto"/>
        <w:right w:val="none" w:sz="0" w:space="0" w:color="auto"/>
      </w:divBdr>
    </w:div>
    <w:div w:id="206020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er" Target="footer3.xml" Id="rId13" /><Relationship Type="http://schemas.openxmlformats.org/officeDocument/2006/relationships/footer" Target="footer6.xml" Id="rId18" /><Relationship Type="http://schemas.openxmlformats.org/officeDocument/2006/relationships/footer" Target="footer13.xml" Id="rId26" /><Relationship Type="http://schemas.openxmlformats.org/officeDocument/2006/relationships/styles" Target="styles.xml" Id="rId3" /><Relationship Type="http://schemas.openxmlformats.org/officeDocument/2006/relationships/footer" Target="footer9.xml" Id="rId21" /><Relationship Type="http://schemas.microsoft.com/office/2011/relationships/people" Target="people.xml" Id="rId34"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image" Target="media/image2.png" Id="rId17" /><Relationship Type="http://schemas.openxmlformats.org/officeDocument/2006/relationships/footer" Target="footer12.xml"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image" Target="media/image1.png" Id="rId16" /><Relationship Type="http://schemas.openxmlformats.org/officeDocument/2006/relationships/footer" Target="footer8.xml" Id="rId20" /><Relationship Type="http://schemas.openxmlformats.org/officeDocument/2006/relationships/footer" Target="footer16.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footer" Target="footer11.xml" Id="rId24" /><Relationship Type="http://schemas.openxmlformats.org/officeDocument/2006/relationships/footer" Target="footer19.xml" Id="rId32" /><Relationship Type="http://schemas.openxmlformats.org/officeDocument/2006/relationships/webSettings" Target="webSettings.xml" Id="rId5" /><Relationship Type="http://schemas.openxmlformats.org/officeDocument/2006/relationships/footer" Target="footer5.xml" Id="rId15" /><Relationship Type="http://schemas.openxmlformats.org/officeDocument/2006/relationships/footer" Target="footer10.xml" Id="rId23" /><Relationship Type="http://schemas.openxmlformats.org/officeDocument/2006/relationships/footer" Target="footer15.xml" Id="rId28" /><Relationship Type="http://schemas.openxmlformats.org/officeDocument/2006/relationships/footer" Target="footer1.xml" Id="rId10" /><Relationship Type="http://schemas.openxmlformats.org/officeDocument/2006/relationships/footer" Target="footer7.xml" Id="rId19" /><Relationship Type="http://schemas.openxmlformats.org/officeDocument/2006/relationships/footer" Target="footer18.xml" Id="rId31"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oter" Target="footer4.xml" Id="rId14" /><Relationship Type="http://schemas.openxmlformats.org/officeDocument/2006/relationships/header" Target="header4.xml" Id="rId22" /><Relationship Type="http://schemas.openxmlformats.org/officeDocument/2006/relationships/footer" Target="footer14.xml" Id="rId27" /><Relationship Type="http://schemas.openxmlformats.org/officeDocument/2006/relationships/footer" Target="footer17.xml" Id="rId30" /><Relationship Type="http://schemas.openxmlformats.org/officeDocument/2006/relationships/theme" Target="theme/theme1.xml" Id="rId35" /><Relationship Type="http://schemas.openxmlformats.org/officeDocument/2006/relationships/header" Target="header1.xml" Id="rId8" /><Relationship Type="http://schemas.openxmlformats.org/officeDocument/2006/relationships/customXml" Target="/customXML/item2.xml" Id="imanag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2.xml.rels>&#65279;<?xml version="1.0" encoding="utf-8"?><Relationships xmlns="http://schemas.openxmlformats.org/package/2006/relationships"><Relationship Type="http://schemas.openxmlformats.org/officeDocument/2006/relationships/customXmlProps" Target="/customXML/itemProps2.xml" Id="iManageProps" /></Relationships>
</file>

<file path=customXML/item2.xml><?xml version="1.0" encoding="utf-8"?>
<properties xmlns="http://www.imanage.com/work/xmlschema">
  <documentid>ATLANTA!4531827.3</documentid>
  <senderid>PCLELAND</senderid>
  <senderemail>PAMELA.CLELAND@HARTMANSIMONS.COM</senderemail>
  <lastmodified>2023-02-24T21:06:00.0000000-05:00</lastmodified>
  <database>ATLANTA</database>
</properties>
</file>

<file path=customXML/itemProps2.xml><?xml version="1.0" encoding="utf-8"?>
<ds:datastoreItem xmlns:ds="http://schemas.openxmlformats.org/officeDocument/2006/customXml" ds:itemID="{E9DDBBD5-3706-45F3-A8E0-F44B4247383A}">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5DCC2A-165E-4BED-AA9A-553238175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81</Pages>
  <Words>41399</Words>
  <Characters>215953</Characters>
  <Application>Microsoft Office Word</Application>
  <DocSecurity>0</DocSecurity>
  <Lines>3682</Lines>
  <Paragraphs>990</Paragraphs>
  <ScaleCrop>false</ScaleCrop>
  <HeadingPairs>
    <vt:vector size="2" baseType="variant">
      <vt:variant>
        <vt:lpstr>Title</vt:lpstr>
      </vt:variant>
      <vt:variant>
        <vt:i4>1</vt:i4>
      </vt:variant>
    </vt:vector>
  </HeadingPairs>
  <TitlesOfParts>
    <vt:vector size="1" baseType="lpstr">
      <vt:lpstr>SHOPPING CENTER LEASE</vt:lpstr>
    </vt:vector>
  </TitlesOfParts>
  <Company/>
  <LinksUpToDate>false</LinksUpToDate>
  <CharactersWithSpaces>257031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CENTER LEASE</dc:title>
  <dc:subject/>
  <dc:creator>ckinney</dc:creator>
  <cp:keywords/>
  <dc:description/>
  <cp:lastModifiedBy>Mattingly, Rose M.</cp:lastModifiedBy>
  <cp:revision>18</cp:revision>
  <cp:lastPrinted>2023-02-25T01:43:00Z</cp:lastPrinted>
  <dcterms:created xsi:type="dcterms:W3CDTF">2023-02-03T08:02:00Z</dcterms:created>
  <dcterms:modified xsi:type="dcterms:W3CDTF">2023-02-25T02:06:00Z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iginal File">
    <vt:lpwstr>C:\NRPORTBL\Atlanta\CKINNEY\248408_1.DOC</vt:lpwstr>
  </property>
  <property fmtid="{D5CDD505-2E9C-101B-9397-08002B2CF9AE}" pid="3" name="Converted State">
    <vt:lpwstr>True</vt:lpwstr>
  </property>
  <property fmtid="{D5CDD505-2E9C-101B-9397-08002B2CF9AE}" pid="4" name="Converted Date">
    <vt:lpwstr>30-Sep-1999</vt:lpwstr>
  </property>
  <property fmtid="{D5CDD505-2E9C-101B-9397-08002B2CF9AE}" pid="5" name="DocNumber">
    <vt:lpwstr>2586804-12 6879.0189904</vt:lpwstr>
  </property>
  <property fmtid="{D5CDD505-2E9C-101B-9397-08002B2CF9AE}" pid="6" name="UserID">
    <vt:lpwstr> </vt:lpwstr>
  </property>
  <property fmtid="{D5CDD505-2E9C-101B-9397-08002B2CF9AE}" pid="7" name="AuthorName">
    <vt:lpwstr> </vt:lpwstr>
  </property>
  <property fmtid="{D5CDD505-2E9C-101B-9397-08002B2CF9AE}" pid="8" name="eMail">
    <vt:lpwstr> </vt:lpwstr>
  </property>
  <property fmtid="{D5CDD505-2E9C-101B-9397-08002B2CF9AE}" pid="9" name="Phone">
    <vt:lpwstr> </vt:lpwstr>
  </property>
  <property fmtid="{D5CDD505-2E9C-101B-9397-08002B2CF9AE}" pid="10" name="FaxDID">
    <vt:lpwstr> </vt:lpwstr>
  </property>
  <property fmtid="{D5CDD505-2E9C-101B-9397-08002B2CF9AE}" pid="11" name="BarNum">
    <vt:lpwstr> </vt:lpwstr>
  </property>
  <property fmtid="{D5CDD505-2E9C-101B-9397-08002B2CF9AE}" pid="12" name="PrefClose">
    <vt:lpwstr> </vt:lpwstr>
  </property>
  <property fmtid="{D5CDD505-2E9C-101B-9397-08002B2CF9AE}" pid="13" name="AuthorTitle">
    <vt:lpwstr> </vt:lpwstr>
  </property>
  <property fmtid="{D5CDD505-2E9C-101B-9397-08002B2CF9AE}" pid="14" name="DocIDContent">
    <vt:lpwstr>1|-|2|&lt;space&gt;|25|.|26|</vt:lpwstr>
  </property>
  <property fmtid="{D5CDD505-2E9C-101B-9397-08002B2CF9AE}" pid="15" name="CUS_DocIDString">
    <vt:lpwstr>7170\011902\4531827.v3</vt:lpwstr>
  </property>
  <property fmtid="{D5CDD505-2E9C-101B-9397-08002B2CF9AE}" pid="16" name="CUS_DocIDChunk0">
    <vt:lpwstr>7170\011902\4531827.v3</vt:lpwstr>
  </property>
  <property fmtid="{D5CDD505-2E9C-101B-9397-08002B2CF9AE}" pid="17" name="CUS_DocIDActiveBits">
    <vt:lpwstr>491520</vt:lpwstr>
  </property>
  <property fmtid="{D5CDD505-2E9C-101B-9397-08002B2CF9AE}" pid="18" name="CUS_DocIDLocation">
    <vt:lpwstr>EVERY_PAGE</vt:lpwstr>
  </property>
  <property fmtid="{D5CDD505-2E9C-101B-9397-08002B2CF9AE}" pid="19" name="CUS_DocIDReference">
    <vt:lpwstr>everyPage</vt:lpwstr>
  </property>
</Properties>
</file>