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7.xml" ContentType="application/vnd.openxmlformats-officedocument.wordprocessingml.header+xml"/>
  <Override PartName="/word/footer2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30.xml" ContentType="application/vnd.openxmlformats-officedocument.wordprocessingml.header+xml"/>
  <Override PartName="/word/footer23.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D80D" w14:textId="7173E027" w:rsidR="00DD5BF1" w:rsidRDefault="00CB332F">
      <w:pPr>
        <w:pStyle w:val="CenterBold"/>
        <w:adjustRightInd/>
        <w:spacing w:before="2760"/>
        <w:rPr>
          <w:rFonts w:cs="Times New Roman"/>
          <w:bCs w:val="0"/>
          <w:szCs w:val="24"/>
        </w:rPr>
      </w:pPr>
      <w:r>
        <w:rPr>
          <w:rFonts w:cs="Times New Roman"/>
          <w:bCs w:val="0"/>
          <w:szCs w:val="24"/>
        </w:rPr>
        <w:t>MEDLEY</w:t>
      </w:r>
    </w:p>
    <w:p w14:paraId="61F1396F" w14:textId="0EF10D80" w:rsidR="00DD5BF1" w:rsidRDefault="00DD5BF1">
      <w:pPr>
        <w:pStyle w:val="CenterBold"/>
        <w:tabs>
          <w:tab w:val="center" w:pos="4680"/>
          <w:tab w:val="left" w:pos="6915"/>
        </w:tabs>
        <w:adjustRightInd/>
        <w:spacing w:after="1320"/>
        <w:jc w:val="left"/>
        <w:rPr>
          <w:rFonts w:cs="Times New Roman"/>
          <w:bCs w:val="0"/>
          <w:szCs w:val="24"/>
        </w:rPr>
      </w:pPr>
      <w:r>
        <w:rPr>
          <w:rFonts w:cs="Times New Roman"/>
          <w:bCs w:val="0"/>
          <w:szCs w:val="24"/>
        </w:rPr>
        <w:tab/>
      </w:r>
      <w:r w:rsidR="00CB332F">
        <w:rPr>
          <w:rFonts w:cs="Times New Roman"/>
          <w:bCs w:val="0"/>
          <w:szCs w:val="24"/>
        </w:rPr>
        <w:t>JOHNS CREEK</w:t>
      </w:r>
      <w:r>
        <w:rPr>
          <w:rFonts w:cs="Times New Roman"/>
          <w:bCs w:val="0"/>
          <w:szCs w:val="24"/>
        </w:rPr>
        <w:t xml:space="preserve">, </w:t>
      </w:r>
      <w:r w:rsidR="00CB332F">
        <w:rPr>
          <w:rFonts w:cs="Times New Roman"/>
          <w:bCs w:val="0"/>
          <w:szCs w:val="24"/>
        </w:rPr>
        <w:t>GEORGIA</w:t>
      </w:r>
      <w:r>
        <w:rPr>
          <w:rFonts w:cs="Times New Roman"/>
          <w:bCs w:val="0"/>
          <w:szCs w:val="24"/>
        </w:rPr>
        <w:tab/>
      </w:r>
    </w:p>
    <w:p w14:paraId="7E353D39" w14:textId="27A7E9F4" w:rsidR="00DD5BF1" w:rsidRDefault="00DD5BF1">
      <w:pPr>
        <w:pStyle w:val="CenterBold"/>
        <w:adjustRightInd/>
        <w:spacing w:before="840" w:after="480"/>
        <w:rPr>
          <w:rFonts w:cs="Times New Roman"/>
          <w:bCs w:val="0"/>
          <w:szCs w:val="24"/>
        </w:rPr>
      </w:pPr>
      <w:r>
        <w:rPr>
          <w:rFonts w:cs="Times New Roman"/>
          <w:bCs w:val="0"/>
          <w:szCs w:val="24"/>
        </w:rPr>
        <w:t>LEASE</w:t>
      </w:r>
    </w:p>
    <w:p w14:paraId="5B7AB51B" w14:textId="77777777" w:rsidR="00DD5BF1" w:rsidRDefault="00DD5BF1">
      <w:pPr>
        <w:pStyle w:val="CenterBold"/>
        <w:adjustRightInd/>
        <w:spacing w:after="480"/>
        <w:rPr>
          <w:rFonts w:cs="Times New Roman"/>
          <w:bCs w:val="0"/>
          <w:szCs w:val="24"/>
        </w:rPr>
      </w:pPr>
      <w:r>
        <w:rPr>
          <w:rFonts w:cs="Times New Roman"/>
          <w:bCs w:val="0"/>
          <w:szCs w:val="24"/>
        </w:rPr>
        <w:t>BY AND BETWEEN</w:t>
      </w:r>
    </w:p>
    <w:p w14:paraId="0D82C153" w14:textId="424288F3" w:rsidR="00DD5BF1" w:rsidRDefault="00656425">
      <w:pPr>
        <w:pStyle w:val="CenterBold"/>
        <w:adjustRightInd/>
        <w:spacing w:after="480"/>
        <w:rPr>
          <w:rFonts w:cs="Times New Roman"/>
          <w:bCs w:val="0"/>
          <w:szCs w:val="24"/>
        </w:rPr>
      </w:pPr>
      <w:r>
        <w:rPr>
          <w:rFonts w:cs="Times New Roman"/>
          <w:bCs w:val="0"/>
          <w:szCs w:val="24"/>
        </w:rPr>
        <w:t xml:space="preserve">MEDLEY JOHNS CREEK PHASE I OWNER, LLC </w:t>
      </w:r>
    </w:p>
    <w:p w14:paraId="6C3F51EF" w14:textId="77777777" w:rsidR="00DD5BF1" w:rsidRDefault="00DD5BF1">
      <w:pPr>
        <w:pStyle w:val="CenterBold"/>
        <w:adjustRightInd/>
        <w:spacing w:after="480"/>
        <w:rPr>
          <w:rFonts w:cs="Times New Roman"/>
          <w:bCs w:val="0"/>
          <w:szCs w:val="24"/>
        </w:rPr>
      </w:pPr>
      <w:r>
        <w:rPr>
          <w:rFonts w:cs="Times New Roman"/>
          <w:bCs w:val="0"/>
          <w:szCs w:val="24"/>
        </w:rPr>
        <w:t>AND</w:t>
      </w:r>
    </w:p>
    <w:p w14:paraId="54373449" w14:textId="77777777" w:rsidR="00DD5BF1" w:rsidRDefault="00DD5BF1">
      <w:pPr>
        <w:pStyle w:val="CenterBold"/>
        <w:adjustRightInd/>
        <w:spacing w:after="840"/>
        <w:rPr>
          <w:rFonts w:cs="Times New Roman"/>
          <w:bCs w:val="0"/>
          <w:szCs w:val="24"/>
        </w:rPr>
      </w:pPr>
      <w:r>
        <w:rPr>
          <w:rFonts w:cs="Times New Roman"/>
          <w:bCs w:val="0"/>
          <w:szCs w:val="24"/>
        </w:rPr>
        <w:t>SEPHORA USA, INC.</w:t>
      </w:r>
    </w:p>
    <w:p w14:paraId="64DDB51A" w14:textId="77777777" w:rsidR="00DD5BF1" w:rsidRDefault="00DD5BF1">
      <w:pPr>
        <w:adjustRightInd/>
        <w:rPr>
          <w:rFonts w:cs="Times New Roman"/>
          <w:szCs w:val="24"/>
        </w:rPr>
        <w:sectPr w:rsidR="00DD5BF1" w:rsidSect="00D81CF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docGrid w:linePitch="299"/>
        </w:sectPr>
      </w:pPr>
    </w:p>
    <w:p w14:paraId="28798575" w14:textId="77777777" w:rsidR="00DD5BF1" w:rsidRDefault="00DD5BF1">
      <w:pPr>
        <w:pStyle w:val="Center"/>
        <w:adjustRightInd/>
        <w:rPr>
          <w:rFonts w:cs="Times New Roman"/>
          <w:szCs w:val="24"/>
        </w:rPr>
      </w:pPr>
      <w:r>
        <w:rPr>
          <w:rFonts w:cs="Times New Roman"/>
          <w:szCs w:val="24"/>
        </w:rPr>
        <w:lastRenderedPageBreak/>
        <w:t>TABLE OF CONTENTS</w:t>
      </w:r>
    </w:p>
    <w:p w14:paraId="59019944" w14:textId="77777777"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w:t>
      </w:r>
      <w:r>
        <w:rPr>
          <w:rFonts w:cs="Times New Roman"/>
          <w:noProof/>
          <w:szCs w:val="24"/>
        </w:rPr>
        <w:t xml:space="preserve"> KEY DEFINITIONS</w:t>
      </w:r>
      <w:r>
        <w:rPr>
          <w:rFonts w:cs="Times New Roman"/>
          <w:noProof/>
          <w:szCs w:val="24"/>
        </w:rPr>
        <w:tab/>
        <w:t>1</w:t>
      </w:r>
    </w:p>
    <w:p w14:paraId="2D61B5A6"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Pr>
          <w:rFonts w:ascii="Calibri" w:hAnsi="Calibri" w:cs="Times New Roman"/>
          <w:noProof/>
          <w:szCs w:val="24"/>
        </w:rPr>
        <w:tab/>
      </w:r>
      <w:r>
        <w:rPr>
          <w:rFonts w:cs="Times New Roman"/>
          <w:noProof/>
          <w:szCs w:val="24"/>
        </w:rPr>
        <w:t>Shopping Center</w:t>
      </w:r>
      <w:r>
        <w:rPr>
          <w:rFonts w:cs="Times New Roman"/>
          <w:noProof/>
          <w:szCs w:val="24"/>
        </w:rPr>
        <w:tab/>
        <w:t>1</w:t>
      </w:r>
    </w:p>
    <w:p w14:paraId="18826305"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1.2</w:t>
      </w:r>
      <w:r>
        <w:rPr>
          <w:rFonts w:ascii="Calibri" w:hAnsi="Calibri" w:cs="Times New Roman"/>
          <w:noProof/>
          <w:szCs w:val="24"/>
        </w:rPr>
        <w:tab/>
      </w:r>
      <w:r>
        <w:rPr>
          <w:rFonts w:cs="Times New Roman"/>
          <w:noProof/>
          <w:szCs w:val="24"/>
        </w:rPr>
        <w:t>Premises</w:t>
      </w:r>
      <w:r>
        <w:rPr>
          <w:rFonts w:cs="Times New Roman"/>
          <w:noProof/>
          <w:szCs w:val="24"/>
        </w:rPr>
        <w:tab/>
        <w:t>1</w:t>
      </w:r>
    </w:p>
    <w:p w14:paraId="5D1D75C1"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w:t>
      </w:r>
      <w:r>
        <w:rPr>
          <w:rFonts w:ascii="Calibri" w:hAnsi="Calibri" w:cs="Times New Roman"/>
          <w:noProof/>
          <w:szCs w:val="24"/>
        </w:rPr>
        <w:tab/>
      </w:r>
      <w:r>
        <w:rPr>
          <w:rFonts w:cs="Times New Roman"/>
          <w:noProof/>
          <w:szCs w:val="24"/>
        </w:rPr>
        <w:t>Construction Allowance</w:t>
      </w:r>
      <w:r>
        <w:rPr>
          <w:rFonts w:cs="Times New Roman"/>
          <w:noProof/>
          <w:szCs w:val="24"/>
        </w:rPr>
        <w:tab/>
        <w:t>1</w:t>
      </w:r>
    </w:p>
    <w:p w14:paraId="4E3B5D21" w14:textId="5CE9628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w:t>
      </w:r>
      <w:r w:rsidR="00B00E02">
        <w:rPr>
          <w:rFonts w:cs="Times New Roman"/>
          <w:noProof/>
          <w:szCs w:val="24"/>
        </w:rPr>
        <w:t>4</w:t>
      </w:r>
      <w:r w:rsidR="00CB6751">
        <w:rPr>
          <w:rFonts w:cs="Times New Roman"/>
          <w:noProof/>
          <w:szCs w:val="24"/>
        </w:rPr>
        <w:tab/>
        <w:t xml:space="preserve"> </w:t>
      </w:r>
      <w:r>
        <w:rPr>
          <w:rFonts w:cs="Times New Roman"/>
          <w:noProof/>
          <w:szCs w:val="24"/>
        </w:rPr>
        <w:t>Original Term</w:t>
      </w:r>
      <w:r>
        <w:rPr>
          <w:rFonts w:cs="Times New Roman"/>
          <w:noProof/>
          <w:szCs w:val="24"/>
        </w:rPr>
        <w:tab/>
        <w:t>1</w:t>
      </w:r>
    </w:p>
    <w:p w14:paraId="5670AA08"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1.5</w:t>
      </w:r>
      <w:r>
        <w:rPr>
          <w:rFonts w:ascii="Calibri" w:hAnsi="Calibri" w:cs="Times New Roman"/>
          <w:noProof/>
          <w:szCs w:val="24"/>
        </w:rPr>
        <w:tab/>
      </w:r>
      <w:r>
        <w:rPr>
          <w:rFonts w:cs="Times New Roman"/>
          <w:noProof/>
          <w:szCs w:val="24"/>
        </w:rPr>
        <w:t>Commencement Date</w:t>
      </w:r>
      <w:r>
        <w:rPr>
          <w:rFonts w:cs="Times New Roman"/>
          <w:noProof/>
          <w:szCs w:val="24"/>
        </w:rPr>
        <w:tab/>
        <w:t>1</w:t>
      </w:r>
    </w:p>
    <w:p w14:paraId="3B37D617"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1.6</w:t>
      </w:r>
      <w:r>
        <w:rPr>
          <w:rFonts w:ascii="Calibri" w:hAnsi="Calibri" w:cs="Times New Roman"/>
          <w:noProof/>
          <w:szCs w:val="24"/>
        </w:rPr>
        <w:tab/>
      </w:r>
      <w:r>
        <w:rPr>
          <w:rFonts w:cs="Times New Roman"/>
          <w:noProof/>
          <w:szCs w:val="24"/>
        </w:rPr>
        <w:t>Construction Period</w:t>
      </w:r>
      <w:r>
        <w:rPr>
          <w:rFonts w:cs="Times New Roman"/>
          <w:noProof/>
          <w:szCs w:val="24"/>
        </w:rPr>
        <w:tab/>
        <w:t>1</w:t>
      </w:r>
    </w:p>
    <w:p w14:paraId="681CFA62"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1.7</w:t>
      </w:r>
      <w:r>
        <w:rPr>
          <w:rFonts w:ascii="Calibri" w:hAnsi="Calibri" w:cs="Times New Roman"/>
          <w:noProof/>
          <w:szCs w:val="24"/>
        </w:rPr>
        <w:tab/>
      </w:r>
      <w:r>
        <w:rPr>
          <w:rFonts w:cs="Times New Roman"/>
          <w:noProof/>
          <w:szCs w:val="24"/>
        </w:rPr>
        <w:t>Delivery of Possession</w:t>
      </w:r>
      <w:r>
        <w:rPr>
          <w:rFonts w:cs="Times New Roman"/>
          <w:noProof/>
          <w:szCs w:val="24"/>
        </w:rPr>
        <w:tab/>
        <w:t>2</w:t>
      </w:r>
    </w:p>
    <w:p w14:paraId="3ABE6D20"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1.8</w:t>
      </w:r>
      <w:r>
        <w:rPr>
          <w:rFonts w:ascii="Calibri" w:hAnsi="Calibri" w:cs="Times New Roman"/>
          <w:noProof/>
          <w:szCs w:val="24"/>
        </w:rPr>
        <w:tab/>
      </w:r>
      <w:r>
        <w:rPr>
          <w:rFonts w:cs="Times New Roman"/>
          <w:noProof/>
          <w:szCs w:val="24"/>
        </w:rPr>
        <w:t>Anticipated Delivery Date</w:t>
      </w:r>
      <w:r>
        <w:rPr>
          <w:rFonts w:cs="Times New Roman"/>
          <w:noProof/>
          <w:szCs w:val="24"/>
        </w:rPr>
        <w:tab/>
        <w:t>2</w:t>
      </w:r>
    </w:p>
    <w:p w14:paraId="366D3134"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1.9</w:t>
      </w:r>
      <w:r>
        <w:rPr>
          <w:rFonts w:ascii="Calibri" w:hAnsi="Calibri" w:cs="Times New Roman"/>
          <w:noProof/>
          <w:szCs w:val="24"/>
        </w:rPr>
        <w:tab/>
      </w:r>
      <w:r>
        <w:rPr>
          <w:rFonts w:cs="Times New Roman"/>
          <w:noProof/>
          <w:szCs w:val="24"/>
        </w:rPr>
        <w:t>Late Delivery Fee</w:t>
      </w:r>
      <w:r>
        <w:rPr>
          <w:rFonts w:cs="Times New Roman"/>
          <w:noProof/>
          <w:szCs w:val="24"/>
        </w:rPr>
        <w:tab/>
        <w:t>2</w:t>
      </w:r>
    </w:p>
    <w:p w14:paraId="160563CC" w14:textId="6668919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1.10</w:t>
      </w:r>
      <w:r>
        <w:rPr>
          <w:rFonts w:ascii="Calibri" w:hAnsi="Calibri" w:cs="Times New Roman"/>
          <w:noProof/>
          <w:szCs w:val="24"/>
        </w:rPr>
        <w:tab/>
      </w:r>
      <w:r>
        <w:rPr>
          <w:rFonts w:cs="Times New Roman"/>
          <w:noProof/>
          <w:szCs w:val="24"/>
        </w:rPr>
        <w:t>Option Period</w:t>
      </w:r>
      <w:r>
        <w:rPr>
          <w:rFonts w:cs="Times New Roman"/>
          <w:noProof/>
          <w:szCs w:val="24"/>
        </w:rPr>
        <w:tab/>
      </w:r>
      <w:r w:rsidR="00B00E02">
        <w:rPr>
          <w:rFonts w:cs="Times New Roman"/>
          <w:noProof/>
          <w:szCs w:val="24"/>
        </w:rPr>
        <w:t>2</w:t>
      </w:r>
    </w:p>
    <w:p w14:paraId="67D23CA8"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1.11</w:t>
      </w:r>
      <w:r>
        <w:rPr>
          <w:rFonts w:ascii="Calibri" w:hAnsi="Calibri" w:cs="Times New Roman"/>
          <w:noProof/>
          <w:szCs w:val="24"/>
        </w:rPr>
        <w:tab/>
      </w:r>
      <w:r>
        <w:rPr>
          <w:rFonts w:cs="Times New Roman"/>
          <w:noProof/>
          <w:szCs w:val="24"/>
        </w:rPr>
        <w:t>Termination Measuring Period</w:t>
      </w:r>
      <w:r>
        <w:rPr>
          <w:rFonts w:cs="Times New Roman"/>
          <w:noProof/>
          <w:szCs w:val="24"/>
        </w:rPr>
        <w:tab/>
        <w:t>3</w:t>
      </w:r>
    </w:p>
    <w:p w14:paraId="076DF80A"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1.12</w:t>
      </w:r>
      <w:r>
        <w:rPr>
          <w:rFonts w:ascii="Calibri" w:hAnsi="Calibri" w:cs="Times New Roman"/>
          <w:noProof/>
          <w:szCs w:val="24"/>
        </w:rPr>
        <w:tab/>
      </w:r>
      <w:r>
        <w:rPr>
          <w:rFonts w:cs="Times New Roman"/>
          <w:noProof/>
          <w:szCs w:val="24"/>
        </w:rPr>
        <w:t>Termination Threshold</w:t>
      </w:r>
      <w:r>
        <w:rPr>
          <w:rFonts w:cs="Times New Roman"/>
          <w:noProof/>
          <w:szCs w:val="24"/>
        </w:rPr>
        <w:tab/>
        <w:t>3</w:t>
      </w:r>
    </w:p>
    <w:p w14:paraId="20D1468A" w14:textId="77777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1.13</w:t>
      </w:r>
      <w:r>
        <w:rPr>
          <w:rFonts w:ascii="Calibri" w:hAnsi="Calibri" w:cs="Times New Roman"/>
          <w:noProof/>
          <w:szCs w:val="24"/>
        </w:rPr>
        <w:tab/>
      </w:r>
      <w:r>
        <w:rPr>
          <w:rFonts w:cs="Times New Roman"/>
          <w:noProof/>
          <w:szCs w:val="24"/>
        </w:rPr>
        <w:t>Minimum Rent</w:t>
      </w:r>
      <w:r>
        <w:rPr>
          <w:rFonts w:cs="Times New Roman"/>
          <w:noProof/>
          <w:szCs w:val="24"/>
        </w:rPr>
        <w:tab/>
        <w:t>3</w:t>
      </w:r>
    </w:p>
    <w:p w14:paraId="6BD676C7" w14:textId="287E5F7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sidR="000D1B4D">
        <w:rPr>
          <w:rFonts w:cs="Times New Roman"/>
          <w:noProof/>
          <w:szCs w:val="24"/>
        </w:rPr>
        <w:t>4</w:t>
      </w:r>
      <w:r>
        <w:rPr>
          <w:rFonts w:ascii="Calibri" w:hAnsi="Calibri" w:cs="Times New Roman"/>
          <w:noProof/>
          <w:szCs w:val="24"/>
        </w:rPr>
        <w:tab/>
      </w:r>
      <w:r>
        <w:rPr>
          <w:rFonts w:cs="Times New Roman"/>
          <w:noProof/>
          <w:szCs w:val="24"/>
        </w:rPr>
        <w:t>Initial Tax Payment</w:t>
      </w:r>
      <w:r>
        <w:rPr>
          <w:rFonts w:cs="Times New Roman"/>
          <w:noProof/>
          <w:szCs w:val="24"/>
        </w:rPr>
        <w:tab/>
      </w:r>
      <w:r w:rsidR="00B00E02">
        <w:rPr>
          <w:rFonts w:cs="Times New Roman"/>
          <w:noProof/>
          <w:szCs w:val="24"/>
        </w:rPr>
        <w:t>3</w:t>
      </w:r>
    </w:p>
    <w:p w14:paraId="1D979320" w14:textId="247836D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sidR="000D1B4D">
        <w:rPr>
          <w:rFonts w:cs="Times New Roman"/>
          <w:noProof/>
          <w:szCs w:val="24"/>
        </w:rPr>
        <w:t>5</w:t>
      </w:r>
      <w:r>
        <w:rPr>
          <w:rFonts w:ascii="Calibri" w:hAnsi="Calibri" w:cs="Times New Roman"/>
          <w:noProof/>
          <w:szCs w:val="24"/>
        </w:rPr>
        <w:tab/>
      </w:r>
      <w:r>
        <w:rPr>
          <w:rFonts w:cs="Times New Roman"/>
          <w:noProof/>
          <w:szCs w:val="24"/>
        </w:rPr>
        <w:t>CAM Charge and Other Charges</w:t>
      </w:r>
      <w:r>
        <w:rPr>
          <w:rFonts w:cs="Times New Roman"/>
          <w:noProof/>
          <w:szCs w:val="24"/>
        </w:rPr>
        <w:tab/>
      </w:r>
      <w:r w:rsidR="00B00E02">
        <w:rPr>
          <w:rFonts w:cs="Times New Roman"/>
          <w:noProof/>
          <w:szCs w:val="24"/>
        </w:rPr>
        <w:t>3</w:t>
      </w:r>
    </w:p>
    <w:p w14:paraId="5AF3FC94" w14:textId="3759390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sidR="000D1B4D">
        <w:rPr>
          <w:rFonts w:cs="Times New Roman"/>
          <w:noProof/>
          <w:szCs w:val="24"/>
        </w:rPr>
        <w:t>6</w:t>
      </w:r>
      <w:r>
        <w:rPr>
          <w:rFonts w:ascii="Calibri" w:hAnsi="Calibri" w:cs="Times New Roman"/>
          <w:noProof/>
          <w:szCs w:val="24"/>
        </w:rPr>
        <w:tab/>
      </w:r>
      <w:r>
        <w:rPr>
          <w:rFonts w:cs="Times New Roman"/>
          <w:noProof/>
          <w:szCs w:val="24"/>
        </w:rPr>
        <w:t>Permitted Use</w:t>
      </w:r>
      <w:r>
        <w:rPr>
          <w:rFonts w:cs="Times New Roman"/>
          <w:noProof/>
          <w:szCs w:val="24"/>
        </w:rPr>
        <w:tab/>
      </w:r>
      <w:r w:rsidR="00B00E02">
        <w:rPr>
          <w:rFonts w:cs="Times New Roman"/>
          <w:noProof/>
          <w:szCs w:val="24"/>
        </w:rPr>
        <w:t>3</w:t>
      </w:r>
    </w:p>
    <w:p w14:paraId="5D2D9E51" w14:textId="661F29A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sidR="000D1B4D">
        <w:rPr>
          <w:rFonts w:cs="Times New Roman"/>
          <w:noProof/>
          <w:szCs w:val="24"/>
        </w:rPr>
        <w:t>7</w:t>
      </w:r>
      <w:r>
        <w:rPr>
          <w:rFonts w:ascii="Calibri" w:hAnsi="Calibri" w:cs="Times New Roman"/>
          <w:noProof/>
          <w:szCs w:val="24"/>
        </w:rPr>
        <w:tab/>
      </w:r>
      <w:r>
        <w:rPr>
          <w:rFonts w:cs="Times New Roman"/>
          <w:noProof/>
          <w:szCs w:val="24"/>
        </w:rPr>
        <w:t>Default Rate</w:t>
      </w:r>
      <w:r>
        <w:rPr>
          <w:rFonts w:cs="Times New Roman"/>
          <w:noProof/>
          <w:szCs w:val="24"/>
        </w:rPr>
        <w:tab/>
      </w:r>
      <w:r w:rsidR="00B00E02">
        <w:rPr>
          <w:rFonts w:cs="Times New Roman"/>
          <w:noProof/>
          <w:szCs w:val="24"/>
        </w:rPr>
        <w:t>3</w:t>
      </w:r>
    </w:p>
    <w:p w14:paraId="3A1F807D" w14:textId="5350D77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w:t>
      </w:r>
      <w:r w:rsidR="000D1B4D">
        <w:rPr>
          <w:rFonts w:cs="Times New Roman"/>
          <w:noProof/>
          <w:szCs w:val="24"/>
        </w:rPr>
        <w:t>18</w:t>
      </w:r>
      <w:r>
        <w:rPr>
          <w:rFonts w:ascii="Calibri" w:hAnsi="Calibri" w:cs="Times New Roman"/>
          <w:noProof/>
          <w:szCs w:val="24"/>
        </w:rPr>
        <w:tab/>
      </w:r>
      <w:r>
        <w:rPr>
          <w:rFonts w:cs="Times New Roman"/>
          <w:noProof/>
          <w:szCs w:val="24"/>
        </w:rPr>
        <w:t>Notice and Payment Addresses</w:t>
      </w:r>
      <w:r>
        <w:rPr>
          <w:rFonts w:cs="Times New Roman"/>
          <w:noProof/>
          <w:szCs w:val="24"/>
        </w:rPr>
        <w:tab/>
      </w:r>
      <w:r w:rsidR="00B00E02">
        <w:rPr>
          <w:rFonts w:cs="Times New Roman"/>
          <w:noProof/>
          <w:szCs w:val="24"/>
        </w:rPr>
        <w:t>4</w:t>
      </w:r>
    </w:p>
    <w:p w14:paraId="659106F0" w14:textId="052F288B"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w:t>
      </w:r>
      <w:r w:rsidR="000D1B4D">
        <w:rPr>
          <w:rFonts w:cs="Times New Roman"/>
          <w:noProof/>
          <w:szCs w:val="24"/>
        </w:rPr>
        <w:t>19</w:t>
      </w:r>
      <w:r>
        <w:rPr>
          <w:rFonts w:ascii="Calibri" w:hAnsi="Calibri" w:cs="Times New Roman"/>
          <w:noProof/>
          <w:szCs w:val="24"/>
        </w:rPr>
        <w:tab/>
      </w:r>
      <w:r>
        <w:rPr>
          <w:rFonts w:cs="Times New Roman"/>
          <w:noProof/>
          <w:szCs w:val="24"/>
        </w:rPr>
        <w:t>Substitute Rent</w:t>
      </w:r>
      <w:r>
        <w:rPr>
          <w:rFonts w:cs="Times New Roman"/>
          <w:noProof/>
          <w:szCs w:val="24"/>
        </w:rPr>
        <w:tab/>
      </w:r>
      <w:r w:rsidR="00B00E02">
        <w:rPr>
          <w:rFonts w:cs="Times New Roman"/>
          <w:noProof/>
          <w:szCs w:val="24"/>
        </w:rPr>
        <w:t>4</w:t>
      </w:r>
    </w:p>
    <w:p w14:paraId="07C402A0" w14:textId="2A859A4E"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w:t>
      </w:r>
      <w:r>
        <w:rPr>
          <w:rFonts w:cs="Times New Roman"/>
          <w:noProof/>
          <w:szCs w:val="24"/>
        </w:rPr>
        <w:t xml:space="preserve"> PREMISES</w:t>
      </w:r>
      <w:r>
        <w:rPr>
          <w:rFonts w:cs="Times New Roman"/>
          <w:noProof/>
          <w:szCs w:val="24"/>
        </w:rPr>
        <w:tab/>
      </w:r>
      <w:r w:rsidR="00B00E02">
        <w:rPr>
          <w:rFonts w:cs="Times New Roman"/>
          <w:noProof/>
          <w:szCs w:val="24"/>
        </w:rPr>
        <w:t>5</w:t>
      </w:r>
    </w:p>
    <w:p w14:paraId="05A57B03" w14:textId="7EFB4B1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w:t>
      </w:r>
      <w:r>
        <w:rPr>
          <w:rFonts w:ascii="Calibri" w:hAnsi="Calibri" w:cs="Times New Roman"/>
          <w:noProof/>
          <w:szCs w:val="24"/>
        </w:rPr>
        <w:tab/>
      </w:r>
      <w:r>
        <w:rPr>
          <w:rFonts w:cs="Times New Roman"/>
          <w:noProof/>
          <w:szCs w:val="24"/>
        </w:rPr>
        <w:t>Description of the Premises</w:t>
      </w:r>
      <w:r>
        <w:rPr>
          <w:rFonts w:cs="Times New Roman"/>
          <w:noProof/>
          <w:szCs w:val="24"/>
        </w:rPr>
        <w:tab/>
      </w:r>
      <w:r w:rsidR="00B00E02">
        <w:rPr>
          <w:rFonts w:cs="Times New Roman"/>
          <w:noProof/>
          <w:szCs w:val="24"/>
        </w:rPr>
        <w:t>5</w:t>
      </w:r>
    </w:p>
    <w:p w14:paraId="386CCF1F" w14:textId="1038C6C0"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2.2</w:t>
      </w:r>
      <w:r>
        <w:rPr>
          <w:rFonts w:ascii="Calibri" w:hAnsi="Calibri" w:cs="Times New Roman"/>
          <w:noProof/>
          <w:szCs w:val="24"/>
        </w:rPr>
        <w:tab/>
      </w:r>
      <w:r>
        <w:rPr>
          <w:rFonts w:cs="Times New Roman"/>
          <w:noProof/>
          <w:szCs w:val="24"/>
        </w:rPr>
        <w:t>Condition of Premises</w:t>
      </w:r>
      <w:r>
        <w:rPr>
          <w:rFonts w:cs="Times New Roman"/>
          <w:noProof/>
          <w:szCs w:val="24"/>
        </w:rPr>
        <w:tab/>
      </w:r>
      <w:r w:rsidR="00B00E02">
        <w:rPr>
          <w:rFonts w:cs="Times New Roman"/>
          <w:noProof/>
          <w:szCs w:val="24"/>
        </w:rPr>
        <w:t>5</w:t>
      </w:r>
    </w:p>
    <w:p w14:paraId="1D7BB620" w14:textId="3F671754"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3:</w:t>
      </w:r>
      <w:r>
        <w:rPr>
          <w:rFonts w:cs="Times New Roman"/>
          <w:noProof/>
          <w:szCs w:val="24"/>
        </w:rPr>
        <w:t xml:space="preserve"> CONSTRUCTION OF THE PREMISES</w:t>
      </w:r>
      <w:r>
        <w:rPr>
          <w:rFonts w:cs="Times New Roman"/>
          <w:noProof/>
          <w:szCs w:val="24"/>
        </w:rPr>
        <w:tab/>
      </w:r>
      <w:r w:rsidR="00B00E02">
        <w:rPr>
          <w:rFonts w:cs="Times New Roman"/>
          <w:noProof/>
          <w:szCs w:val="24"/>
        </w:rPr>
        <w:t>6</w:t>
      </w:r>
    </w:p>
    <w:p w14:paraId="2E06BDFF" w14:textId="491A7A4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3.1</w:t>
      </w:r>
      <w:r>
        <w:rPr>
          <w:rFonts w:ascii="Calibri" w:hAnsi="Calibri" w:cs="Times New Roman"/>
          <w:noProof/>
          <w:szCs w:val="24"/>
        </w:rPr>
        <w:tab/>
      </w:r>
      <w:r>
        <w:rPr>
          <w:rFonts w:cs="Times New Roman"/>
          <w:noProof/>
          <w:szCs w:val="24"/>
        </w:rPr>
        <w:t>Construction Obligations</w:t>
      </w:r>
      <w:r>
        <w:rPr>
          <w:rFonts w:cs="Times New Roman"/>
          <w:noProof/>
          <w:szCs w:val="24"/>
        </w:rPr>
        <w:tab/>
      </w:r>
      <w:r w:rsidR="00B00E02">
        <w:rPr>
          <w:rFonts w:cs="Times New Roman"/>
          <w:noProof/>
          <w:szCs w:val="24"/>
        </w:rPr>
        <w:t>6</w:t>
      </w:r>
    </w:p>
    <w:p w14:paraId="53B3A758" w14:textId="439BE43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3.2</w:t>
      </w:r>
      <w:r>
        <w:rPr>
          <w:rFonts w:ascii="Calibri" w:hAnsi="Calibri" w:cs="Times New Roman"/>
          <w:noProof/>
          <w:szCs w:val="24"/>
        </w:rPr>
        <w:tab/>
      </w:r>
      <w:r>
        <w:rPr>
          <w:rFonts w:cs="Times New Roman"/>
          <w:noProof/>
          <w:szCs w:val="24"/>
        </w:rPr>
        <w:t>Construction Plans</w:t>
      </w:r>
      <w:r>
        <w:rPr>
          <w:rFonts w:cs="Times New Roman"/>
          <w:noProof/>
          <w:szCs w:val="24"/>
        </w:rPr>
        <w:tab/>
      </w:r>
      <w:r w:rsidR="00B00E02">
        <w:rPr>
          <w:rFonts w:cs="Times New Roman"/>
          <w:noProof/>
          <w:szCs w:val="24"/>
        </w:rPr>
        <w:t>7</w:t>
      </w:r>
    </w:p>
    <w:p w14:paraId="2E27AE4A" w14:textId="12E645A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3.3</w:t>
      </w:r>
      <w:r>
        <w:rPr>
          <w:rFonts w:ascii="Calibri" w:hAnsi="Calibri" w:cs="Times New Roman"/>
          <w:noProof/>
          <w:szCs w:val="24"/>
        </w:rPr>
        <w:tab/>
      </w:r>
      <w:r>
        <w:rPr>
          <w:rFonts w:cs="Times New Roman"/>
          <w:noProof/>
          <w:szCs w:val="24"/>
        </w:rPr>
        <w:t>Conflicts</w:t>
      </w:r>
      <w:r>
        <w:rPr>
          <w:rFonts w:cs="Times New Roman"/>
          <w:noProof/>
          <w:szCs w:val="24"/>
        </w:rPr>
        <w:tab/>
      </w:r>
      <w:r w:rsidR="00B00E02">
        <w:rPr>
          <w:rFonts w:cs="Times New Roman"/>
          <w:noProof/>
          <w:szCs w:val="24"/>
        </w:rPr>
        <w:t>8</w:t>
      </w:r>
    </w:p>
    <w:p w14:paraId="4356261F" w14:textId="46BAAEB0"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3.4</w:t>
      </w:r>
      <w:r>
        <w:rPr>
          <w:rFonts w:ascii="Calibri" w:hAnsi="Calibri" w:cs="Times New Roman"/>
          <w:noProof/>
          <w:szCs w:val="24"/>
        </w:rPr>
        <w:tab/>
      </w:r>
      <w:r>
        <w:rPr>
          <w:rFonts w:cs="Times New Roman"/>
          <w:noProof/>
          <w:szCs w:val="24"/>
        </w:rPr>
        <w:t>Completion of Landlord’s Work</w:t>
      </w:r>
      <w:r>
        <w:rPr>
          <w:rFonts w:cs="Times New Roman"/>
          <w:noProof/>
          <w:szCs w:val="24"/>
        </w:rPr>
        <w:tab/>
      </w:r>
      <w:r w:rsidR="00B00E02">
        <w:rPr>
          <w:rFonts w:cs="Times New Roman"/>
          <w:noProof/>
          <w:szCs w:val="24"/>
        </w:rPr>
        <w:t>8</w:t>
      </w:r>
    </w:p>
    <w:p w14:paraId="5B0159EA" w14:textId="792AE87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3.5</w:t>
      </w:r>
      <w:r>
        <w:rPr>
          <w:rFonts w:ascii="Calibri" w:hAnsi="Calibri" w:cs="Times New Roman"/>
          <w:noProof/>
          <w:szCs w:val="24"/>
        </w:rPr>
        <w:tab/>
      </w:r>
      <w:r>
        <w:rPr>
          <w:rFonts w:cs="Times New Roman"/>
          <w:noProof/>
          <w:szCs w:val="24"/>
        </w:rPr>
        <w:t>Punchlist Items</w:t>
      </w:r>
      <w:r>
        <w:rPr>
          <w:rFonts w:cs="Times New Roman"/>
          <w:noProof/>
          <w:szCs w:val="24"/>
        </w:rPr>
        <w:tab/>
      </w:r>
      <w:r w:rsidR="00B00E02">
        <w:rPr>
          <w:rFonts w:cs="Times New Roman"/>
          <w:noProof/>
          <w:szCs w:val="24"/>
        </w:rPr>
        <w:t>8</w:t>
      </w:r>
    </w:p>
    <w:p w14:paraId="5DE33A00" w14:textId="01E7103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3.6</w:t>
      </w:r>
      <w:r>
        <w:rPr>
          <w:rFonts w:ascii="Calibri" w:hAnsi="Calibri" w:cs="Times New Roman"/>
          <w:noProof/>
          <w:szCs w:val="24"/>
        </w:rPr>
        <w:tab/>
      </w:r>
      <w:r>
        <w:rPr>
          <w:rFonts w:cs="Times New Roman"/>
          <w:noProof/>
          <w:szCs w:val="24"/>
        </w:rPr>
        <w:t>Signage</w:t>
      </w:r>
      <w:r>
        <w:rPr>
          <w:rFonts w:cs="Times New Roman"/>
          <w:noProof/>
          <w:szCs w:val="24"/>
        </w:rPr>
        <w:tab/>
      </w:r>
      <w:r w:rsidR="00B00E02">
        <w:rPr>
          <w:rFonts w:cs="Times New Roman"/>
          <w:noProof/>
          <w:szCs w:val="24"/>
        </w:rPr>
        <w:t>9</w:t>
      </w:r>
    </w:p>
    <w:p w14:paraId="71350397" w14:textId="0228B61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3.7</w:t>
      </w:r>
      <w:r>
        <w:rPr>
          <w:rFonts w:ascii="Calibri" w:hAnsi="Calibri" w:cs="Times New Roman"/>
          <w:noProof/>
          <w:szCs w:val="24"/>
        </w:rPr>
        <w:tab/>
      </w:r>
      <w:r>
        <w:rPr>
          <w:rFonts w:cs="Times New Roman"/>
          <w:noProof/>
          <w:szCs w:val="24"/>
        </w:rPr>
        <w:t>High Speed Data Connection Services</w:t>
      </w:r>
      <w:r>
        <w:rPr>
          <w:rFonts w:cs="Times New Roman"/>
          <w:noProof/>
          <w:szCs w:val="24"/>
        </w:rPr>
        <w:tab/>
      </w:r>
      <w:r w:rsidR="00B00E02">
        <w:rPr>
          <w:rFonts w:cs="Times New Roman"/>
          <w:noProof/>
          <w:szCs w:val="24"/>
        </w:rPr>
        <w:t>9</w:t>
      </w:r>
    </w:p>
    <w:p w14:paraId="19D79FC9" w14:textId="3E3077E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3.8</w:t>
      </w:r>
      <w:r>
        <w:rPr>
          <w:rFonts w:ascii="Calibri" w:hAnsi="Calibri" w:cs="Times New Roman"/>
          <w:noProof/>
          <w:szCs w:val="24"/>
        </w:rPr>
        <w:tab/>
      </w:r>
      <w:r>
        <w:rPr>
          <w:rFonts w:cs="Times New Roman"/>
          <w:noProof/>
          <w:szCs w:val="24"/>
        </w:rPr>
        <w:t>Hazardous Substances</w:t>
      </w:r>
      <w:r>
        <w:rPr>
          <w:rFonts w:cs="Times New Roman"/>
          <w:noProof/>
          <w:szCs w:val="24"/>
        </w:rPr>
        <w:tab/>
      </w:r>
      <w:r w:rsidR="00B00E02">
        <w:rPr>
          <w:rFonts w:cs="Times New Roman"/>
          <w:noProof/>
          <w:szCs w:val="24"/>
        </w:rPr>
        <w:t>9</w:t>
      </w:r>
    </w:p>
    <w:p w14:paraId="0019931A" w14:textId="6A84DEF5"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4:</w:t>
      </w:r>
      <w:r>
        <w:rPr>
          <w:rFonts w:cs="Times New Roman"/>
          <w:noProof/>
          <w:szCs w:val="24"/>
        </w:rPr>
        <w:t xml:space="preserve"> CONSTRUCTION ALLOWANCE</w:t>
      </w:r>
      <w:r>
        <w:rPr>
          <w:rFonts w:cs="Times New Roman"/>
          <w:noProof/>
          <w:szCs w:val="24"/>
        </w:rPr>
        <w:tab/>
        <w:t>1</w:t>
      </w:r>
      <w:r w:rsidR="00B00E02">
        <w:rPr>
          <w:rFonts w:cs="Times New Roman"/>
          <w:noProof/>
          <w:szCs w:val="24"/>
        </w:rPr>
        <w:t>1</w:t>
      </w:r>
    </w:p>
    <w:p w14:paraId="702CFEF2" w14:textId="39418F0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4.1</w:t>
      </w:r>
      <w:r>
        <w:rPr>
          <w:rFonts w:ascii="Calibri" w:hAnsi="Calibri" w:cs="Times New Roman"/>
          <w:noProof/>
          <w:szCs w:val="24"/>
        </w:rPr>
        <w:tab/>
      </w:r>
      <w:r>
        <w:rPr>
          <w:rFonts w:cs="Times New Roman"/>
          <w:noProof/>
          <w:szCs w:val="24"/>
        </w:rPr>
        <w:t>Construction Allowance</w:t>
      </w:r>
      <w:r>
        <w:rPr>
          <w:rFonts w:cs="Times New Roman"/>
          <w:noProof/>
          <w:szCs w:val="24"/>
        </w:rPr>
        <w:tab/>
        <w:t>1</w:t>
      </w:r>
      <w:r w:rsidR="00B00E02">
        <w:rPr>
          <w:rFonts w:cs="Times New Roman"/>
          <w:noProof/>
          <w:szCs w:val="24"/>
        </w:rPr>
        <w:t>1</w:t>
      </w:r>
    </w:p>
    <w:p w14:paraId="093D7418" w14:textId="0E99F0C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4.2</w:t>
      </w:r>
      <w:r>
        <w:rPr>
          <w:rFonts w:ascii="Calibri" w:hAnsi="Calibri" w:cs="Times New Roman"/>
          <w:noProof/>
          <w:szCs w:val="24"/>
        </w:rPr>
        <w:tab/>
      </w:r>
      <w:r>
        <w:rPr>
          <w:rFonts w:cs="Times New Roman"/>
          <w:noProof/>
          <w:szCs w:val="24"/>
        </w:rPr>
        <w:t>Payment of Construction Allowance</w:t>
      </w:r>
      <w:r>
        <w:rPr>
          <w:rFonts w:cs="Times New Roman"/>
          <w:noProof/>
          <w:szCs w:val="24"/>
        </w:rPr>
        <w:tab/>
        <w:t>1</w:t>
      </w:r>
      <w:r w:rsidR="00B00E02">
        <w:rPr>
          <w:rFonts w:cs="Times New Roman"/>
          <w:noProof/>
          <w:szCs w:val="24"/>
        </w:rPr>
        <w:t>2</w:t>
      </w:r>
    </w:p>
    <w:p w14:paraId="05B090E9" w14:textId="6FB6E550"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5:</w:t>
      </w:r>
      <w:r>
        <w:rPr>
          <w:rFonts w:cs="Times New Roman"/>
          <w:noProof/>
          <w:szCs w:val="24"/>
        </w:rPr>
        <w:t xml:space="preserve"> SHOPPING CENTER RIGHTS</w:t>
      </w:r>
      <w:r>
        <w:rPr>
          <w:rFonts w:cs="Times New Roman"/>
          <w:noProof/>
          <w:szCs w:val="24"/>
        </w:rPr>
        <w:tab/>
        <w:t>1</w:t>
      </w:r>
      <w:r w:rsidR="00B00E02">
        <w:rPr>
          <w:rFonts w:cs="Times New Roman"/>
          <w:noProof/>
          <w:szCs w:val="24"/>
        </w:rPr>
        <w:t>3</w:t>
      </w:r>
    </w:p>
    <w:p w14:paraId="61B3F490" w14:textId="4174F7A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5.1</w:t>
      </w:r>
      <w:r>
        <w:rPr>
          <w:rFonts w:ascii="Calibri" w:hAnsi="Calibri" w:cs="Times New Roman"/>
          <w:noProof/>
          <w:szCs w:val="24"/>
        </w:rPr>
        <w:tab/>
      </w:r>
      <w:r>
        <w:rPr>
          <w:rFonts w:cs="Times New Roman"/>
          <w:noProof/>
          <w:szCs w:val="24"/>
        </w:rPr>
        <w:t>Protected Area</w:t>
      </w:r>
      <w:r>
        <w:rPr>
          <w:rFonts w:cs="Times New Roman"/>
          <w:noProof/>
          <w:szCs w:val="24"/>
        </w:rPr>
        <w:tab/>
        <w:t>1</w:t>
      </w:r>
      <w:r w:rsidR="00B00E02">
        <w:rPr>
          <w:rFonts w:cs="Times New Roman"/>
          <w:noProof/>
          <w:szCs w:val="24"/>
        </w:rPr>
        <w:t>3</w:t>
      </w:r>
    </w:p>
    <w:p w14:paraId="4FBA21D0" w14:textId="3F178E0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5.2</w:t>
      </w:r>
      <w:r>
        <w:rPr>
          <w:rFonts w:ascii="Calibri" w:hAnsi="Calibri" w:cs="Times New Roman"/>
          <w:noProof/>
          <w:szCs w:val="24"/>
        </w:rPr>
        <w:tab/>
      </w:r>
      <w:r>
        <w:rPr>
          <w:rFonts w:cs="Times New Roman"/>
          <w:noProof/>
          <w:szCs w:val="24"/>
        </w:rPr>
        <w:t>Common Areas</w:t>
      </w:r>
      <w:r>
        <w:rPr>
          <w:rFonts w:cs="Times New Roman"/>
          <w:noProof/>
          <w:szCs w:val="24"/>
        </w:rPr>
        <w:tab/>
        <w:t>1</w:t>
      </w:r>
      <w:r w:rsidR="00B00E02">
        <w:rPr>
          <w:rFonts w:cs="Times New Roman"/>
          <w:noProof/>
          <w:szCs w:val="24"/>
        </w:rPr>
        <w:t>3</w:t>
      </w:r>
    </w:p>
    <w:p w14:paraId="32AFF8D0" w14:textId="6AA722C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5.3</w:t>
      </w:r>
      <w:r>
        <w:rPr>
          <w:rFonts w:ascii="Calibri" w:hAnsi="Calibri" w:cs="Times New Roman"/>
          <w:noProof/>
          <w:szCs w:val="24"/>
        </w:rPr>
        <w:tab/>
      </w:r>
      <w:r>
        <w:rPr>
          <w:rFonts w:cs="Times New Roman"/>
          <w:noProof/>
          <w:szCs w:val="24"/>
        </w:rPr>
        <w:t>Exterior of Premises</w:t>
      </w:r>
      <w:r>
        <w:rPr>
          <w:rFonts w:cs="Times New Roman"/>
          <w:noProof/>
          <w:szCs w:val="24"/>
        </w:rPr>
        <w:tab/>
        <w:t>1</w:t>
      </w:r>
      <w:r w:rsidR="00B00E02">
        <w:rPr>
          <w:rFonts w:cs="Times New Roman"/>
          <w:noProof/>
          <w:szCs w:val="24"/>
        </w:rPr>
        <w:t>3</w:t>
      </w:r>
    </w:p>
    <w:p w14:paraId="23E90BA5" w14:textId="3CD5C2A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5.4</w:t>
      </w:r>
      <w:r>
        <w:rPr>
          <w:rFonts w:ascii="Calibri" w:hAnsi="Calibri" w:cs="Times New Roman"/>
          <w:noProof/>
          <w:szCs w:val="24"/>
        </w:rPr>
        <w:tab/>
      </w:r>
      <w:r>
        <w:rPr>
          <w:rFonts w:cs="Times New Roman"/>
          <w:noProof/>
          <w:szCs w:val="24"/>
        </w:rPr>
        <w:t>CC&amp;Rs</w:t>
      </w:r>
      <w:r>
        <w:rPr>
          <w:rFonts w:cs="Times New Roman"/>
          <w:noProof/>
          <w:szCs w:val="24"/>
        </w:rPr>
        <w:tab/>
        <w:t>1</w:t>
      </w:r>
      <w:r w:rsidR="00B00E02">
        <w:rPr>
          <w:rFonts w:cs="Times New Roman"/>
          <w:noProof/>
          <w:szCs w:val="24"/>
        </w:rPr>
        <w:t>4</w:t>
      </w:r>
    </w:p>
    <w:p w14:paraId="3E7088BE" w14:textId="41D8B35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5.5</w:t>
      </w:r>
      <w:r>
        <w:rPr>
          <w:rFonts w:ascii="Calibri" w:hAnsi="Calibri" w:cs="Times New Roman"/>
          <w:noProof/>
          <w:szCs w:val="24"/>
        </w:rPr>
        <w:tab/>
      </w:r>
      <w:r>
        <w:rPr>
          <w:rFonts w:cs="Times New Roman"/>
          <w:noProof/>
          <w:szCs w:val="24"/>
        </w:rPr>
        <w:t>Master Lease</w:t>
      </w:r>
      <w:r>
        <w:rPr>
          <w:rFonts w:cs="Times New Roman"/>
          <w:noProof/>
          <w:szCs w:val="24"/>
        </w:rPr>
        <w:tab/>
      </w:r>
      <w:r w:rsidR="00B00E02">
        <w:rPr>
          <w:rFonts w:cs="Times New Roman"/>
          <w:noProof/>
          <w:szCs w:val="24"/>
        </w:rPr>
        <w:t>15</w:t>
      </w:r>
    </w:p>
    <w:p w14:paraId="7E3AA5A7" w14:textId="36EF293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5.6</w:t>
      </w:r>
      <w:r>
        <w:rPr>
          <w:rFonts w:ascii="Calibri" w:hAnsi="Calibri" w:cs="Times New Roman"/>
          <w:noProof/>
          <w:szCs w:val="24"/>
        </w:rPr>
        <w:tab/>
      </w:r>
      <w:r>
        <w:rPr>
          <w:rFonts w:cs="Times New Roman"/>
          <w:noProof/>
          <w:szCs w:val="24"/>
        </w:rPr>
        <w:t>Condominium Declaration</w:t>
      </w:r>
      <w:r>
        <w:rPr>
          <w:rFonts w:cs="Times New Roman"/>
          <w:noProof/>
          <w:szCs w:val="24"/>
        </w:rPr>
        <w:tab/>
      </w:r>
      <w:r w:rsidR="00B00E02">
        <w:rPr>
          <w:rFonts w:cs="Times New Roman"/>
          <w:noProof/>
          <w:szCs w:val="24"/>
        </w:rPr>
        <w:t>16</w:t>
      </w:r>
    </w:p>
    <w:p w14:paraId="2AF2068F" w14:textId="54DD74D2"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lastRenderedPageBreak/>
        <w:t>ARTICLE 6:</w:t>
      </w:r>
      <w:r>
        <w:rPr>
          <w:rFonts w:cs="Times New Roman"/>
          <w:noProof/>
          <w:szCs w:val="24"/>
        </w:rPr>
        <w:t xml:space="preserve"> TERM</w:t>
      </w:r>
      <w:r>
        <w:rPr>
          <w:rFonts w:cs="Times New Roman"/>
          <w:noProof/>
          <w:szCs w:val="24"/>
        </w:rPr>
        <w:tab/>
      </w:r>
      <w:r w:rsidR="00B00E02">
        <w:rPr>
          <w:rFonts w:cs="Times New Roman"/>
          <w:noProof/>
          <w:szCs w:val="24"/>
        </w:rPr>
        <w:t>16</w:t>
      </w:r>
    </w:p>
    <w:p w14:paraId="21F25E6A" w14:textId="35356E6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6.1</w:t>
      </w:r>
      <w:r>
        <w:rPr>
          <w:rFonts w:ascii="Calibri" w:hAnsi="Calibri" w:cs="Times New Roman"/>
          <w:noProof/>
          <w:szCs w:val="24"/>
        </w:rPr>
        <w:tab/>
      </w:r>
      <w:r>
        <w:rPr>
          <w:rFonts w:cs="Times New Roman"/>
          <w:noProof/>
          <w:szCs w:val="24"/>
        </w:rPr>
        <w:t>Original Term</w:t>
      </w:r>
      <w:r>
        <w:rPr>
          <w:rFonts w:cs="Times New Roman"/>
          <w:noProof/>
          <w:szCs w:val="24"/>
        </w:rPr>
        <w:tab/>
      </w:r>
      <w:r w:rsidR="00B00E02">
        <w:rPr>
          <w:rFonts w:cs="Times New Roman"/>
          <w:noProof/>
          <w:szCs w:val="24"/>
        </w:rPr>
        <w:t>16</w:t>
      </w:r>
    </w:p>
    <w:p w14:paraId="6A1CC067" w14:textId="52D2B84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6.2</w:t>
      </w:r>
      <w:r>
        <w:rPr>
          <w:rFonts w:ascii="Calibri" w:hAnsi="Calibri" w:cs="Times New Roman"/>
          <w:noProof/>
          <w:szCs w:val="24"/>
        </w:rPr>
        <w:tab/>
      </w:r>
      <w:r>
        <w:rPr>
          <w:rFonts w:cs="Times New Roman"/>
          <w:noProof/>
          <w:szCs w:val="24"/>
        </w:rPr>
        <w:t>Delivery of Possession</w:t>
      </w:r>
      <w:r>
        <w:rPr>
          <w:rFonts w:cs="Times New Roman"/>
          <w:noProof/>
          <w:szCs w:val="24"/>
        </w:rPr>
        <w:tab/>
      </w:r>
      <w:r w:rsidR="00B00E02">
        <w:rPr>
          <w:rFonts w:cs="Times New Roman"/>
          <w:noProof/>
          <w:szCs w:val="24"/>
        </w:rPr>
        <w:t>17</w:t>
      </w:r>
    </w:p>
    <w:p w14:paraId="6C0E1C96" w14:textId="34E2978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6.3</w:t>
      </w:r>
      <w:r>
        <w:rPr>
          <w:rFonts w:ascii="Calibri" w:hAnsi="Calibri" w:cs="Times New Roman"/>
          <w:noProof/>
          <w:szCs w:val="24"/>
        </w:rPr>
        <w:tab/>
      </w:r>
      <w:r>
        <w:rPr>
          <w:rFonts w:cs="Times New Roman"/>
          <w:noProof/>
          <w:szCs w:val="24"/>
        </w:rPr>
        <w:t>Dead Period</w:t>
      </w:r>
      <w:r>
        <w:rPr>
          <w:rFonts w:cs="Times New Roman"/>
          <w:noProof/>
          <w:szCs w:val="24"/>
        </w:rPr>
        <w:tab/>
      </w:r>
      <w:r w:rsidR="00B00E02">
        <w:rPr>
          <w:rFonts w:cs="Times New Roman"/>
          <w:noProof/>
          <w:szCs w:val="24"/>
        </w:rPr>
        <w:t>17</w:t>
      </w:r>
    </w:p>
    <w:p w14:paraId="746B9948" w14:textId="0C00005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6.4</w:t>
      </w:r>
      <w:r>
        <w:rPr>
          <w:rFonts w:ascii="Calibri" w:hAnsi="Calibri" w:cs="Times New Roman"/>
          <w:noProof/>
          <w:szCs w:val="24"/>
        </w:rPr>
        <w:tab/>
      </w:r>
      <w:r>
        <w:rPr>
          <w:rFonts w:cs="Times New Roman"/>
          <w:noProof/>
          <w:szCs w:val="24"/>
        </w:rPr>
        <w:t>Delay in Delivery of Possession</w:t>
      </w:r>
      <w:r>
        <w:rPr>
          <w:rFonts w:cs="Times New Roman"/>
          <w:noProof/>
          <w:szCs w:val="24"/>
        </w:rPr>
        <w:tab/>
      </w:r>
      <w:r w:rsidR="00B00E02">
        <w:rPr>
          <w:rFonts w:cs="Times New Roman"/>
          <w:noProof/>
          <w:szCs w:val="24"/>
        </w:rPr>
        <w:t>17</w:t>
      </w:r>
    </w:p>
    <w:p w14:paraId="5EE4437C" w14:textId="3918902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6.5</w:t>
      </w:r>
      <w:r>
        <w:rPr>
          <w:rFonts w:ascii="Calibri" w:hAnsi="Calibri" w:cs="Times New Roman"/>
          <w:noProof/>
          <w:szCs w:val="24"/>
        </w:rPr>
        <w:tab/>
      </w:r>
      <w:r>
        <w:rPr>
          <w:rFonts w:cs="Times New Roman"/>
          <w:noProof/>
          <w:szCs w:val="24"/>
        </w:rPr>
        <w:t>Options to Extend Term</w:t>
      </w:r>
      <w:r>
        <w:rPr>
          <w:rFonts w:cs="Times New Roman"/>
          <w:noProof/>
          <w:szCs w:val="24"/>
        </w:rPr>
        <w:tab/>
      </w:r>
      <w:r w:rsidR="00B00E02">
        <w:rPr>
          <w:rFonts w:cs="Times New Roman"/>
          <w:noProof/>
          <w:szCs w:val="24"/>
        </w:rPr>
        <w:t>18</w:t>
      </w:r>
    </w:p>
    <w:p w14:paraId="75FDCE46" w14:textId="28283B3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6.6</w:t>
      </w:r>
      <w:r>
        <w:rPr>
          <w:rFonts w:ascii="Calibri" w:hAnsi="Calibri" w:cs="Times New Roman"/>
          <w:noProof/>
          <w:szCs w:val="24"/>
        </w:rPr>
        <w:tab/>
      </w:r>
      <w:r>
        <w:rPr>
          <w:rFonts w:cs="Times New Roman"/>
          <w:noProof/>
          <w:szCs w:val="24"/>
        </w:rPr>
        <w:t>Tenant’s Gross Sales Termination Right</w:t>
      </w:r>
      <w:r>
        <w:rPr>
          <w:rFonts w:cs="Times New Roman"/>
          <w:noProof/>
          <w:szCs w:val="24"/>
        </w:rPr>
        <w:tab/>
      </w:r>
      <w:r w:rsidR="00B00E02">
        <w:rPr>
          <w:rFonts w:cs="Times New Roman"/>
          <w:noProof/>
          <w:szCs w:val="24"/>
        </w:rPr>
        <w:t>18</w:t>
      </w:r>
    </w:p>
    <w:p w14:paraId="24DF58A7" w14:textId="50130256" w:rsidR="00DD5BF1" w:rsidRPr="00296A09" w:rsidRDefault="00DD5BF1">
      <w:pPr>
        <w:keepNext/>
        <w:tabs>
          <w:tab w:val="right" w:leader="dot" w:pos="9350"/>
        </w:tabs>
        <w:adjustRightInd/>
        <w:spacing w:before="120" w:after="120"/>
        <w:rPr>
          <w:rFonts w:ascii="Calibri" w:hAnsi="Calibri" w:cs="Times New Roman"/>
          <w:noProof/>
          <w:szCs w:val="24"/>
          <w:lang w:val="fr-FR"/>
        </w:rPr>
      </w:pPr>
      <w:r w:rsidRPr="00296A09">
        <w:rPr>
          <w:rFonts w:cs="Times New Roman"/>
          <w:caps/>
          <w:noProof/>
          <w:szCs w:val="24"/>
          <w:lang w:val="fr-FR"/>
        </w:rPr>
        <w:t>ARTICLE 7:</w:t>
      </w:r>
      <w:r w:rsidRPr="00296A09">
        <w:rPr>
          <w:rFonts w:cs="Times New Roman"/>
          <w:noProof/>
          <w:szCs w:val="24"/>
          <w:lang w:val="fr-FR"/>
        </w:rPr>
        <w:t xml:space="preserve"> MINIMUM RENT</w:t>
      </w:r>
      <w:r w:rsidRPr="00296A09">
        <w:rPr>
          <w:rFonts w:cs="Times New Roman"/>
          <w:noProof/>
          <w:szCs w:val="24"/>
          <w:lang w:val="fr-FR"/>
        </w:rPr>
        <w:tab/>
      </w:r>
      <w:r w:rsidR="00B00E02">
        <w:rPr>
          <w:rFonts w:cs="Times New Roman"/>
          <w:noProof/>
          <w:szCs w:val="24"/>
          <w:lang w:val="fr-FR"/>
        </w:rPr>
        <w:t>19</w:t>
      </w:r>
    </w:p>
    <w:p w14:paraId="2758D703" w14:textId="1D37A372" w:rsidR="00DD5BF1" w:rsidRPr="00030E39" w:rsidRDefault="00DD5BF1">
      <w:pPr>
        <w:tabs>
          <w:tab w:val="left" w:pos="900"/>
          <w:tab w:val="right" w:leader="dot" w:pos="9350"/>
        </w:tabs>
        <w:adjustRightInd/>
        <w:spacing w:after="0"/>
        <w:ind w:left="216"/>
        <w:rPr>
          <w:rFonts w:ascii="Calibri" w:hAnsi="Calibri" w:cs="Times New Roman"/>
          <w:noProof/>
          <w:szCs w:val="24"/>
          <w:lang w:val="fr-FR"/>
        </w:rPr>
      </w:pPr>
      <w:r w:rsidRPr="00030E39">
        <w:rPr>
          <w:rFonts w:cs="Times New Roman"/>
          <w:noProof/>
          <w:szCs w:val="24"/>
          <w:lang w:val="fr-FR"/>
        </w:rPr>
        <w:t>7.1</w:t>
      </w:r>
      <w:r w:rsidRPr="00030E39">
        <w:rPr>
          <w:rFonts w:ascii="Calibri" w:hAnsi="Calibri" w:cs="Times New Roman"/>
          <w:noProof/>
          <w:szCs w:val="24"/>
          <w:lang w:val="fr-FR"/>
        </w:rPr>
        <w:tab/>
      </w:r>
      <w:r w:rsidRPr="00030E39">
        <w:rPr>
          <w:rFonts w:cs="Times New Roman"/>
          <w:noProof/>
          <w:szCs w:val="24"/>
          <w:lang w:val="fr-FR"/>
        </w:rPr>
        <w:t>Minimum Rent</w:t>
      </w:r>
      <w:r w:rsidRPr="00030E39">
        <w:rPr>
          <w:rFonts w:cs="Times New Roman"/>
          <w:noProof/>
          <w:szCs w:val="24"/>
          <w:lang w:val="fr-FR"/>
        </w:rPr>
        <w:tab/>
      </w:r>
      <w:r w:rsidR="00B00E02" w:rsidRPr="00030E39">
        <w:rPr>
          <w:rFonts w:cs="Times New Roman"/>
          <w:noProof/>
          <w:szCs w:val="24"/>
          <w:lang w:val="fr-FR"/>
        </w:rPr>
        <w:t>19</w:t>
      </w:r>
    </w:p>
    <w:p w14:paraId="163D477D" w14:textId="55571C3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7.2</w:t>
      </w:r>
      <w:r>
        <w:rPr>
          <w:rFonts w:ascii="Calibri" w:hAnsi="Calibri" w:cs="Times New Roman"/>
          <w:noProof/>
          <w:szCs w:val="24"/>
        </w:rPr>
        <w:tab/>
      </w:r>
      <w:r>
        <w:rPr>
          <w:rFonts w:cs="Times New Roman"/>
          <w:noProof/>
          <w:szCs w:val="24"/>
        </w:rPr>
        <w:t>Payment of Minimum Rent</w:t>
      </w:r>
      <w:r>
        <w:rPr>
          <w:rFonts w:cs="Times New Roman"/>
          <w:noProof/>
          <w:szCs w:val="24"/>
        </w:rPr>
        <w:tab/>
      </w:r>
      <w:r w:rsidR="00B00E02">
        <w:rPr>
          <w:rFonts w:cs="Times New Roman"/>
          <w:noProof/>
          <w:szCs w:val="24"/>
        </w:rPr>
        <w:t>19</w:t>
      </w:r>
    </w:p>
    <w:p w14:paraId="4D3EC215" w14:textId="50173898"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8:</w:t>
      </w:r>
      <w:r>
        <w:rPr>
          <w:rFonts w:cs="Times New Roman"/>
          <w:noProof/>
          <w:szCs w:val="24"/>
        </w:rPr>
        <w:t xml:space="preserve"> GROSS SALES</w:t>
      </w:r>
      <w:r>
        <w:rPr>
          <w:rFonts w:cs="Times New Roman"/>
          <w:noProof/>
          <w:szCs w:val="24"/>
        </w:rPr>
        <w:tab/>
      </w:r>
      <w:r w:rsidR="00B00E02">
        <w:rPr>
          <w:rFonts w:cs="Times New Roman"/>
          <w:noProof/>
          <w:szCs w:val="24"/>
        </w:rPr>
        <w:t>19</w:t>
      </w:r>
    </w:p>
    <w:p w14:paraId="731843BF" w14:textId="4324204F" w:rsidR="00B00E02" w:rsidRDefault="00B00E02" w:rsidP="00B00E02">
      <w:pPr>
        <w:tabs>
          <w:tab w:val="left" w:pos="900"/>
          <w:tab w:val="right" w:leader="dot" w:pos="9350"/>
        </w:tabs>
        <w:adjustRightInd/>
        <w:spacing w:after="0"/>
        <w:ind w:left="216"/>
        <w:rPr>
          <w:rFonts w:cs="Times New Roman"/>
          <w:noProof/>
          <w:szCs w:val="24"/>
        </w:rPr>
      </w:pPr>
      <w:r>
        <w:rPr>
          <w:rFonts w:cs="Times New Roman"/>
          <w:noProof/>
          <w:szCs w:val="24"/>
        </w:rPr>
        <w:t>8.1</w:t>
      </w:r>
      <w:r>
        <w:rPr>
          <w:rFonts w:cs="Times New Roman"/>
          <w:noProof/>
          <w:szCs w:val="24"/>
        </w:rPr>
        <w:tab/>
        <w:t>Intentionally Omitted</w:t>
      </w:r>
      <w:r>
        <w:rPr>
          <w:rFonts w:cs="Times New Roman"/>
          <w:noProof/>
          <w:szCs w:val="24"/>
        </w:rPr>
        <w:tab/>
        <w:t>19</w:t>
      </w:r>
    </w:p>
    <w:p w14:paraId="0BFAA33B" w14:textId="174D2C52" w:rsidR="00DD5BF1" w:rsidRDefault="00DD5BF1" w:rsidP="00B00E02">
      <w:pPr>
        <w:tabs>
          <w:tab w:val="left" w:pos="900"/>
          <w:tab w:val="right" w:leader="dot" w:pos="9350"/>
        </w:tabs>
        <w:adjustRightInd/>
        <w:spacing w:after="0"/>
        <w:ind w:left="216"/>
        <w:rPr>
          <w:rFonts w:ascii="Calibri" w:hAnsi="Calibri" w:cs="Times New Roman"/>
          <w:noProof/>
          <w:szCs w:val="24"/>
        </w:rPr>
      </w:pPr>
      <w:r>
        <w:rPr>
          <w:rFonts w:cs="Times New Roman"/>
          <w:noProof/>
          <w:szCs w:val="24"/>
        </w:rPr>
        <w:t>8.2</w:t>
      </w:r>
      <w:r>
        <w:rPr>
          <w:rFonts w:ascii="Calibri" w:hAnsi="Calibri" w:cs="Times New Roman"/>
          <w:noProof/>
          <w:szCs w:val="24"/>
        </w:rPr>
        <w:tab/>
      </w:r>
      <w:r w:rsidR="00B00E02">
        <w:rPr>
          <w:rFonts w:cs="Times New Roman"/>
          <w:noProof/>
          <w:szCs w:val="24"/>
        </w:rPr>
        <w:t>Intentionally Omitted</w:t>
      </w:r>
      <w:r>
        <w:rPr>
          <w:rFonts w:cs="Times New Roman"/>
          <w:noProof/>
          <w:szCs w:val="24"/>
        </w:rPr>
        <w:tab/>
      </w:r>
      <w:r w:rsidR="00B00E02">
        <w:rPr>
          <w:rFonts w:cs="Times New Roman"/>
          <w:noProof/>
          <w:szCs w:val="24"/>
        </w:rPr>
        <w:t>19</w:t>
      </w:r>
    </w:p>
    <w:p w14:paraId="2954CA01" w14:textId="1D3E238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8.3</w:t>
      </w:r>
      <w:r>
        <w:rPr>
          <w:rFonts w:ascii="Calibri" w:hAnsi="Calibri" w:cs="Times New Roman"/>
          <w:noProof/>
          <w:szCs w:val="24"/>
        </w:rPr>
        <w:tab/>
      </w:r>
      <w:r>
        <w:rPr>
          <w:rFonts w:cs="Times New Roman"/>
          <w:noProof/>
          <w:szCs w:val="24"/>
        </w:rPr>
        <w:t>Gross Sales</w:t>
      </w:r>
      <w:r>
        <w:rPr>
          <w:rFonts w:cs="Times New Roman"/>
          <w:noProof/>
          <w:szCs w:val="24"/>
        </w:rPr>
        <w:tab/>
      </w:r>
      <w:r w:rsidR="00B00E02">
        <w:rPr>
          <w:rFonts w:cs="Times New Roman"/>
          <w:noProof/>
          <w:szCs w:val="24"/>
        </w:rPr>
        <w:t>19</w:t>
      </w:r>
    </w:p>
    <w:p w14:paraId="1C157E02" w14:textId="5F40638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8.5</w:t>
      </w:r>
      <w:r>
        <w:rPr>
          <w:rFonts w:ascii="Calibri" w:hAnsi="Calibri" w:cs="Times New Roman"/>
          <w:noProof/>
          <w:szCs w:val="24"/>
        </w:rPr>
        <w:tab/>
      </w:r>
      <w:r>
        <w:rPr>
          <w:rFonts w:cs="Times New Roman"/>
          <w:noProof/>
          <w:szCs w:val="24"/>
        </w:rPr>
        <w:t>Landlord’s Audit</w:t>
      </w:r>
      <w:r>
        <w:rPr>
          <w:rFonts w:cs="Times New Roman"/>
          <w:noProof/>
          <w:szCs w:val="24"/>
        </w:rPr>
        <w:tab/>
      </w:r>
      <w:r w:rsidR="00B00E02">
        <w:rPr>
          <w:rFonts w:cs="Times New Roman"/>
          <w:noProof/>
          <w:szCs w:val="24"/>
        </w:rPr>
        <w:t>21</w:t>
      </w:r>
    </w:p>
    <w:p w14:paraId="7F8FE30C" w14:textId="7E80CD00"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9:</w:t>
      </w:r>
      <w:r>
        <w:rPr>
          <w:rFonts w:cs="Times New Roman"/>
          <w:noProof/>
          <w:szCs w:val="24"/>
        </w:rPr>
        <w:t xml:space="preserve"> OTHER CHARGES; TENANT’S AUDIT</w:t>
      </w:r>
      <w:r>
        <w:rPr>
          <w:rFonts w:cs="Times New Roman"/>
          <w:noProof/>
          <w:szCs w:val="24"/>
        </w:rPr>
        <w:tab/>
      </w:r>
      <w:r w:rsidR="00B00E02">
        <w:rPr>
          <w:rFonts w:cs="Times New Roman"/>
          <w:noProof/>
          <w:szCs w:val="24"/>
        </w:rPr>
        <w:t>21</w:t>
      </w:r>
    </w:p>
    <w:p w14:paraId="4E0638C5" w14:textId="31FD8C8B" w:rsidR="00DD5BF1" w:rsidRPr="00030E39" w:rsidRDefault="00DD5BF1">
      <w:pPr>
        <w:tabs>
          <w:tab w:val="left" w:pos="900"/>
          <w:tab w:val="right" w:leader="dot" w:pos="9350"/>
        </w:tabs>
        <w:adjustRightInd/>
        <w:spacing w:after="0"/>
        <w:ind w:left="216"/>
        <w:rPr>
          <w:rFonts w:ascii="Calibri" w:hAnsi="Calibri" w:cs="Times New Roman"/>
          <w:noProof/>
          <w:szCs w:val="24"/>
        </w:rPr>
      </w:pPr>
      <w:r w:rsidRPr="00030E39">
        <w:rPr>
          <w:rFonts w:cs="Times New Roman"/>
          <w:noProof/>
          <w:szCs w:val="24"/>
        </w:rPr>
        <w:t>9.1</w:t>
      </w:r>
      <w:r w:rsidRPr="00030E39">
        <w:rPr>
          <w:rFonts w:ascii="Calibri" w:hAnsi="Calibri" w:cs="Times New Roman"/>
          <w:noProof/>
          <w:szCs w:val="24"/>
        </w:rPr>
        <w:tab/>
      </w:r>
      <w:r w:rsidRPr="00030E39">
        <w:rPr>
          <w:rFonts w:cs="Times New Roman"/>
          <w:noProof/>
          <w:szCs w:val="24"/>
        </w:rPr>
        <w:t>Other Charges</w:t>
      </w:r>
      <w:r w:rsidRPr="00030E39">
        <w:rPr>
          <w:rFonts w:cs="Times New Roman"/>
          <w:noProof/>
          <w:szCs w:val="24"/>
        </w:rPr>
        <w:tab/>
      </w:r>
      <w:r w:rsidR="00B00E02" w:rsidRPr="00030E39">
        <w:rPr>
          <w:rFonts w:cs="Times New Roman"/>
          <w:noProof/>
          <w:szCs w:val="24"/>
        </w:rPr>
        <w:t>21</w:t>
      </w:r>
    </w:p>
    <w:p w14:paraId="5FBCCFAE" w14:textId="1F7711BF" w:rsidR="00DD5BF1" w:rsidRPr="00030E39" w:rsidRDefault="00DD5BF1">
      <w:pPr>
        <w:tabs>
          <w:tab w:val="left" w:pos="900"/>
          <w:tab w:val="right" w:leader="dot" w:pos="9350"/>
        </w:tabs>
        <w:adjustRightInd/>
        <w:spacing w:after="0"/>
        <w:ind w:left="216"/>
        <w:rPr>
          <w:rFonts w:ascii="Calibri" w:hAnsi="Calibri" w:cs="Times New Roman"/>
          <w:noProof/>
          <w:szCs w:val="24"/>
        </w:rPr>
      </w:pPr>
      <w:r w:rsidRPr="00030E39">
        <w:rPr>
          <w:rFonts w:cs="Times New Roman"/>
          <w:noProof/>
          <w:szCs w:val="24"/>
        </w:rPr>
        <w:t>9.2</w:t>
      </w:r>
      <w:r w:rsidRPr="00030E39">
        <w:rPr>
          <w:rFonts w:ascii="Calibri" w:hAnsi="Calibri" w:cs="Times New Roman"/>
          <w:noProof/>
          <w:szCs w:val="24"/>
        </w:rPr>
        <w:tab/>
      </w:r>
      <w:r w:rsidRPr="00030E39">
        <w:rPr>
          <w:rFonts w:cs="Times New Roman"/>
          <w:noProof/>
          <w:szCs w:val="24"/>
        </w:rPr>
        <w:t>Tenant’s Audit</w:t>
      </w:r>
      <w:r w:rsidRPr="00030E39">
        <w:rPr>
          <w:rFonts w:cs="Times New Roman"/>
          <w:noProof/>
          <w:szCs w:val="24"/>
        </w:rPr>
        <w:tab/>
      </w:r>
      <w:r w:rsidR="00B00E02" w:rsidRPr="00030E39">
        <w:rPr>
          <w:rFonts w:cs="Times New Roman"/>
          <w:noProof/>
          <w:szCs w:val="24"/>
        </w:rPr>
        <w:t>22</w:t>
      </w:r>
    </w:p>
    <w:p w14:paraId="6978388D" w14:textId="59399B89" w:rsidR="00DD5BF1" w:rsidRPr="00030E39" w:rsidRDefault="00DD5BF1">
      <w:pPr>
        <w:keepNext/>
        <w:tabs>
          <w:tab w:val="right" w:leader="dot" w:pos="9350"/>
        </w:tabs>
        <w:adjustRightInd/>
        <w:spacing w:before="120" w:after="120"/>
        <w:rPr>
          <w:rFonts w:ascii="Calibri" w:hAnsi="Calibri" w:cs="Times New Roman"/>
          <w:noProof/>
          <w:szCs w:val="24"/>
        </w:rPr>
      </w:pPr>
      <w:r w:rsidRPr="00030E39">
        <w:rPr>
          <w:rFonts w:cs="Times New Roman"/>
          <w:caps/>
          <w:noProof/>
          <w:szCs w:val="24"/>
        </w:rPr>
        <w:t>ARTICLE 10:</w:t>
      </w:r>
      <w:r w:rsidRPr="00030E39">
        <w:rPr>
          <w:rFonts w:cs="Times New Roman"/>
          <w:noProof/>
          <w:szCs w:val="24"/>
        </w:rPr>
        <w:t xml:space="preserve"> TAXES</w:t>
      </w:r>
      <w:r w:rsidRPr="00030E39">
        <w:rPr>
          <w:rFonts w:cs="Times New Roman"/>
          <w:noProof/>
          <w:szCs w:val="24"/>
        </w:rPr>
        <w:tab/>
      </w:r>
      <w:r w:rsidR="00B00E02" w:rsidRPr="00030E39">
        <w:rPr>
          <w:rFonts w:cs="Times New Roman"/>
          <w:noProof/>
          <w:szCs w:val="24"/>
        </w:rPr>
        <w:t>23</w:t>
      </w:r>
    </w:p>
    <w:p w14:paraId="441E5A1B" w14:textId="5879CC06" w:rsidR="00DD5BF1" w:rsidRPr="00B00E02" w:rsidRDefault="00DD5BF1">
      <w:pPr>
        <w:tabs>
          <w:tab w:val="left" w:pos="900"/>
          <w:tab w:val="right" w:leader="dot" w:pos="9350"/>
        </w:tabs>
        <w:adjustRightInd/>
        <w:spacing w:after="0"/>
        <w:ind w:left="216"/>
        <w:rPr>
          <w:rFonts w:ascii="Calibri" w:hAnsi="Calibri" w:cs="Times New Roman"/>
          <w:noProof/>
          <w:szCs w:val="24"/>
        </w:rPr>
      </w:pPr>
      <w:r w:rsidRPr="00B00E02">
        <w:rPr>
          <w:rFonts w:cs="Times New Roman"/>
          <w:noProof/>
          <w:szCs w:val="24"/>
        </w:rPr>
        <w:t>10.1</w:t>
      </w:r>
      <w:r w:rsidRPr="00B00E02">
        <w:rPr>
          <w:rFonts w:ascii="Calibri" w:hAnsi="Calibri" w:cs="Times New Roman"/>
          <w:noProof/>
          <w:szCs w:val="24"/>
        </w:rPr>
        <w:tab/>
      </w:r>
      <w:r w:rsidRPr="00B00E02">
        <w:rPr>
          <w:rFonts w:cs="Times New Roman"/>
          <w:noProof/>
          <w:szCs w:val="24"/>
        </w:rPr>
        <w:t>Tenant’s Obligation</w:t>
      </w:r>
      <w:r w:rsidRPr="00B00E02">
        <w:rPr>
          <w:rFonts w:cs="Times New Roman"/>
          <w:noProof/>
          <w:szCs w:val="24"/>
        </w:rPr>
        <w:tab/>
      </w:r>
      <w:r w:rsidR="00B00E02" w:rsidRPr="00B00E02">
        <w:rPr>
          <w:rFonts w:cs="Times New Roman"/>
          <w:noProof/>
          <w:szCs w:val="24"/>
        </w:rPr>
        <w:t>23</w:t>
      </w:r>
    </w:p>
    <w:p w14:paraId="5B739254" w14:textId="32675C0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10.2</w:t>
      </w:r>
      <w:r>
        <w:rPr>
          <w:rFonts w:ascii="Calibri" w:hAnsi="Calibri" w:cs="Times New Roman"/>
          <w:noProof/>
          <w:szCs w:val="24"/>
        </w:rPr>
        <w:tab/>
      </w:r>
      <w:r>
        <w:rPr>
          <w:rFonts w:cs="Times New Roman"/>
          <w:noProof/>
          <w:szCs w:val="24"/>
        </w:rPr>
        <w:t>Tenant’s Tax Share</w:t>
      </w:r>
      <w:r>
        <w:rPr>
          <w:rFonts w:cs="Times New Roman"/>
          <w:noProof/>
          <w:szCs w:val="24"/>
        </w:rPr>
        <w:tab/>
      </w:r>
      <w:r w:rsidR="00B00E02">
        <w:rPr>
          <w:rFonts w:cs="Times New Roman"/>
          <w:noProof/>
          <w:szCs w:val="24"/>
        </w:rPr>
        <w:t>23</w:t>
      </w:r>
    </w:p>
    <w:p w14:paraId="7BC17628" w14:textId="131DACFB"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10.3</w:t>
      </w:r>
      <w:r>
        <w:rPr>
          <w:rFonts w:ascii="Calibri" w:hAnsi="Calibri" w:cs="Times New Roman"/>
          <w:noProof/>
          <w:szCs w:val="24"/>
        </w:rPr>
        <w:tab/>
      </w:r>
      <w:r>
        <w:rPr>
          <w:rFonts w:cs="Times New Roman"/>
          <w:noProof/>
          <w:szCs w:val="24"/>
        </w:rPr>
        <w:t>Taxes Payable Over Extended Periods</w:t>
      </w:r>
      <w:r>
        <w:rPr>
          <w:rFonts w:cs="Times New Roman"/>
          <w:noProof/>
          <w:szCs w:val="24"/>
        </w:rPr>
        <w:tab/>
      </w:r>
      <w:r w:rsidR="00B00E02">
        <w:rPr>
          <w:rFonts w:cs="Times New Roman"/>
          <w:noProof/>
          <w:szCs w:val="24"/>
        </w:rPr>
        <w:t>2</w:t>
      </w:r>
      <w:r>
        <w:rPr>
          <w:rFonts w:cs="Times New Roman"/>
          <w:noProof/>
          <w:szCs w:val="24"/>
        </w:rPr>
        <w:t>4</w:t>
      </w:r>
    </w:p>
    <w:p w14:paraId="47DECDF9" w14:textId="357ADFB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10.4</w:t>
      </w:r>
      <w:r>
        <w:rPr>
          <w:rFonts w:ascii="Calibri" w:hAnsi="Calibri" w:cs="Times New Roman"/>
          <w:noProof/>
          <w:szCs w:val="24"/>
        </w:rPr>
        <w:tab/>
      </w:r>
      <w:r>
        <w:rPr>
          <w:rFonts w:cs="Times New Roman"/>
          <w:noProof/>
          <w:szCs w:val="24"/>
        </w:rPr>
        <w:t>Payment of Taxes</w:t>
      </w:r>
      <w:r>
        <w:rPr>
          <w:rFonts w:cs="Times New Roman"/>
          <w:noProof/>
          <w:szCs w:val="24"/>
        </w:rPr>
        <w:tab/>
      </w:r>
      <w:r w:rsidR="00B00E02">
        <w:rPr>
          <w:rFonts w:cs="Times New Roman"/>
          <w:noProof/>
          <w:szCs w:val="24"/>
        </w:rPr>
        <w:t>2</w:t>
      </w:r>
      <w:r>
        <w:rPr>
          <w:rFonts w:cs="Times New Roman"/>
          <w:noProof/>
          <w:szCs w:val="24"/>
        </w:rPr>
        <w:t>4</w:t>
      </w:r>
    </w:p>
    <w:p w14:paraId="4990A398" w14:textId="72CE173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10.5</w:t>
      </w:r>
      <w:r>
        <w:rPr>
          <w:rFonts w:ascii="Calibri" w:hAnsi="Calibri" w:cs="Times New Roman"/>
          <w:noProof/>
          <w:szCs w:val="24"/>
        </w:rPr>
        <w:tab/>
      </w:r>
      <w:r>
        <w:rPr>
          <w:rFonts w:cs="Times New Roman"/>
          <w:noProof/>
          <w:szCs w:val="24"/>
        </w:rPr>
        <w:t>Contest of Taxes</w:t>
      </w:r>
      <w:r>
        <w:rPr>
          <w:rFonts w:cs="Times New Roman"/>
          <w:noProof/>
          <w:szCs w:val="24"/>
        </w:rPr>
        <w:tab/>
      </w:r>
      <w:r w:rsidR="00B00E02">
        <w:rPr>
          <w:rFonts w:cs="Times New Roman"/>
          <w:noProof/>
          <w:szCs w:val="24"/>
        </w:rPr>
        <w:t>2</w:t>
      </w:r>
      <w:r>
        <w:rPr>
          <w:rFonts w:cs="Times New Roman"/>
          <w:noProof/>
          <w:szCs w:val="24"/>
        </w:rPr>
        <w:t>5</w:t>
      </w:r>
    </w:p>
    <w:p w14:paraId="4CE0EBC3" w14:textId="06BFF76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10.6</w:t>
      </w:r>
      <w:r>
        <w:rPr>
          <w:rFonts w:ascii="Calibri" w:hAnsi="Calibri" w:cs="Times New Roman"/>
          <w:noProof/>
          <w:szCs w:val="24"/>
        </w:rPr>
        <w:tab/>
      </w:r>
      <w:r>
        <w:rPr>
          <w:rFonts w:cs="Times New Roman"/>
          <w:noProof/>
          <w:szCs w:val="24"/>
        </w:rPr>
        <w:t>Tenant’s Personal Property Taxes</w:t>
      </w:r>
      <w:r>
        <w:rPr>
          <w:rFonts w:cs="Times New Roman"/>
          <w:noProof/>
          <w:szCs w:val="24"/>
        </w:rPr>
        <w:tab/>
      </w:r>
      <w:r w:rsidR="00B00E02">
        <w:rPr>
          <w:rFonts w:cs="Times New Roman"/>
          <w:noProof/>
          <w:szCs w:val="24"/>
        </w:rPr>
        <w:t>2</w:t>
      </w:r>
      <w:r>
        <w:rPr>
          <w:rFonts w:cs="Times New Roman"/>
          <w:noProof/>
          <w:szCs w:val="24"/>
        </w:rPr>
        <w:t>5</w:t>
      </w:r>
    </w:p>
    <w:p w14:paraId="7A690CE4" w14:textId="554EE936"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11:</w:t>
      </w:r>
      <w:r>
        <w:rPr>
          <w:rFonts w:cs="Times New Roman"/>
          <w:noProof/>
          <w:szCs w:val="24"/>
        </w:rPr>
        <w:t xml:space="preserve"> COMMON AREA MAINTENANCE</w:t>
      </w:r>
      <w:r>
        <w:rPr>
          <w:rFonts w:cs="Times New Roman"/>
          <w:noProof/>
          <w:szCs w:val="24"/>
        </w:rPr>
        <w:tab/>
      </w:r>
      <w:r w:rsidR="00B00E02">
        <w:rPr>
          <w:rFonts w:cs="Times New Roman"/>
          <w:noProof/>
          <w:szCs w:val="24"/>
        </w:rPr>
        <w:t>25</w:t>
      </w:r>
    </w:p>
    <w:p w14:paraId="2B209139" w14:textId="20AAE17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11.1</w:t>
      </w:r>
      <w:r>
        <w:rPr>
          <w:rFonts w:ascii="Calibri" w:hAnsi="Calibri" w:cs="Times New Roman"/>
          <w:noProof/>
          <w:szCs w:val="24"/>
        </w:rPr>
        <w:tab/>
      </w:r>
      <w:r>
        <w:rPr>
          <w:rFonts w:cs="Times New Roman"/>
          <w:noProof/>
          <w:szCs w:val="24"/>
        </w:rPr>
        <w:t>Common Area Maintenance</w:t>
      </w:r>
      <w:r>
        <w:rPr>
          <w:rFonts w:cs="Times New Roman"/>
          <w:noProof/>
          <w:szCs w:val="24"/>
        </w:rPr>
        <w:tab/>
      </w:r>
      <w:r w:rsidR="00B00E02">
        <w:rPr>
          <w:rFonts w:cs="Times New Roman"/>
          <w:noProof/>
          <w:szCs w:val="24"/>
        </w:rPr>
        <w:t>25</w:t>
      </w:r>
    </w:p>
    <w:p w14:paraId="1B6FFE11" w14:textId="45D95A0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11.2</w:t>
      </w:r>
      <w:r>
        <w:rPr>
          <w:rFonts w:ascii="Calibri" w:hAnsi="Calibri" w:cs="Times New Roman"/>
          <w:noProof/>
          <w:szCs w:val="24"/>
        </w:rPr>
        <w:tab/>
      </w:r>
      <w:r>
        <w:rPr>
          <w:rFonts w:cs="Times New Roman"/>
          <w:noProof/>
          <w:szCs w:val="24"/>
        </w:rPr>
        <w:t>CAM Charge</w:t>
      </w:r>
      <w:r w:rsidR="00B00E02">
        <w:rPr>
          <w:rFonts w:cs="Times New Roman"/>
          <w:noProof/>
          <w:szCs w:val="24"/>
        </w:rPr>
        <w:t xml:space="preserve"> and Insurance Costs</w:t>
      </w:r>
      <w:r>
        <w:rPr>
          <w:rFonts w:cs="Times New Roman"/>
          <w:noProof/>
          <w:szCs w:val="24"/>
        </w:rPr>
        <w:tab/>
      </w:r>
      <w:r w:rsidR="00B00E02">
        <w:rPr>
          <w:rFonts w:cs="Times New Roman"/>
          <w:noProof/>
          <w:szCs w:val="24"/>
        </w:rPr>
        <w:t>25</w:t>
      </w:r>
    </w:p>
    <w:p w14:paraId="71B72438" w14:textId="23D7B61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w:t>
      </w:r>
      <w:r w:rsidR="00B00E02">
        <w:rPr>
          <w:rFonts w:cs="Times New Roman"/>
          <w:noProof/>
          <w:szCs w:val="24"/>
        </w:rPr>
        <w:t>3</w:t>
      </w:r>
      <w:r>
        <w:rPr>
          <w:rFonts w:ascii="Calibri" w:hAnsi="Calibri" w:cs="Times New Roman"/>
          <w:noProof/>
          <w:szCs w:val="24"/>
        </w:rPr>
        <w:tab/>
      </w:r>
      <w:r>
        <w:rPr>
          <w:rFonts w:cs="Times New Roman"/>
          <w:noProof/>
          <w:szCs w:val="24"/>
        </w:rPr>
        <w:t>Tenant’s Proportionate Share</w:t>
      </w:r>
      <w:r>
        <w:rPr>
          <w:rFonts w:cs="Times New Roman"/>
          <w:noProof/>
          <w:szCs w:val="24"/>
        </w:rPr>
        <w:tab/>
      </w:r>
      <w:r w:rsidR="00B00E02">
        <w:rPr>
          <w:rFonts w:cs="Times New Roman"/>
          <w:noProof/>
          <w:szCs w:val="24"/>
        </w:rPr>
        <w:t>26</w:t>
      </w:r>
    </w:p>
    <w:p w14:paraId="19F57E9E" w14:textId="614A19AB"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11.5</w:t>
      </w:r>
      <w:r>
        <w:rPr>
          <w:rFonts w:ascii="Calibri" w:hAnsi="Calibri" w:cs="Times New Roman"/>
          <w:noProof/>
          <w:szCs w:val="24"/>
        </w:rPr>
        <w:tab/>
      </w:r>
      <w:r>
        <w:rPr>
          <w:rFonts w:cs="Times New Roman"/>
          <w:noProof/>
          <w:szCs w:val="24"/>
        </w:rPr>
        <w:t>Payment of CAM Charge</w:t>
      </w:r>
      <w:r w:rsidR="00B00E02">
        <w:rPr>
          <w:rFonts w:cs="Times New Roman"/>
          <w:noProof/>
          <w:szCs w:val="24"/>
        </w:rPr>
        <w:t xml:space="preserve"> and Tenant’s Proportionate Share of Insurance Costs</w:t>
      </w:r>
      <w:r>
        <w:rPr>
          <w:rFonts w:cs="Times New Roman"/>
          <w:noProof/>
          <w:szCs w:val="24"/>
        </w:rPr>
        <w:tab/>
      </w:r>
      <w:r w:rsidR="00B00E02">
        <w:rPr>
          <w:rFonts w:cs="Times New Roman"/>
          <w:noProof/>
          <w:szCs w:val="24"/>
        </w:rPr>
        <w:t>26</w:t>
      </w:r>
    </w:p>
    <w:p w14:paraId="7A073A0D" w14:textId="2C5D5E51"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12:</w:t>
      </w:r>
      <w:r>
        <w:rPr>
          <w:rFonts w:cs="Times New Roman"/>
          <w:noProof/>
          <w:szCs w:val="24"/>
        </w:rPr>
        <w:t xml:space="preserve"> UTILITIES; TRASH REMOVAL</w:t>
      </w:r>
      <w:r>
        <w:rPr>
          <w:rFonts w:cs="Times New Roman"/>
          <w:noProof/>
          <w:szCs w:val="24"/>
        </w:rPr>
        <w:tab/>
      </w:r>
      <w:r w:rsidR="00B00E02">
        <w:rPr>
          <w:rFonts w:cs="Times New Roman"/>
          <w:noProof/>
          <w:szCs w:val="24"/>
        </w:rPr>
        <w:t>27</w:t>
      </w:r>
    </w:p>
    <w:p w14:paraId="024B0FF2" w14:textId="406A2B8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12.1</w:t>
      </w:r>
      <w:r>
        <w:rPr>
          <w:rFonts w:ascii="Calibri" w:hAnsi="Calibri" w:cs="Times New Roman"/>
          <w:noProof/>
          <w:szCs w:val="24"/>
        </w:rPr>
        <w:tab/>
      </w:r>
      <w:r>
        <w:rPr>
          <w:rFonts w:cs="Times New Roman"/>
          <w:noProof/>
          <w:szCs w:val="24"/>
        </w:rPr>
        <w:t>Utilities</w:t>
      </w:r>
      <w:r>
        <w:rPr>
          <w:rFonts w:cs="Times New Roman"/>
          <w:noProof/>
          <w:szCs w:val="24"/>
        </w:rPr>
        <w:tab/>
      </w:r>
      <w:r w:rsidR="00B00E02">
        <w:rPr>
          <w:rFonts w:cs="Times New Roman"/>
          <w:noProof/>
          <w:szCs w:val="24"/>
        </w:rPr>
        <w:t>27</w:t>
      </w:r>
    </w:p>
    <w:p w14:paraId="14AF56E9" w14:textId="5D53D16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12.2</w:t>
      </w:r>
      <w:r>
        <w:rPr>
          <w:rFonts w:ascii="Calibri" w:hAnsi="Calibri" w:cs="Times New Roman"/>
          <w:noProof/>
          <w:szCs w:val="24"/>
        </w:rPr>
        <w:tab/>
      </w:r>
      <w:r>
        <w:rPr>
          <w:rFonts w:cs="Times New Roman"/>
          <w:noProof/>
          <w:szCs w:val="24"/>
        </w:rPr>
        <w:t>Trash Removal</w:t>
      </w:r>
      <w:r>
        <w:rPr>
          <w:rFonts w:cs="Times New Roman"/>
          <w:noProof/>
          <w:szCs w:val="24"/>
        </w:rPr>
        <w:tab/>
      </w:r>
      <w:r w:rsidR="00B00E02">
        <w:rPr>
          <w:rFonts w:cs="Times New Roman"/>
          <w:noProof/>
          <w:szCs w:val="24"/>
        </w:rPr>
        <w:t>27</w:t>
      </w:r>
    </w:p>
    <w:p w14:paraId="25A5F1A1" w14:textId="2366E2B7"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13:</w:t>
      </w:r>
      <w:r>
        <w:rPr>
          <w:rFonts w:cs="Times New Roman"/>
          <w:noProof/>
          <w:szCs w:val="24"/>
        </w:rPr>
        <w:t xml:space="preserve"> USE</w:t>
      </w:r>
      <w:r>
        <w:rPr>
          <w:rFonts w:cs="Times New Roman"/>
          <w:noProof/>
          <w:szCs w:val="24"/>
        </w:rPr>
        <w:tab/>
      </w:r>
      <w:r w:rsidR="00B00E02">
        <w:rPr>
          <w:rFonts w:cs="Times New Roman"/>
          <w:noProof/>
          <w:szCs w:val="24"/>
        </w:rPr>
        <w:t>28</w:t>
      </w:r>
    </w:p>
    <w:p w14:paraId="6A3374D1" w14:textId="7D517C0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13.1</w:t>
      </w:r>
      <w:r>
        <w:rPr>
          <w:rFonts w:ascii="Calibri" w:hAnsi="Calibri" w:cs="Times New Roman"/>
          <w:noProof/>
          <w:szCs w:val="24"/>
        </w:rPr>
        <w:tab/>
      </w:r>
      <w:r>
        <w:rPr>
          <w:rFonts w:cs="Times New Roman"/>
          <w:noProof/>
          <w:szCs w:val="24"/>
        </w:rPr>
        <w:t>Permitted Use</w:t>
      </w:r>
      <w:r>
        <w:rPr>
          <w:rFonts w:cs="Times New Roman"/>
          <w:noProof/>
          <w:szCs w:val="24"/>
        </w:rPr>
        <w:tab/>
      </w:r>
      <w:r w:rsidR="00B00E02">
        <w:rPr>
          <w:rFonts w:cs="Times New Roman"/>
          <w:noProof/>
          <w:szCs w:val="24"/>
        </w:rPr>
        <w:t>28</w:t>
      </w:r>
    </w:p>
    <w:p w14:paraId="53157321" w14:textId="799348A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13.2</w:t>
      </w:r>
      <w:r>
        <w:rPr>
          <w:rFonts w:ascii="Calibri" w:hAnsi="Calibri" w:cs="Times New Roman"/>
          <w:noProof/>
          <w:szCs w:val="24"/>
        </w:rPr>
        <w:tab/>
      </w:r>
      <w:r>
        <w:rPr>
          <w:rFonts w:cs="Times New Roman"/>
          <w:noProof/>
          <w:szCs w:val="24"/>
        </w:rPr>
        <w:t>Restrictions</w:t>
      </w:r>
      <w:r>
        <w:rPr>
          <w:rFonts w:cs="Times New Roman"/>
          <w:noProof/>
          <w:szCs w:val="24"/>
        </w:rPr>
        <w:tab/>
      </w:r>
      <w:r w:rsidR="00B00E02">
        <w:rPr>
          <w:rFonts w:cs="Times New Roman"/>
          <w:noProof/>
          <w:szCs w:val="24"/>
        </w:rPr>
        <w:t>28</w:t>
      </w:r>
    </w:p>
    <w:p w14:paraId="78EEA6D4" w14:textId="4C78868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13.3</w:t>
      </w:r>
      <w:r>
        <w:rPr>
          <w:rFonts w:ascii="Calibri" w:hAnsi="Calibri" w:cs="Times New Roman"/>
          <w:noProof/>
          <w:szCs w:val="24"/>
        </w:rPr>
        <w:tab/>
      </w:r>
      <w:r>
        <w:rPr>
          <w:rFonts w:cs="Times New Roman"/>
          <w:noProof/>
          <w:szCs w:val="24"/>
        </w:rPr>
        <w:t>Prohibited Uses</w:t>
      </w:r>
      <w:r>
        <w:rPr>
          <w:rFonts w:cs="Times New Roman"/>
          <w:noProof/>
          <w:szCs w:val="24"/>
        </w:rPr>
        <w:tab/>
      </w:r>
      <w:r w:rsidR="00B00E02">
        <w:rPr>
          <w:rFonts w:cs="Times New Roman"/>
          <w:noProof/>
          <w:szCs w:val="24"/>
        </w:rPr>
        <w:t>28</w:t>
      </w:r>
    </w:p>
    <w:p w14:paraId="76831E28" w14:textId="64B6895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13.4</w:t>
      </w:r>
      <w:r>
        <w:rPr>
          <w:rFonts w:ascii="Calibri" w:hAnsi="Calibri" w:cs="Times New Roman"/>
          <w:noProof/>
          <w:szCs w:val="24"/>
        </w:rPr>
        <w:tab/>
      </w:r>
      <w:r>
        <w:rPr>
          <w:rFonts w:cs="Times New Roman"/>
          <w:noProof/>
          <w:szCs w:val="24"/>
        </w:rPr>
        <w:t>Days and Hours of Operation</w:t>
      </w:r>
      <w:r>
        <w:rPr>
          <w:rFonts w:cs="Times New Roman"/>
          <w:noProof/>
          <w:szCs w:val="24"/>
        </w:rPr>
        <w:tab/>
      </w:r>
      <w:r w:rsidR="00B00E02">
        <w:rPr>
          <w:rFonts w:cs="Times New Roman"/>
          <w:noProof/>
          <w:szCs w:val="24"/>
        </w:rPr>
        <w:t>30</w:t>
      </w:r>
    </w:p>
    <w:p w14:paraId="1F28CA36" w14:textId="10D42CD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13.5</w:t>
      </w:r>
      <w:r>
        <w:rPr>
          <w:rFonts w:ascii="Calibri" w:hAnsi="Calibri" w:cs="Times New Roman"/>
          <w:noProof/>
          <w:szCs w:val="24"/>
        </w:rPr>
        <w:tab/>
      </w:r>
      <w:r>
        <w:rPr>
          <w:rFonts w:cs="Times New Roman"/>
          <w:noProof/>
          <w:szCs w:val="24"/>
        </w:rPr>
        <w:t>Tenant’s Exclusive Use Rights</w:t>
      </w:r>
      <w:r>
        <w:rPr>
          <w:rFonts w:cs="Times New Roman"/>
          <w:noProof/>
          <w:szCs w:val="24"/>
        </w:rPr>
        <w:tab/>
      </w:r>
      <w:r w:rsidR="00B00E02">
        <w:rPr>
          <w:rFonts w:cs="Times New Roman"/>
          <w:noProof/>
          <w:szCs w:val="24"/>
        </w:rPr>
        <w:t>31</w:t>
      </w:r>
    </w:p>
    <w:p w14:paraId="7AE23FD2" w14:textId="21358B4F"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14:</w:t>
      </w:r>
      <w:r>
        <w:rPr>
          <w:rFonts w:cs="Times New Roman"/>
          <w:noProof/>
          <w:szCs w:val="24"/>
        </w:rPr>
        <w:t xml:space="preserve"> CO TENANCY REQUIREMENTS</w:t>
      </w:r>
      <w:r>
        <w:rPr>
          <w:rFonts w:cs="Times New Roman"/>
          <w:noProof/>
          <w:szCs w:val="24"/>
        </w:rPr>
        <w:tab/>
      </w:r>
      <w:r w:rsidR="00B00E02">
        <w:rPr>
          <w:rFonts w:cs="Times New Roman"/>
          <w:noProof/>
          <w:szCs w:val="24"/>
        </w:rPr>
        <w:t>32</w:t>
      </w:r>
    </w:p>
    <w:p w14:paraId="54B7630F" w14:textId="4369D79C"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14.1</w:t>
      </w:r>
      <w:r>
        <w:rPr>
          <w:rFonts w:ascii="Calibri" w:hAnsi="Calibri" w:cs="Times New Roman"/>
          <w:noProof/>
          <w:szCs w:val="24"/>
        </w:rPr>
        <w:tab/>
      </w:r>
      <w:r w:rsidR="00B00E02">
        <w:rPr>
          <w:rFonts w:cs="Times New Roman"/>
          <w:noProof/>
          <w:szCs w:val="24"/>
        </w:rPr>
        <w:t>Named Co-Tenant</w:t>
      </w:r>
      <w:r>
        <w:rPr>
          <w:rFonts w:cs="Times New Roman"/>
          <w:noProof/>
          <w:szCs w:val="24"/>
        </w:rPr>
        <w:tab/>
      </w:r>
      <w:r w:rsidR="00B00E02">
        <w:rPr>
          <w:rFonts w:cs="Times New Roman"/>
          <w:noProof/>
          <w:szCs w:val="24"/>
        </w:rPr>
        <w:t>32</w:t>
      </w:r>
    </w:p>
    <w:p w14:paraId="1A601563" w14:textId="2468E44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14.2</w:t>
      </w:r>
      <w:r>
        <w:rPr>
          <w:rFonts w:ascii="Calibri" w:hAnsi="Calibri" w:cs="Times New Roman"/>
          <w:noProof/>
          <w:szCs w:val="24"/>
        </w:rPr>
        <w:tab/>
      </w:r>
      <w:r>
        <w:rPr>
          <w:rFonts w:cs="Times New Roman"/>
          <w:noProof/>
          <w:szCs w:val="24"/>
        </w:rPr>
        <w:t>Possession Requirements</w:t>
      </w:r>
      <w:r>
        <w:rPr>
          <w:rFonts w:cs="Times New Roman"/>
          <w:noProof/>
          <w:szCs w:val="24"/>
        </w:rPr>
        <w:tab/>
      </w:r>
      <w:r w:rsidR="00B00E02">
        <w:rPr>
          <w:rFonts w:cs="Times New Roman"/>
          <w:noProof/>
          <w:szCs w:val="24"/>
        </w:rPr>
        <w:t>32</w:t>
      </w:r>
    </w:p>
    <w:p w14:paraId="73212FC2" w14:textId="684B6C8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lastRenderedPageBreak/>
        <w:t>14.3</w:t>
      </w:r>
      <w:r>
        <w:rPr>
          <w:rFonts w:ascii="Calibri" w:hAnsi="Calibri" w:cs="Times New Roman"/>
          <w:noProof/>
          <w:szCs w:val="24"/>
        </w:rPr>
        <w:tab/>
      </w:r>
      <w:r>
        <w:rPr>
          <w:rFonts w:cs="Times New Roman"/>
          <w:noProof/>
          <w:szCs w:val="24"/>
        </w:rPr>
        <w:t>Opening Co-Tenancy Requirements</w:t>
      </w:r>
      <w:r>
        <w:rPr>
          <w:rFonts w:cs="Times New Roman"/>
          <w:noProof/>
          <w:szCs w:val="24"/>
        </w:rPr>
        <w:tab/>
      </w:r>
      <w:r w:rsidR="00B00E02">
        <w:rPr>
          <w:rFonts w:cs="Times New Roman"/>
          <w:noProof/>
          <w:szCs w:val="24"/>
        </w:rPr>
        <w:t>33</w:t>
      </w:r>
    </w:p>
    <w:p w14:paraId="5B32198A" w14:textId="3E48C61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14.4</w:t>
      </w:r>
      <w:r>
        <w:rPr>
          <w:rFonts w:ascii="Calibri" w:hAnsi="Calibri" w:cs="Times New Roman"/>
          <w:noProof/>
          <w:szCs w:val="24"/>
        </w:rPr>
        <w:tab/>
      </w:r>
      <w:r>
        <w:rPr>
          <w:rFonts w:cs="Times New Roman"/>
          <w:noProof/>
          <w:szCs w:val="24"/>
        </w:rPr>
        <w:t>Ongoing Co-Tenancy Requirements</w:t>
      </w:r>
      <w:r>
        <w:rPr>
          <w:rFonts w:cs="Times New Roman"/>
          <w:noProof/>
          <w:szCs w:val="24"/>
        </w:rPr>
        <w:tab/>
      </w:r>
      <w:r w:rsidR="00B00E02">
        <w:rPr>
          <w:rFonts w:cs="Times New Roman"/>
          <w:noProof/>
          <w:szCs w:val="24"/>
        </w:rPr>
        <w:t>34</w:t>
      </w:r>
    </w:p>
    <w:p w14:paraId="2C0AAAE9" w14:textId="1E515307" w:rsidR="00DD5BF1" w:rsidRPr="00B00E02" w:rsidRDefault="00DD5BF1">
      <w:pPr>
        <w:tabs>
          <w:tab w:val="left" w:pos="900"/>
          <w:tab w:val="right" w:leader="dot" w:pos="9350"/>
        </w:tabs>
        <w:adjustRightInd/>
        <w:spacing w:after="0"/>
        <w:ind w:left="216"/>
        <w:rPr>
          <w:rFonts w:ascii="Calibri" w:hAnsi="Calibri" w:cs="Times New Roman"/>
          <w:noProof/>
          <w:szCs w:val="24"/>
          <w:lang w:val="fr-FR"/>
        </w:rPr>
      </w:pPr>
      <w:r w:rsidRPr="00B00E02">
        <w:rPr>
          <w:rFonts w:cs="Times New Roman"/>
          <w:noProof/>
          <w:szCs w:val="24"/>
          <w:lang w:val="fr-FR"/>
        </w:rPr>
        <w:t>14.5</w:t>
      </w:r>
      <w:r w:rsidRPr="00B00E02">
        <w:rPr>
          <w:rFonts w:ascii="Calibri" w:hAnsi="Calibri" w:cs="Times New Roman"/>
          <w:noProof/>
          <w:szCs w:val="24"/>
          <w:lang w:val="fr-FR"/>
        </w:rPr>
        <w:tab/>
      </w:r>
      <w:r w:rsidRPr="00B00E02">
        <w:rPr>
          <w:rFonts w:cs="Times New Roman"/>
          <w:noProof/>
          <w:szCs w:val="24"/>
          <w:lang w:val="fr-FR"/>
        </w:rPr>
        <w:t>Limitations</w:t>
      </w:r>
      <w:r w:rsidRPr="00B00E02">
        <w:rPr>
          <w:rFonts w:cs="Times New Roman"/>
          <w:noProof/>
          <w:szCs w:val="24"/>
          <w:lang w:val="fr-FR"/>
        </w:rPr>
        <w:tab/>
      </w:r>
      <w:r w:rsidR="00B00E02" w:rsidRPr="00B00E02">
        <w:rPr>
          <w:rFonts w:cs="Times New Roman"/>
          <w:noProof/>
          <w:szCs w:val="24"/>
          <w:lang w:val="fr-FR"/>
        </w:rPr>
        <w:t>35</w:t>
      </w:r>
    </w:p>
    <w:p w14:paraId="304B7613" w14:textId="6F2EA699" w:rsidR="00DD5BF1" w:rsidRPr="00B00E02" w:rsidRDefault="00DD5BF1">
      <w:pPr>
        <w:keepNext/>
        <w:tabs>
          <w:tab w:val="right" w:leader="dot" w:pos="9350"/>
        </w:tabs>
        <w:adjustRightInd/>
        <w:spacing w:before="120" w:after="120"/>
        <w:rPr>
          <w:rFonts w:ascii="Calibri" w:hAnsi="Calibri" w:cs="Times New Roman"/>
          <w:noProof/>
          <w:szCs w:val="24"/>
          <w:lang w:val="fr-FR"/>
        </w:rPr>
      </w:pPr>
      <w:r w:rsidRPr="00B00E02">
        <w:rPr>
          <w:rFonts w:cs="Times New Roman"/>
          <w:caps/>
          <w:noProof/>
          <w:szCs w:val="24"/>
          <w:lang w:val="fr-FR"/>
        </w:rPr>
        <w:t>ARTICLE 15:</w:t>
      </w:r>
      <w:r w:rsidRPr="00B00E02">
        <w:rPr>
          <w:rFonts w:cs="Times New Roman"/>
          <w:noProof/>
          <w:szCs w:val="24"/>
          <w:lang w:val="fr-FR"/>
        </w:rPr>
        <w:t xml:space="preserve"> MAINTENANCE</w:t>
      </w:r>
      <w:r w:rsidRPr="00B00E02">
        <w:rPr>
          <w:rFonts w:cs="Times New Roman"/>
          <w:noProof/>
          <w:szCs w:val="24"/>
          <w:lang w:val="fr-FR"/>
        </w:rPr>
        <w:tab/>
      </w:r>
      <w:r w:rsidR="00B00E02" w:rsidRPr="00B00E02">
        <w:rPr>
          <w:rFonts w:cs="Times New Roman"/>
          <w:noProof/>
          <w:szCs w:val="24"/>
          <w:lang w:val="fr-FR"/>
        </w:rPr>
        <w:t>35</w:t>
      </w:r>
    </w:p>
    <w:p w14:paraId="59FD910A" w14:textId="28D9FA90" w:rsidR="00DD5BF1" w:rsidRPr="00030E39" w:rsidRDefault="00DD5BF1">
      <w:pPr>
        <w:tabs>
          <w:tab w:val="left" w:pos="900"/>
          <w:tab w:val="right" w:leader="dot" w:pos="9350"/>
        </w:tabs>
        <w:adjustRightInd/>
        <w:spacing w:after="0"/>
        <w:ind w:left="216"/>
        <w:rPr>
          <w:rFonts w:ascii="Calibri" w:hAnsi="Calibri" w:cs="Times New Roman"/>
          <w:noProof/>
          <w:szCs w:val="24"/>
          <w:lang w:val="fr-FR"/>
        </w:rPr>
      </w:pPr>
      <w:r w:rsidRPr="00030E39">
        <w:rPr>
          <w:rFonts w:cs="Times New Roman"/>
          <w:noProof/>
          <w:szCs w:val="24"/>
          <w:lang w:val="fr-FR"/>
        </w:rPr>
        <w:t>15.1</w:t>
      </w:r>
      <w:r w:rsidRPr="00030E39">
        <w:rPr>
          <w:rFonts w:ascii="Calibri" w:hAnsi="Calibri" w:cs="Times New Roman"/>
          <w:noProof/>
          <w:szCs w:val="24"/>
          <w:lang w:val="fr-FR"/>
        </w:rPr>
        <w:tab/>
      </w:r>
      <w:r w:rsidRPr="00030E39">
        <w:rPr>
          <w:rFonts w:cs="Times New Roman"/>
          <w:noProof/>
          <w:szCs w:val="24"/>
          <w:lang w:val="fr-FR"/>
        </w:rPr>
        <w:t>Landlord’s Repairs</w:t>
      </w:r>
      <w:r w:rsidRPr="00030E39">
        <w:rPr>
          <w:rFonts w:cs="Times New Roman"/>
          <w:noProof/>
          <w:szCs w:val="24"/>
          <w:lang w:val="fr-FR"/>
        </w:rPr>
        <w:tab/>
      </w:r>
      <w:r w:rsidR="00B00E02" w:rsidRPr="00030E39">
        <w:rPr>
          <w:rFonts w:cs="Times New Roman"/>
          <w:noProof/>
          <w:szCs w:val="24"/>
          <w:lang w:val="fr-FR"/>
        </w:rPr>
        <w:t>35</w:t>
      </w:r>
    </w:p>
    <w:p w14:paraId="6FB21A2D" w14:textId="7D93C0F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15.2</w:t>
      </w:r>
      <w:r>
        <w:rPr>
          <w:rFonts w:ascii="Calibri" w:hAnsi="Calibri" w:cs="Times New Roman"/>
          <w:noProof/>
          <w:szCs w:val="24"/>
        </w:rPr>
        <w:tab/>
      </w:r>
      <w:r>
        <w:rPr>
          <w:rFonts w:cs="Times New Roman"/>
          <w:noProof/>
          <w:szCs w:val="24"/>
        </w:rPr>
        <w:t>Entry by Landlord</w:t>
      </w:r>
      <w:r>
        <w:rPr>
          <w:rFonts w:cs="Times New Roman"/>
          <w:noProof/>
          <w:szCs w:val="24"/>
        </w:rPr>
        <w:tab/>
      </w:r>
      <w:r w:rsidR="00B00E02">
        <w:rPr>
          <w:rFonts w:cs="Times New Roman"/>
          <w:noProof/>
          <w:szCs w:val="24"/>
        </w:rPr>
        <w:t>36</w:t>
      </w:r>
    </w:p>
    <w:p w14:paraId="1EA31F9E" w14:textId="6CAE25D0"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15.3</w:t>
      </w:r>
      <w:r>
        <w:rPr>
          <w:rFonts w:ascii="Calibri" w:hAnsi="Calibri" w:cs="Times New Roman"/>
          <w:noProof/>
          <w:szCs w:val="24"/>
        </w:rPr>
        <w:tab/>
      </w:r>
      <w:r>
        <w:rPr>
          <w:rFonts w:cs="Times New Roman"/>
          <w:noProof/>
          <w:szCs w:val="24"/>
        </w:rPr>
        <w:t>Tenant’s Repairs</w:t>
      </w:r>
      <w:r>
        <w:rPr>
          <w:rFonts w:cs="Times New Roman"/>
          <w:noProof/>
          <w:szCs w:val="24"/>
        </w:rPr>
        <w:tab/>
      </w:r>
      <w:r w:rsidR="00B00E02">
        <w:rPr>
          <w:rFonts w:cs="Times New Roman"/>
          <w:noProof/>
          <w:szCs w:val="24"/>
        </w:rPr>
        <w:t>37</w:t>
      </w:r>
    </w:p>
    <w:p w14:paraId="7300C032" w14:textId="59912A9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15.4</w:t>
      </w:r>
      <w:r>
        <w:rPr>
          <w:rFonts w:ascii="Calibri" w:hAnsi="Calibri" w:cs="Times New Roman"/>
          <w:noProof/>
          <w:szCs w:val="24"/>
        </w:rPr>
        <w:tab/>
      </w:r>
      <w:r>
        <w:rPr>
          <w:rFonts w:cs="Times New Roman"/>
          <w:noProof/>
          <w:szCs w:val="24"/>
        </w:rPr>
        <w:t>Right to Cure</w:t>
      </w:r>
      <w:r>
        <w:rPr>
          <w:rFonts w:cs="Times New Roman"/>
          <w:noProof/>
          <w:szCs w:val="24"/>
        </w:rPr>
        <w:tab/>
      </w:r>
      <w:r w:rsidR="00CE456A">
        <w:rPr>
          <w:rFonts w:cs="Times New Roman"/>
          <w:noProof/>
          <w:szCs w:val="24"/>
        </w:rPr>
        <w:t>37</w:t>
      </w:r>
    </w:p>
    <w:p w14:paraId="7EDA2928" w14:textId="0DF0458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15.5</w:t>
      </w:r>
      <w:r>
        <w:rPr>
          <w:rFonts w:ascii="Calibri" w:hAnsi="Calibri" w:cs="Times New Roman"/>
          <w:noProof/>
          <w:szCs w:val="24"/>
        </w:rPr>
        <w:tab/>
      </w:r>
      <w:r>
        <w:rPr>
          <w:rFonts w:cs="Times New Roman"/>
          <w:noProof/>
          <w:szCs w:val="24"/>
        </w:rPr>
        <w:t>Conflicts</w:t>
      </w:r>
      <w:r>
        <w:rPr>
          <w:rFonts w:cs="Times New Roman"/>
          <w:noProof/>
          <w:szCs w:val="24"/>
        </w:rPr>
        <w:tab/>
      </w:r>
      <w:r w:rsidR="00CE456A">
        <w:rPr>
          <w:rFonts w:cs="Times New Roman"/>
          <w:noProof/>
          <w:szCs w:val="24"/>
        </w:rPr>
        <w:t>38</w:t>
      </w:r>
    </w:p>
    <w:p w14:paraId="1269F26C" w14:textId="67E8C33E"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16:</w:t>
      </w:r>
      <w:r>
        <w:rPr>
          <w:rFonts w:cs="Times New Roman"/>
          <w:noProof/>
          <w:szCs w:val="24"/>
        </w:rPr>
        <w:t xml:space="preserve"> COMPLIANCE WITH LEGAL REQUIREMENTS</w:t>
      </w:r>
      <w:r>
        <w:rPr>
          <w:rFonts w:cs="Times New Roman"/>
          <w:noProof/>
          <w:szCs w:val="24"/>
        </w:rPr>
        <w:tab/>
      </w:r>
      <w:r w:rsidR="00CE456A">
        <w:rPr>
          <w:rFonts w:cs="Times New Roman"/>
          <w:noProof/>
          <w:szCs w:val="24"/>
        </w:rPr>
        <w:t>38</w:t>
      </w:r>
    </w:p>
    <w:p w14:paraId="0585DBB3" w14:textId="1D222A3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16.1</w:t>
      </w:r>
      <w:r>
        <w:rPr>
          <w:rFonts w:ascii="Calibri" w:hAnsi="Calibri" w:cs="Times New Roman"/>
          <w:noProof/>
          <w:szCs w:val="24"/>
        </w:rPr>
        <w:tab/>
      </w:r>
      <w:r>
        <w:rPr>
          <w:rFonts w:cs="Times New Roman"/>
          <w:noProof/>
          <w:szCs w:val="24"/>
        </w:rPr>
        <w:t>Compliance with Legal Requirements</w:t>
      </w:r>
      <w:r>
        <w:rPr>
          <w:rFonts w:cs="Times New Roman"/>
          <w:noProof/>
          <w:szCs w:val="24"/>
        </w:rPr>
        <w:tab/>
      </w:r>
      <w:r w:rsidR="00CE456A">
        <w:rPr>
          <w:rFonts w:cs="Times New Roman"/>
          <w:noProof/>
          <w:szCs w:val="24"/>
        </w:rPr>
        <w:t>38</w:t>
      </w:r>
    </w:p>
    <w:p w14:paraId="7B4A19EC" w14:textId="5B228974"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17:</w:t>
      </w:r>
      <w:r>
        <w:rPr>
          <w:rFonts w:cs="Times New Roman"/>
          <w:noProof/>
          <w:szCs w:val="24"/>
        </w:rPr>
        <w:t xml:space="preserve"> ALTERATIONS</w:t>
      </w:r>
      <w:r>
        <w:rPr>
          <w:rFonts w:cs="Times New Roman"/>
          <w:noProof/>
          <w:szCs w:val="24"/>
        </w:rPr>
        <w:tab/>
      </w:r>
      <w:r w:rsidR="00CE456A">
        <w:rPr>
          <w:rFonts w:cs="Times New Roman"/>
          <w:noProof/>
          <w:szCs w:val="24"/>
        </w:rPr>
        <w:t>38</w:t>
      </w:r>
    </w:p>
    <w:p w14:paraId="64D15FE7" w14:textId="60AC52E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17.1</w:t>
      </w:r>
      <w:r>
        <w:rPr>
          <w:rFonts w:ascii="Calibri" w:hAnsi="Calibri" w:cs="Times New Roman"/>
          <w:noProof/>
          <w:szCs w:val="24"/>
        </w:rPr>
        <w:tab/>
      </w:r>
      <w:r>
        <w:rPr>
          <w:rFonts w:cs="Times New Roman"/>
          <w:noProof/>
          <w:szCs w:val="24"/>
        </w:rPr>
        <w:t>Alterations</w:t>
      </w:r>
      <w:r>
        <w:rPr>
          <w:rFonts w:cs="Times New Roman"/>
          <w:noProof/>
          <w:szCs w:val="24"/>
        </w:rPr>
        <w:tab/>
      </w:r>
      <w:r w:rsidR="00CE456A">
        <w:rPr>
          <w:rFonts w:cs="Times New Roman"/>
          <w:noProof/>
          <w:szCs w:val="24"/>
        </w:rPr>
        <w:t>38</w:t>
      </w:r>
    </w:p>
    <w:p w14:paraId="4F5913C8" w14:textId="47AA84AC"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17.2</w:t>
      </w:r>
      <w:r>
        <w:rPr>
          <w:rFonts w:ascii="Calibri" w:hAnsi="Calibri" w:cs="Times New Roman"/>
          <w:noProof/>
          <w:szCs w:val="24"/>
        </w:rPr>
        <w:tab/>
      </w:r>
      <w:r>
        <w:rPr>
          <w:rFonts w:cs="Times New Roman"/>
          <w:noProof/>
          <w:szCs w:val="24"/>
        </w:rPr>
        <w:t>Surrender of Improvements</w:t>
      </w:r>
      <w:r>
        <w:rPr>
          <w:rFonts w:cs="Times New Roman"/>
          <w:noProof/>
          <w:szCs w:val="24"/>
        </w:rPr>
        <w:tab/>
      </w:r>
      <w:r w:rsidR="00CE456A">
        <w:rPr>
          <w:rFonts w:cs="Times New Roman"/>
          <w:noProof/>
          <w:szCs w:val="24"/>
        </w:rPr>
        <w:t>39</w:t>
      </w:r>
    </w:p>
    <w:p w14:paraId="2758CAF5" w14:textId="3C5FEAE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17.3</w:t>
      </w:r>
      <w:r>
        <w:rPr>
          <w:rFonts w:ascii="Calibri" w:hAnsi="Calibri" w:cs="Times New Roman"/>
          <w:noProof/>
          <w:szCs w:val="24"/>
        </w:rPr>
        <w:tab/>
      </w:r>
      <w:r>
        <w:rPr>
          <w:rFonts w:cs="Times New Roman"/>
          <w:noProof/>
          <w:szCs w:val="24"/>
        </w:rPr>
        <w:t>Mechanic’s Liens</w:t>
      </w:r>
      <w:r>
        <w:rPr>
          <w:rFonts w:cs="Times New Roman"/>
          <w:noProof/>
          <w:szCs w:val="24"/>
        </w:rPr>
        <w:tab/>
      </w:r>
      <w:r w:rsidR="00CE456A">
        <w:rPr>
          <w:rFonts w:cs="Times New Roman"/>
          <w:noProof/>
          <w:szCs w:val="24"/>
        </w:rPr>
        <w:t>39</w:t>
      </w:r>
    </w:p>
    <w:p w14:paraId="146ED0AE" w14:textId="771BFBB0"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18:</w:t>
      </w:r>
      <w:r>
        <w:rPr>
          <w:rFonts w:cs="Times New Roman"/>
          <w:noProof/>
          <w:szCs w:val="24"/>
        </w:rPr>
        <w:t xml:space="preserve"> INSURANCE</w:t>
      </w:r>
      <w:r>
        <w:rPr>
          <w:rFonts w:cs="Times New Roman"/>
          <w:noProof/>
          <w:szCs w:val="24"/>
        </w:rPr>
        <w:tab/>
      </w:r>
      <w:r w:rsidR="00CE456A">
        <w:rPr>
          <w:rFonts w:cs="Times New Roman"/>
          <w:noProof/>
          <w:szCs w:val="24"/>
        </w:rPr>
        <w:t>40</w:t>
      </w:r>
    </w:p>
    <w:p w14:paraId="7A48551C" w14:textId="046CF90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18.1</w:t>
      </w:r>
      <w:r>
        <w:rPr>
          <w:rFonts w:ascii="Calibri" w:hAnsi="Calibri" w:cs="Times New Roman"/>
          <w:noProof/>
          <w:szCs w:val="24"/>
        </w:rPr>
        <w:tab/>
      </w:r>
      <w:r>
        <w:rPr>
          <w:rFonts w:cs="Times New Roman"/>
          <w:noProof/>
          <w:szCs w:val="24"/>
        </w:rPr>
        <w:t>Landlord’s Insurance</w:t>
      </w:r>
      <w:r>
        <w:rPr>
          <w:rFonts w:cs="Times New Roman"/>
          <w:noProof/>
          <w:szCs w:val="24"/>
        </w:rPr>
        <w:tab/>
      </w:r>
      <w:r w:rsidR="00CE456A">
        <w:rPr>
          <w:rFonts w:cs="Times New Roman"/>
          <w:noProof/>
          <w:szCs w:val="24"/>
        </w:rPr>
        <w:t>40</w:t>
      </w:r>
    </w:p>
    <w:p w14:paraId="43F61253" w14:textId="667C92A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18.2</w:t>
      </w:r>
      <w:r>
        <w:rPr>
          <w:rFonts w:ascii="Calibri" w:hAnsi="Calibri" w:cs="Times New Roman"/>
          <w:noProof/>
          <w:szCs w:val="24"/>
        </w:rPr>
        <w:tab/>
      </w:r>
      <w:r>
        <w:rPr>
          <w:rFonts w:cs="Times New Roman"/>
          <w:noProof/>
          <w:szCs w:val="24"/>
        </w:rPr>
        <w:t>Tenant’s Insurance</w:t>
      </w:r>
      <w:r>
        <w:rPr>
          <w:rFonts w:cs="Times New Roman"/>
          <w:noProof/>
          <w:szCs w:val="24"/>
        </w:rPr>
        <w:tab/>
      </w:r>
      <w:r w:rsidR="00CE456A">
        <w:rPr>
          <w:rFonts w:cs="Times New Roman"/>
          <w:noProof/>
          <w:szCs w:val="24"/>
        </w:rPr>
        <w:t>40</w:t>
      </w:r>
    </w:p>
    <w:p w14:paraId="5229DD6E" w14:textId="57857DC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18.3</w:t>
      </w:r>
      <w:r>
        <w:rPr>
          <w:rFonts w:ascii="Calibri" w:hAnsi="Calibri" w:cs="Times New Roman"/>
          <w:noProof/>
          <w:szCs w:val="24"/>
        </w:rPr>
        <w:tab/>
      </w:r>
      <w:r>
        <w:rPr>
          <w:rFonts w:cs="Times New Roman"/>
          <w:noProof/>
          <w:szCs w:val="24"/>
        </w:rPr>
        <w:t>Waiver of Subrogation</w:t>
      </w:r>
      <w:r>
        <w:rPr>
          <w:rFonts w:cs="Times New Roman"/>
          <w:noProof/>
          <w:szCs w:val="24"/>
        </w:rPr>
        <w:tab/>
      </w:r>
      <w:r w:rsidR="00CE456A">
        <w:rPr>
          <w:rFonts w:cs="Times New Roman"/>
          <w:noProof/>
          <w:szCs w:val="24"/>
        </w:rPr>
        <w:t>40</w:t>
      </w:r>
    </w:p>
    <w:p w14:paraId="2B20B8A7" w14:textId="328A4BA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18.4</w:t>
      </w:r>
      <w:r>
        <w:rPr>
          <w:rFonts w:ascii="Calibri" w:hAnsi="Calibri" w:cs="Times New Roman"/>
          <w:noProof/>
          <w:szCs w:val="24"/>
        </w:rPr>
        <w:tab/>
      </w:r>
      <w:r>
        <w:rPr>
          <w:rFonts w:cs="Times New Roman"/>
          <w:noProof/>
          <w:szCs w:val="24"/>
        </w:rPr>
        <w:t>General Requirements</w:t>
      </w:r>
      <w:r>
        <w:rPr>
          <w:rFonts w:cs="Times New Roman"/>
          <w:noProof/>
          <w:szCs w:val="24"/>
        </w:rPr>
        <w:tab/>
      </w:r>
      <w:r w:rsidR="00CE456A">
        <w:rPr>
          <w:rFonts w:cs="Times New Roman"/>
          <w:noProof/>
          <w:szCs w:val="24"/>
        </w:rPr>
        <w:t>40</w:t>
      </w:r>
    </w:p>
    <w:p w14:paraId="2158A387" w14:textId="5F19E96F"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19:</w:t>
      </w:r>
      <w:r>
        <w:rPr>
          <w:rFonts w:cs="Times New Roman"/>
          <w:noProof/>
          <w:szCs w:val="24"/>
        </w:rPr>
        <w:t xml:space="preserve"> INDEMNIFICATION</w:t>
      </w:r>
      <w:r>
        <w:rPr>
          <w:rFonts w:cs="Times New Roman"/>
          <w:noProof/>
          <w:szCs w:val="24"/>
        </w:rPr>
        <w:tab/>
      </w:r>
      <w:r w:rsidR="00CE456A">
        <w:rPr>
          <w:rFonts w:cs="Times New Roman"/>
          <w:noProof/>
          <w:szCs w:val="24"/>
        </w:rPr>
        <w:t>41</w:t>
      </w:r>
    </w:p>
    <w:p w14:paraId="6086491C" w14:textId="1F764F7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19.1</w:t>
      </w:r>
      <w:r>
        <w:rPr>
          <w:rFonts w:ascii="Calibri" w:hAnsi="Calibri" w:cs="Times New Roman"/>
          <w:noProof/>
          <w:szCs w:val="24"/>
        </w:rPr>
        <w:tab/>
      </w:r>
      <w:r>
        <w:rPr>
          <w:rFonts w:cs="Times New Roman"/>
          <w:noProof/>
          <w:szCs w:val="24"/>
        </w:rPr>
        <w:t>Indemnification</w:t>
      </w:r>
      <w:r>
        <w:rPr>
          <w:rFonts w:cs="Times New Roman"/>
          <w:noProof/>
          <w:szCs w:val="24"/>
        </w:rPr>
        <w:tab/>
      </w:r>
      <w:r w:rsidR="00CE456A">
        <w:rPr>
          <w:rFonts w:cs="Times New Roman"/>
          <w:noProof/>
          <w:szCs w:val="24"/>
        </w:rPr>
        <w:t>41</w:t>
      </w:r>
    </w:p>
    <w:p w14:paraId="1AAF9390" w14:textId="70AEEE0A"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20:</w:t>
      </w:r>
      <w:r>
        <w:rPr>
          <w:rFonts w:cs="Times New Roman"/>
          <w:noProof/>
          <w:szCs w:val="24"/>
        </w:rPr>
        <w:t xml:space="preserve"> DAMAGE AND DESTRUCTION</w:t>
      </w:r>
      <w:r>
        <w:rPr>
          <w:rFonts w:cs="Times New Roman"/>
          <w:noProof/>
          <w:szCs w:val="24"/>
        </w:rPr>
        <w:tab/>
      </w:r>
      <w:r w:rsidR="00CE456A">
        <w:rPr>
          <w:rFonts w:cs="Times New Roman"/>
          <w:noProof/>
          <w:szCs w:val="24"/>
        </w:rPr>
        <w:t>41</w:t>
      </w:r>
    </w:p>
    <w:p w14:paraId="5CBCAD5D" w14:textId="4EC9DDDB"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20.1</w:t>
      </w:r>
      <w:r>
        <w:rPr>
          <w:rFonts w:ascii="Calibri" w:hAnsi="Calibri" w:cs="Times New Roman"/>
          <w:noProof/>
          <w:szCs w:val="24"/>
        </w:rPr>
        <w:tab/>
      </w:r>
      <w:r>
        <w:rPr>
          <w:rFonts w:cs="Times New Roman"/>
          <w:noProof/>
          <w:szCs w:val="24"/>
        </w:rPr>
        <w:t>Insurable Casualty</w:t>
      </w:r>
      <w:r>
        <w:rPr>
          <w:rFonts w:cs="Times New Roman"/>
          <w:noProof/>
          <w:szCs w:val="24"/>
        </w:rPr>
        <w:tab/>
      </w:r>
      <w:r w:rsidR="00CE456A">
        <w:rPr>
          <w:rFonts w:cs="Times New Roman"/>
          <w:noProof/>
          <w:szCs w:val="24"/>
        </w:rPr>
        <w:t>41</w:t>
      </w:r>
    </w:p>
    <w:p w14:paraId="4D53AF83" w14:textId="46CB5C1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20.2</w:t>
      </w:r>
      <w:r>
        <w:rPr>
          <w:rFonts w:ascii="Calibri" w:hAnsi="Calibri" w:cs="Times New Roman"/>
          <w:noProof/>
          <w:szCs w:val="24"/>
        </w:rPr>
        <w:tab/>
      </w:r>
      <w:r>
        <w:rPr>
          <w:rFonts w:cs="Times New Roman"/>
          <w:noProof/>
          <w:szCs w:val="24"/>
        </w:rPr>
        <w:t>Uninsurable Casualty</w:t>
      </w:r>
      <w:r>
        <w:rPr>
          <w:rFonts w:cs="Times New Roman"/>
          <w:noProof/>
          <w:szCs w:val="24"/>
        </w:rPr>
        <w:tab/>
      </w:r>
      <w:r w:rsidR="00CE456A">
        <w:rPr>
          <w:rFonts w:cs="Times New Roman"/>
          <w:noProof/>
          <w:szCs w:val="24"/>
        </w:rPr>
        <w:t>42</w:t>
      </w:r>
    </w:p>
    <w:p w14:paraId="1E810F8E" w14:textId="7E3562C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20.3</w:t>
      </w:r>
      <w:r>
        <w:rPr>
          <w:rFonts w:ascii="Calibri" w:hAnsi="Calibri" w:cs="Times New Roman"/>
          <w:noProof/>
          <w:szCs w:val="24"/>
        </w:rPr>
        <w:tab/>
      </w:r>
      <w:r>
        <w:rPr>
          <w:rFonts w:cs="Times New Roman"/>
          <w:noProof/>
          <w:szCs w:val="24"/>
        </w:rPr>
        <w:t>Delay in Rebuilding</w:t>
      </w:r>
      <w:r>
        <w:rPr>
          <w:rFonts w:cs="Times New Roman"/>
          <w:noProof/>
          <w:szCs w:val="24"/>
        </w:rPr>
        <w:tab/>
      </w:r>
      <w:r w:rsidR="00CE456A">
        <w:rPr>
          <w:rFonts w:cs="Times New Roman"/>
          <w:noProof/>
          <w:szCs w:val="24"/>
        </w:rPr>
        <w:t>42</w:t>
      </w:r>
    </w:p>
    <w:p w14:paraId="583E81B1" w14:textId="28934E4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20.4</w:t>
      </w:r>
      <w:r>
        <w:rPr>
          <w:rFonts w:ascii="Calibri" w:hAnsi="Calibri" w:cs="Times New Roman"/>
          <w:noProof/>
          <w:szCs w:val="24"/>
        </w:rPr>
        <w:tab/>
      </w:r>
      <w:r>
        <w:rPr>
          <w:rFonts w:cs="Times New Roman"/>
          <w:noProof/>
          <w:szCs w:val="24"/>
        </w:rPr>
        <w:t>Rent Abatement</w:t>
      </w:r>
      <w:r>
        <w:rPr>
          <w:rFonts w:cs="Times New Roman"/>
          <w:noProof/>
          <w:szCs w:val="24"/>
        </w:rPr>
        <w:tab/>
      </w:r>
      <w:r w:rsidR="00CE456A">
        <w:rPr>
          <w:rFonts w:cs="Times New Roman"/>
          <w:noProof/>
          <w:szCs w:val="24"/>
        </w:rPr>
        <w:t>43</w:t>
      </w:r>
    </w:p>
    <w:p w14:paraId="71024B99" w14:textId="03C4153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20.5</w:t>
      </w:r>
      <w:r>
        <w:rPr>
          <w:rFonts w:ascii="Calibri" w:hAnsi="Calibri" w:cs="Times New Roman"/>
          <w:noProof/>
          <w:szCs w:val="24"/>
        </w:rPr>
        <w:tab/>
      </w:r>
      <w:r>
        <w:rPr>
          <w:rFonts w:cs="Times New Roman"/>
          <w:noProof/>
          <w:szCs w:val="24"/>
        </w:rPr>
        <w:t>Termination</w:t>
      </w:r>
      <w:r>
        <w:rPr>
          <w:rFonts w:cs="Times New Roman"/>
          <w:noProof/>
          <w:szCs w:val="24"/>
        </w:rPr>
        <w:tab/>
      </w:r>
      <w:r w:rsidR="00CE456A">
        <w:rPr>
          <w:rFonts w:cs="Times New Roman"/>
          <w:noProof/>
          <w:szCs w:val="24"/>
        </w:rPr>
        <w:t>43</w:t>
      </w:r>
    </w:p>
    <w:p w14:paraId="001B26CB" w14:textId="38E283F9"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20.6</w:t>
      </w:r>
      <w:r>
        <w:rPr>
          <w:rFonts w:ascii="Calibri" w:hAnsi="Calibri" w:cs="Times New Roman"/>
          <w:noProof/>
          <w:szCs w:val="24"/>
        </w:rPr>
        <w:tab/>
      </w:r>
      <w:r>
        <w:rPr>
          <w:rFonts w:cs="Times New Roman"/>
          <w:noProof/>
          <w:szCs w:val="24"/>
        </w:rPr>
        <w:t>Proceeds</w:t>
      </w:r>
      <w:r>
        <w:rPr>
          <w:rFonts w:cs="Times New Roman"/>
          <w:noProof/>
          <w:szCs w:val="24"/>
        </w:rPr>
        <w:tab/>
      </w:r>
      <w:r w:rsidR="00CE456A">
        <w:rPr>
          <w:rFonts w:cs="Times New Roman"/>
          <w:noProof/>
          <w:szCs w:val="24"/>
        </w:rPr>
        <w:t>43</w:t>
      </w:r>
    </w:p>
    <w:p w14:paraId="2CABF71D" w14:textId="484EDD4A"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20.7</w:t>
      </w:r>
      <w:r>
        <w:rPr>
          <w:rFonts w:ascii="Calibri" w:hAnsi="Calibri" w:cs="Times New Roman"/>
          <w:noProof/>
          <w:szCs w:val="24"/>
        </w:rPr>
        <w:tab/>
      </w:r>
      <w:r>
        <w:rPr>
          <w:rFonts w:cs="Times New Roman"/>
          <w:noProof/>
          <w:szCs w:val="24"/>
        </w:rPr>
        <w:t>Tenant Right of First Offer</w:t>
      </w:r>
      <w:r>
        <w:rPr>
          <w:rFonts w:cs="Times New Roman"/>
          <w:noProof/>
          <w:szCs w:val="24"/>
        </w:rPr>
        <w:tab/>
      </w:r>
      <w:r w:rsidR="00CE456A">
        <w:rPr>
          <w:rFonts w:cs="Times New Roman"/>
          <w:noProof/>
          <w:szCs w:val="24"/>
        </w:rPr>
        <w:t>43</w:t>
      </w:r>
    </w:p>
    <w:p w14:paraId="5C33E44F" w14:textId="5B8E15D6"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21:</w:t>
      </w:r>
      <w:r>
        <w:rPr>
          <w:rFonts w:cs="Times New Roman"/>
          <w:noProof/>
          <w:szCs w:val="24"/>
        </w:rPr>
        <w:t xml:space="preserve"> EMINENT DOMAIN</w:t>
      </w:r>
      <w:r>
        <w:rPr>
          <w:rFonts w:cs="Times New Roman"/>
          <w:noProof/>
          <w:szCs w:val="24"/>
        </w:rPr>
        <w:tab/>
      </w:r>
      <w:r w:rsidR="00CE456A">
        <w:rPr>
          <w:rFonts w:cs="Times New Roman"/>
          <w:noProof/>
          <w:szCs w:val="24"/>
        </w:rPr>
        <w:t>43</w:t>
      </w:r>
    </w:p>
    <w:p w14:paraId="4DCA8B95" w14:textId="35D4325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21.1</w:t>
      </w:r>
      <w:r>
        <w:rPr>
          <w:rFonts w:ascii="Calibri" w:hAnsi="Calibri" w:cs="Times New Roman"/>
          <w:noProof/>
          <w:szCs w:val="24"/>
        </w:rPr>
        <w:tab/>
      </w:r>
      <w:r>
        <w:rPr>
          <w:rFonts w:cs="Times New Roman"/>
          <w:noProof/>
          <w:szCs w:val="24"/>
        </w:rPr>
        <w:t>Taking</w:t>
      </w:r>
      <w:r>
        <w:rPr>
          <w:rFonts w:cs="Times New Roman"/>
          <w:noProof/>
          <w:szCs w:val="24"/>
        </w:rPr>
        <w:tab/>
      </w:r>
      <w:r w:rsidR="00CE456A">
        <w:rPr>
          <w:rFonts w:cs="Times New Roman"/>
          <w:noProof/>
          <w:szCs w:val="24"/>
        </w:rPr>
        <w:t>43</w:t>
      </w:r>
    </w:p>
    <w:p w14:paraId="6E59A7A5" w14:textId="5151E9A6"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21.2</w:t>
      </w:r>
      <w:r>
        <w:rPr>
          <w:rFonts w:ascii="Calibri" w:hAnsi="Calibri" w:cs="Times New Roman"/>
          <w:noProof/>
          <w:szCs w:val="24"/>
        </w:rPr>
        <w:tab/>
      </w:r>
      <w:r>
        <w:rPr>
          <w:rFonts w:cs="Times New Roman"/>
          <w:noProof/>
          <w:szCs w:val="24"/>
        </w:rPr>
        <w:t>Total Taking</w:t>
      </w:r>
      <w:r>
        <w:rPr>
          <w:rFonts w:cs="Times New Roman"/>
          <w:noProof/>
          <w:szCs w:val="24"/>
        </w:rPr>
        <w:tab/>
      </w:r>
      <w:r w:rsidR="00CE456A">
        <w:rPr>
          <w:rFonts w:cs="Times New Roman"/>
          <w:noProof/>
          <w:szCs w:val="24"/>
        </w:rPr>
        <w:t>43</w:t>
      </w:r>
    </w:p>
    <w:p w14:paraId="008160F4" w14:textId="0203EA5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21.3</w:t>
      </w:r>
      <w:r>
        <w:rPr>
          <w:rFonts w:ascii="Calibri" w:hAnsi="Calibri" w:cs="Times New Roman"/>
          <w:noProof/>
          <w:szCs w:val="24"/>
        </w:rPr>
        <w:tab/>
      </w:r>
      <w:r>
        <w:rPr>
          <w:rFonts w:cs="Times New Roman"/>
          <w:noProof/>
          <w:szCs w:val="24"/>
        </w:rPr>
        <w:t>Partial Taking</w:t>
      </w:r>
      <w:r>
        <w:rPr>
          <w:rFonts w:cs="Times New Roman"/>
          <w:noProof/>
          <w:szCs w:val="24"/>
        </w:rPr>
        <w:tab/>
      </w:r>
      <w:r w:rsidR="00CE456A">
        <w:rPr>
          <w:rFonts w:cs="Times New Roman"/>
          <w:noProof/>
          <w:szCs w:val="24"/>
        </w:rPr>
        <w:t>43</w:t>
      </w:r>
    </w:p>
    <w:p w14:paraId="7E71156D" w14:textId="07D941A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21.4</w:t>
      </w:r>
      <w:r>
        <w:rPr>
          <w:rFonts w:ascii="Calibri" w:hAnsi="Calibri" w:cs="Times New Roman"/>
          <w:noProof/>
          <w:szCs w:val="24"/>
        </w:rPr>
        <w:tab/>
      </w:r>
      <w:r>
        <w:rPr>
          <w:rFonts w:cs="Times New Roman"/>
          <w:noProof/>
          <w:szCs w:val="24"/>
        </w:rPr>
        <w:t>Restoration</w:t>
      </w:r>
      <w:r>
        <w:rPr>
          <w:rFonts w:cs="Times New Roman"/>
          <w:noProof/>
          <w:szCs w:val="24"/>
        </w:rPr>
        <w:tab/>
      </w:r>
      <w:r w:rsidR="00CE456A">
        <w:rPr>
          <w:rFonts w:cs="Times New Roman"/>
          <w:noProof/>
          <w:szCs w:val="24"/>
        </w:rPr>
        <w:t>44</w:t>
      </w:r>
    </w:p>
    <w:p w14:paraId="534FFDEB" w14:textId="235ED3A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21.5</w:t>
      </w:r>
      <w:r>
        <w:rPr>
          <w:rFonts w:ascii="Calibri" w:hAnsi="Calibri" w:cs="Times New Roman"/>
          <w:noProof/>
          <w:szCs w:val="24"/>
        </w:rPr>
        <w:tab/>
      </w:r>
      <w:r>
        <w:rPr>
          <w:rFonts w:cs="Times New Roman"/>
          <w:noProof/>
          <w:szCs w:val="24"/>
        </w:rPr>
        <w:t>Award</w:t>
      </w:r>
      <w:r>
        <w:rPr>
          <w:rFonts w:cs="Times New Roman"/>
          <w:noProof/>
          <w:szCs w:val="24"/>
        </w:rPr>
        <w:tab/>
      </w:r>
      <w:r w:rsidR="00CE456A">
        <w:rPr>
          <w:rFonts w:cs="Times New Roman"/>
          <w:noProof/>
          <w:szCs w:val="24"/>
        </w:rPr>
        <w:t>45</w:t>
      </w:r>
    </w:p>
    <w:p w14:paraId="3ECD0766" w14:textId="24436FC2"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22:</w:t>
      </w:r>
      <w:r>
        <w:rPr>
          <w:rFonts w:cs="Times New Roman"/>
          <w:noProof/>
          <w:szCs w:val="24"/>
        </w:rPr>
        <w:t xml:space="preserve"> ASSIGNMENT AND SUBLETTING</w:t>
      </w:r>
      <w:r>
        <w:rPr>
          <w:rFonts w:cs="Times New Roman"/>
          <w:noProof/>
          <w:szCs w:val="24"/>
        </w:rPr>
        <w:tab/>
      </w:r>
      <w:r w:rsidR="00CE456A">
        <w:rPr>
          <w:rFonts w:cs="Times New Roman"/>
          <w:noProof/>
          <w:szCs w:val="24"/>
        </w:rPr>
        <w:t>45</w:t>
      </w:r>
    </w:p>
    <w:p w14:paraId="5AA1A487" w14:textId="3B41E6B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22.1</w:t>
      </w:r>
      <w:r>
        <w:rPr>
          <w:rFonts w:ascii="Calibri" w:hAnsi="Calibri" w:cs="Times New Roman"/>
          <w:noProof/>
          <w:szCs w:val="24"/>
        </w:rPr>
        <w:tab/>
      </w:r>
      <w:r>
        <w:rPr>
          <w:rFonts w:cs="Times New Roman"/>
          <w:noProof/>
          <w:szCs w:val="24"/>
        </w:rPr>
        <w:t>Consent</w:t>
      </w:r>
      <w:r>
        <w:rPr>
          <w:rFonts w:cs="Times New Roman"/>
          <w:noProof/>
          <w:szCs w:val="24"/>
        </w:rPr>
        <w:tab/>
      </w:r>
      <w:r w:rsidR="00CE456A">
        <w:rPr>
          <w:rFonts w:cs="Times New Roman"/>
          <w:noProof/>
          <w:szCs w:val="24"/>
        </w:rPr>
        <w:t>45</w:t>
      </w:r>
    </w:p>
    <w:p w14:paraId="0631AC08" w14:textId="555E87D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22.2</w:t>
      </w:r>
      <w:r>
        <w:rPr>
          <w:rFonts w:ascii="Calibri" w:hAnsi="Calibri" w:cs="Times New Roman"/>
          <w:noProof/>
          <w:szCs w:val="24"/>
        </w:rPr>
        <w:tab/>
      </w:r>
      <w:r>
        <w:rPr>
          <w:rFonts w:cs="Times New Roman"/>
          <w:noProof/>
          <w:szCs w:val="24"/>
        </w:rPr>
        <w:t>Defined Terms</w:t>
      </w:r>
      <w:r>
        <w:rPr>
          <w:rFonts w:cs="Times New Roman"/>
          <w:noProof/>
          <w:szCs w:val="24"/>
        </w:rPr>
        <w:tab/>
      </w:r>
      <w:r w:rsidR="00DA513C">
        <w:rPr>
          <w:rFonts w:cs="Times New Roman"/>
          <w:noProof/>
          <w:szCs w:val="24"/>
        </w:rPr>
        <w:t>45</w:t>
      </w:r>
    </w:p>
    <w:p w14:paraId="3AA17258" w14:textId="262D83E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22.3</w:t>
      </w:r>
      <w:r>
        <w:rPr>
          <w:rFonts w:ascii="Calibri" w:hAnsi="Calibri" w:cs="Times New Roman"/>
          <w:noProof/>
          <w:szCs w:val="24"/>
        </w:rPr>
        <w:tab/>
      </w:r>
      <w:r>
        <w:rPr>
          <w:rFonts w:cs="Times New Roman"/>
          <w:noProof/>
          <w:szCs w:val="24"/>
        </w:rPr>
        <w:t>Release of Liability of Tenant</w:t>
      </w:r>
      <w:r>
        <w:rPr>
          <w:rFonts w:cs="Times New Roman"/>
          <w:noProof/>
          <w:szCs w:val="24"/>
        </w:rPr>
        <w:tab/>
      </w:r>
      <w:r w:rsidR="00DA513C">
        <w:rPr>
          <w:rFonts w:cs="Times New Roman"/>
          <w:noProof/>
          <w:szCs w:val="24"/>
        </w:rPr>
        <w:t>45</w:t>
      </w:r>
    </w:p>
    <w:p w14:paraId="5EAC5FBA" w14:textId="37C4568D"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22.4</w:t>
      </w:r>
      <w:r>
        <w:rPr>
          <w:rFonts w:ascii="Calibri" w:hAnsi="Calibri" w:cs="Times New Roman"/>
          <w:noProof/>
          <w:szCs w:val="24"/>
        </w:rPr>
        <w:tab/>
      </w:r>
      <w:r>
        <w:rPr>
          <w:rFonts w:cs="Times New Roman"/>
          <w:noProof/>
          <w:szCs w:val="24"/>
        </w:rPr>
        <w:t>Transfer and Release of Liability of Landlord</w:t>
      </w:r>
      <w:r>
        <w:rPr>
          <w:rFonts w:cs="Times New Roman"/>
          <w:noProof/>
          <w:szCs w:val="24"/>
        </w:rPr>
        <w:tab/>
      </w:r>
      <w:r w:rsidR="00DA513C">
        <w:rPr>
          <w:rFonts w:cs="Times New Roman"/>
          <w:noProof/>
          <w:szCs w:val="24"/>
        </w:rPr>
        <w:t>46</w:t>
      </w:r>
    </w:p>
    <w:p w14:paraId="15E14089" w14:textId="649D3708"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lastRenderedPageBreak/>
        <w:t>ARTICLE 23:</w:t>
      </w:r>
      <w:r>
        <w:rPr>
          <w:rFonts w:cs="Times New Roman"/>
          <w:noProof/>
          <w:szCs w:val="24"/>
        </w:rPr>
        <w:t xml:space="preserve"> DEFAULT</w:t>
      </w:r>
      <w:r>
        <w:rPr>
          <w:rFonts w:cs="Times New Roman"/>
          <w:noProof/>
          <w:szCs w:val="24"/>
        </w:rPr>
        <w:tab/>
      </w:r>
      <w:r w:rsidR="00DA513C">
        <w:rPr>
          <w:rFonts w:cs="Times New Roman"/>
          <w:noProof/>
          <w:szCs w:val="24"/>
        </w:rPr>
        <w:t>4</w:t>
      </w:r>
      <w:r>
        <w:rPr>
          <w:rFonts w:cs="Times New Roman"/>
          <w:noProof/>
          <w:szCs w:val="24"/>
        </w:rPr>
        <w:t>6</w:t>
      </w:r>
    </w:p>
    <w:p w14:paraId="7D7572B3" w14:textId="20FCDD3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23.1</w:t>
      </w:r>
      <w:r>
        <w:rPr>
          <w:rFonts w:ascii="Calibri" w:hAnsi="Calibri" w:cs="Times New Roman"/>
          <w:noProof/>
          <w:szCs w:val="24"/>
        </w:rPr>
        <w:tab/>
      </w:r>
      <w:r>
        <w:rPr>
          <w:rFonts w:cs="Times New Roman"/>
          <w:noProof/>
          <w:szCs w:val="24"/>
        </w:rPr>
        <w:t>Default by Tenant</w:t>
      </w:r>
      <w:r>
        <w:rPr>
          <w:rFonts w:cs="Times New Roman"/>
          <w:noProof/>
          <w:szCs w:val="24"/>
        </w:rPr>
        <w:tab/>
      </w:r>
      <w:r w:rsidR="00DA513C">
        <w:rPr>
          <w:rFonts w:cs="Times New Roman"/>
          <w:noProof/>
          <w:szCs w:val="24"/>
        </w:rPr>
        <w:t>4</w:t>
      </w:r>
      <w:r>
        <w:rPr>
          <w:rFonts w:cs="Times New Roman"/>
          <w:noProof/>
          <w:szCs w:val="24"/>
        </w:rPr>
        <w:t>6</w:t>
      </w:r>
    </w:p>
    <w:p w14:paraId="1DBE404E" w14:textId="6A7CAA0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23.2</w:t>
      </w:r>
      <w:r>
        <w:rPr>
          <w:rFonts w:ascii="Calibri" w:hAnsi="Calibri" w:cs="Times New Roman"/>
          <w:noProof/>
          <w:szCs w:val="24"/>
        </w:rPr>
        <w:tab/>
      </w:r>
      <w:r>
        <w:rPr>
          <w:rFonts w:cs="Times New Roman"/>
          <w:noProof/>
          <w:szCs w:val="24"/>
        </w:rPr>
        <w:t>Remedies of Landlord</w:t>
      </w:r>
      <w:r>
        <w:rPr>
          <w:rFonts w:cs="Times New Roman"/>
          <w:noProof/>
          <w:szCs w:val="24"/>
        </w:rPr>
        <w:tab/>
      </w:r>
      <w:r w:rsidR="00DA513C">
        <w:rPr>
          <w:rFonts w:cs="Times New Roman"/>
          <w:noProof/>
          <w:szCs w:val="24"/>
        </w:rPr>
        <w:t>47</w:t>
      </w:r>
    </w:p>
    <w:p w14:paraId="26B5ACCE" w14:textId="05F6264E"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23.3</w:t>
      </w:r>
      <w:r>
        <w:rPr>
          <w:rFonts w:ascii="Calibri" w:hAnsi="Calibri" w:cs="Times New Roman"/>
          <w:noProof/>
          <w:szCs w:val="24"/>
        </w:rPr>
        <w:tab/>
      </w:r>
      <w:r>
        <w:rPr>
          <w:rFonts w:cs="Times New Roman"/>
          <w:noProof/>
          <w:szCs w:val="24"/>
        </w:rPr>
        <w:t>Default by Landlord</w:t>
      </w:r>
      <w:r>
        <w:rPr>
          <w:rFonts w:cs="Times New Roman"/>
          <w:noProof/>
          <w:szCs w:val="24"/>
        </w:rPr>
        <w:tab/>
      </w:r>
      <w:r w:rsidR="00DA513C">
        <w:rPr>
          <w:rFonts w:cs="Times New Roman"/>
          <w:noProof/>
          <w:szCs w:val="24"/>
        </w:rPr>
        <w:t>48</w:t>
      </w:r>
    </w:p>
    <w:p w14:paraId="22B324B8" w14:textId="6D1AE7B8"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24:</w:t>
      </w:r>
      <w:r>
        <w:rPr>
          <w:rFonts w:cs="Times New Roman"/>
          <w:noProof/>
          <w:szCs w:val="24"/>
        </w:rPr>
        <w:t xml:space="preserve"> SUBORDINATION</w:t>
      </w:r>
      <w:r>
        <w:rPr>
          <w:rFonts w:cs="Times New Roman"/>
          <w:noProof/>
          <w:szCs w:val="24"/>
        </w:rPr>
        <w:tab/>
      </w:r>
      <w:r w:rsidR="00DA513C">
        <w:rPr>
          <w:rFonts w:cs="Times New Roman"/>
          <w:noProof/>
          <w:szCs w:val="24"/>
        </w:rPr>
        <w:t>48</w:t>
      </w:r>
    </w:p>
    <w:p w14:paraId="4D945E11" w14:textId="7985A3A1"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24.1</w:t>
      </w:r>
      <w:r>
        <w:rPr>
          <w:rFonts w:ascii="Calibri" w:hAnsi="Calibri" w:cs="Times New Roman"/>
          <w:noProof/>
          <w:szCs w:val="24"/>
        </w:rPr>
        <w:tab/>
      </w:r>
      <w:r>
        <w:rPr>
          <w:rFonts w:cs="Times New Roman"/>
          <w:noProof/>
          <w:szCs w:val="24"/>
        </w:rPr>
        <w:t>Non-Disturbance Agreement from Present Encumbrance Holder</w:t>
      </w:r>
      <w:r>
        <w:rPr>
          <w:rFonts w:cs="Times New Roman"/>
          <w:noProof/>
          <w:szCs w:val="24"/>
        </w:rPr>
        <w:tab/>
      </w:r>
      <w:r w:rsidR="00DA513C">
        <w:rPr>
          <w:rFonts w:cs="Times New Roman"/>
          <w:noProof/>
          <w:szCs w:val="24"/>
        </w:rPr>
        <w:t>48</w:t>
      </w:r>
    </w:p>
    <w:p w14:paraId="4FE986FE" w14:textId="024306B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24.2</w:t>
      </w:r>
      <w:r>
        <w:rPr>
          <w:rFonts w:ascii="Calibri" w:hAnsi="Calibri" w:cs="Times New Roman"/>
          <w:noProof/>
          <w:szCs w:val="24"/>
        </w:rPr>
        <w:tab/>
      </w:r>
      <w:r>
        <w:rPr>
          <w:rFonts w:cs="Times New Roman"/>
          <w:noProof/>
          <w:szCs w:val="24"/>
        </w:rPr>
        <w:t>Non-Disturbance Protection from Future Encumbrance Holder</w:t>
      </w:r>
      <w:r>
        <w:rPr>
          <w:rFonts w:cs="Times New Roman"/>
          <w:noProof/>
          <w:szCs w:val="24"/>
        </w:rPr>
        <w:tab/>
      </w:r>
      <w:r w:rsidR="00DA513C">
        <w:rPr>
          <w:rFonts w:cs="Times New Roman"/>
          <w:noProof/>
          <w:szCs w:val="24"/>
        </w:rPr>
        <w:t>49</w:t>
      </w:r>
    </w:p>
    <w:p w14:paraId="4CECAFCA" w14:textId="6315AC8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24.3</w:t>
      </w:r>
      <w:r>
        <w:rPr>
          <w:rFonts w:ascii="Calibri" w:hAnsi="Calibri" w:cs="Times New Roman"/>
          <w:noProof/>
          <w:szCs w:val="24"/>
        </w:rPr>
        <w:tab/>
      </w:r>
      <w:r>
        <w:rPr>
          <w:rFonts w:cs="Times New Roman"/>
          <w:noProof/>
          <w:szCs w:val="24"/>
        </w:rPr>
        <w:t>Payments to Encumbrance Holder</w:t>
      </w:r>
      <w:r>
        <w:rPr>
          <w:rFonts w:cs="Times New Roman"/>
          <w:noProof/>
          <w:szCs w:val="24"/>
        </w:rPr>
        <w:tab/>
      </w:r>
      <w:r w:rsidR="00DA513C">
        <w:rPr>
          <w:rFonts w:cs="Times New Roman"/>
          <w:noProof/>
          <w:szCs w:val="24"/>
        </w:rPr>
        <w:t>49</w:t>
      </w:r>
    </w:p>
    <w:p w14:paraId="2F20B957" w14:textId="2EF3675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24.4</w:t>
      </w:r>
      <w:r>
        <w:rPr>
          <w:rFonts w:ascii="Calibri" w:hAnsi="Calibri" w:cs="Times New Roman"/>
          <w:noProof/>
          <w:szCs w:val="24"/>
        </w:rPr>
        <w:tab/>
      </w:r>
      <w:r>
        <w:rPr>
          <w:rFonts w:cs="Times New Roman"/>
          <w:noProof/>
          <w:szCs w:val="24"/>
        </w:rPr>
        <w:t>Recording of Non-Disturbance Agreement</w:t>
      </w:r>
      <w:r>
        <w:rPr>
          <w:rFonts w:cs="Times New Roman"/>
          <w:noProof/>
          <w:szCs w:val="24"/>
        </w:rPr>
        <w:tab/>
      </w:r>
      <w:r w:rsidR="00DA513C">
        <w:rPr>
          <w:rFonts w:cs="Times New Roman"/>
          <w:noProof/>
          <w:szCs w:val="24"/>
        </w:rPr>
        <w:t>49</w:t>
      </w:r>
    </w:p>
    <w:p w14:paraId="15731A19" w14:textId="6B0B2E4D" w:rsidR="00DD5BF1" w:rsidRPr="00296A09" w:rsidRDefault="00DD5BF1">
      <w:pPr>
        <w:keepNext/>
        <w:tabs>
          <w:tab w:val="right" w:leader="dot" w:pos="9350"/>
        </w:tabs>
        <w:adjustRightInd/>
        <w:spacing w:before="120" w:after="120"/>
        <w:rPr>
          <w:rFonts w:ascii="Calibri" w:hAnsi="Calibri" w:cs="Times New Roman"/>
          <w:noProof/>
          <w:szCs w:val="24"/>
          <w:lang w:val="fr-FR"/>
        </w:rPr>
      </w:pPr>
      <w:r w:rsidRPr="00296A09">
        <w:rPr>
          <w:rFonts w:cs="Times New Roman"/>
          <w:caps/>
          <w:noProof/>
          <w:szCs w:val="24"/>
          <w:lang w:val="fr-FR"/>
        </w:rPr>
        <w:t>ARTICLE 25:</w:t>
      </w:r>
      <w:r w:rsidRPr="00296A09">
        <w:rPr>
          <w:rFonts w:cs="Times New Roman"/>
          <w:noProof/>
          <w:szCs w:val="24"/>
          <w:lang w:val="fr-FR"/>
        </w:rPr>
        <w:t xml:space="preserve"> ESTOPPEL CERTIFICATE</w:t>
      </w:r>
      <w:r w:rsidRPr="00296A09">
        <w:rPr>
          <w:rFonts w:cs="Times New Roman"/>
          <w:noProof/>
          <w:szCs w:val="24"/>
          <w:lang w:val="fr-FR"/>
        </w:rPr>
        <w:tab/>
      </w:r>
      <w:r w:rsidR="00DA513C">
        <w:rPr>
          <w:rFonts w:cs="Times New Roman"/>
          <w:noProof/>
          <w:szCs w:val="24"/>
          <w:lang w:val="fr-FR"/>
        </w:rPr>
        <w:t>49</w:t>
      </w:r>
    </w:p>
    <w:p w14:paraId="7BBCDC3D" w14:textId="2B350C28" w:rsidR="00DD5BF1" w:rsidRPr="00030E39" w:rsidRDefault="00DD5BF1">
      <w:pPr>
        <w:tabs>
          <w:tab w:val="left" w:pos="900"/>
          <w:tab w:val="right" w:leader="dot" w:pos="9350"/>
        </w:tabs>
        <w:adjustRightInd/>
        <w:spacing w:after="0"/>
        <w:ind w:left="216"/>
        <w:rPr>
          <w:rFonts w:ascii="Calibri" w:hAnsi="Calibri" w:cs="Times New Roman"/>
          <w:noProof/>
          <w:szCs w:val="24"/>
          <w:lang w:val="fr-FR"/>
        </w:rPr>
      </w:pPr>
      <w:r w:rsidRPr="00030E39">
        <w:rPr>
          <w:rFonts w:cs="Times New Roman"/>
          <w:noProof/>
          <w:szCs w:val="24"/>
          <w:lang w:val="fr-FR"/>
        </w:rPr>
        <w:t>25.1</w:t>
      </w:r>
      <w:r w:rsidRPr="00030E39">
        <w:rPr>
          <w:rFonts w:ascii="Calibri" w:hAnsi="Calibri" w:cs="Times New Roman"/>
          <w:noProof/>
          <w:szCs w:val="24"/>
          <w:lang w:val="fr-FR"/>
        </w:rPr>
        <w:tab/>
      </w:r>
      <w:r w:rsidRPr="00030E39">
        <w:rPr>
          <w:rFonts w:cs="Times New Roman"/>
          <w:noProof/>
          <w:szCs w:val="24"/>
          <w:lang w:val="fr-FR"/>
        </w:rPr>
        <w:t>Estoppel Certificate</w:t>
      </w:r>
      <w:r w:rsidRPr="00030E39">
        <w:rPr>
          <w:rFonts w:cs="Times New Roman"/>
          <w:noProof/>
          <w:szCs w:val="24"/>
          <w:lang w:val="fr-FR"/>
        </w:rPr>
        <w:tab/>
      </w:r>
      <w:r w:rsidR="00DA513C" w:rsidRPr="00030E39">
        <w:rPr>
          <w:rFonts w:cs="Times New Roman"/>
          <w:noProof/>
          <w:szCs w:val="24"/>
          <w:lang w:val="fr-FR"/>
        </w:rPr>
        <w:t>49</w:t>
      </w:r>
    </w:p>
    <w:p w14:paraId="175A01FB" w14:textId="69AFE82A"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26:</w:t>
      </w:r>
      <w:r>
        <w:rPr>
          <w:rFonts w:cs="Times New Roman"/>
          <w:noProof/>
          <w:szCs w:val="24"/>
        </w:rPr>
        <w:t xml:space="preserve"> RECORDING</w:t>
      </w:r>
      <w:r>
        <w:rPr>
          <w:rFonts w:cs="Times New Roman"/>
          <w:noProof/>
          <w:szCs w:val="24"/>
        </w:rPr>
        <w:tab/>
      </w:r>
      <w:r w:rsidR="00DA513C">
        <w:rPr>
          <w:rFonts w:cs="Times New Roman"/>
          <w:noProof/>
          <w:szCs w:val="24"/>
        </w:rPr>
        <w:t>50</w:t>
      </w:r>
    </w:p>
    <w:p w14:paraId="730AAA5C" w14:textId="4B3AF610"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26.1</w:t>
      </w:r>
      <w:r>
        <w:rPr>
          <w:rFonts w:ascii="Calibri" w:hAnsi="Calibri" w:cs="Times New Roman"/>
          <w:noProof/>
          <w:szCs w:val="24"/>
        </w:rPr>
        <w:tab/>
      </w:r>
      <w:r>
        <w:rPr>
          <w:rFonts w:cs="Times New Roman"/>
          <w:noProof/>
          <w:szCs w:val="24"/>
        </w:rPr>
        <w:t>Memorandum of Lease</w:t>
      </w:r>
      <w:r>
        <w:rPr>
          <w:rFonts w:cs="Times New Roman"/>
          <w:noProof/>
          <w:szCs w:val="24"/>
        </w:rPr>
        <w:tab/>
      </w:r>
      <w:r w:rsidR="00DA513C">
        <w:rPr>
          <w:rFonts w:cs="Times New Roman"/>
          <w:noProof/>
          <w:szCs w:val="24"/>
        </w:rPr>
        <w:t>50</w:t>
      </w:r>
    </w:p>
    <w:p w14:paraId="7B3683C1" w14:textId="77617057"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27:</w:t>
      </w:r>
      <w:r>
        <w:rPr>
          <w:rFonts w:cs="Times New Roman"/>
          <w:noProof/>
          <w:szCs w:val="24"/>
        </w:rPr>
        <w:t xml:space="preserve"> HOLDING OVER</w:t>
      </w:r>
      <w:r>
        <w:rPr>
          <w:rFonts w:cs="Times New Roman"/>
          <w:noProof/>
          <w:szCs w:val="24"/>
        </w:rPr>
        <w:tab/>
      </w:r>
      <w:r w:rsidR="00DA513C">
        <w:rPr>
          <w:rFonts w:cs="Times New Roman"/>
          <w:noProof/>
          <w:szCs w:val="24"/>
        </w:rPr>
        <w:t>50</w:t>
      </w:r>
    </w:p>
    <w:p w14:paraId="75697886" w14:textId="7226EB9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27.1</w:t>
      </w:r>
      <w:r>
        <w:rPr>
          <w:rFonts w:ascii="Calibri" w:hAnsi="Calibri" w:cs="Times New Roman"/>
          <w:noProof/>
          <w:szCs w:val="24"/>
        </w:rPr>
        <w:tab/>
      </w:r>
      <w:r>
        <w:rPr>
          <w:rFonts w:cs="Times New Roman"/>
          <w:noProof/>
          <w:szCs w:val="24"/>
        </w:rPr>
        <w:t>Holding Over</w:t>
      </w:r>
      <w:r>
        <w:rPr>
          <w:rFonts w:cs="Times New Roman"/>
          <w:noProof/>
          <w:szCs w:val="24"/>
        </w:rPr>
        <w:tab/>
      </w:r>
      <w:r w:rsidR="00DA513C">
        <w:rPr>
          <w:rFonts w:cs="Times New Roman"/>
          <w:noProof/>
          <w:szCs w:val="24"/>
        </w:rPr>
        <w:t>50</w:t>
      </w:r>
    </w:p>
    <w:p w14:paraId="6A419ECB" w14:textId="47D3B76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27.2</w:t>
      </w:r>
      <w:r>
        <w:rPr>
          <w:rFonts w:ascii="Calibri" w:hAnsi="Calibri" w:cs="Times New Roman"/>
          <w:noProof/>
          <w:szCs w:val="24"/>
        </w:rPr>
        <w:tab/>
      </w:r>
      <w:r>
        <w:rPr>
          <w:rFonts w:cs="Times New Roman"/>
          <w:noProof/>
          <w:szCs w:val="24"/>
        </w:rPr>
        <w:t>Relocation</w:t>
      </w:r>
      <w:r>
        <w:rPr>
          <w:rFonts w:cs="Times New Roman"/>
          <w:noProof/>
          <w:szCs w:val="24"/>
        </w:rPr>
        <w:tab/>
      </w:r>
      <w:r w:rsidR="00DA513C">
        <w:rPr>
          <w:rFonts w:cs="Times New Roman"/>
          <w:noProof/>
          <w:szCs w:val="24"/>
        </w:rPr>
        <w:t>51</w:t>
      </w:r>
    </w:p>
    <w:p w14:paraId="7275C429" w14:textId="2E980DD3" w:rsidR="00DD5BF1" w:rsidRDefault="00DD5BF1">
      <w:pPr>
        <w:keepNext/>
        <w:tabs>
          <w:tab w:val="right" w:leader="dot" w:pos="9350"/>
        </w:tabs>
        <w:adjustRightInd/>
        <w:spacing w:before="120" w:after="120"/>
        <w:rPr>
          <w:rFonts w:ascii="Calibri" w:hAnsi="Calibri" w:cs="Times New Roman"/>
          <w:noProof/>
          <w:szCs w:val="24"/>
        </w:rPr>
      </w:pPr>
      <w:r>
        <w:rPr>
          <w:rFonts w:cs="Times New Roman"/>
          <w:caps/>
          <w:noProof/>
          <w:szCs w:val="24"/>
        </w:rPr>
        <w:t>ARTICLE 28:</w:t>
      </w:r>
      <w:r>
        <w:rPr>
          <w:rFonts w:cs="Times New Roman"/>
          <w:noProof/>
          <w:szCs w:val="24"/>
        </w:rPr>
        <w:t xml:space="preserve"> MISCELLANEOUS</w:t>
      </w:r>
      <w:r>
        <w:rPr>
          <w:rFonts w:cs="Times New Roman"/>
          <w:noProof/>
          <w:szCs w:val="24"/>
        </w:rPr>
        <w:tab/>
      </w:r>
      <w:r w:rsidR="00DA513C">
        <w:rPr>
          <w:rFonts w:cs="Times New Roman"/>
          <w:noProof/>
          <w:szCs w:val="24"/>
        </w:rPr>
        <w:t>51</w:t>
      </w:r>
    </w:p>
    <w:p w14:paraId="2AF340BF" w14:textId="21D9B5D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w:t>
      </w:r>
      <w:r>
        <w:rPr>
          <w:rFonts w:ascii="Calibri" w:hAnsi="Calibri" w:cs="Times New Roman"/>
          <w:noProof/>
          <w:szCs w:val="24"/>
        </w:rPr>
        <w:tab/>
      </w:r>
      <w:r>
        <w:rPr>
          <w:rFonts w:cs="Times New Roman"/>
          <w:noProof/>
          <w:szCs w:val="24"/>
        </w:rPr>
        <w:t>Quiet Enjoyment</w:t>
      </w:r>
      <w:r>
        <w:rPr>
          <w:rFonts w:cs="Times New Roman"/>
          <w:noProof/>
          <w:szCs w:val="24"/>
        </w:rPr>
        <w:tab/>
      </w:r>
      <w:r w:rsidR="00DA513C">
        <w:rPr>
          <w:rFonts w:cs="Times New Roman"/>
          <w:noProof/>
          <w:szCs w:val="24"/>
        </w:rPr>
        <w:t>51</w:t>
      </w:r>
    </w:p>
    <w:p w14:paraId="5107AFEF" w14:textId="2697751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28.2</w:t>
      </w:r>
      <w:r>
        <w:rPr>
          <w:rFonts w:ascii="Calibri" w:hAnsi="Calibri" w:cs="Times New Roman"/>
          <w:noProof/>
          <w:szCs w:val="24"/>
        </w:rPr>
        <w:tab/>
      </w:r>
      <w:r>
        <w:rPr>
          <w:rFonts w:cs="Times New Roman"/>
          <w:noProof/>
          <w:szCs w:val="24"/>
        </w:rPr>
        <w:t>Representations</w:t>
      </w:r>
      <w:r>
        <w:rPr>
          <w:rFonts w:cs="Times New Roman"/>
          <w:noProof/>
          <w:szCs w:val="24"/>
        </w:rPr>
        <w:tab/>
      </w:r>
      <w:r w:rsidR="00DA513C">
        <w:rPr>
          <w:rFonts w:cs="Times New Roman"/>
          <w:noProof/>
          <w:szCs w:val="24"/>
        </w:rPr>
        <w:t>51</w:t>
      </w:r>
    </w:p>
    <w:p w14:paraId="2EF547C8" w14:textId="3C57A4F7"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28.3</w:t>
      </w:r>
      <w:r>
        <w:rPr>
          <w:rFonts w:ascii="Calibri" w:hAnsi="Calibri" w:cs="Times New Roman"/>
          <w:noProof/>
          <w:szCs w:val="24"/>
        </w:rPr>
        <w:tab/>
      </w:r>
      <w:r>
        <w:rPr>
          <w:rFonts w:cs="Times New Roman"/>
          <w:noProof/>
          <w:szCs w:val="24"/>
        </w:rPr>
        <w:t>Rules and Regulations</w:t>
      </w:r>
      <w:r>
        <w:rPr>
          <w:rFonts w:cs="Times New Roman"/>
          <w:noProof/>
          <w:szCs w:val="24"/>
        </w:rPr>
        <w:tab/>
      </w:r>
      <w:r w:rsidR="00DA513C">
        <w:rPr>
          <w:rFonts w:cs="Times New Roman"/>
          <w:noProof/>
          <w:szCs w:val="24"/>
        </w:rPr>
        <w:t>51</w:t>
      </w:r>
    </w:p>
    <w:p w14:paraId="12CF82F9" w14:textId="5F1276E8"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28.4</w:t>
      </w:r>
      <w:r>
        <w:rPr>
          <w:rFonts w:ascii="Calibri" w:hAnsi="Calibri" w:cs="Times New Roman"/>
          <w:noProof/>
          <w:szCs w:val="24"/>
        </w:rPr>
        <w:tab/>
      </w:r>
      <w:r>
        <w:rPr>
          <w:rFonts w:cs="Times New Roman"/>
          <w:noProof/>
          <w:szCs w:val="24"/>
        </w:rPr>
        <w:t>Force Majeure</w:t>
      </w:r>
      <w:r>
        <w:rPr>
          <w:rFonts w:cs="Times New Roman"/>
          <w:noProof/>
          <w:szCs w:val="24"/>
        </w:rPr>
        <w:tab/>
      </w:r>
      <w:r w:rsidR="00DA513C">
        <w:rPr>
          <w:rFonts w:cs="Times New Roman"/>
          <w:noProof/>
          <w:szCs w:val="24"/>
        </w:rPr>
        <w:t>51</w:t>
      </w:r>
    </w:p>
    <w:p w14:paraId="3DE05097" w14:textId="365D1D3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28.5</w:t>
      </w:r>
      <w:r>
        <w:rPr>
          <w:rFonts w:ascii="Calibri" w:hAnsi="Calibri" w:cs="Times New Roman"/>
          <w:noProof/>
          <w:szCs w:val="24"/>
        </w:rPr>
        <w:tab/>
      </w:r>
      <w:r>
        <w:rPr>
          <w:rFonts w:cs="Times New Roman"/>
          <w:noProof/>
          <w:szCs w:val="24"/>
        </w:rPr>
        <w:t>Brokers</w:t>
      </w:r>
      <w:r>
        <w:rPr>
          <w:rFonts w:cs="Times New Roman"/>
          <w:noProof/>
          <w:szCs w:val="24"/>
        </w:rPr>
        <w:tab/>
      </w:r>
      <w:r w:rsidR="00DA513C">
        <w:rPr>
          <w:rFonts w:cs="Times New Roman"/>
          <w:noProof/>
          <w:szCs w:val="24"/>
        </w:rPr>
        <w:t>52</w:t>
      </w:r>
    </w:p>
    <w:p w14:paraId="61808B4B" w14:textId="16D8BB9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28.6</w:t>
      </w:r>
      <w:r>
        <w:rPr>
          <w:rFonts w:ascii="Calibri" w:hAnsi="Calibri" w:cs="Times New Roman"/>
          <w:noProof/>
          <w:szCs w:val="24"/>
        </w:rPr>
        <w:tab/>
      </w:r>
      <w:r>
        <w:rPr>
          <w:rFonts w:cs="Times New Roman"/>
          <w:noProof/>
          <w:szCs w:val="24"/>
        </w:rPr>
        <w:t>Notices</w:t>
      </w:r>
      <w:r>
        <w:rPr>
          <w:rFonts w:cs="Times New Roman"/>
          <w:noProof/>
          <w:szCs w:val="24"/>
        </w:rPr>
        <w:tab/>
      </w:r>
      <w:r w:rsidR="00DA513C">
        <w:rPr>
          <w:rFonts w:cs="Times New Roman"/>
          <w:noProof/>
          <w:szCs w:val="24"/>
        </w:rPr>
        <w:t>52</w:t>
      </w:r>
    </w:p>
    <w:p w14:paraId="1B6C9F4E" w14:textId="4396646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28.7</w:t>
      </w:r>
      <w:r>
        <w:rPr>
          <w:rFonts w:ascii="Calibri" w:hAnsi="Calibri" w:cs="Times New Roman"/>
          <w:noProof/>
          <w:szCs w:val="24"/>
        </w:rPr>
        <w:tab/>
      </w:r>
      <w:r>
        <w:rPr>
          <w:rFonts w:cs="Times New Roman"/>
          <w:noProof/>
          <w:szCs w:val="24"/>
        </w:rPr>
        <w:t>Advertising and Trademarks</w:t>
      </w:r>
      <w:r>
        <w:rPr>
          <w:rFonts w:cs="Times New Roman"/>
          <w:noProof/>
          <w:szCs w:val="24"/>
        </w:rPr>
        <w:tab/>
      </w:r>
      <w:r w:rsidR="00DA513C">
        <w:rPr>
          <w:rFonts w:cs="Times New Roman"/>
          <w:noProof/>
          <w:szCs w:val="24"/>
        </w:rPr>
        <w:t>53</w:t>
      </w:r>
    </w:p>
    <w:p w14:paraId="31282BC2" w14:textId="3D312ED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28.8</w:t>
      </w:r>
      <w:r>
        <w:rPr>
          <w:rFonts w:ascii="Calibri" w:hAnsi="Calibri" w:cs="Times New Roman"/>
          <w:noProof/>
          <w:szCs w:val="24"/>
        </w:rPr>
        <w:tab/>
      </w:r>
      <w:r>
        <w:rPr>
          <w:rFonts w:cs="Times New Roman"/>
          <w:noProof/>
          <w:szCs w:val="24"/>
        </w:rPr>
        <w:t>Confidentiality</w:t>
      </w:r>
      <w:r>
        <w:rPr>
          <w:rFonts w:cs="Times New Roman"/>
          <w:noProof/>
          <w:szCs w:val="24"/>
        </w:rPr>
        <w:tab/>
      </w:r>
      <w:r w:rsidR="00DA513C">
        <w:rPr>
          <w:rFonts w:cs="Times New Roman"/>
          <w:noProof/>
          <w:szCs w:val="24"/>
        </w:rPr>
        <w:t>53</w:t>
      </w:r>
    </w:p>
    <w:p w14:paraId="6D2382B2" w14:textId="0E92CA52"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28.9</w:t>
      </w:r>
      <w:r>
        <w:rPr>
          <w:rFonts w:ascii="Calibri" w:hAnsi="Calibri" w:cs="Times New Roman"/>
          <w:noProof/>
          <w:szCs w:val="24"/>
        </w:rPr>
        <w:tab/>
      </w:r>
      <w:r>
        <w:rPr>
          <w:rFonts w:cs="Times New Roman"/>
          <w:noProof/>
          <w:szCs w:val="24"/>
        </w:rPr>
        <w:t>Successors and Assigns</w:t>
      </w:r>
      <w:r>
        <w:rPr>
          <w:rFonts w:cs="Times New Roman"/>
          <w:noProof/>
          <w:szCs w:val="24"/>
        </w:rPr>
        <w:tab/>
      </w:r>
      <w:r w:rsidR="00DA513C">
        <w:rPr>
          <w:rFonts w:cs="Times New Roman"/>
          <w:noProof/>
          <w:szCs w:val="24"/>
        </w:rPr>
        <w:t>53</w:t>
      </w:r>
    </w:p>
    <w:p w14:paraId="0659E2F9" w14:textId="013D88A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28.10</w:t>
      </w:r>
      <w:r>
        <w:rPr>
          <w:rFonts w:ascii="Calibri" w:hAnsi="Calibri" w:cs="Times New Roman"/>
          <w:noProof/>
          <w:szCs w:val="24"/>
        </w:rPr>
        <w:tab/>
      </w:r>
      <w:r>
        <w:rPr>
          <w:rFonts w:cs="Times New Roman"/>
          <w:noProof/>
          <w:szCs w:val="24"/>
        </w:rPr>
        <w:t>Other Stores</w:t>
      </w:r>
      <w:r>
        <w:rPr>
          <w:rFonts w:cs="Times New Roman"/>
          <w:noProof/>
          <w:szCs w:val="24"/>
        </w:rPr>
        <w:tab/>
      </w:r>
      <w:r w:rsidR="00DA513C">
        <w:rPr>
          <w:rFonts w:cs="Times New Roman"/>
          <w:noProof/>
          <w:szCs w:val="24"/>
        </w:rPr>
        <w:t>53</w:t>
      </w:r>
    </w:p>
    <w:p w14:paraId="41652B1F" w14:textId="6E9EF430"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28.11</w:t>
      </w:r>
      <w:r>
        <w:rPr>
          <w:rFonts w:ascii="Calibri" w:hAnsi="Calibri" w:cs="Times New Roman"/>
          <w:noProof/>
          <w:szCs w:val="24"/>
        </w:rPr>
        <w:tab/>
      </w:r>
      <w:r>
        <w:rPr>
          <w:rFonts w:cs="Times New Roman"/>
          <w:noProof/>
          <w:szCs w:val="24"/>
        </w:rPr>
        <w:t>Approval or Consent</w:t>
      </w:r>
      <w:r>
        <w:rPr>
          <w:rFonts w:cs="Times New Roman"/>
          <w:noProof/>
          <w:szCs w:val="24"/>
        </w:rPr>
        <w:tab/>
      </w:r>
      <w:r w:rsidR="00DA513C">
        <w:rPr>
          <w:rFonts w:cs="Times New Roman"/>
          <w:noProof/>
          <w:szCs w:val="24"/>
        </w:rPr>
        <w:t>54</w:t>
      </w:r>
    </w:p>
    <w:p w14:paraId="613414BC" w14:textId="68159565"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28.12</w:t>
      </w:r>
      <w:r>
        <w:rPr>
          <w:rFonts w:ascii="Calibri" w:hAnsi="Calibri" w:cs="Times New Roman"/>
          <w:noProof/>
          <w:szCs w:val="24"/>
        </w:rPr>
        <w:tab/>
      </w:r>
      <w:r>
        <w:rPr>
          <w:rFonts w:cs="Times New Roman"/>
          <w:noProof/>
          <w:szCs w:val="24"/>
        </w:rPr>
        <w:t>Interpretation</w:t>
      </w:r>
      <w:r>
        <w:rPr>
          <w:rFonts w:cs="Times New Roman"/>
          <w:noProof/>
          <w:szCs w:val="24"/>
        </w:rPr>
        <w:tab/>
      </w:r>
      <w:r w:rsidR="00DA513C">
        <w:rPr>
          <w:rFonts w:cs="Times New Roman"/>
          <w:noProof/>
          <w:szCs w:val="24"/>
        </w:rPr>
        <w:t>54</w:t>
      </w:r>
    </w:p>
    <w:p w14:paraId="260C4D49" w14:textId="7BB1716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28.13</w:t>
      </w:r>
      <w:r>
        <w:rPr>
          <w:rFonts w:ascii="Calibri" w:hAnsi="Calibri" w:cs="Times New Roman"/>
          <w:noProof/>
          <w:szCs w:val="24"/>
        </w:rPr>
        <w:tab/>
      </w:r>
      <w:r>
        <w:rPr>
          <w:rFonts w:cs="Times New Roman"/>
          <w:noProof/>
          <w:szCs w:val="24"/>
        </w:rPr>
        <w:t>Disputes</w:t>
      </w:r>
      <w:r>
        <w:rPr>
          <w:rFonts w:cs="Times New Roman"/>
          <w:noProof/>
          <w:szCs w:val="24"/>
        </w:rPr>
        <w:tab/>
      </w:r>
      <w:r w:rsidR="00DA513C">
        <w:rPr>
          <w:rFonts w:cs="Times New Roman"/>
          <w:noProof/>
          <w:szCs w:val="24"/>
        </w:rPr>
        <w:t>54</w:t>
      </w:r>
    </w:p>
    <w:p w14:paraId="40FDACF5" w14:textId="64FAB57F"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28.14</w:t>
      </w:r>
      <w:r>
        <w:rPr>
          <w:rFonts w:ascii="Calibri" w:hAnsi="Calibri" w:cs="Times New Roman"/>
          <w:noProof/>
          <w:szCs w:val="24"/>
        </w:rPr>
        <w:tab/>
      </w:r>
      <w:r>
        <w:rPr>
          <w:rFonts w:cs="Times New Roman"/>
          <w:noProof/>
          <w:szCs w:val="24"/>
        </w:rPr>
        <w:t>Counterparts</w:t>
      </w:r>
      <w:r>
        <w:rPr>
          <w:rFonts w:cs="Times New Roman"/>
          <w:noProof/>
          <w:szCs w:val="24"/>
        </w:rPr>
        <w:tab/>
      </w:r>
      <w:r w:rsidR="00DA513C">
        <w:rPr>
          <w:rFonts w:cs="Times New Roman"/>
          <w:noProof/>
          <w:szCs w:val="24"/>
        </w:rPr>
        <w:t>55</w:t>
      </w:r>
    </w:p>
    <w:p w14:paraId="5EE0F8C3" w14:textId="3BFB6FE4"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28.15</w:t>
      </w:r>
      <w:r>
        <w:rPr>
          <w:rFonts w:ascii="Calibri" w:hAnsi="Calibri" w:cs="Times New Roman"/>
          <w:noProof/>
          <w:szCs w:val="24"/>
        </w:rPr>
        <w:tab/>
      </w:r>
      <w:r>
        <w:rPr>
          <w:rFonts w:cs="Times New Roman"/>
          <w:noProof/>
          <w:szCs w:val="24"/>
        </w:rPr>
        <w:t>Energy Star Reports</w:t>
      </w:r>
      <w:r>
        <w:rPr>
          <w:rFonts w:cs="Times New Roman"/>
          <w:noProof/>
          <w:szCs w:val="24"/>
        </w:rPr>
        <w:tab/>
      </w:r>
      <w:r w:rsidR="00DA513C">
        <w:rPr>
          <w:rFonts w:cs="Times New Roman"/>
          <w:noProof/>
          <w:szCs w:val="24"/>
        </w:rPr>
        <w:t>55</w:t>
      </w:r>
    </w:p>
    <w:p w14:paraId="77B42ECC" w14:textId="5C9FC7F3" w:rsidR="00DD5BF1" w:rsidRDefault="00DD5BF1">
      <w:pPr>
        <w:tabs>
          <w:tab w:val="left" w:pos="900"/>
          <w:tab w:val="right" w:leader="dot" w:pos="9350"/>
        </w:tabs>
        <w:adjustRightInd/>
        <w:spacing w:after="0"/>
        <w:ind w:left="216"/>
        <w:rPr>
          <w:rFonts w:ascii="Calibri" w:hAnsi="Calibri" w:cs="Times New Roman"/>
          <w:noProof/>
          <w:szCs w:val="24"/>
        </w:rPr>
      </w:pPr>
      <w:r>
        <w:rPr>
          <w:rFonts w:cs="Times New Roman"/>
          <w:noProof/>
          <w:szCs w:val="24"/>
        </w:rPr>
        <w:t>28.16</w:t>
      </w:r>
      <w:r>
        <w:rPr>
          <w:rFonts w:ascii="Calibri" w:hAnsi="Calibri" w:cs="Times New Roman"/>
          <w:noProof/>
          <w:szCs w:val="24"/>
        </w:rPr>
        <w:tab/>
      </w:r>
      <w:r>
        <w:rPr>
          <w:rFonts w:cs="Times New Roman"/>
          <w:noProof/>
          <w:szCs w:val="24"/>
        </w:rPr>
        <w:t>Code of Conduct Compliance</w:t>
      </w:r>
      <w:r>
        <w:rPr>
          <w:rFonts w:cs="Times New Roman"/>
          <w:noProof/>
          <w:szCs w:val="24"/>
        </w:rPr>
        <w:tab/>
      </w:r>
      <w:r w:rsidR="00DA513C">
        <w:rPr>
          <w:rFonts w:cs="Times New Roman"/>
          <w:noProof/>
          <w:szCs w:val="24"/>
        </w:rPr>
        <w:t>55</w:t>
      </w:r>
    </w:p>
    <w:p w14:paraId="0B9792FA" w14:textId="77777777" w:rsidR="00DD5BF1" w:rsidRDefault="00DD5BF1">
      <w:pPr>
        <w:adjustRightInd/>
        <w:spacing w:after="0"/>
        <w:rPr>
          <w:rFonts w:cs="Times New Roman"/>
          <w:szCs w:val="24"/>
        </w:rPr>
      </w:pPr>
    </w:p>
    <w:p w14:paraId="5D30DB17" w14:textId="77777777" w:rsidR="00DD5BF1" w:rsidRDefault="00DD5BF1">
      <w:pPr>
        <w:pStyle w:val="CenterBold"/>
        <w:adjustRightInd/>
        <w:rPr>
          <w:rFonts w:cs="Times New Roman"/>
          <w:bCs w:val="0"/>
          <w:szCs w:val="24"/>
        </w:rPr>
      </w:pPr>
      <w:r>
        <w:rPr>
          <w:rFonts w:cs="Times New Roman"/>
          <w:bCs w:val="0"/>
          <w:szCs w:val="24"/>
        </w:rPr>
        <w:t>EXHIBITS</w:t>
      </w:r>
    </w:p>
    <w:tbl>
      <w:tblPr>
        <w:tblStyle w:val="TableGrid"/>
        <w:tblW w:w="5385" w:type="pct"/>
        <w:tblBorders>
          <w:top w:val="none" w:sz="0" w:space="0" w:color="auto"/>
          <w:left w:val="none" w:sz="0" w:space="0" w:color="auto"/>
          <w:bottom w:val="none" w:sz="0" w:space="0" w:color="auto"/>
          <w:right w:val="none" w:sz="0" w:space="0" w:color="auto"/>
        </w:tblBorders>
        <w:tblLayout w:type="fixed"/>
        <w:tblCellMar>
          <w:top w:w="0" w:type="dxa"/>
          <w:bottom w:w="0" w:type="dxa"/>
        </w:tblCellMar>
        <w:tblLook w:val="00A0" w:firstRow="1" w:lastRow="0" w:firstColumn="1" w:lastColumn="0" w:noHBand="0" w:noVBand="0"/>
      </w:tblPr>
      <w:tblGrid>
        <w:gridCol w:w="3690"/>
        <w:gridCol w:w="6391"/>
      </w:tblGrid>
      <w:tr w:rsidR="00C816C4" w14:paraId="7C8BCD93" w14:textId="77777777">
        <w:tc>
          <w:tcPr>
            <w:tcW w:w="3690" w:type="dxa"/>
            <w:tcMar>
              <w:left w:w="108" w:type="dxa"/>
              <w:right w:w="108" w:type="dxa"/>
            </w:tcMar>
          </w:tcPr>
          <w:p w14:paraId="3651EE14"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_Ref9418231 \* Caps \h  \* MERGEFORMAT </w:instrText>
            </w:r>
            <w:r>
              <w:rPr>
                <w:rFonts w:cs="Times New Roman"/>
                <w:szCs w:val="24"/>
              </w:rPr>
            </w:r>
            <w:r>
              <w:rPr>
                <w:rFonts w:cs="Times New Roman"/>
                <w:szCs w:val="24"/>
              </w:rPr>
              <w:fldChar w:fldCharType="separate"/>
            </w:r>
            <w:r>
              <w:rPr>
                <w:rFonts w:cs="Times New Roman"/>
                <w:szCs w:val="24"/>
              </w:rPr>
              <w:t>Exhibit A</w:t>
            </w:r>
            <w:r>
              <w:rPr>
                <w:rFonts w:cs="Times New Roman"/>
                <w:szCs w:val="24"/>
              </w:rPr>
              <w:fldChar w:fldCharType="end"/>
            </w:r>
            <w:r>
              <w:rPr>
                <w:rFonts w:cs="Times New Roman"/>
                <w:szCs w:val="24"/>
              </w:rPr>
              <w:tab/>
            </w:r>
          </w:p>
        </w:tc>
        <w:tc>
          <w:tcPr>
            <w:tcW w:w="6391" w:type="dxa"/>
            <w:tcMar>
              <w:left w:w="108" w:type="dxa"/>
              <w:right w:w="108" w:type="dxa"/>
            </w:tcMar>
          </w:tcPr>
          <w:p w14:paraId="00273E40"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_Ref9418234 \h\*MERGEFORMAT </w:instrText>
            </w:r>
            <w:r>
              <w:rPr>
                <w:rFonts w:cs="Times New Roman"/>
                <w:szCs w:val="24"/>
              </w:rPr>
            </w:r>
            <w:r>
              <w:rPr>
                <w:rFonts w:cs="Times New Roman"/>
                <w:szCs w:val="24"/>
              </w:rPr>
              <w:fldChar w:fldCharType="separate"/>
            </w:r>
            <w:r>
              <w:rPr>
                <w:rFonts w:cs="Times New Roman"/>
                <w:szCs w:val="24"/>
              </w:rPr>
              <w:t>Legal Description of the Shopping Center</w:t>
            </w:r>
            <w:r>
              <w:rPr>
                <w:rFonts w:cs="Times New Roman"/>
                <w:szCs w:val="24"/>
              </w:rPr>
              <w:fldChar w:fldCharType="end"/>
            </w:r>
          </w:p>
        </w:tc>
      </w:tr>
      <w:tr w:rsidR="00C816C4" w14:paraId="38EA5DE3" w14:textId="77777777">
        <w:tc>
          <w:tcPr>
            <w:tcW w:w="3690" w:type="dxa"/>
            <w:tcMar>
              <w:left w:w="108" w:type="dxa"/>
              <w:right w:w="108" w:type="dxa"/>
            </w:tcMar>
          </w:tcPr>
          <w:p w14:paraId="1A5A86AE"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_Ref9433677 \* Caps \h  \* MERGEFORMAT </w:instrText>
            </w:r>
            <w:r>
              <w:rPr>
                <w:rFonts w:cs="Times New Roman"/>
                <w:szCs w:val="24"/>
              </w:rPr>
            </w:r>
            <w:r>
              <w:rPr>
                <w:rFonts w:cs="Times New Roman"/>
                <w:szCs w:val="24"/>
              </w:rPr>
              <w:fldChar w:fldCharType="separate"/>
            </w:r>
            <w:r>
              <w:rPr>
                <w:rFonts w:cs="Times New Roman"/>
                <w:szCs w:val="24"/>
              </w:rPr>
              <w:t>Exhibit A-1</w:t>
            </w:r>
            <w:r>
              <w:rPr>
                <w:rFonts w:cs="Times New Roman"/>
                <w:szCs w:val="24"/>
              </w:rPr>
              <w:fldChar w:fldCharType="end"/>
            </w:r>
            <w:r>
              <w:rPr>
                <w:rFonts w:cs="Times New Roman"/>
                <w:szCs w:val="24"/>
              </w:rPr>
              <w:tab/>
            </w:r>
          </w:p>
        </w:tc>
        <w:tc>
          <w:tcPr>
            <w:tcW w:w="6391" w:type="dxa"/>
            <w:tcMar>
              <w:left w:w="108" w:type="dxa"/>
              <w:right w:w="108" w:type="dxa"/>
            </w:tcMar>
          </w:tcPr>
          <w:p w14:paraId="1DED6FE5" w14:textId="41E074D0"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_Ref9434008 \h\*MERGEFORMAT </w:instrText>
            </w:r>
            <w:r>
              <w:rPr>
                <w:rFonts w:cs="Times New Roman"/>
                <w:szCs w:val="24"/>
              </w:rPr>
            </w:r>
            <w:r>
              <w:rPr>
                <w:rFonts w:cs="Times New Roman"/>
                <w:szCs w:val="24"/>
              </w:rPr>
              <w:fldChar w:fldCharType="separate"/>
            </w:r>
            <w:r>
              <w:rPr>
                <w:rFonts w:cs="Times New Roman"/>
                <w:szCs w:val="24"/>
              </w:rPr>
              <w:t>Site Plan Designating the Shopping Center, Protected Are</w:t>
            </w:r>
            <w:r w:rsidR="00C831B0">
              <w:rPr>
                <w:rFonts w:cs="Times New Roman"/>
                <w:szCs w:val="24"/>
              </w:rPr>
              <w:t>a</w:t>
            </w:r>
            <w:r>
              <w:rPr>
                <w:rFonts w:cs="Times New Roman"/>
                <w:szCs w:val="24"/>
              </w:rPr>
              <w:t xml:space="preserve"> </w:t>
            </w:r>
            <w:r>
              <w:rPr>
                <w:rFonts w:cs="Times New Roman"/>
                <w:szCs w:val="24"/>
              </w:rPr>
              <w:fldChar w:fldCharType="end"/>
            </w:r>
          </w:p>
        </w:tc>
      </w:tr>
      <w:tr w:rsidR="00C816C4" w14:paraId="5EED8AC5" w14:textId="77777777">
        <w:tc>
          <w:tcPr>
            <w:tcW w:w="3690" w:type="dxa"/>
            <w:tcMar>
              <w:left w:w="108" w:type="dxa"/>
              <w:right w:w="108" w:type="dxa"/>
            </w:tcMar>
          </w:tcPr>
          <w:p w14:paraId="1220A210" w14:textId="77777777" w:rsidR="00DD5BF1" w:rsidRDefault="00DD5BF1">
            <w:pPr>
              <w:pStyle w:val="TableText"/>
              <w:tabs>
                <w:tab w:val="left" w:pos="444"/>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_Ref9434096 \* Caps \h  \* MERGEFORMAT </w:instrText>
            </w:r>
            <w:r>
              <w:rPr>
                <w:rFonts w:cs="Times New Roman"/>
                <w:szCs w:val="24"/>
              </w:rPr>
            </w:r>
            <w:r>
              <w:rPr>
                <w:rFonts w:cs="Times New Roman"/>
                <w:szCs w:val="24"/>
              </w:rPr>
              <w:fldChar w:fldCharType="separate"/>
            </w:r>
            <w:r>
              <w:rPr>
                <w:rFonts w:cs="Times New Roman"/>
                <w:szCs w:val="24"/>
              </w:rPr>
              <w:t>Exhibit A-2</w:t>
            </w:r>
            <w:r>
              <w:rPr>
                <w:rFonts w:cs="Times New Roman"/>
                <w:szCs w:val="24"/>
              </w:rPr>
              <w:fldChar w:fldCharType="end"/>
            </w:r>
            <w:r>
              <w:rPr>
                <w:rFonts w:cs="Times New Roman"/>
                <w:szCs w:val="24"/>
              </w:rPr>
              <w:tab/>
            </w:r>
          </w:p>
        </w:tc>
        <w:tc>
          <w:tcPr>
            <w:tcW w:w="6391" w:type="dxa"/>
            <w:tcMar>
              <w:left w:w="108" w:type="dxa"/>
              <w:right w:w="108" w:type="dxa"/>
            </w:tcMar>
          </w:tcPr>
          <w:p w14:paraId="08F5F610"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_Ref9434012 \h\*MERGEFORMAT </w:instrText>
            </w:r>
            <w:r>
              <w:rPr>
                <w:rFonts w:cs="Times New Roman"/>
                <w:szCs w:val="24"/>
              </w:rPr>
            </w:r>
            <w:r>
              <w:rPr>
                <w:rFonts w:cs="Times New Roman"/>
                <w:szCs w:val="24"/>
              </w:rPr>
              <w:fldChar w:fldCharType="separate"/>
            </w:r>
            <w:r>
              <w:rPr>
                <w:rFonts w:cs="Times New Roman"/>
                <w:szCs w:val="24"/>
              </w:rPr>
              <w:t>LOD of the Premises</w:t>
            </w:r>
            <w:r>
              <w:rPr>
                <w:rFonts w:cs="Times New Roman"/>
                <w:szCs w:val="24"/>
              </w:rPr>
              <w:fldChar w:fldCharType="end"/>
            </w:r>
          </w:p>
        </w:tc>
      </w:tr>
      <w:tr w:rsidR="00C816C4" w14:paraId="5981D4C3" w14:textId="77777777">
        <w:tc>
          <w:tcPr>
            <w:tcW w:w="3690" w:type="dxa"/>
            <w:tcMar>
              <w:left w:w="108" w:type="dxa"/>
              <w:right w:w="108" w:type="dxa"/>
            </w:tcMar>
          </w:tcPr>
          <w:p w14:paraId="59F181EE" w14:textId="77777777" w:rsidR="00DD5BF1" w:rsidRDefault="00DD5BF1">
            <w:pPr>
              <w:pStyle w:val="TableText"/>
              <w:tabs>
                <w:tab w:val="left" w:pos="444"/>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_Ref9433683 \* Caps \h  \* MERGEFORMAT </w:instrText>
            </w:r>
            <w:r>
              <w:rPr>
                <w:rFonts w:cs="Times New Roman"/>
                <w:szCs w:val="24"/>
              </w:rPr>
            </w:r>
            <w:r>
              <w:rPr>
                <w:rFonts w:cs="Times New Roman"/>
                <w:szCs w:val="24"/>
              </w:rPr>
              <w:fldChar w:fldCharType="separate"/>
            </w:r>
            <w:r>
              <w:rPr>
                <w:rFonts w:cs="Times New Roman"/>
                <w:szCs w:val="24"/>
              </w:rPr>
              <w:t>Exhibit B</w:t>
            </w:r>
            <w:r>
              <w:rPr>
                <w:rFonts w:cs="Times New Roman"/>
                <w:szCs w:val="24"/>
              </w:rPr>
              <w:fldChar w:fldCharType="end"/>
            </w:r>
            <w:r>
              <w:rPr>
                <w:rFonts w:cs="Times New Roman"/>
                <w:szCs w:val="24"/>
              </w:rPr>
              <w:tab/>
            </w:r>
          </w:p>
        </w:tc>
        <w:tc>
          <w:tcPr>
            <w:tcW w:w="6391" w:type="dxa"/>
            <w:tcMar>
              <w:left w:w="108" w:type="dxa"/>
              <w:right w:w="108" w:type="dxa"/>
            </w:tcMar>
          </w:tcPr>
          <w:p w14:paraId="2112638D" w14:textId="32CC0D82"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_Ref9434016 \h\*MERGEFORMAT </w:instrText>
            </w:r>
            <w:r>
              <w:rPr>
                <w:rFonts w:cs="Times New Roman"/>
                <w:szCs w:val="24"/>
              </w:rPr>
            </w:r>
            <w:r>
              <w:rPr>
                <w:rFonts w:cs="Times New Roman"/>
                <w:szCs w:val="24"/>
              </w:rPr>
              <w:fldChar w:fldCharType="separate"/>
            </w:r>
            <w:r>
              <w:rPr>
                <w:rFonts w:cs="Times New Roman"/>
                <w:szCs w:val="24"/>
              </w:rPr>
              <w:t>Landlord’s Work</w:t>
            </w:r>
            <w:r>
              <w:rPr>
                <w:rFonts w:cs="Times New Roman"/>
                <w:szCs w:val="24"/>
              </w:rPr>
              <w:fldChar w:fldCharType="end"/>
            </w:r>
            <w:r w:rsidR="00DA513C">
              <w:rPr>
                <w:rFonts w:cs="Times New Roman"/>
                <w:szCs w:val="24"/>
              </w:rPr>
              <w:t xml:space="preserve"> Letter</w:t>
            </w:r>
          </w:p>
        </w:tc>
      </w:tr>
      <w:tr w:rsidR="00C816C4" w14:paraId="5474F6A1" w14:textId="77777777">
        <w:tc>
          <w:tcPr>
            <w:tcW w:w="3690" w:type="dxa"/>
            <w:tcMar>
              <w:left w:w="108" w:type="dxa"/>
              <w:right w:w="108" w:type="dxa"/>
            </w:tcMar>
          </w:tcPr>
          <w:p w14:paraId="64CC340D" w14:textId="77777777" w:rsidR="00DD5BF1" w:rsidRDefault="00DD5BF1">
            <w:pPr>
              <w:pStyle w:val="TableText"/>
              <w:tabs>
                <w:tab w:val="left" w:pos="464"/>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_Ref9433688 \* Caps \h  \* MERGEFORMAT </w:instrText>
            </w:r>
            <w:r>
              <w:rPr>
                <w:rFonts w:cs="Times New Roman"/>
                <w:szCs w:val="24"/>
              </w:rPr>
            </w:r>
            <w:r>
              <w:rPr>
                <w:rFonts w:cs="Times New Roman"/>
                <w:szCs w:val="24"/>
              </w:rPr>
              <w:fldChar w:fldCharType="separate"/>
            </w:r>
            <w:r>
              <w:rPr>
                <w:rFonts w:cs="Times New Roman"/>
                <w:szCs w:val="24"/>
              </w:rPr>
              <w:t>Exhibit C</w:t>
            </w:r>
            <w:r>
              <w:rPr>
                <w:rFonts w:cs="Times New Roman"/>
                <w:szCs w:val="24"/>
              </w:rPr>
              <w:fldChar w:fldCharType="end"/>
            </w:r>
            <w:r>
              <w:rPr>
                <w:rFonts w:cs="Times New Roman"/>
                <w:szCs w:val="24"/>
              </w:rPr>
              <w:tab/>
            </w:r>
          </w:p>
        </w:tc>
        <w:tc>
          <w:tcPr>
            <w:tcW w:w="6391" w:type="dxa"/>
            <w:tcMar>
              <w:left w:w="108" w:type="dxa"/>
              <w:right w:w="108" w:type="dxa"/>
            </w:tcMar>
          </w:tcPr>
          <w:p w14:paraId="08F5B031"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_Ref9434019 \h\*MERGEFORMAT </w:instrText>
            </w:r>
            <w:r>
              <w:rPr>
                <w:rFonts w:cs="Times New Roman"/>
                <w:szCs w:val="24"/>
              </w:rPr>
            </w:r>
            <w:r>
              <w:rPr>
                <w:rFonts w:cs="Times New Roman"/>
                <w:szCs w:val="24"/>
              </w:rPr>
              <w:fldChar w:fldCharType="separate"/>
            </w:r>
            <w:r>
              <w:rPr>
                <w:rFonts w:cs="Times New Roman"/>
                <w:szCs w:val="24"/>
              </w:rPr>
              <w:t>Required Elements</w:t>
            </w:r>
            <w:r>
              <w:rPr>
                <w:rFonts w:cs="Times New Roman"/>
                <w:szCs w:val="24"/>
              </w:rPr>
              <w:fldChar w:fldCharType="end"/>
            </w:r>
          </w:p>
        </w:tc>
      </w:tr>
      <w:tr w:rsidR="00C816C4" w14:paraId="03CF2F6B" w14:textId="77777777">
        <w:tc>
          <w:tcPr>
            <w:tcW w:w="3690" w:type="dxa"/>
            <w:tcMar>
              <w:left w:w="108" w:type="dxa"/>
              <w:right w:w="108" w:type="dxa"/>
            </w:tcMar>
          </w:tcPr>
          <w:p w14:paraId="26266C7C"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_Ref9433692 \* Caps \h  \* MERGEFORMAT </w:instrText>
            </w:r>
            <w:r>
              <w:rPr>
                <w:rFonts w:cs="Times New Roman"/>
                <w:szCs w:val="24"/>
              </w:rPr>
            </w:r>
            <w:r>
              <w:rPr>
                <w:rFonts w:cs="Times New Roman"/>
                <w:szCs w:val="24"/>
              </w:rPr>
              <w:fldChar w:fldCharType="separate"/>
            </w:r>
            <w:r>
              <w:rPr>
                <w:rFonts w:cs="Times New Roman"/>
                <w:szCs w:val="24"/>
              </w:rPr>
              <w:t>Exhibit D</w:t>
            </w:r>
            <w:r>
              <w:rPr>
                <w:rFonts w:cs="Times New Roman"/>
                <w:szCs w:val="24"/>
              </w:rPr>
              <w:fldChar w:fldCharType="end"/>
            </w:r>
            <w:r>
              <w:rPr>
                <w:rFonts w:cs="Times New Roman"/>
                <w:szCs w:val="24"/>
              </w:rPr>
              <w:tab/>
            </w:r>
          </w:p>
        </w:tc>
        <w:tc>
          <w:tcPr>
            <w:tcW w:w="6391" w:type="dxa"/>
            <w:tcMar>
              <w:left w:w="108" w:type="dxa"/>
              <w:right w:w="108" w:type="dxa"/>
            </w:tcMar>
          </w:tcPr>
          <w:p w14:paraId="2B1C9D67"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_Ref9434022 \h\*MERGEFORMAT </w:instrText>
            </w:r>
            <w:r>
              <w:rPr>
                <w:rFonts w:cs="Times New Roman"/>
                <w:szCs w:val="24"/>
              </w:rPr>
            </w:r>
            <w:r>
              <w:rPr>
                <w:rFonts w:cs="Times New Roman"/>
                <w:szCs w:val="24"/>
              </w:rPr>
              <w:fldChar w:fldCharType="separate"/>
            </w:r>
            <w:r>
              <w:rPr>
                <w:rFonts w:cs="Times New Roman"/>
                <w:szCs w:val="24"/>
              </w:rPr>
              <w:t>Form of Term Commencement Agreement</w:t>
            </w:r>
            <w:r>
              <w:rPr>
                <w:rFonts w:cs="Times New Roman"/>
                <w:szCs w:val="24"/>
              </w:rPr>
              <w:fldChar w:fldCharType="end"/>
            </w:r>
          </w:p>
        </w:tc>
      </w:tr>
      <w:tr w:rsidR="00C816C4" w14:paraId="4845B89A" w14:textId="77777777">
        <w:tc>
          <w:tcPr>
            <w:tcW w:w="3690" w:type="dxa"/>
            <w:tcMar>
              <w:left w:w="108" w:type="dxa"/>
              <w:right w:w="108" w:type="dxa"/>
            </w:tcMar>
          </w:tcPr>
          <w:p w14:paraId="3E5ADBC9"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_Ref9433699 \* Caps \h  \* MERGEFORMAT </w:instrText>
            </w:r>
            <w:r>
              <w:rPr>
                <w:rFonts w:cs="Times New Roman"/>
                <w:szCs w:val="24"/>
              </w:rPr>
            </w:r>
            <w:r>
              <w:rPr>
                <w:rFonts w:cs="Times New Roman"/>
                <w:szCs w:val="24"/>
              </w:rPr>
              <w:fldChar w:fldCharType="separate"/>
            </w:r>
            <w:r>
              <w:rPr>
                <w:rFonts w:cs="Times New Roman"/>
                <w:szCs w:val="24"/>
              </w:rPr>
              <w:t>Exhibit E</w:t>
            </w:r>
            <w:r>
              <w:rPr>
                <w:rFonts w:cs="Times New Roman"/>
                <w:szCs w:val="24"/>
              </w:rPr>
              <w:fldChar w:fldCharType="end"/>
            </w:r>
            <w:r>
              <w:rPr>
                <w:rFonts w:cs="Times New Roman"/>
                <w:szCs w:val="24"/>
              </w:rPr>
              <w:tab/>
            </w:r>
          </w:p>
        </w:tc>
        <w:tc>
          <w:tcPr>
            <w:tcW w:w="6391" w:type="dxa"/>
            <w:tcMar>
              <w:left w:w="108" w:type="dxa"/>
              <w:right w:w="108" w:type="dxa"/>
            </w:tcMar>
          </w:tcPr>
          <w:p w14:paraId="3EAE8589"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_Ref9434560 \h\*MERGEFORMAT </w:instrText>
            </w:r>
            <w:r>
              <w:rPr>
                <w:rFonts w:cs="Times New Roman"/>
                <w:szCs w:val="24"/>
              </w:rPr>
            </w:r>
            <w:r>
              <w:rPr>
                <w:rFonts w:cs="Times New Roman"/>
                <w:szCs w:val="24"/>
              </w:rPr>
              <w:fldChar w:fldCharType="separate"/>
            </w:r>
            <w:r>
              <w:rPr>
                <w:rFonts w:cs="Times New Roman"/>
                <w:szCs w:val="24"/>
              </w:rPr>
              <w:t>List of Existing Restrictions</w:t>
            </w:r>
            <w:r>
              <w:rPr>
                <w:rFonts w:cs="Times New Roman"/>
                <w:szCs w:val="24"/>
              </w:rPr>
              <w:fldChar w:fldCharType="end"/>
            </w:r>
          </w:p>
        </w:tc>
      </w:tr>
      <w:tr w:rsidR="00C816C4" w14:paraId="4180A8DE" w14:textId="77777777">
        <w:tc>
          <w:tcPr>
            <w:tcW w:w="3690" w:type="dxa"/>
            <w:tcMar>
              <w:left w:w="108" w:type="dxa"/>
              <w:right w:w="108" w:type="dxa"/>
            </w:tcMar>
          </w:tcPr>
          <w:p w14:paraId="35C7D200" w14:textId="77777777" w:rsidR="00DD5BF1" w:rsidRDefault="00DD5BF1">
            <w:pPr>
              <w:pStyle w:val="TableText"/>
              <w:tabs>
                <w:tab w:val="left" w:pos="444"/>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_Ref9433704 \* Caps \h  \* MERGEFORMAT </w:instrText>
            </w:r>
            <w:r>
              <w:rPr>
                <w:rFonts w:cs="Times New Roman"/>
                <w:szCs w:val="24"/>
              </w:rPr>
            </w:r>
            <w:r>
              <w:rPr>
                <w:rFonts w:cs="Times New Roman"/>
                <w:szCs w:val="24"/>
              </w:rPr>
              <w:fldChar w:fldCharType="separate"/>
            </w:r>
            <w:r>
              <w:rPr>
                <w:rFonts w:cs="Times New Roman"/>
                <w:szCs w:val="24"/>
              </w:rPr>
              <w:t>Exhibit E-1</w:t>
            </w:r>
            <w:r>
              <w:rPr>
                <w:rFonts w:cs="Times New Roman"/>
                <w:szCs w:val="24"/>
              </w:rPr>
              <w:fldChar w:fldCharType="end"/>
            </w:r>
            <w:r>
              <w:rPr>
                <w:rFonts w:cs="Times New Roman"/>
                <w:szCs w:val="24"/>
              </w:rPr>
              <w:tab/>
            </w:r>
          </w:p>
        </w:tc>
        <w:tc>
          <w:tcPr>
            <w:tcW w:w="6391" w:type="dxa"/>
            <w:tcMar>
              <w:left w:w="108" w:type="dxa"/>
              <w:right w:w="108" w:type="dxa"/>
            </w:tcMar>
          </w:tcPr>
          <w:p w14:paraId="4DD00C9C"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_Ref9434569 \h\*MERGEFORMAT </w:instrText>
            </w:r>
            <w:r>
              <w:rPr>
                <w:rFonts w:cs="Times New Roman"/>
                <w:szCs w:val="24"/>
              </w:rPr>
            </w:r>
            <w:r>
              <w:rPr>
                <w:rFonts w:cs="Times New Roman"/>
                <w:szCs w:val="24"/>
              </w:rPr>
              <w:fldChar w:fldCharType="separate"/>
            </w:r>
            <w:r>
              <w:rPr>
                <w:rFonts w:cs="Times New Roman"/>
                <w:szCs w:val="24"/>
              </w:rPr>
              <w:t>List of Restriction Waivers</w:t>
            </w:r>
            <w:r>
              <w:rPr>
                <w:rFonts w:cs="Times New Roman"/>
                <w:szCs w:val="24"/>
              </w:rPr>
              <w:fldChar w:fldCharType="end"/>
            </w:r>
          </w:p>
        </w:tc>
      </w:tr>
      <w:tr w:rsidR="00C816C4" w14:paraId="6D4845FC" w14:textId="77777777">
        <w:tc>
          <w:tcPr>
            <w:tcW w:w="3690" w:type="dxa"/>
            <w:tcMar>
              <w:left w:w="108" w:type="dxa"/>
              <w:right w:w="108" w:type="dxa"/>
            </w:tcMar>
          </w:tcPr>
          <w:p w14:paraId="7FDB3193"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_Ref9433713 \* Caps \h  \* MERGEFORMAT </w:instrText>
            </w:r>
            <w:r>
              <w:rPr>
                <w:rFonts w:cs="Times New Roman"/>
                <w:szCs w:val="24"/>
              </w:rPr>
            </w:r>
            <w:r>
              <w:rPr>
                <w:rFonts w:cs="Times New Roman"/>
                <w:szCs w:val="24"/>
              </w:rPr>
              <w:fldChar w:fldCharType="separate"/>
            </w:r>
            <w:r>
              <w:rPr>
                <w:rFonts w:cs="Times New Roman"/>
                <w:szCs w:val="24"/>
              </w:rPr>
              <w:t>Exhibit F</w:t>
            </w:r>
            <w:r>
              <w:rPr>
                <w:rFonts w:cs="Times New Roman"/>
                <w:szCs w:val="24"/>
              </w:rPr>
              <w:fldChar w:fldCharType="end"/>
            </w:r>
            <w:r>
              <w:rPr>
                <w:rFonts w:cs="Times New Roman"/>
                <w:szCs w:val="24"/>
              </w:rPr>
              <w:tab/>
            </w:r>
          </w:p>
        </w:tc>
        <w:tc>
          <w:tcPr>
            <w:tcW w:w="6391" w:type="dxa"/>
            <w:tcMar>
              <w:left w:w="108" w:type="dxa"/>
              <w:right w:w="108" w:type="dxa"/>
            </w:tcMar>
          </w:tcPr>
          <w:p w14:paraId="1709C7F2"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_Ref9434577 \h\*MERGEFORMAT </w:instrText>
            </w:r>
            <w:r>
              <w:rPr>
                <w:rFonts w:cs="Times New Roman"/>
                <w:szCs w:val="24"/>
              </w:rPr>
            </w:r>
            <w:r>
              <w:rPr>
                <w:rFonts w:cs="Times New Roman"/>
                <w:szCs w:val="24"/>
              </w:rPr>
              <w:fldChar w:fldCharType="separate"/>
            </w:r>
            <w:r>
              <w:rPr>
                <w:rFonts w:cs="Times New Roman"/>
                <w:szCs w:val="24"/>
              </w:rPr>
              <w:t>List of Existing Prohibited Uses</w:t>
            </w:r>
            <w:r>
              <w:rPr>
                <w:rFonts w:cs="Times New Roman"/>
                <w:szCs w:val="24"/>
              </w:rPr>
              <w:fldChar w:fldCharType="end"/>
            </w:r>
          </w:p>
        </w:tc>
      </w:tr>
      <w:tr w:rsidR="00C816C4" w14:paraId="73357106" w14:textId="77777777">
        <w:tc>
          <w:tcPr>
            <w:tcW w:w="3690" w:type="dxa"/>
            <w:tcMar>
              <w:left w:w="108" w:type="dxa"/>
              <w:right w:w="108" w:type="dxa"/>
            </w:tcMar>
          </w:tcPr>
          <w:p w14:paraId="08B1C1CC" w14:textId="77777777" w:rsidR="00DD5BF1" w:rsidRDefault="00DD5BF1">
            <w:pPr>
              <w:pStyle w:val="TableText"/>
              <w:tabs>
                <w:tab w:val="right" w:leader="dot" w:pos="4320"/>
              </w:tabs>
              <w:adjustRightInd/>
              <w:rPr>
                <w:rFonts w:cs="Times New Roman"/>
                <w:szCs w:val="24"/>
              </w:rPr>
            </w:pPr>
            <w:r>
              <w:rPr>
                <w:rFonts w:cs="Times New Roman"/>
                <w:szCs w:val="24"/>
              </w:rPr>
              <w:lastRenderedPageBreak/>
              <w:fldChar w:fldCharType="begin"/>
            </w:r>
            <w:r>
              <w:rPr>
                <w:rFonts w:cs="Times New Roman"/>
                <w:szCs w:val="24"/>
              </w:rPr>
              <w:instrText xml:space="preserve"> REF _Ref9433718 \* Caps \h  \* MERGEFORMAT </w:instrText>
            </w:r>
            <w:r>
              <w:rPr>
                <w:rFonts w:cs="Times New Roman"/>
                <w:szCs w:val="24"/>
              </w:rPr>
            </w:r>
            <w:r>
              <w:rPr>
                <w:rFonts w:cs="Times New Roman"/>
                <w:szCs w:val="24"/>
              </w:rPr>
              <w:fldChar w:fldCharType="separate"/>
            </w:r>
            <w:r>
              <w:rPr>
                <w:rFonts w:cs="Times New Roman"/>
                <w:szCs w:val="24"/>
              </w:rPr>
              <w:t>Exhibit G</w:t>
            </w:r>
            <w:r>
              <w:rPr>
                <w:rFonts w:cs="Times New Roman"/>
                <w:szCs w:val="24"/>
              </w:rPr>
              <w:fldChar w:fldCharType="end"/>
            </w:r>
            <w:r>
              <w:rPr>
                <w:rFonts w:cs="Times New Roman"/>
                <w:szCs w:val="24"/>
              </w:rPr>
              <w:tab/>
            </w:r>
          </w:p>
        </w:tc>
        <w:tc>
          <w:tcPr>
            <w:tcW w:w="6391" w:type="dxa"/>
            <w:tcMar>
              <w:left w:w="108" w:type="dxa"/>
              <w:right w:w="108" w:type="dxa"/>
            </w:tcMar>
          </w:tcPr>
          <w:p w14:paraId="26645C4B"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_Ref9434679 \h\*MERGEFORMAT </w:instrText>
            </w:r>
            <w:r>
              <w:rPr>
                <w:rFonts w:cs="Times New Roman"/>
                <w:szCs w:val="24"/>
              </w:rPr>
            </w:r>
            <w:r>
              <w:rPr>
                <w:rFonts w:cs="Times New Roman"/>
                <w:szCs w:val="24"/>
              </w:rPr>
              <w:fldChar w:fldCharType="separate"/>
            </w:r>
            <w:r>
              <w:rPr>
                <w:rFonts w:cs="Times New Roman"/>
                <w:szCs w:val="24"/>
              </w:rPr>
              <w:t>Intentionally Omitted</w:t>
            </w:r>
            <w:r>
              <w:rPr>
                <w:rFonts w:cs="Times New Roman"/>
                <w:szCs w:val="24"/>
              </w:rPr>
              <w:fldChar w:fldCharType="end"/>
            </w:r>
          </w:p>
        </w:tc>
      </w:tr>
      <w:tr w:rsidR="00C816C4" w14:paraId="5CEF5A08" w14:textId="77777777">
        <w:tc>
          <w:tcPr>
            <w:tcW w:w="3690" w:type="dxa"/>
            <w:tcMar>
              <w:left w:w="108" w:type="dxa"/>
              <w:right w:w="108" w:type="dxa"/>
            </w:tcMar>
          </w:tcPr>
          <w:p w14:paraId="643DF3D4"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_Ref9433725 \* Caps \h  \* MERGEFORMAT </w:instrText>
            </w:r>
            <w:r>
              <w:rPr>
                <w:rFonts w:cs="Times New Roman"/>
                <w:szCs w:val="24"/>
              </w:rPr>
            </w:r>
            <w:r>
              <w:rPr>
                <w:rFonts w:cs="Times New Roman"/>
                <w:szCs w:val="24"/>
              </w:rPr>
              <w:fldChar w:fldCharType="separate"/>
            </w:r>
            <w:r>
              <w:rPr>
                <w:rFonts w:cs="Times New Roman"/>
                <w:szCs w:val="24"/>
              </w:rPr>
              <w:t>Exhibit H</w:t>
            </w:r>
            <w:r>
              <w:rPr>
                <w:rFonts w:cs="Times New Roman"/>
                <w:szCs w:val="24"/>
              </w:rPr>
              <w:fldChar w:fldCharType="end"/>
            </w:r>
            <w:r>
              <w:rPr>
                <w:rFonts w:cs="Times New Roman"/>
                <w:szCs w:val="24"/>
              </w:rPr>
              <w:tab/>
            </w:r>
          </w:p>
        </w:tc>
        <w:tc>
          <w:tcPr>
            <w:tcW w:w="6391" w:type="dxa"/>
            <w:tcMar>
              <w:left w:w="108" w:type="dxa"/>
              <w:right w:w="108" w:type="dxa"/>
            </w:tcMar>
          </w:tcPr>
          <w:p w14:paraId="37C00793"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_Ref9434590 \h\*MERGEFORMAT </w:instrText>
            </w:r>
            <w:r>
              <w:rPr>
                <w:rFonts w:cs="Times New Roman"/>
                <w:szCs w:val="24"/>
              </w:rPr>
            </w:r>
            <w:r>
              <w:rPr>
                <w:rFonts w:cs="Times New Roman"/>
                <w:szCs w:val="24"/>
              </w:rPr>
              <w:fldChar w:fldCharType="separate"/>
            </w:r>
            <w:r>
              <w:rPr>
                <w:rFonts w:cs="Times New Roman"/>
                <w:szCs w:val="24"/>
              </w:rPr>
              <w:t>Form of Non-Disturbance Agreement from Present Encumbrance Holder</w:t>
            </w:r>
            <w:r>
              <w:rPr>
                <w:rFonts w:cs="Times New Roman"/>
                <w:szCs w:val="24"/>
              </w:rPr>
              <w:fldChar w:fldCharType="end"/>
            </w:r>
          </w:p>
        </w:tc>
      </w:tr>
      <w:tr w:rsidR="00C816C4" w14:paraId="3114A78A" w14:textId="77777777">
        <w:tc>
          <w:tcPr>
            <w:tcW w:w="3690" w:type="dxa"/>
            <w:tcMar>
              <w:left w:w="108" w:type="dxa"/>
              <w:right w:w="108" w:type="dxa"/>
            </w:tcMar>
          </w:tcPr>
          <w:p w14:paraId="655DD79F"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_Ref9433729 \* Caps \h  \* MERGEFORMAT </w:instrText>
            </w:r>
            <w:r>
              <w:rPr>
                <w:rFonts w:cs="Times New Roman"/>
                <w:szCs w:val="24"/>
              </w:rPr>
            </w:r>
            <w:r>
              <w:rPr>
                <w:rFonts w:cs="Times New Roman"/>
                <w:szCs w:val="24"/>
              </w:rPr>
              <w:fldChar w:fldCharType="separate"/>
            </w:r>
            <w:r>
              <w:rPr>
                <w:rFonts w:cs="Times New Roman"/>
                <w:szCs w:val="24"/>
              </w:rPr>
              <w:t>Exhibit H-1</w:t>
            </w:r>
            <w:r>
              <w:rPr>
                <w:rFonts w:cs="Times New Roman"/>
                <w:szCs w:val="24"/>
              </w:rPr>
              <w:fldChar w:fldCharType="end"/>
            </w:r>
            <w:r>
              <w:rPr>
                <w:rFonts w:cs="Times New Roman"/>
                <w:szCs w:val="24"/>
              </w:rPr>
              <w:tab/>
            </w:r>
          </w:p>
        </w:tc>
        <w:tc>
          <w:tcPr>
            <w:tcW w:w="6391" w:type="dxa"/>
            <w:tcMar>
              <w:left w:w="108" w:type="dxa"/>
              <w:right w:w="108" w:type="dxa"/>
            </w:tcMar>
          </w:tcPr>
          <w:p w14:paraId="5C25CC1F"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_Ref9434596 \h\*MERGEFORMAT </w:instrText>
            </w:r>
            <w:r>
              <w:rPr>
                <w:rFonts w:cs="Times New Roman"/>
                <w:szCs w:val="24"/>
              </w:rPr>
            </w:r>
            <w:r>
              <w:rPr>
                <w:rFonts w:cs="Times New Roman"/>
                <w:szCs w:val="24"/>
              </w:rPr>
              <w:fldChar w:fldCharType="separate"/>
            </w:r>
            <w:r>
              <w:rPr>
                <w:rFonts w:cs="Times New Roman"/>
                <w:szCs w:val="24"/>
              </w:rPr>
              <w:t>Form of Non-Disturbance Agreement from Future Encumbrance Holder</w:t>
            </w:r>
            <w:r>
              <w:rPr>
                <w:rFonts w:cs="Times New Roman"/>
                <w:szCs w:val="24"/>
              </w:rPr>
              <w:fldChar w:fldCharType="end"/>
            </w:r>
          </w:p>
        </w:tc>
      </w:tr>
      <w:tr w:rsidR="00C816C4" w14:paraId="16AA94C5" w14:textId="77777777">
        <w:tc>
          <w:tcPr>
            <w:tcW w:w="3690" w:type="dxa"/>
            <w:tcMar>
              <w:left w:w="108" w:type="dxa"/>
              <w:right w:w="108" w:type="dxa"/>
            </w:tcMar>
          </w:tcPr>
          <w:p w14:paraId="006C30A7"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_Ref9433733 \* Caps \h  \* MERGEFORMAT </w:instrText>
            </w:r>
            <w:r>
              <w:rPr>
                <w:rFonts w:cs="Times New Roman"/>
                <w:szCs w:val="24"/>
              </w:rPr>
            </w:r>
            <w:r>
              <w:rPr>
                <w:rFonts w:cs="Times New Roman"/>
                <w:szCs w:val="24"/>
              </w:rPr>
              <w:fldChar w:fldCharType="separate"/>
            </w:r>
            <w:r>
              <w:rPr>
                <w:rFonts w:cs="Times New Roman"/>
                <w:szCs w:val="24"/>
              </w:rPr>
              <w:t>Exhibit I</w:t>
            </w:r>
            <w:r>
              <w:rPr>
                <w:rFonts w:cs="Times New Roman"/>
                <w:szCs w:val="24"/>
              </w:rPr>
              <w:fldChar w:fldCharType="end"/>
            </w:r>
            <w:r>
              <w:rPr>
                <w:rFonts w:cs="Times New Roman"/>
                <w:szCs w:val="24"/>
              </w:rPr>
              <w:tab/>
            </w:r>
          </w:p>
        </w:tc>
        <w:tc>
          <w:tcPr>
            <w:tcW w:w="6391" w:type="dxa"/>
            <w:tcMar>
              <w:left w:w="108" w:type="dxa"/>
              <w:right w:w="108" w:type="dxa"/>
            </w:tcMar>
          </w:tcPr>
          <w:p w14:paraId="51933023" w14:textId="77777777" w:rsidR="00DD5BF1" w:rsidRDefault="00DD5BF1">
            <w:pPr>
              <w:pStyle w:val="TableText"/>
              <w:adjustRightInd/>
              <w:rPr>
                <w:rFonts w:cs="Times New Roman"/>
                <w:szCs w:val="24"/>
              </w:rPr>
            </w:pPr>
            <w:r>
              <w:rPr>
                <w:rFonts w:cs="Times New Roman"/>
                <w:szCs w:val="24"/>
              </w:rPr>
              <w:fldChar w:fldCharType="begin"/>
            </w:r>
            <w:r>
              <w:rPr>
                <w:rFonts w:cs="Times New Roman"/>
                <w:szCs w:val="24"/>
              </w:rPr>
              <w:instrText xml:space="preserve"> REF _Ref9434616 \h\*MERGEFORMAT </w:instrText>
            </w:r>
            <w:r>
              <w:rPr>
                <w:rFonts w:cs="Times New Roman"/>
                <w:szCs w:val="24"/>
              </w:rPr>
            </w:r>
            <w:r>
              <w:rPr>
                <w:rFonts w:cs="Times New Roman"/>
                <w:szCs w:val="24"/>
              </w:rPr>
              <w:fldChar w:fldCharType="separate"/>
            </w:r>
            <w:r>
              <w:rPr>
                <w:rFonts w:cs="Times New Roman"/>
                <w:szCs w:val="24"/>
              </w:rPr>
              <w:t>Form of Memorandum of Lease</w:t>
            </w:r>
            <w:r>
              <w:rPr>
                <w:rFonts w:cs="Times New Roman"/>
                <w:szCs w:val="24"/>
              </w:rPr>
              <w:fldChar w:fldCharType="end"/>
            </w:r>
          </w:p>
        </w:tc>
      </w:tr>
      <w:tr w:rsidR="00C816C4" w14:paraId="0345F9AD" w14:textId="77777777">
        <w:tc>
          <w:tcPr>
            <w:tcW w:w="3690" w:type="dxa"/>
            <w:tcMar>
              <w:left w:w="108" w:type="dxa"/>
              <w:right w:w="108" w:type="dxa"/>
            </w:tcMar>
          </w:tcPr>
          <w:p w14:paraId="291A17A5" w14:textId="77777777" w:rsidR="00DD5BF1" w:rsidRDefault="00DD5BF1">
            <w:pPr>
              <w:pStyle w:val="TableText"/>
              <w:tabs>
                <w:tab w:val="right" w:leader="dot" w:pos="4320"/>
              </w:tabs>
              <w:adjustRightInd/>
              <w:rPr>
                <w:rFonts w:cs="Times New Roman"/>
                <w:szCs w:val="24"/>
              </w:rPr>
            </w:pPr>
            <w:r>
              <w:rPr>
                <w:rFonts w:cs="Times New Roman"/>
                <w:szCs w:val="24"/>
              </w:rPr>
              <w:fldChar w:fldCharType="begin"/>
            </w:r>
            <w:r>
              <w:rPr>
                <w:rFonts w:cs="Times New Roman"/>
                <w:szCs w:val="24"/>
              </w:rPr>
              <w:instrText xml:space="preserve"> REF _Ref9433739 \* Caps \h  \* MERGEFORMAT </w:instrText>
            </w:r>
            <w:r>
              <w:rPr>
                <w:rFonts w:cs="Times New Roman"/>
                <w:szCs w:val="24"/>
              </w:rPr>
            </w:r>
            <w:r>
              <w:rPr>
                <w:rFonts w:cs="Times New Roman"/>
                <w:szCs w:val="24"/>
              </w:rPr>
              <w:fldChar w:fldCharType="separate"/>
            </w:r>
            <w:r>
              <w:rPr>
                <w:rFonts w:cs="Times New Roman"/>
                <w:szCs w:val="24"/>
              </w:rPr>
              <w:t>Exhibit J</w:t>
            </w:r>
            <w:r>
              <w:rPr>
                <w:rFonts w:cs="Times New Roman"/>
                <w:szCs w:val="24"/>
              </w:rPr>
              <w:fldChar w:fldCharType="end"/>
            </w:r>
            <w:r>
              <w:rPr>
                <w:rFonts w:cs="Times New Roman"/>
                <w:szCs w:val="24"/>
              </w:rPr>
              <w:tab/>
            </w:r>
          </w:p>
          <w:p w14:paraId="6909D2C1" w14:textId="77777777" w:rsidR="00DD5BF1" w:rsidRDefault="00DD5BF1">
            <w:pPr>
              <w:pStyle w:val="TableText"/>
              <w:tabs>
                <w:tab w:val="right" w:leader="dot" w:pos="4320"/>
              </w:tabs>
              <w:adjustRightInd/>
              <w:rPr>
                <w:rFonts w:cs="Times New Roman"/>
                <w:szCs w:val="24"/>
              </w:rPr>
            </w:pPr>
            <w:r>
              <w:rPr>
                <w:rFonts w:cs="Times New Roman"/>
                <w:szCs w:val="24"/>
              </w:rPr>
              <w:t>Exhibit K</w:t>
            </w:r>
            <w:r>
              <w:rPr>
                <w:rFonts w:cs="Times New Roman"/>
                <w:szCs w:val="24"/>
              </w:rPr>
              <w:tab/>
            </w:r>
          </w:p>
        </w:tc>
        <w:tc>
          <w:tcPr>
            <w:tcW w:w="6391" w:type="dxa"/>
            <w:tcMar>
              <w:left w:w="108" w:type="dxa"/>
              <w:right w:w="108" w:type="dxa"/>
            </w:tcMar>
          </w:tcPr>
          <w:p w14:paraId="38E730B2" w14:textId="1D0F1E22" w:rsidR="00DD5BF1" w:rsidRDefault="00DD5BF1">
            <w:pPr>
              <w:pStyle w:val="TableText"/>
              <w:adjustRightInd/>
              <w:rPr>
                <w:rFonts w:cs="Times New Roman"/>
                <w:szCs w:val="24"/>
                <w:u w:val="single"/>
              </w:rPr>
            </w:pPr>
            <w:r>
              <w:rPr>
                <w:rFonts w:cs="Times New Roman"/>
                <w:szCs w:val="24"/>
              </w:rPr>
              <w:fldChar w:fldCharType="begin"/>
            </w:r>
            <w:r>
              <w:rPr>
                <w:rFonts w:cs="Times New Roman"/>
                <w:szCs w:val="24"/>
              </w:rPr>
              <w:instrText xml:space="preserve"> REF _Ref15300765 \h  \* MERGEFORMAT </w:instrText>
            </w:r>
            <w:r>
              <w:rPr>
                <w:rFonts w:cs="Times New Roman"/>
                <w:szCs w:val="24"/>
              </w:rPr>
            </w:r>
            <w:r>
              <w:rPr>
                <w:rFonts w:cs="Times New Roman"/>
                <w:szCs w:val="24"/>
              </w:rPr>
              <w:fldChar w:fldCharType="separate"/>
            </w:r>
            <w:r>
              <w:rPr>
                <w:rFonts w:cs="Times New Roman"/>
                <w:szCs w:val="24"/>
              </w:rPr>
              <w:t>Intentionally Omitted</w:t>
            </w:r>
            <w:r>
              <w:rPr>
                <w:rFonts w:cs="Times New Roman"/>
                <w:szCs w:val="24"/>
              </w:rPr>
              <w:fldChar w:fldCharType="end"/>
            </w:r>
          </w:p>
          <w:p w14:paraId="1843FCCD" w14:textId="77777777" w:rsidR="00DD5BF1" w:rsidRDefault="00DD5BF1">
            <w:pPr>
              <w:pStyle w:val="TableText"/>
              <w:adjustRightInd/>
              <w:rPr>
                <w:rFonts w:cs="Times New Roman"/>
                <w:szCs w:val="24"/>
              </w:rPr>
            </w:pPr>
            <w:r>
              <w:rPr>
                <w:rFonts w:cs="Times New Roman"/>
                <w:szCs w:val="24"/>
              </w:rPr>
              <w:t>Tenant’s Vendor Form</w:t>
            </w:r>
          </w:p>
        </w:tc>
      </w:tr>
    </w:tbl>
    <w:p w14:paraId="2E8813FA" w14:textId="77777777" w:rsidR="00DD5BF1" w:rsidRDefault="00DD5BF1">
      <w:pPr>
        <w:adjustRightInd/>
        <w:rPr>
          <w:rFonts w:cs="Times New Roman"/>
          <w:szCs w:val="24"/>
        </w:rPr>
      </w:pPr>
    </w:p>
    <w:p w14:paraId="35732528" w14:textId="77777777" w:rsidR="00DD5BF1" w:rsidRDefault="00DD5BF1">
      <w:pPr>
        <w:adjustRightInd/>
        <w:rPr>
          <w:rFonts w:cs="Times New Roman"/>
          <w:szCs w:val="24"/>
        </w:rPr>
        <w:sectPr w:rsidR="00DD5BF1" w:rsidSect="00D81CFB">
          <w:headerReference w:type="even" r:id="rId14"/>
          <w:headerReference w:type="default" r:id="rId15"/>
          <w:footerReference w:type="even" r:id="rId16"/>
          <w:footerReference w:type="default" r:id="rId17"/>
          <w:headerReference w:type="first" r:id="rId18"/>
          <w:pgSz w:w="12240" w:h="15840"/>
          <w:pgMar w:top="1440" w:right="1440" w:bottom="1440" w:left="1440" w:header="720" w:footer="720" w:gutter="0"/>
          <w:pgNumType w:fmt="lowerRoman" w:start="1"/>
          <w:cols w:space="720"/>
          <w:noEndnote/>
          <w:docGrid w:linePitch="299"/>
        </w:sectPr>
      </w:pPr>
    </w:p>
    <w:p w14:paraId="1D653704" w14:textId="4AF9C064" w:rsidR="00DD5BF1" w:rsidRDefault="00DD5BF1">
      <w:pPr>
        <w:pStyle w:val="CenterBold"/>
        <w:adjustRightInd/>
        <w:rPr>
          <w:rFonts w:cs="Times New Roman"/>
          <w:bCs w:val="0"/>
          <w:szCs w:val="24"/>
        </w:rPr>
      </w:pPr>
      <w:r>
        <w:rPr>
          <w:rFonts w:cs="Times New Roman"/>
          <w:bCs w:val="0"/>
          <w:szCs w:val="24"/>
        </w:rPr>
        <w:lastRenderedPageBreak/>
        <w:t>LEASE</w:t>
      </w:r>
    </w:p>
    <w:p w14:paraId="4EFC52DE" w14:textId="2E951826" w:rsidR="00DD5BF1" w:rsidRDefault="00DD5BF1">
      <w:pPr>
        <w:pStyle w:val="Body"/>
        <w:adjustRightInd/>
        <w:rPr>
          <w:rFonts w:cs="Times New Roman"/>
          <w:szCs w:val="24"/>
        </w:rPr>
      </w:pPr>
      <w:r>
        <w:rPr>
          <w:rFonts w:cs="Times New Roman"/>
          <w:szCs w:val="24"/>
        </w:rPr>
        <w:t xml:space="preserve">THIS LEASE </w:t>
      </w:r>
      <w:r w:rsidR="00675061">
        <w:rPr>
          <w:rFonts w:cs="Times New Roman"/>
          <w:szCs w:val="24"/>
        </w:rPr>
        <w:t>(</w:t>
      </w:r>
      <w:r w:rsidR="00EB7654">
        <w:rPr>
          <w:rFonts w:cs="Times New Roman"/>
          <w:szCs w:val="24"/>
        </w:rPr>
        <w:t>“</w:t>
      </w:r>
      <w:r>
        <w:rPr>
          <w:rFonts w:cs="Times New Roman"/>
          <w:b/>
          <w:szCs w:val="24"/>
        </w:rPr>
        <w:t>Lease</w:t>
      </w:r>
      <w:r w:rsidR="00EB7654">
        <w:rPr>
          <w:rFonts w:cs="Times New Roman"/>
          <w:szCs w:val="24"/>
        </w:rPr>
        <w:t>”</w:t>
      </w:r>
      <w:r>
        <w:rPr>
          <w:rFonts w:cs="Times New Roman"/>
          <w:szCs w:val="24"/>
        </w:rPr>
        <w:t>) is made and entered into this ______ day of _________________, 20</w:t>
      </w:r>
      <w:r w:rsidR="00D10866">
        <w:rPr>
          <w:rFonts w:cs="Times New Roman"/>
          <w:szCs w:val="24"/>
        </w:rPr>
        <w:t>24</w:t>
      </w:r>
      <w:r>
        <w:rPr>
          <w:rFonts w:cs="Times New Roman"/>
          <w:szCs w:val="24"/>
        </w:rPr>
        <w:t xml:space="preserve"> (</w:t>
      </w:r>
      <w:r w:rsidR="00EB7654">
        <w:rPr>
          <w:rFonts w:cs="Times New Roman"/>
          <w:szCs w:val="24"/>
        </w:rPr>
        <w:t>“</w:t>
      </w:r>
      <w:r>
        <w:rPr>
          <w:rFonts w:cs="Times New Roman"/>
          <w:b/>
          <w:szCs w:val="24"/>
        </w:rPr>
        <w:t>Effective</w:t>
      </w:r>
      <w:r w:rsidR="00753937">
        <w:rPr>
          <w:rFonts w:cs="Times New Roman"/>
          <w:b/>
          <w:szCs w:val="24"/>
        </w:rPr>
        <w:t> </w:t>
      </w:r>
      <w:r>
        <w:rPr>
          <w:rFonts w:cs="Times New Roman"/>
          <w:b/>
          <w:szCs w:val="24"/>
        </w:rPr>
        <w:t>Date</w:t>
      </w:r>
      <w:r w:rsidR="00EB7654">
        <w:rPr>
          <w:rFonts w:cs="Times New Roman"/>
          <w:szCs w:val="24"/>
        </w:rPr>
        <w:t>”</w:t>
      </w:r>
      <w:r>
        <w:rPr>
          <w:rFonts w:cs="Times New Roman"/>
          <w:szCs w:val="24"/>
        </w:rPr>
        <w:t xml:space="preserve">), by and between </w:t>
      </w:r>
      <w:r w:rsidR="00656425">
        <w:rPr>
          <w:rFonts w:cs="Times New Roman"/>
          <w:b/>
          <w:bCs/>
          <w:szCs w:val="24"/>
        </w:rPr>
        <w:t xml:space="preserve">MEDLEY JOHNS CREEK PHASE I OWNER, LLC </w:t>
      </w:r>
      <w:r>
        <w:rPr>
          <w:rFonts w:cs="Times New Roman"/>
          <w:szCs w:val="24"/>
        </w:rPr>
        <w:t xml:space="preserve">, </w:t>
      </w:r>
      <w:r w:rsidRPr="00030E39">
        <w:rPr>
          <w:rFonts w:cs="Times New Roman"/>
          <w:szCs w:val="24"/>
        </w:rPr>
        <w:t>a</w:t>
      </w:r>
      <w:r w:rsidR="006F6AF9">
        <w:rPr>
          <w:rFonts w:cs="Times New Roman"/>
          <w:szCs w:val="24"/>
        </w:rPr>
        <w:t xml:space="preserve"> </w:t>
      </w:r>
      <w:r w:rsidR="00104EA5">
        <w:rPr>
          <w:rFonts w:cs="Times New Roman"/>
          <w:szCs w:val="24"/>
        </w:rPr>
        <w:t>Delaware</w:t>
      </w:r>
      <w:r w:rsidR="00CB3874">
        <w:rPr>
          <w:rFonts w:cs="Times New Roman"/>
          <w:szCs w:val="24"/>
        </w:rPr>
        <w:t xml:space="preserve"> </w:t>
      </w:r>
      <w:r w:rsidR="00030E39">
        <w:rPr>
          <w:rFonts w:cs="Times New Roman"/>
          <w:szCs w:val="24"/>
        </w:rPr>
        <w:t xml:space="preserve">limited liability </w:t>
      </w:r>
      <w:r w:rsidR="006F6AF9">
        <w:rPr>
          <w:rFonts w:cs="Times New Roman"/>
          <w:szCs w:val="24"/>
        </w:rPr>
        <w:t xml:space="preserve">company </w:t>
      </w:r>
      <w:r>
        <w:rPr>
          <w:rFonts w:cs="Times New Roman"/>
          <w:szCs w:val="24"/>
        </w:rPr>
        <w:t>(</w:t>
      </w:r>
      <w:r w:rsidR="00EB7654">
        <w:rPr>
          <w:rFonts w:cs="Times New Roman"/>
          <w:szCs w:val="24"/>
        </w:rPr>
        <w:t>“</w:t>
      </w:r>
      <w:r>
        <w:rPr>
          <w:rFonts w:cs="Times New Roman"/>
          <w:b/>
          <w:szCs w:val="24"/>
        </w:rPr>
        <w:t>Landlord</w:t>
      </w:r>
      <w:r w:rsidR="00EB7654">
        <w:rPr>
          <w:rFonts w:cs="Times New Roman"/>
          <w:szCs w:val="24"/>
        </w:rPr>
        <w:t>”</w:t>
      </w:r>
      <w:r>
        <w:rPr>
          <w:rFonts w:cs="Times New Roman"/>
          <w:szCs w:val="24"/>
        </w:rPr>
        <w:t xml:space="preserve">), and </w:t>
      </w:r>
      <w:r>
        <w:rPr>
          <w:rFonts w:cs="Times New Roman"/>
          <w:b/>
          <w:szCs w:val="24"/>
        </w:rPr>
        <w:t>SEPHORA USA, INC.</w:t>
      </w:r>
      <w:r>
        <w:rPr>
          <w:rFonts w:cs="Times New Roman"/>
          <w:szCs w:val="24"/>
        </w:rPr>
        <w:t>, a Michigan corporation (</w:t>
      </w:r>
      <w:r w:rsidR="00EB7654">
        <w:rPr>
          <w:rFonts w:cs="Times New Roman"/>
          <w:szCs w:val="24"/>
        </w:rPr>
        <w:t>“</w:t>
      </w:r>
      <w:r>
        <w:rPr>
          <w:rFonts w:cs="Times New Roman"/>
          <w:b/>
          <w:szCs w:val="24"/>
        </w:rPr>
        <w:t>Tenant</w:t>
      </w:r>
      <w:r w:rsidR="00EB7654">
        <w:rPr>
          <w:rFonts w:cs="Times New Roman"/>
          <w:szCs w:val="24"/>
        </w:rPr>
        <w:t>”</w:t>
      </w:r>
      <w:r>
        <w:rPr>
          <w:rFonts w:cs="Times New Roman"/>
          <w:szCs w:val="24"/>
        </w:rPr>
        <w:t>).</w:t>
      </w:r>
      <w:r w:rsidR="00030E39">
        <w:rPr>
          <w:rFonts w:cs="Times New Roman"/>
          <w:szCs w:val="24"/>
        </w:rPr>
        <w:t xml:space="preserve"> </w:t>
      </w:r>
    </w:p>
    <w:p w14:paraId="4103F440" w14:textId="77777777" w:rsidR="00DD5BF1" w:rsidRDefault="00DD5BF1">
      <w:pPr>
        <w:pStyle w:val="Body"/>
        <w:keepNext/>
        <w:adjustRightInd/>
        <w:rPr>
          <w:rFonts w:cs="Times New Roman"/>
          <w:szCs w:val="24"/>
        </w:rPr>
      </w:pPr>
      <w:r>
        <w:rPr>
          <w:rFonts w:cs="Times New Roman"/>
          <w:szCs w:val="24"/>
        </w:rPr>
        <w:t>In consideration of the mutual agreements hereinafter set forth, Landlord and Tenant agree as follows:</w:t>
      </w:r>
    </w:p>
    <w:p w14:paraId="4FBE20C7" w14:textId="77777777" w:rsidR="00DD5BF1" w:rsidRDefault="00DD5BF1">
      <w:pPr>
        <w:pStyle w:val="Heading1"/>
        <w:adjustRightInd/>
        <w:ind w:left="0"/>
        <w:rPr>
          <w:rFonts w:cs="Times New Roman"/>
          <w:bCs w:val="0"/>
          <w:szCs w:val="24"/>
        </w:rPr>
      </w:pPr>
      <w:r>
        <w:rPr>
          <w:rFonts w:cs="Times New Roman"/>
          <w:bCs w:val="0"/>
          <w:szCs w:val="24"/>
        </w:rPr>
        <w:t xml:space="preserve"> KEY DEFINITIONS</w:t>
      </w:r>
    </w:p>
    <w:p w14:paraId="4BFC50DA" w14:textId="77777777" w:rsidR="00DD5BF1" w:rsidRDefault="00DD5BF1">
      <w:pPr>
        <w:pStyle w:val="Heading2"/>
        <w:adjustRightInd/>
        <w:rPr>
          <w:rFonts w:cs="Times New Roman"/>
          <w:bCs w:val="0"/>
          <w:vanish/>
          <w:szCs w:val="24"/>
          <w:specVanish/>
        </w:rPr>
      </w:pPr>
      <w:r>
        <w:rPr>
          <w:rFonts w:cs="Times New Roman"/>
          <w:bCs w:val="0"/>
          <w:szCs w:val="24"/>
        </w:rPr>
        <w:t>Shopping Center</w:t>
      </w:r>
    </w:p>
    <w:p w14:paraId="29B69DE1" w14:textId="77777777" w:rsidR="00DD5BF1" w:rsidRDefault="00DD5BF1">
      <w:pPr>
        <w:adjustRightInd/>
        <w:rPr>
          <w:rFonts w:cs="Times New Roman"/>
          <w:szCs w:val="24"/>
        </w:rPr>
      </w:pPr>
    </w:p>
    <w:p w14:paraId="5DD37CAE" w14:textId="79FD0496" w:rsidR="00DD5BF1" w:rsidRDefault="00EB7654">
      <w:pPr>
        <w:pStyle w:val="Body"/>
        <w:adjustRightInd/>
        <w:rPr>
          <w:rFonts w:cs="Times New Roman"/>
          <w:szCs w:val="24"/>
        </w:rPr>
      </w:pPr>
      <w:r>
        <w:rPr>
          <w:rFonts w:cs="Times New Roman"/>
          <w:szCs w:val="24"/>
        </w:rPr>
        <w:t>“</w:t>
      </w:r>
      <w:r w:rsidR="00DD5BF1">
        <w:rPr>
          <w:rFonts w:cs="Times New Roman"/>
          <w:b/>
          <w:szCs w:val="24"/>
        </w:rPr>
        <w:t>Shopping Center</w:t>
      </w:r>
      <w:r>
        <w:rPr>
          <w:rFonts w:cs="Times New Roman"/>
          <w:szCs w:val="24"/>
        </w:rPr>
        <w:t>”</w:t>
      </w:r>
      <w:r w:rsidR="00DD5BF1">
        <w:rPr>
          <w:rFonts w:cs="Times New Roman"/>
          <w:szCs w:val="24"/>
        </w:rPr>
        <w:t xml:space="preserve"> means that certain shopping center, mall or development commonly known as </w:t>
      </w:r>
      <w:r w:rsidR="00477319">
        <w:rPr>
          <w:rFonts w:cs="Times New Roman"/>
          <w:szCs w:val="24"/>
        </w:rPr>
        <w:t>Medley</w:t>
      </w:r>
      <w:r w:rsidR="00DD5BF1">
        <w:rPr>
          <w:rFonts w:cs="Times New Roman"/>
          <w:szCs w:val="24"/>
        </w:rPr>
        <w:t xml:space="preserve"> located in the City of </w:t>
      </w:r>
      <w:r w:rsidR="00616ABD">
        <w:rPr>
          <w:rFonts w:cs="Times New Roman"/>
          <w:szCs w:val="24"/>
        </w:rPr>
        <w:t>Johns Creek</w:t>
      </w:r>
      <w:r w:rsidR="00DD5BF1">
        <w:rPr>
          <w:rFonts w:cs="Times New Roman"/>
          <w:szCs w:val="24"/>
        </w:rPr>
        <w:t xml:space="preserve">, County of </w:t>
      </w:r>
      <w:r w:rsidR="006165EA">
        <w:rPr>
          <w:rFonts w:cs="Times New Roman"/>
          <w:szCs w:val="24"/>
        </w:rPr>
        <w:t>Fulton</w:t>
      </w:r>
      <w:r w:rsidR="00DD5BF1">
        <w:rPr>
          <w:rFonts w:cs="Times New Roman"/>
          <w:szCs w:val="24"/>
        </w:rPr>
        <w:t xml:space="preserve">, State of </w:t>
      </w:r>
      <w:r w:rsidR="00D10866">
        <w:rPr>
          <w:rFonts w:cs="Times New Roman"/>
          <w:szCs w:val="24"/>
        </w:rPr>
        <w:t>Georgia</w:t>
      </w:r>
      <w:r w:rsidR="00DD5BF1">
        <w:rPr>
          <w:rFonts w:cs="Times New Roman"/>
          <w:szCs w:val="24"/>
        </w:rPr>
        <w:t xml:space="preserve">, as depicted in the site plan attached as </w:t>
      </w:r>
      <w:r w:rsidR="00DD5BF1">
        <w:rPr>
          <w:rFonts w:cs="Times New Roman"/>
          <w:b/>
          <w:szCs w:val="24"/>
        </w:rPr>
        <w:fldChar w:fldCharType="begin"/>
      </w:r>
      <w:r w:rsidR="00DD5BF1">
        <w:rPr>
          <w:rFonts w:cs="Times New Roman"/>
          <w:b/>
          <w:szCs w:val="24"/>
        </w:rPr>
        <w:instrText xml:space="preserve"> REF _Ref9433677 \* Caps \h  \* MERGEFORMAT </w:instrText>
      </w:r>
      <w:r w:rsidR="00DD5BF1">
        <w:rPr>
          <w:rFonts w:cs="Times New Roman"/>
          <w:b/>
          <w:szCs w:val="24"/>
        </w:rPr>
      </w:r>
      <w:r w:rsidR="00DD5BF1">
        <w:rPr>
          <w:rFonts w:cs="Times New Roman"/>
          <w:b/>
          <w:szCs w:val="24"/>
        </w:rPr>
        <w:fldChar w:fldCharType="separate"/>
      </w:r>
      <w:r w:rsidR="00DD5BF1">
        <w:rPr>
          <w:rFonts w:cs="Times New Roman"/>
          <w:b/>
          <w:szCs w:val="24"/>
        </w:rPr>
        <w:t>Exhibit</w:t>
      </w:r>
      <w:r w:rsidR="00231221">
        <w:rPr>
          <w:rFonts w:cs="Times New Roman"/>
          <w:szCs w:val="24"/>
        </w:rPr>
        <w:t> </w:t>
      </w:r>
      <w:r w:rsidR="00DD5BF1">
        <w:rPr>
          <w:rFonts w:cs="Times New Roman"/>
          <w:b/>
          <w:szCs w:val="24"/>
        </w:rPr>
        <w:t>A-1</w:t>
      </w:r>
      <w:r w:rsidR="00DD5BF1">
        <w:rPr>
          <w:rFonts w:cs="Times New Roman"/>
          <w:b/>
          <w:szCs w:val="24"/>
        </w:rPr>
        <w:fldChar w:fldCharType="end"/>
      </w:r>
      <w:r w:rsidR="00DD5BF1">
        <w:rPr>
          <w:rFonts w:cs="Times New Roman"/>
          <w:szCs w:val="24"/>
        </w:rPr>
        <w:t xml:space="preserve">. Landlord represents to Tenant that the Shopping Center, as depicted in </w:t>
      </w:r>
      <w:r w:rsidR="00DD5BF1">
        <w:rPr>
          <w:rFonts w:cs="Times New Roman"/>
          <w:b/>
          <w:szCs w:val="24"/>
        </w:rPr>
        <w:fldChar w:fldCharType="begin"/>
      </w:r>
      <w:r w:rsidR="00DD5BF1">
        <w:rPr>
          <w:rFonts w:cs="Times New Roman"/>
          <w:b/>
          <w:szCs w:val="24"/>
        </w:rPr>
        <w:instrText xml:space="preserve"> REF _Ref9433677 \* Caps \h  \* MERGEFORMAT </w:instrText>
      </w:r>
      <w:r w:rsidR="00DD5BF1">
        <w:rPr>
          <w:rFonts w:cs="Times New Roman"/>
          <w:b/>
          <w:szCs w:val="24"/>
        </w:rPr>
      </w:r>
      <w:r w:rsidR="00DD5BF1">
        <w:rPr>
          <w:rFonts w:cs="Times New Roman"/>
          <w:b/>
          <w:szCs w:val="24"/>
        </w:rPr>
        <w:fldChar w:fldCharType="separate"/>
      </w:r>
      <w:r w:rsidR="00DD5BF1">
        <w:rPr>
          <w:rFonts w:cs="Times New Roman"/>
          <w:b/>
          <w:szCs w:val="24"/>
        </w:rPr>
        <w:t>Exhibit</w:t>
      </w:r>
      <w:r w:rsidR="00DD5BF1">
        <w:rPr>
          <w:rFonts w:cs="Times New Roman"/>
          <w:szCs w:val="24"/>
        </w:rPr>
        <w:t xml:space="preserve"> </w:t>
      </w:r>
      <w:r w:rsidR="00DD5BF1">
        <w:rPr>
          <w:rFonts w:cs="Times New Roman"/>
          <w:b/>
          <w:szCs w:val="24"/>
        </w:rPr>
        <w:t>A-1</w:t>
      </w:r>
      <w:r w:rsidR="00DD5BF1">
        <w:rPr>
          <w:rFonts w:cs="Times New Roman"/>
          <w:b/>
          <w:szCs w:val="24"/>
        </w:rPr>
        <w:fldChar w:fldCharType="end"/>
      </w:r>
      <w:r w:rsidR="00DD5BF1">
        <w:rPr>
          <w:rFonts w:cs="Times New Roman"/>
          <w:szCs w:val="24"/>
        </w:rPr>
        <w:t xml:space="preserve">, is legally described in </w:t>
      </w:r>
      <w:r w:rsidR="00DD5BF1">
        <w:rPr>
          <w:rFonts w:cs="Times New Roman"/>
          <w:b/>
          <w:szCs w:val="24"/>
        </w:rPr>
        <w:fldChar w:fldCharType="begin"/>
      </w:r>
      <w:r w:rsidR="00DD5BF1">
        <w:rPr>
          <w:rFonts w:cs="Times New Roman"/>
          <w:b/>
          <w:szCs w:val="24"/>
        </w:rPr>
        <w:instrText xml:space="preserve"> REF _Ref9418231 \* Caps \h  \* MERGEFORMAT </w:instrText>
      </w:r>
      <w:r w:rsidR="00DD5BF1">
        <w:rPr>
          <w:rFonts w:cs="Times New Roman"/>
          <w:b/>
          <w:szCs w:val="24"/>
        </w:rPr>
      </w:r>
      <w:r w:rsidR="00DD5BF1">
        <w:rPr>
          <w:rFonts w:cs="Times New Roman"/>
          <w:b/>
          <w:szCs w:val="24"/>
        </w:rPr>
        <w:fldChar w:fldCharType="separate"/>
      </w:r>
      <w:r w:rsidR="00DD5BF1">
        <w:rPr>
          <w:rFonts w:cs="Times New Roman"/>
          <w:b/>
          <w:szCs w:val="24"/>
        </w:rPr>
        <w:t>Exhibit</w:t>
      </w:r>
      <w:r w:rsidR="00DD5BF1">
        <w:rPr>
          <w:rFonts w:cs="Times New Roman"/>
          <w:szCs w:val="24"/>
        </w:rPr>
        <w:t xml:space="preserve"> </w:t>
      </w:r>
      <w:r w:rsidR="00DD5BF1">
        <w:rPr>
          <w:rFonts w:cs="Times New Roman"/>
          <w:b/>
          <w:szCs w:val="24"/>
        </w:rPr>
        <w:t>A</w:t>
      </w:r>
      <w:r w:rsidR="00DD5BF1">
        <w:rPr>
          <w:rFonts w:cs="Times New Roman"/>
          <w:b/>
          <w:szCs w:val="24"/>
        </w:rPr>
        <w:fldChar w:fldCharType="end"/>
      </w:r>
      <w:r w:rsidR="00DD5BF1">
        <w:rPr>
          <w:rFonts w:cs="Times New Roman"/>
          <w:szCs w:val="24"/>
        </w:rPr>
        <w:t xml:space="preserve">. </w:t>
      </w:r>
    </w:p>
    <w:p w14:paraId="1563050B" w14:textId="77777777" w:rsidR="00DD5BF1" w:rsidRDefault="00DD5BF1">
      <w:pPr>
        <w:pStyle w:val="Heading2"/>
        <w:adjustRightInd/>
        <w:rPr>
          <w:rFonts w:cs="Times New Roman"/>
          <w:bCs w:val="0"/>
          <w:vanish/>
          <w:szCs w:val="24"/>
          <w:specVanish/>
        </w:rPr>
      </w:pPr>
      <w:r>
        <w:rPr>
          <w:rFonts w:cs="Times New Roman"/>
          <w:bCs w:val="0"/>
          <w:szCs w:val="24"/>
        </w:rPr>
        <w:t>Premises</w:t>
      </w:r>
    </w:p>
    <w:p w14:paraId="12C524B5" w14:textId="77777777" w:rsidR="00DD5BF1" w:rsidRDefault="00DD5BF1">
      <w:pPr>
        <w:adjustRightInd/>
        <w:rPr>
          <w:rFonts w:cs="Times New Roman"/>
          <w:szCs w:val="24"/>
        </w:rPr>
      </w:pPr>
    </w:p>
    <w:p w14:paraId="301DDF97" w14:textId="127E859F" w:rsidR="00DD5BF1" w:rsidRDefault="00EB7654">
      <w:pPr>
        <w:pStyle w:val="Body"/>
        <w:adjustRightInd/>
        <w:rPr>
          <w:rFonts w:cs="Times New Roman"/>
          <w:szCs w:val="24"/>
        </w:rPr>
      </w:pPr>
      <w:r>
        <w:rPr>
          <w:rFonts w:cs="Times New Roman"/>
          <w:szCs w:val="24"/>
        </w:rPr>
        <w:t>“</w:t>
      </w:r>
      <w:r w:rsidR="00DD5BF1">
        <w:rPr>
          <w:rFonts w:cs="Times New Roman"/>
          <w:b/>
          <w:szCs w:val="24"/>
        </w:rPr>
        <w:t>Premises</w:t>
      </w:r>
      <w:r>
        <w:rPr>
          <w:rFonts w:cs="Times New Roman"/>
          <w:szCs w:val="24"/>
        </w:rPr>
        <w:t>”</w:t>
      </w:r>
      <w:r w:rsidR="00DD5BF1">
        <w:rPr>
          <w:rFonts w:cs="Times New Roman"/>
          <w:szCs w:val="24"/>
        </w:rPr>
        <w:t xml:space="preserve"> means those certain premises depicted in the lease outline drawing and/or so-called </w:t>
      </w:r>
      <w:r>
        <w:rPr>
          <w:rFonts w:cs="Times New Roman"/>
          <w:szCs w:val="24"/>
        </w:rPr>
        <w:t>“</w:t>
      </w:r>
      <w:r w:rsidR="00DD5BF1">
        <w:rPr>
          <w:rFonts w:cs="Times New Roman"/>
          <w:szCs w:val="24"/>
        </w:rPr>
        <w:t>as-built</w:t>
      </w:r>
      <w:r>
        <w:rPr>
          <w:rFonts w:cs="Times New Roman"/>
          <w:szCs w:val="24"/>
        </w:rPr>
        <w:t>”</w:t>
      </w:r>
      <w:r w:rsidR="00DD5BF1">
        <w:rPr>
          <w:rFonts w:cs="Times New Roman"/>
          <w:szCs w:val="24"/>
        </w:rPr>
        <w:t xml:space="preserve"> plans attached as (or expressly referenced in) </w:t>
      </w:r>
      <w:r w:rsidR="00DD5BF1">
        <w:rPr>
          <w:rFonts w:cs="Times New Roman"/>
          <w:b/>
          <w:szCs w:val="24"/>
        </w:rPr>
        <w:fldChar w:fldCharType="begin"/>
      </w:r>
      <w:r w:rsidR="00DD5BF1">
        <w:rPr>
          <w:rFonts w:cs="Times New Roman"/>
          <w:b/>
          <w:szCs w:val="24"/>
        </w:rPr>
        <w:instrText xml:space="preserve"> REF _Ref9434096 \* Caps \h  \* MERGEFORMAT </w:instrText>
      </w:r>
      <w:r w:rsidR="00DD5BF1">
        <w:rPr>
          <w:rFonts w:cs="Times New Roman"/>
          <w:b/>
          <w:szCs w:val="24"/>
        </w:rPr>
      </w:r>
      <w:r w:rsidR="00DD5BF1">
        <w:rPr>
          <w:rFonts w:cs="Times New Roman"/>
          <w:b/>
          <w:szCs w:val="24"/>
        </w:rPr>
        <w:fldChar w:fldCharType="separate"/>
      </w:r>
      <w:r w:rsidR="00DD5BF1">
        <w:rPr>
          <w:rFonts w:cs="Times New Roman"/>
          <w:b/>
          <w:szCs w:val="24"/>
        </w:rPr>
        <w:t>Exhibit</w:t>
      </w:r>
      <w:r w:rsidR="00DD5BF1">
        <w:rPr>
          <w:rFonts w:cs="Times New Roman"/>
          <w:szCs w:val="24"/>
        </w:rPr>
        <w:t xml:space="preserve"> </w:t>
      </w:r>
      <w:r w:rsidR="00DD5BF1">
        <w:rPr>
          <w:rFonts w:cs="Times New Roman"/>
          <w:b/>
          <w:szCs w:val="24"/>
        </w:rPr>
        <w:t>A-2</w:t>
      </w:r>
      <w:r w:rsidR="00DD5BF1">
        <w:rPr>
          <w:rFonts w:cs="Times New Roman"/>
          <w:b/>
          <w:szCs w:val="24"/>
        </w:rPr>
        <w:fldChar w:fldCharType="end"/>
      </w:r>
      <w:r w:rsidR="00DD5BF1">
        <w:rPr>
          <w:rFonts w:cs="Times New Roman"/>
          <w:szCs w:val="24"/>
        </w:rPr>
        <w:t xml:space="preserve"> hereto (</w:t>
      </w:r>
      <w:r>
        <w:rPr>
          <w:rFonts w:cs="Times New Roman"/>
          <w:szCs w:val="24"/>
        </w:rPr>
        <w:t>“</w:t>
      </w:r>
      <w:r w:rsidR="00DD5BF1">
        <w:rPr>
          <w:rFonts w:cs="Times New Roman"/>
          <w:b/>
          <w:szCs w:val="24"/>
        </w:rPr>
        <w:t>LOD</w:t>
      </w:r>
      <w:r>
        <w:rPr>
          <w:rFonts w:cs="Times New Roman"/>
          <w:szCs w:val="24"/>
        </w:rPr>
        <w:t>”</w:t>
      </w:r>
      <w:r w:rsidR="00DD5BF1">
        <w:rPr>
          <w:rFonts w:cs="Times New Roman"/>
          <w:szCs w:val="24"/>
        </w:rPr>
        <w:t xml:space="preserve">), containing approximately </w:t>
      </w:r>
      <w:r w:rsidR="00BE3CE0">
        <w:rPr>
          <w:rFonts w:cs="Times New Roman"/>
          <w:szCs w:val="24"/>
        </w:rPr>
        <w:t>4,</w:t>
      </w:r>
      <w:r w:rsidR="00F73B72">
        <w:rPr>
          <w:rFonts w:cs="Times New Roman"/>
          <w:szCs w:val="24"/>
        </w:rPr>
        <w:t>721</w:t>
      </w:r>
      <w:r w:rsidR="00DD5BF1">
        <w:rPr>
          <w:rFonts w:cs="Times New Roman"/>
          <w:szCs w:val="24"/>
        </w:rPr>
        <w:t xml:space="preserve"> square feet of GLA (as defined in Section 2.1(B) hereof), including approximately </w:t>
      </w:r>
      <w:r w:rsidR="00E64F91" w:rsidRPr="005A69E5">
        <w:rPr>
          <w:rFonts w:cs="Times New Roman"/>
          <w:szCs w:val="24"/>
        </w:rPr>
        <w:t>6</w:t>
      </w:r>
      <w:r w:rsidR="00F73B72">
        <w:rPr>
          <w:rFonts w:cs="Times New Roman"/>
          <w:szCs w:val="24"/>
        </w:rPr>
        <w:t>9</w:t>
      </w:r>
      <w:r w:rsidR="00E64F91" w:rsidRPr="005A69E5">
        <w:rPr>
          <w:rFonts w:cs="Times New Roman"/>
          <w:szCs w:val="24"/>
        </w:rPr>
        <w:t>’</w:t>
      </w:r>
      <w:r w:rsidR="005A69E5" w:rsidRPr="005A69E5">
        <w:rPr>
          <w:rFonts w:cs="Times New Roman"/>
          <w:szCs w:val="24"/>
        </w:rPr>
        <w:t>-</w:t>
      </w:r>
      <w:r w:rsidR="00F73B72">
        <w:rPr>
          <w:rFonts w:cs="Times New Roman"/>
          <w:szCs w:val="24"/>
        </w:rPr>
        <w:t>00</w:t>
      </w:r>
      <w:r>
        <w:rPr>
          <w:rFonts w:cs="Times New Roman"/>
          <w:szCs w:val="24"/>
        </w:rPr>
        <w:t>”</w:t>
      </w:r>
      <w:r w:rsidR="00DD5BF1">
        <w:rPr>
          <w:rFonts w:cs="Times New Roman"/>
          <w:szCs w:val="24"/>
        </w:rPr>
        <w:t xml:space="preserve"> linear feet of storefront, currently designated by Landlord as Space </w:t>
      </w:r>
      <w:r w:rsidR="00E64F91">
        <w:rPr>
          <w:rFonts w:cs="Times New Roman"/>
          <w:szCs w:val="24"/>
        </w:rPr>
        <w:t>1005</w:t>
      </w:r>
      <w:r w:rsidR="00DD5BF1">
        <w:rPr>
          <w:rFonts w:cs="Times New Roman"/>
          <w:szCs w:val="24"/>
        </w:rPr>
        <w:t>,</w:t>
      </w:r>
      <w:r w:rsidR="00134EC0">
        <w:rPr>
          <w:rFonts w:cs="Times New Roman"/>
          <w:szCs w:val="24"/>
        </w:rPr>
        <w:t xml:space="preserve"> having an address of </w:t>
      </w:r>
      <w:r w:rsidR="00DE3CBE">
        <w:rPr>
          <w:rFonts w:cs="Times New Roman"/>
          <w:szCs w:val="24"/>
        </w:rPr>
        <w:t>1010 Medley Boulevard, Johns Creek, GA</w:t>
      </w:r>
      <w:r w:rsidR="00231221">
        <w:rPr>
          <w:rFonts w:cs="Times New Roman"/>
          <w:szCs w:val="24"/>
        </w:rPr>
        <w:t xml:space="preserve"> </w:t>
      </w:r>
      <w:r w:rsidR="00DE3CBE">
        <w:rPr>
          <w:rFonts w:cs="Times New Roman"/>
          <w:szCs w:val="24"/>
        </w:rPr>
        <w:t>30097</w:t>
      </w:r>
      <w:r w:rsidR="00DD5BF1">
        <w:rPr>
          <w:rFonts w:cs="Times New Roman"/>
          <w:szCs w:val="24"/>
        </w:rPr>
        <w:t xml:space="preserve"> in the location depicted on </w:t>
      </w:r>
      <w:r w:rsidR="00DD5BF1">
        <w:rPr>
          <w:rFonts w:cs="Times New Roman"/>
          <w:b/>
          <w:szCs w:val="24"/>
        </w:rPr>
        <w:t xml:space="preserve">Exhibit A-1, </w:t>
      </w:r>
      <w:r w:rsidR="00DD5BF1">
        <w:rPr>
          <w:rFonts w:cs="Times New Roman"/>
          <w:szCs w:val="24"/>
        </w:rPr>
        <w:t>and constituting a part of the Shopping Center.</w:t>
      </w:r>
    </w:p>
    <w:p w14:paraId="0517614D" w14:textId="77777777" w:rsidR="00DD5BF1" w:rsidRDefault="00DD5BF1">
      <w:pPr>
        <w:pStyle w:val="Heading2"/>
        <w:adjustRightInd/>
        <w:rPr>
          <w:rFonts w:cs="Times New Roman"/>
          <w:bCs w:val="0"/>
          <w:vanish/>
          <w:szCs w:val="24"/>
          <w:specVanish/>
        </w:rPr>
      </w:pPr>
      <w:bookmarkStart w:id="5" w:name="_Hlk103601237"/>
      <w:r>
        <w:rPr>
          <w:rFonts w:cs="Times New Roman"/>
          <w:bCs w:val="0"/>
          <w:szCs w:val="24"/>
        </w:rPr>
        <w:t>Construction Allowance</w:t>
      </w:r>
    </w:p>
    <w:p w14:paraId="6CFC7859" w14:textId="77777777" w:rsidR="00DD5BF1" w:rsidRDefault="00DD5BF1">
      <w:pPr>
        <w:adjustRightInd/>
        <w:rPr>
          <w:rFonts w:cs="Times New Roman"/>
          <w:szCs w:val="24"/>
        </w:rPr>
      </w:pPr>
    </w:p>
    <w:p w14:paraId="2CA1E312" w14:textId="5F8AFBB1" w:rsidR="00DD5BF1" w:rsidRDefault="00EB7654">
      <w:pPr>
        <w:pStyle w:val="Body"/>
        <w:adjustRightInd/>
        <w:rPr>
          <w:rFonts w:cs="Times New Roman"/>
          <w:szCs w:val="24"/>
        </w:rPr>
      </w:pPr>
      <w:r>
        <w:rPr>
          <w:rFonts w:cs="Times New Roman"/>
          <w:szCs w:val="24"/>
        </w:rPr>
        <w:t>“</w:t>
      </w:r>
      <w:r w:rsidR="00DD5BF1">
        <w:rPr>
          <w:rFonts w:cs="Times New Roman"/>
          <w:b/>
          <w:szCs w:val="24"/>
        </w:rPr>
        <w:t>Construction Allowance</w:t>
      </w:r>
      <w:r>
        <w:rPr>
          <w:rFonts w:cs="Times New Roman"/>
          <w:szCs w:val="24"/>
        </w:rPr>
        <w:t>”</w:t>
      </w:r>
      <w:r w:rsidR="00DD5BF1">
        <w:rPr>
          <w:rFonts w:cs="Times New Roman"/>
          <w:szCs w:val="24"/>
        </w:rPr>
        <w:t xml:space="preserve"> means an amount equal to </w:t>
      </w:r>
      <w:r w:rsidR="00881049">
        <w:rPr>
          <w:rFonts w:cs="Times New Roman"/>
          <w:szCs w:val="24"/>
        </w:rPr>
        <w:t xml:space="preserve">Five Hundred </w:t>
      </w:r>
      <w:r w:rsidR="00E9160A">
        <w:rPr>
          <w:rFonts w:cs="Times New Roman"/>
          <w:szCs w:val="24"/>
        </w:rPr>
        <w:t>Ninety</w:t>
      </w:r>
      <w:r w:rsidR="00881049">
        <w:rPr>
          <w:rFonts w:cs="Times New Roman"/>
          <w:szCs w:val="24"/>
        </w:rPr>
        <w:t xml:space="preserve"> Thousand </w:t>
      </w:r>
      <w:r w:rsidR="00E9160A">
        <w:rPr>
          <w:rFonts w:cs="Times New Roman"/>
          <w:szCs w:val="24"/>
        </w:rPr>
        <w:t xml:space="preserve">One Hundred </w:t>
      </w:r>
      <w:proofErr w:type="gramStart"/>
      <w:r w:rsidR="00E9160A">
        <w:rPr>
          <w:rFonts w:cs="Times New Roman"/>
          <w:szCs w:val="24"/>
        </w:rPr>
        <w:t>Twenty Five</w:t>
      </w:r>
      <w:proofErr w:type="gramEnd"/>
      <w:r w:rsidR="00E9160A">
        <w:rPr>
          <w:rFonts w:cs="Times New Roman"/>
          <w:szCs w:val="24"/>
        </w:rPr>
        <w:t xml:space="preserve"> </w:t>
      </w:r>
      <w:r w:rsidR="00881049">
        <w:rPr>
          <w:rFonts w:cs="Times New Roman"/>
          <w:szCs w:val="24"/>
        </w:rPr>
        <w:t>and 00/100</w:t>
      </w:r>
      <w:r w:rsidR="00DD5BF1">
        <w:rPr>
          <w:rFonts w:cs="Times New Roman"/>
          <w:szCs w:val="24"/>
        </w:rPr>
        <w:t xml:space="preserve"> Dollars ($</w:t>
      </w:r>
      <w:r w:rsidR="00E9160A">
        <w:rPr>
          <w:rFonts w:cs="Times New Roman"/>
          <w:szCs w:val="24"/>
        </w:rPr>
        <w:t>590</w:t>
      </w:r>
      <w:r w:rsidR="00881049">
        <w:rPr>
          <w:rFonts w:cs="Times New Roman"/>
          <w:szCs w:val="24"/>
        </w:rPr>
        <w:t>,</w:t>
      </w:r>
      <w:r w:rsidR="00E9160A">
        <w:rPr>
          <w:rFonts w:cs="Times New Roman"/>
          <w:szCs w:val="24"/>
        </w:rPr>
        <w:t>125</w:t>
      </w:r>
      <w:r w:rsidR="00881049">
        <w:rPr>
          <w:rFonts w:cs="Times New Roman"/>
          <w:szCs w:val="24"/>
        </w:rPr>
        <w:t>.00</w:t>
      </w:r>
      <w:r w:rsidR="00DD5BF1">
        <w:rPr>
          <w:rFonts w:cs="Times New Roman"/>
          <w:szCs w:val="24"/>
        </w:rPr>
        <w:t>), calculated at the rate of $</w:t>
      </w:r>
      <w:r w:rsidR="00881049">
        <w:rPr>
          <w:rFonts w:cs="Times New Roman"/>
          <w:szCs w:val="24"/>
        </w:rPr>
        <w:t>125.00</w:t>
      </w:r>
      <w:r w:rsidR="00DD5BF1">
        <w:rPr>
          <w:rFonts w:cs="Times New Roman"/>
          <w:szCs w:val="24"/>
        </w:rPr>
        <w:t xml:space="preserve"> per square foot of GLA of the Premises.</w:t>
      </w:r>
    </w:p>
    <w:bookmarkEnd w:id="5"/>
    <w:p w14:paraId="59910360" w14:textId="77777777" w:rsidR="00DD5BF1" w:rsidRDefault="00DD5BF1">
      <w:pPr>
        <w:pStyle w:val="Heading2"/>
        <w:adjustRightInd/>
        <w:rPr>
          <w:rFonts w:cs="Times New Roman"/>
          <w:bCs w:val="0"/>
          <w:vanish/>
          <w:szCs w:val="24"/>
          <w:specVanish/>
        </w:rPr>
      </w:pPr>
      <w:r>
        <w:rPr>
          <w:rFonts w:cs="Times New Roman"/>
          <w:bCs w:val="0"/>
          <w:szCs w:val="24"/>
        </w:rPr>
        <w:t>Original Term</w:t>
      </w:r>
    </w:p>
    <w:p w14:paraId="2B3B71E9" w14:textId="77777777" w:rsidR="00DD5BF1" w:rsidRDefault="00DD5BF1">
      <w:pPr>
        <w:adjustRightInd/>
        <w:rPr>
          <w:rFonts w:cs="Times New Roman"/>
          <w:szCs w:val="24"/>
        </w:rPr>
      </w:pPr>
    </w:p>
    <w:p w14:paraId="228DD109" w14:textId="39EE52C9" w:rsidR="00DD5BF1" w:rsidRDefault="00EB7654">
      <w:pPr>
        <w:pStyle w:val="Body"/>
        <w:adjustRightInd/>
        <w:rPr>
          <w:rFonts w:cs="Times New Roman"/>
          <w:szCs w:val="24"/>
        </w:rPr>
      </w:pPr>
      <w:r>
        <w:rPr>
          <w:rFonts w:cs="Times New Roman"/>
          <w:szCs w:val="24"/>
        </w:rPr>
        <w:t>“</w:t>
      </w:r>
      <w:r w:rsidR="00DD5BF1">
        <w:rPr>
          <w:rFonts w:cs="Times New Roman"/>
          <w:b/>
          <w:szCs w:val="24"/>
        </w:rPr>
        <w:t>Original Term</w:t>
      </w:r>
      <w:r>
        <w:rPr>
          <w:rFonts w:cs="Times New Roman"/>
          <w:szCs w:val="24"/>
        </w:rPr>
        <w:t>”</w:t>
      </w:r>
      <w:r w:rsidR="00DD5BF1">
        <w:rPr>
          <w:rFonts w:cs="Times New Roman"/>
          <w:szCs w:val="24"/>
        </w:rPr>
        <w:t xml:space="preserve"> means the period commencing on the Commencement Date and expiring on January 31</w:t>
      </w:r>
      <w:r w:rsidR="00DD5BF1">
        <w:rPr>
          <w:rFonts w:cs="Times New Roman"/>
          <w:szCs w:val="24"/>
          <w:vertAlign w:val="superscript"/>
        </w:rPr>
        <w:t>st</w:t>
      </w:r>
      <w:r w:rsidR="00DD5BF1">
        <w:rPr>
          <w:rFonts w:cs="Times New Roman"/>
          <w:szCs w:val="24"/>
        </w:rPr>
        <w:t xml:space="preserve"> following the tenth (10</w:t>
      </w:r>
      <w:r w:rsidR="00DD5BF1">
        <w:rPr>
          <w:rFonts w:cs="Times New Roman"/>
          <w:szCs w:val="24"/>
          <w:vertAlign w:val="superscript"/>
        </w:rPr>
        <w:t>th</w:t>
      </w:r>
      <w:r w:rsidR="00DD5BF1">
        <w:rPr>
          <w:rFonts w:cs="Times New Roman"/>
          <w:szCs w:val="24"/>
        </w:rPr>
        <w:t>) full Lease Year.</w:t>
      </w:r>
    </w:p>
    <w:p w14:paraId="3599147F" w14:textId="77777777" w:rsidR="00DD5BF1" w:rsidRDefault="00DD5BF1">
      <w:pPr>
        <w:pStyle w:val="Heading2"/>
        <w:adjustRightInd/>
        <w:rPr>
          <w:rFonts w:cs="Times New Roman"/>
          <w:bCs w:val="0"/>
          <w:vanish/>
          <w:szCs w:val="24"/>
          <w:specVanish/>
        </w:rPr>
      </w:pPr>
      <w:r>
        <w:rPr>
          <w:rFonts w:cs="Times New Roman"/>
          <w:bCs w:val="0"/>
          <w:szCs w:val="24"/>
        </w:rPr>
        <w:t>Commencement Date</w:t>
      </w:r>
    </w:p>
    <w:p w14:paraId="4CB417E4" w14:textId="77777777" w:rsidR="00DD5BF1" w:rsidRDefault="00DD5BF1">
      <w:pPr>
        <w:adjustRightInd/>
        <w:rPr>
          <w:rFonts w:cs="Times New Roman"/>
          <w:szCs w:val="24"/>
        </w:rPr>
      </w:pPr>
    </w:p>
    <w:p w14:paraId="340551CE" w14:textId="2CEEA917" w:rsidR="00DD5BF1" w:rsidRDefault="00EB7654">
      <w:pPr>
        <w:pStyle w:val="Body"/>
        <w:adjustRightInd/>
        <w:rPr>
          <w:rFonts w:cs="Times New Roman"/>
          <w:szCs w:val="24"/>
        </w:rPr>
      </w:pPr>
      <w:r>
        <w:rPr>
          <w:rFonts w:cs="Times New Roman"/>
          <w:szCs w:val="24"/>
        </w:rPr>
        <w:t>“</w:t>
      </w:r>
      <w:r w:rsidR="00DD5BF1">
        <w:rPr>
          <w:rFonts w:cs="Times New Roman"/>
          <w:b/>
          <w:szCs w:val="24"/>
        </w:rPr>
        <w:t>Commencement Date</w:t>
      </w:r>
      <w:r>
        <w:rPr>
          <w:rFonts w:cs="Times New Roman"/>
          <w:szCs w:val="24"/>
        </w:rPr>
        <w:t>”</w:t>
      </w:r>
      <w:r w:rsidR="00DD5BF1">
        <w:rPr>
          <w:rFonts w:cs="Times New Roman"/>
          <w:szCs w:val="24"/>
        </w:rPr>
        <w:t xml:space="preserve"> means the earlier to occur of (</w:t>
      </w:r>
      <w:r w:rsidR="00CB3874">
        <w:rPr>
          <w:rFonts w:cs="Times New Roman"/>
          <w:szCs w:val="24"/>
        </w:rPr>
        <w:t>a)</w:t>
      </w:r>
      <w:r w:rsidR="00DD5BF1">
        <w:rPr>
          <w:rFonts w:cs="Times New Roman"/>
          <w:szCs w:val="24"/>
        </w:rPr>
        <w:t xml:space="preserve"> expiration of the Construction Period or (B) the date Tenant opens the Premises for business to the public</w:t>
      </w:r>
      <w:r w:rsidR="005C51CF">
        <w:rPr>
          <w:rFonts w:cs="Times New Roman"/>
          <w:szCs w:val="24"/>
        </w:rPr>
        <w:t>; provided, however, and notwithstanding the expiration of the Construction Period, the Commencement Date shall not occur, and Tenant shall not be obligated to open or pay rent, until Tenant has received fully non-disturbance and attornment agreements, in form and substance reasonably acceptable to Tenant, from all mortgagees, and ground lessor and any condominium association at the Shopping Center.</w:t>
      </w:r>
    </w:p>
    <w:p w14:paraId="4B202CB8" w14:textId="77777777" w:rsidR="00DD5BF1" w:rsidRDefault="00DD5BF1">
      <w:pPr>
        <w:pStyle w:val="Heading2"/>
        <w:adjustRightInd/>
        <w:rPr>
          <w:rFonts w:cs="Times New Roman"/>
          <w:bCs w:val="0"/>
          <w:vanish/>
          <w:szCs w:val="24"/>
          <w:specVanish/>
        </w:rPr>
      </w:pPr>
      <w:r>
        <w:rPr>
          <w:rFonts w:cs="Times New Roman"/>
          <w:bCs w:val="0"/>
          <w:szCs w:val="24"/>
        </w:rPr>
        <w:t>Construction Period</w:t>
      </w:r>
    </w:p>
    <w:p w14:paraId="2C60635D" w14:textId="77777777" w:rsidR="00DD5BF1" w:rsidRDefault="00DD5BF1">
      <w:pPr>
        <w:adjustRightInd/>
        <w:rPr>
          <w:rFonts w:cs="Times New Roman"/>
          <w:szCs w:val="24"/>
        </w:rPr>
      </w:pPr>
    </w:p>
    <w:p w14:paraId="08D0BC6F" w14:textId="3DA90DA2" w:rsidR="00DD5BF1" w:rsidRDefault="00EB7654">
      <w:pPr>
        <w:pStyle w:val="Body"/>
        <w:adjustRightInd/>
        <w:rPr>
          <w:rFonts w:cs="Times New Roman"/>
          <w:szCs w:val="24"/>
        </w:rPr>
      </w:pPr>
      <w:r>
        <w:rPr>
          <w:rFonts w:cs="Times New Roman"/>
          <w:szCs w:val="24"/>
        </w:rPr>
        <w:t>“</w:t>
      </w:r>
      <w:r w:rsidR="00DD5BF1">
        <w:rPr>
          <w:rFonts w:cs="Times New Roman"/>
          <w:b/>
          <w:szCs w:val="24"/>
        </w:rPr>
        <w:t>Construction Period</w:t>
      </w:r>
      <w:r>
        <w:rPr>
          <w:rFonts w:cs="Times New Roman"/>
          <w:szCs w:val="24"/>
        </w:rPr>
        <w:t>”</w:t>
      </w:r>
      <w:r w:rsidR="00DD5BF1">
        <w:rPr>
          <w:rFonts w:cs="Times New Roman"/>
          <w:szCs w:val="24"/>
        </w:rPr>
        <w:t xml:space="preserve"> means the first </w:t>
      </w:r>
      <w:r w:rsidR="00D94194">
        <w:rPr>
          <w:rFonts w:cs="Times New Roman"/>
          <w:szCs w:val="24"/>
        </w:rPr>
        <w:t>one hundred thirty-five</w:t>
      </w:r>
      <w:r w:rsidR="00DD5BF1">
        <w:rPr>
          <w:rFonts w:cs="Times New Roman"/>
          <w:szCs w:val="24"/>
        </w:rPr>
        <w:t xml:space="preserve"> (</w:t>
      </w:r>
      <w:r w:rsidR="00D94194">
        <w:rPr>
          <w:rFonts w:cs="Times New Roman"/>
          <w:szCs w:val="24"/>
        </w:rPr>
        <w:t>135</w:t>
      </w:r>
      <w:r w:rsidR="00DD5BF1">
        <w:rPr>
          <w:rFonts w:cs="Times New Roman"/>
          <w:szCs w:val="24"/>
        </w:rPr>
        <w:t>) days after Delivery of Possession.</w:t>
      </w:r>
    </w:p>
    <w:p w14:paraId="4AD9930A" w14:textId="77777777" w:rsidR="00DD5BF1" w:rsidRDefault="00DD5BF1">
      <w:pPr>
        <w:pStyle w:val="Heading2"/>
        <w:adjustRightInd/>
        <w:rPr>
          <w:rFonts w:cs="Times New Roman"/>
          <w:bCs w:val="0"/>
          <w:vanish/>
          <w:szCs w:val="24"/>
          <w:specVanish/>
        </w:rPr>
      </w:pPr>
      <w:r>
        <w:rPr>
          <w:rFonts w:cs="Times New Roman"/>
          <w:bCs w:val="0"/>
          <w:szCs w:val="24"/>
        </w:rPr>
        <w:lastRenderedPageBreak/>
        <w:t>Delivery of Possession</w:t>
      </w:r>
    </w:p>
    <w:p w14:paraId="17EAC0A0" w14:textId="77777777" w:rsidR="00DD5BF1" w:rsidRDefault="00DD5BF1">
      <w:pPr>
        <w:adjustRightInd/>
        <w:rPr>
          <w:rFonts w:cs="Times New Roman"/>
          <w:szCs w:val="24"/>
        </w:rPr>
      </w:pPr>
    </w:p>
    <w:p w14:paraId="23EC735F" w14:textId="20780FD8" w:rsidR="00DD5BF1" w:rsidRDefault="00EB7654">
      <w:pPr>
        <w:pStyle w:val="Body"/>
        <w:keepNext/>
        <w:adjustRightInd/>
        <w:rPr>
          <w:rFonts w:cs="Times New Roman"/>
          <w:szCs w:val="24"/>
        </w:rPr>
      </w:pPr>
      <w:r>
        <w:rPr>
          <w:rFonts w:cs="Times New Roman"/>
          <w:szCs w:val="24"/>
        </w:rPr>
        <w:t>“</w:t>
      </w:r>
      <w:r w:rsidR="00DD5BF1">
        <w:rPr>
          <w:rFonts w:cs="Times New Roman"/>
          <w:b/>
          <w:szCs w:val="24"/>
        </w:rPr>
        <w:t>Delivery of Possession</w:t>
      </w:r>
      <w:r>
        <w:rPr>
          <w:rFonts w:cs="Times New Roman"/>
          <w:szCs w:val="24"/>
        </w:rPr>
        <w:t>”</w:t>
      </w:r>
      <w:r w:rsidR="00DD5BF1">
        <w:rPr>
          <w:rFonts w:cs="Times New Roman"/>
          <w:szCs w:val="24"/>
        </w:rPr>
        <w:t xml:space="preserve"> means the date on which all of the following conditions (</w:t>
      </w:r>
      <w:r>
        <w:rPr>
          <w:rFonts w:cs="Times New Roman"/>
          <w:szCs w:val="24"/>
        </w:rPr>
        <w:t>“</w:t>
      </w:r>
      <w:r w:rsidR="00DD5BF1">
        <w:rPr>
          <w:rFonts w:cs="Times New Roman"/>
          <w:b/>
          <w:szCs w:val="24"/>
        </w:rPr>
        <w:t>Delivery of Possession Conditions</w:t>
      </w:r>
      <w:r>
        <w:rPr>
          <w:rFonts w:cs="Times New Roman"/>
          <w:szCs w:val="24"/>
        </w:rPr>
        <w:t>”</w:t>
      </w:r>
      <w:r w:rsidR="00DD5BF1">
        <w:rPr>
          <w:rFonts w:cs="Times New Roman"/>
          <w:szCs w:val="24"/>
        </w:rPr>
        <w:t>) have been satisfied or waived in writing by Tenant:</w:t>
      </w:r>
    </w:p>
    <w:p w14:paraId="4112D4A9" w14:textId="0CF6299D" w:rsidR="00DD5BF1" w:rsidRDefault="00DD5BF1">
      <w:pPr>
        <w:pStyle w:val="Heading3"/>
        <w:adjustRightInd/>
        <w:rPr>
          <w:rFonts w:cs="Times New Roman"/>
          <w:szCs w:val="24"/>
        </w:rPr>
      </w:pPr>
      <w:bookmarkStart w:id="6" w:name="_Hlk78448898"/>
      <w:r>
        <w:rPr>
          <w:rFonts w:cs="Times New Roman"/>
          <w:szCs w:val="24"/>
        </w:rPr>
        <w:t xml:space="preserve">Exclusive physical possession of the Premises has been delivered to Tenant in the Condition of Premises (as defined in Section 2.2 hereof), with Landlord’s Work </w:t>
      </w:r>
      <w:r w:rsidR="00CB3874">
        <w:rPr>
          <w:rFonts w:cs="Times New Roman"/>
          <w:szCs w:val="24"/>
        </w:rPr>
        <w:t xml:space="preserve">substantially </w:t>
      </w:r>
      <w:r>
        <w:rPr>
          <w:rFonts w:cs="Times New Roman"/>
          <w:szCs w:val="24"/>
        </w:rPr>
        <w:t>complete in all respects, subject only to Minor Punchlist Items (as defined in Section 3.5 hereof);</w:t>
      </w:r>
    </w:p>
    <w:p w14:paraId="0A75265F" w14:textId="1D1C0FFD" w:rsidR="00DD5BF1" w:rsidRDefault="008C0F00">
      <w:pPr>
        <w:pStyle w:val="Heading3"/>
        <w:adjustRightInd/>
        <w:rPr>
          <w:rFonts w:cs="Times New Roman"/>
          <w:szCs w:val="24"/>
        </w:rPr>
      </w:pPr>
      <w:bookmarkStart w:id="7" w:name="_Hlk84322944"/>
      <w:r>
        <w:rPr>
          <w:rFonts w:cs="Times New Roman"/>
          <w:szCs w:val="24"/>
        </w:rPr>
        <w:t>a</w:t>
      </w:r>
      <w:r w:rsidR="00DD5BF1">
        <w:rPr>
          <w:rFonts w:cs="Times New Roman"/>
          <w:szCs w:val="24"/>
        </w:rPr>
        <w:t xml:space="preserve">ll approvals, permits and variances required for the Approved Landlord Plans (as defined in </w:t>
      </w:r>
      <w:r w:rsidR="00DD5BF1" w:rsidRPr="007E15BA">
        <w:t>Section3</w:t>
      </w:r>
      <w:r w:rsidR="00DD5BF1">
        <w:rPr>
          <w:rFonts w:cs="Times New Roman"/>
          <w:szCs w:val="24"/>
        </w:rPr>
        <w:t>.2(C) hereof) and the Approved Tenant Plans (as defined in Section 3.2(B) hereof) (and the performance of the work therein) from Landlord and all governmental or quasi-governmental authorities and third parties (whether private or public) having approval authority pursuant to Legal Requirements (as defined in Section 16.1 hereof), contract or otherwise have been obtained</w:t>
      </w:r>
      <w:bookmarkEnd w:id="7"/>
      <w:r w:rsidR="00DD5BF1">
        <w:rPr>
          <w:rFonts w:cs="Times New Roman"/>
          <w:szCs w:val="24"/>
        </w:rPr>
        <w:t>;</w:t>
      </w:r>
    </w:p>
    <w:p w14:paraId="1F28A460" w14:textId="032ED0DA" w:rsidR="00DD5BF1" w:rsidRDefault="00DD5BF1" w:rsidP="00CB3874">
      <w:pPr>
        <w:pStyle w:val="Heading3"/>
        <w:adjustRightInd/>
        <w:rPr>
          <w:rFonts w:cs="Times New Roman"/>
          <w:szCs w:val="24"/>
        </w:rPr>
      </w:pPr>
      <w:bookmarkStart w:id="8" w:name="_Hlk61438546"/>
      <w:r>
        <w:rPr>
          <w:rFonts w:cs="Times New Roman"/>
          <w:szCs w:val="24"/>
        </w:rPr>
        <w:t>Tenant has inspected the Premises and notified Landlord in writing that the Premises are in the condition required under the Lease (which Tenant inspection of the Premises shall occur within fourteen (14) days of the later of (</w:t>
      </w:r>
      <w:proofErr w:type="spellStart"/>
      <w:r>
        <w:rPr>
          <w:rFonts w:cs="Times New Roman"/>
          <w:szCs w:val="24"/>
        </w:rPr>
        <w:t>i</w:t>
      </w:r>
      <w:proofErr w:type="spellEnd"/>
      <w:r>
        <w:rPr>
          <w:rFonts w:cs="Times New Roman"/>
          <w:szCs w:val="24"/>
        </w:rPr>
        <w:t xml:space="preserve">) Tenant’s receipt of Landlord’s written notification that the Premises are ready for delivery and (ii) the </w:t>
      </w:r>
      <w:r w:rsidR="004F3CF7">
        <w:rPr>
          <w:rFonts w:cs="Times New Roman"/>
          <w:szCs w:val="24"/>
        </w:rPr>
        <w:t xml:space="preserve">Anticipated </w:t>
      </w:r>
      <w:r>
        <w:rPr>
          <w:rFonts w:cs="Times New Roman"/>
          <w:szCs w:val="24"/>
        </w:rPr>
        <w:t>Delivery Date);</w:t>
      </w:r>
      <w:bookmarkEnd w:id="8"/>
    </w:p>
    <w:p w14:paraId="13543A78" w14:textId="6142B267" w:rsidR="004F3CF7" w:rsidRPr="004F3CF7" w:rsidRDefault="004F3CF7" w:rsidP="006B7468">
      <w:pPr>
        <w:pStyle w:val="Heading3"/>
        <w:adjustRightInd/>
        <w:rPr>
          <w:rFonts w:cs="Times New Roman"/>
          <w:szCs w:val="24"/>
        </w:rPr>
      </w:pPr>
      <w:r>
        <w:rPr>
          <w:rFonts w:cs="Times New Roman"/>
          <w:szCs w:val="24"/>
        </w:rPr>
        <w:t>Landlord has completed all Abatement Work (as each are defined in Section 3.8 hereof) with respect to all Hazardous Substances (as defined in Section 3.8 hereof) in the Premises (including delivering to Tenant the certificates required pursuant to Section 3.8 hereof in connection with such Abatement Work);</w:t>
      </w:r>
    </w:p>
    <w:p w14:paraId="548DD990" w14:textId="327A8E2E" w:rsidR="00E1016A" w:rsidRDefault="00E1016A">
      <w:pPr>
        <w:pStyle w:val="Heading3"/>
        <w:adjustRightInd/>
        <w:rPr>
          <w:rFonts w:cs="Times New Roman"/>
          <w:szCs w:val="24"/>
        </w:rPr>
      </w:pPr>
      <w:r>
        <w:rPr>
          <w:rFonts w:cs="Times New Roman"/>
          <w:szCs w:val="24"/>
        </w:rPr>
        <w:t>Landlord has delivered to Tenant the waivers of the Existing Restrictions (as defined in Section 13.2 hereof) required by Tenant pursuant to Section 13.2 hereof</w:t>
      </w:r>
      <w:r w:rsidR="006812F1">
        <w:rPr>
          <w:rFonts w:cs="Times New Roman"/>
          <w:szCs w:val="24"/>
        </w:rPr>
        <w:t>. The parties acknowledge that no waivers are required for this Lease</w:t>
      </w:r>
      <w:r>
        <w:rPr>
          <w:rFonts w:cs="Times New Roman"/>
          <w:szCs w:val="24"/>
        </w:rPr>
        <w:t>;</w:t>
      </w:r>
    </w:p>
    <w:p w14:paraId="4CDECB1F" w14:textId="4D2A6984" w:rsidR="00DD5BF1" w:rsidRDefault="00DD5BF1">
      <w:pPr>
        <w:pStyle w:val="Heading3"/>
        <w:adjustRightInd/>
        <w:rPr>
          <w:rFonts w:cs="Times New Roman"/>
          <w:szCs w:val="24"/>
        </w:rPr>
      </w:pPr>
      <w:r>
        <w:rPr>
          <w:rFonts w:cs="Times New Roman"/>
          <w:szCs w:val="24"/>
        </w:rPr>
        <w:t>The Common Areas and all improvements thereto have been completed</w:t>
      </w:r>
      <w:r w:rsidR="008C0F00">
        <w:rPr>
          <w:rFonts w:cs="Times New Roman"/>
          <w:szCs w:val="24"/>
        </w:rPr>
        <w:t xml:space="preserve"> to the extent that </w:t>
      </w:r>
      <w:r w:rsidR="001D48E2">
        <w:rPr>
          <w:rFonts w:cs="Times New Roman"/>
          <w:szCs w:val="24"/>
        </w:rPr>
        <w:t>Tenant’s Work will not be delayed</w:t>
      </w:r>
      <w:r>
        <w:rPr>
          <w:rFonts w:cs="Times New Roman"/>
          <w:szCs w:val="24"/>
        </w:rPr>
        <w:t>.</w:t>
      </w:r>
      <w:r w:rsidR="001F1579">
        <w:t xml:space="preserve"> </w:t>
      </w:r>
    </w:p>
    <w:bookmarkEnd w:id="6"/>
    <w:p w14:paraId="1A233902" w14:textId="77777777" w:rsidR="00DD5BF1" w:rsidRDefault="00DD5BF1">
      <w:pPr>
        <w:pStyle w:val="Heading2"/>
        <w:adjustRightInd/>
        <w:rPr>
          <w:rFonts w:cs="Times New Roman"/>
          <w:bCs w:val="0"/>
          <w:vanish/>
          <w:szCs w:val="24"/>
          <w:specVanish/>
        </w:rPr>
      </w:pPr>
      <w:r>
        <w:rPr>
          <w:rFonts w:cs="Times New Roman"/>
          <w:bCs w:val="0"/>
          <w:szCs w:val="24"/>
        </w:rPr>
        <w:t>Anticipated Delivery Date</w:t>
      </w:r>
    </w:p>
    <w:p w14:paraId="544EC5E9" w14:textId="77777777" w:rsidR="00DD5BF1" w:rsidRDefault="00DD5BF1">
      <w:pPr>
        <w:adjustRightInd/>
        <w:rPr>
          <w:rFonts w:cs="Times New Roman"/>
          <w:szCs w:val="24"/>
        </w:rPr>
      </w:pPr>
    </w:p>
    <w:p w14:paraId="6D0B60B8" w14:textId="128C2E1F" w:rsidR="00DD5BF1" w:rsidRDefault="00EB7654">
      <w:pPr>
        <w:pStyle w:val="Body"/>
        <w:adjustRightInd/>
        <w:rPr>
          <w:rFonts w:cs="Times New Roman"/>
          <w:szCs w:val="24"/>
        </w:rPr>
      </w:pPr>
      <w:r>
        <w:rPr>
          <w:rFonts w:cs="Times New Roman"/>
          <w:szCs w:val="24"/>
        </w:rPr>
        <w:t>“</w:t>
      </w:r>
      <w:r w:rsidR="00DD5BF1">
        <w:rPr>
          <w:rFonts w:cs="Times New Roman"/>
          <w:b/>
          <w:szCs w:val="24"/>
        </w:rPr>
        <w:t>Anticipated Delivery Date</w:t>
      </w:r>
      <w:r>
        <w:rPr>
          <w:rFonts w:cs="Times New Roman"/>
          <w:szCs w:val="24"/>
        </w:rPr>
        <w:t>”</w:t>
      </w:r>
      <w:r w:rsidR="00DD5BF1">
        <w:rPr>
          <w:rFonts w:cs="Times New Roman"/>
          <w:szCs w:val="24"/>
        </w:rPr>
        <w:t xml:space="preserve"> means </w:t>
      </w:r>
      <w:r w:rsidR="001325B3" w:rsidRPr="00D128D3">
        <w:rPr>
          <w:rFonts w:cs="Times New Roman"/>
          <w:szCs w:val="24"/>
        </w:rPr>
        <w:t>June 15, 2026</w:t>
      </w:r>
      <w:r w:rsidR="00D128D3">
        <w:rPr>
          <w:rFonts w:cs="Times New Roman"/>
          <w:szCs w:val="24"/>
        </w:rPr>
        <w:t xml:space="preserve">. </w:t>
      </w:r>
      <w:r w:rsidR="00DD5BF1">
        <w:rPr>
          <w:rFonts w:cs="Times New Roman"/>
          <w:szCs w:val="24"/>
        </w:rPr>
        <w:t>In no event will Delivery of Possession be deemed to have occurred prior to the Anticipated Delivery Date unless otherwise agreed to by Tenant in writing.</w:t>
      </w:r>
    </w:p>
    <w:p w14:paraId="688A7451" w14:textId="77777777" w:rsidR="00DD5BF1" w:rsidRDefault="00DD5BF1">
      <w:pPr>
        <w:pStyle w:val="Heading2"/>
        <w:adjustRightInd/>
        <w:rPr>
          <w:rFonts w:cs="Times New Roman"/>
          <w:bCs w:val="0"/>
          <w:vanish/>
          <w:szCs w:val="24"/>
          <w:specVanish/>
        </w:rPr>
      </w:pPr>
      <w:r>
        <w:rPr>
          <w:rFonts w:cs="Times New Roman"/>
          <w:bCs w:val="0"/>
          <w:szCs w:val="24"/>
        </w:rPr>
        <w:t>Late Delivery Fee</w:t>
      </w:r>
    </w:p>
    <w:p w14:paraId="229D42D6" w14:textId="77777777" w:rsidR="00DD5BF1" w:rsidRDefault="00DD5BF1">
      <w:pPr>
        <w:adjustRightInd/>
        <w:rPr>
          <w:rFonts w:cs="Times New Roman"/>
          <w:szCs w:val="24"/>
        </w:rPr>
      </w:pPr>
    </w:p>
    <w:p w14:paraId="0619C571" w14:textId="720B5D6D" w:rsidR="00DD5BF1" w:rsidRDefault="00EB7654">
      <w:pPr>
        <w:pStyle w:val="Body"/>
        <w:adjustRightInd/>
        <w:rPr>
          <w:rFonts w:cs="Times New Roman"/>
          <w:szCs w:val="24"/>
        </w:rPr>
      </w:pPr>
      <w:r>
        <w:rPr>
          <w:rFonts w:cs="Times New Roman"/>
          <w:szCs w:val="24"/>
        </w:rPr>
        <w:t>“</w:t>
      </w:r>
      <w:r w:rsidR="00DD5BF1">
        <w:rPr>
          <w:rFonts w:cs="Times New Roman"/>
          <w:b/>
          <w:szCs w:val="24"/>
        </w:rPr>
        <w:t>Late Delivery Fee</w:t>
      </w:r>
      <w:r>
        <w:rPr>
          <w:rFonts w:cs="Times New Roman"/>
          <w:szCs w:val="24"/>
        </w:rPr>
        <w:t>”</w:t>
      </w:r>
      <w:r w:rsidR="00DD5BF1">
        <w:rPr>
          <w:rFonts w:cs="Times New Roman"/>
          <w:szCs w:val="24"/>
        </w:rPr>
        <w:t xml:space="preserve"> means </w:t>
      </w:r>
      <w:bookmarkStart w:id="9" w:name="_Hlk61513043"/>
      <w:r w:rsidR="00DD5BF1">
        <w:rPr>
          <w:rFonts w:cs="Times New Roman"/>
          <w:szCs w:val="24"/>
        </w:rPr>
        <w:t xml:space="preserve">an amount equal to </w:t>
      </w:r>
      <w:r w:rsidR="001325B3">
        <w:rPr>
          <w:rFonts w:cs="Times New Roman"/>
          <w:iCs/>
          <w:szCs w:val="24"/>
        </w:rPr>
        <w:t>one</w:t>
      </w:r>
      <w:r w:rsidR="00DD5BF1" w:rsidRPr="001325B3">
        <w:rPr>
          <w:rFonts w:cs="Times New Roman"/>
          <w:iCs/>
          <w:szCs w:val="24"/>
        </w:rPr>
        <w:t xml:space="preserve"> (</w:t>
      </w:r>
      <w:bookmarkEnd w:id="9"/>
      <w:r w:rsidR="001325B3">
        <w:rPr>
          <w:rFonts w:cs="Times New Roman"/>
          <w:iCs/>
          <w:szCs w:val="24"/>
        </w:rPr>
        <w:t>1</w:t>
      </w:r>
      <w:r w:rsidR="00DD5BF1" w:rsidRPr="001325B3">
        <w:rPr>
          <w:rFonts w:cs="Times New Roman"/>
          <w:iCs/>
          <w:szCs w:val="24"/>
        </w:rPr>
        <w:t xml:space="preserve">) </w:t>
      </w:r>
      <w:proofErr w:type="spellStart"/>
      <w:r w:rsidR="00DD5BF1" w:rsidRPr="001325B3">
        <w:rPr>
          <w:rFonts w:cs="Times New Roman"/>
          <w:iCs/>
          <w:szCs w:val="24"/>
        </w:rPr>
        <w:t>day</w:t>
      </w:r>
      <w:r w:rsidR="001325B3">
        <w:rPr>
          <w:rFonts w:cs="Times New Roman"/>
          <w:iCs/>
          <w:szCs w:val="24"/>
        </w:rPr>
        <w:t>’s</w:t>
      </w:r>
      <w:r w:rsidR="00DD5BF1" w:rsidRPr="001325B3">
        <w:rPr>
          <w:rFonts w:cs="Times New Roman"/>
          <w:iCs/>
          <w:szCs w:val="24"/>
        </w:rPr>
        <w:t xml:space="preserve"> worth</w:t>
      </w:r>
      <w:proofErr w:type="spellEnd"/>
      <w:r w:rsidR="00DD5BF1" w:rsidRPr="001325B3">
        <w:rPr>
          <w:rFonts w:cs="Times New Roman"/>
          <w:iCs/>
          <w:szCs w:val="24"/>
        </w:rPr>
        <w:t xml:space="preserve"> of Minimum Rent</w:t>
      </w:r>
      <w:r w:rsidR="00DD5BF1">
        <w:rPr>
          <w:rFonts w:cs="Times New Roman"/>
          <w:szCs w:val="24"/>
        </w:rPr>
        <w:t xml:space="preserve"> for each day that Delivery of Possession is delayed beyond the Anticipated Delivery Date.</w:t>
      </w:r>
    </w:p>
    <w:p w14:paraId="25B82E49" w14:textId="77777777" w:rsidR="00DD5BF1" w:rsidRDefault="00DD5BF1">
      <w:pPr>
        <w:pStyle w:val="Heading2"/>
        <w:adjustRightInd/>
        <w:rPr>
          <w:rFonts w:cs="Times New Roman"/>
          <w:bCs w:val="0"/>
          <w:vanish/>
          <w:szCs w:val="24"/>
          <w:specVanish/>
        </w:rPr>
      </w:pPr>
      <w:r>
        <w:rPr>
          <w:rFonts w:cs="Times New Roman"/>
          <w:bCs w:val="0"/>
          <w:szCs w:val="24"/>
        </w:rPr>
        <w:t>Option Period</w:t>
      </w:r>
    </w:p>
    <w:p w14:paraId="25D45CC5" w14:textId="77777777" w:rsidR="00DD5BF1" w:rsidRDefault="00DD5BF1">
      <w:pPr>
        <w:adjustRightInd/>
        <w:rPr>
          <w:rFonts w:cs="Times New Roman"/>
          <w:szCs w:val="24"/>
        </w:rPr>
      </w:pPr>
    </w:p>
    <w:p w14:paraId="5EF7B886" w14:textId="367BD5A7" w:rsidR="00DD5BF1" w:rsidRDefault="00EB7654">
      <w:pPr>
        <w:pStyle w:val="Body"/>
        <w:keepNext/>
        <w:adjustRightInd/>
        <w:rPr>
          <w:rFonts w:cs="Times New Roman"/>
          <w:szCs w:val="24"/>
        </w:rPr>
      </w:pPr>
      <w:r>
        <w:rPr>
          <w:rFonts w:cs="Times New Roman"/>
          <w:szCs w:val="24"/>
        </w:rPr>
        <w:t>“</w:t>
      </w:r>
      <w:r w:rsidR="00DD5BF1">
        <w:rPr>
          <w:rFonts w:cs="Times New Roman"/>
          <w:b/>
          <w:szCs w:val="24"/>
        </w:rPr>
        <w:t>Option Period</w:t>
      </w:r>
      <w:r>
        <w:rPr>
          <w:rFonts w:cs="Times New Roman"/>
          <w:szCs w:val="24"/>
        </w:rPr>
        <w:t>”</w:t>
      </w:r>
      <w:r w:rsidR="00DD5BF1">
        <w:rPr>
          <w:rFonts w:cs="Times New Roman"/>
          <w:szCs w:val="24"/>
        </w:rPr>
        <w:t xml:space="preserve"> means, individually and collectively, the following periods:</w:t>
      </w:r>
    </w:p>
    <w:p w14:paraId="606EC70B" w14:textId="3402DC65" w:rsidR="00DD5BF1" w:rsidRDefault="00DD5BF1">
      <w:pPr>
        <w:pStyle w:val="Heading3"/>
        <w:adjustRightInd/>
        <w:rPr>
          <w:rFonts w:cs="Times New Roman"/>
          <w:szCs w:val="24"/>
        </w:rPr>
      </w:pPr>
      <w:r>
        <w:rPr>
          <w:rFonts w:cs="Times New Roman"/>
          <w:szCs w:val="24"/>
        </w:rPr>
        <w:t xml:space="preserve">The period of </w:t>
      </w:r>
      <w:r w:rsidR="001325B3">
        <w:rPr>
          <w:rFonts w:cs="Times New Roman"/>
          <w:szCs w:val="24"/>
        </w:rPr>
        <w:t>five</w:t>
      </w:r>
      <w:r>
        <w:rPr>
          <w:rFonts w:cs="Times New Roman"/>
          <w:szCs w:val="24"/>
        </w:rPr>
        <w:t xml:space="preserve"> (</w:t>
      </w:r>
      <w:r w:rsidR="001325B3">
        <w:rPr>
          <w:rFonts w:cs="Times New Roman"/>
          <w:szCs w:val="24"/>
        </w:rPr>
        <w:t>5</w:t>
      </w:r>
      <w:r>
        <w:rPr>
          <w:rFonts w:cs="Times New Roman"/>
          <w:szCs w:val="24"/>
        </w:rPr>
        <w:t>) years commencing on the day immediately following expiration of the Original Term (</w:t>
      </w:r>
      <w:r>
        <w:rPr>
          <w:rFonts w:cs="Times New Roman"/>
          <w:b/>
          <w:szCs w:val="24"/>
        </w:rPr>
        <w:t>First Option Period</w:t>
      </w:r>
      <w:r w:rsidR="00EB7654">
        <w:rPr>
          <w:rFonts w:cs="Times New Roman"/>
          <w:szCs w:val="24"/>
        </w:rPr>
        <w:t>”</w:t>
      </w:r>
      <w:r>
        <w:rPr>
          <w:rFonts w:cs="Times New Roman"/>
          <w:szCs w:val="24"/>
        </w:rPr>
        <w:t>);</w:t>
      </w:r>
    </w:p>
    <w:p w14:paraId="0F86818A" w14:textId="11B3929C" w:rsidR="00DD5BF1" w:rsidRDefault="00DD5BF1" w:rsidP="001325B3">
      <w:pPr>
        <w:pStyle w:val="Heading3"/>
        <w:adjustRightInd/>
        <w:rPr>
          <w:rFonts w:cs="Times New Roman"/>
          <w:szCs w:val="24"/>
        </w:rPr>
      </w:pPr>
      <w:r>
        <w:rPr>
          <w:rFonts w:cs="Times New Roman"/>
          <w:szCs w:val="24"/>
        </w:rPr>
        <w:t xml:space="preserve">The period of </w:t>
      </w:r>
      <w:r w:rsidR="001325B3">
        <w:rPr>
          <w:rFonts w:cs="Times New Roman"/>
          <w:szCs w:val="24"/>
        </w:rPr>
        <w:t>five</w:t>
      </w:r>
      <w:r>
        <w:rPr>
          <w:rFonts w:cs="Times New Roman"/>
          <w:szCs w:val="24"/>
        </w:rPr>
        <w:t xml:space="preserve"> (</w:t>
      </w:r>
      <w:r w:rsidR="001325B3">
        <w:rPr>
          <w:rFonts w:cs="Times New Roman"/>
          <w:szCs w:val="24"/>
        </w:rPr>
        <w:t>5</w:t>
      </w:r>
      <w:r>
        <w:rPr>
          <w:rFonts w:cs="Times New Roman"/>
          <w:szCs w:val="24"/>
        </w:rPr>
        <w:t>) years commencing on the day immediately following expiration of the First Option Period (</w:t>
      </w:r>
      <w:r w:rsidR="00EB7654">
        <w:rPr>
          <w:rFonts w:cs="Times New Roman"/>
          <w:szCs w:val="24"/>
        </w:rPr>
        <w:t>“</w:t>
      </w:r>
      <w:r>
        <w:rPr>
          <w:rFonts w:cs="Times New Roman"/>
          <w:b/>
          <w:szCs w:val="24"/>
        </w:rPr>
        <w:t>Second Option Period</w:t>
      </w:r>
      <w:r w:rsidR="00EB7654">
        <w:rPr>
          <w:rFonts w:cs="Times New Roman"/>
          <w:szCs w:val="24"/>
        </w:rPr>
        <w:t>”</w:t>
      </w:r>
      <w:r>
        <w:rPr>
          <w:rFonts w:cs="Times New Roman"/>
          <w:szCs w:val="24"/>
        </w:rPr>
        <w:t>)</w:t>
      </w:r>
      <w:r w:rsidR="001325B3">
        <w:rPr>
          <w:rFonts w:cs="Times New Roman"/>
          <w:szCs w:val="24"/>
        </w:rPr>
        <w:t>.</w:t>
      </w:r>
    </w:p>
    <w:p w14:paraId="3624359E" w14:textId="77777777" w:rsidR="00DD5BF1" w:rsidRDefault="00DD5BF1">
      <w:pPr>
        <w:pStyle w:val="Heading2"/>
        <w:adjustRightInd/>
        <w:rPr>
          <w:rFonts w:cs="Times New Roman"/>
          <w:bCs w:val="0"/>
          <w:vanish/>
          <w:szCs w:val="24"/>
          <w:specVanish/>
        </w:rPr>
      </w:pPr>
      <w:r>
        <w:rPr>
          <w:rFonts w:cs="Times New Roman"/>
          <w:bCs w:val="0"/>
          <w:szCs w:val="24"/>
        </w:rPr>
        <w:lastRenderedPageBreak/>
        <w:t>Termination Measuring Period</w:t>
      </w:r>
    </w:p>
    <w:p w14:paraId="2629C7DD" w14:textId="77777777" w:rsidR="00DD5BF1" w:rsidRDefault="00DD5BF1">
      <w:pPr>
        <w:adjustRightInd/>
        <w:rPr>
          <w:rFonts w:cs="Times New Roman"/>
          <w:szCs w:val="24"/>
        </w:rPr>
      </w:pPr>
    </w:p>
    <w:p w14:paraId="2BE53E7B" w14:textId="02988C14" w:rsidR="00DD5BF1" w:rsidRDefault="00EB7654">
      <w:pPr>
        <w:pStyle w:val="Body"/>
        <w:adjustRightInd/>
        <w:rPr>
          <w:rFonts w:cs="Times New Roman"/>
          <w:szCs w:val="24"/>
        </w:rPr>
      </w:pPr>
      <w:r>
        <w:rPr>
          <w:rFonts w:cs="Times New Roman"/>
          <w:szCs w:val="24"/>
        </w:rPr>
        <w:t>“</w:t>
      </w:r>
      <w:r w:rsidR="00DD5BF1">
        <w:rPr>
          <w:rFonts w:cs="Times New Roman"/>
          <w:b/>
          <w:szCs w:val="24"/>
        </w:rPr>
        <w:t>Termination Measuring Period</w:t>
      </w:r>
      <w:r>
        <w:rPr>
          <w:rFonts w:cs="Times New Roman"/>
          <w:szCs w:val="24"/>
        </w:rPr>
        <w:t>”</w:t>
      </w:r>
      <w:r w:rsidR="00DD5BF1">
        <w:rPr>
          <w:rFonts w:cs="Times New Roman"/>
          <w:szCs w:val="24"/>
        </w:rPr>
        <w:t xml:space="preserve"> means </w:t>
      </w:r>
      <w:bookmarkStart w:id="10" w:name="_cp_text_1_2"/>
      <w:r w:rsidR="001325B3">
        <w:rPr>
          <w:rFonts w:cs="Times New Roman"/>
          <w:szCs w:val="24"/>
        </w:rPr>
        <w:t>the fifth (5</w:t>
      </w:r>
      <w:r w:rsidR="001325B3" w:rsidRPr="001325B3">
        <w:rPr>
          <w:rFonts w:cs="Times New Roman"/>
          <w:szCs w:val="24"/>
          <w:vertAlign w:val="superscript"/>
        </w:rPr>
        <w:t>th</w:t>
      </w:r>
      <w:r w:rsidR="001325B3">
        <w:rPr>
          <w:rFonts w:cs="Times New Roman"/>
          <w:szCs w:val="24"/>
        </w:rPr>
        <w:t>)</w:t>
      </w:r>
      <w:r w:rsidR="00DD5BF1">
        <w:rPr>
          <w:rFonts w:cs="Times New Roman"/>
          <w:szCs w:val="24"/>
        </w:rPr>
        <w:t xml:space="preserve"> </w:t>
      </w:r>
      <w:bookmarkEnd w:id="10"/>
      <w:r w:rsidR="00DD5BF1">
        <w:rPr>
          <w:rFonts w:cs="Times New Roman"/>
          <w:szCs w:val="24"/>
        </w:rPr>
        <w:t>Lease Year.</w:t>
      </w:r>
    </w:p>
    <w:p w14:paraId="149ABC51" w14:textId="77777777" w:rsidR="00DD5BF1" w:rsidRDefault="00DD5BF1">
      <w:pPr>
        <w:pStyle w:val="Heading2"/>
        <w:adjustRightInd/>
        <w:rPr>
          <w:rFonts w:cs="Times New Roman"/>
          <w:bCs w:val="0"/>
          <w:vanish/>
          <w:szCs w:val="24"/>
          <w:specVanish/>
        </w:rPr>
      </w:pPr>
      <w:r>
        <w:rPr>
          <w:rFonts w:cs="Times New Roman"/>
          <w:bCs w:val="0"/>
          <w:szCs w:val="24"/>
        </w:rPr>
        <w:t>Termination Threshold</w:t>
      </w:r>
    </w:p>
    <w:p w14:paraId="0F373BC8" w14:textId="77777777" w:rsidR="00DD5BF1" w:rsidRDefault="00DD5BF1">
      <w:pPr>
        <w:adjustRightInd/>
        <w:rPr>
          <w:rFonts w:cs="Times New Roman"/>
          <w:szCs w:val="24"/>
        </w:rPr>
      </w:pPr>
    </w:p>
    <w:p w14:paraId="54FD1EA7" w14:textId="5C9F4521" w:rsidR="00DD5BF1" w:rsidRDefault="00EB7654">
      <w:pPr>
        <w:pStyle w:val="Body"/>
        <w:adjustRightInd/>
        <w:rPr>
          <w:rFonts w:cs="Times New Roman"/>
          <w:szCs w:val="24"/>
        </w:rPr>
      </w:pPr>
      <w:r>
        <w:rPr>
          <w:rFonts w:cs="Times New Roman"/>
          <w:szCs w:val="24"/>
        </w:rPr>
        <w:t>“</w:t>
      </w:r>
      <w:r w:rsidR="00DD5BF1">
        <w:rPr>
          <w:rFonts w:cs="Times New Roman"/>
          <w:b/>
          <w:szCs w:val="24"/>
        </w:rPr>
        <w:t>Termination Threshold</w:t>
      </w:r>
      <w:r>
        <w:rPr>
          <w:rFonts w:cs="Times New Roman"/>
          <w:szCs w:val="24"/>
        </w:rPr>
        <w:t>”</w:t>
      </w:r>
      <w:r w:rsidR="00DD5BF1">
        <w:rPr>
          <w:rFonts w:cs="Times New Roman"/>
          <w:szCs w:val="24"/>
        </w:rPr>
        <w:t xml:space="preserve"> means </w:t>
      </w:r>
      <w:r w:rsidR="00567B50">
        <w:rPr>
          <w:rFonts w:cs="Times New Roman"/>
          <w:szCs w:val="24"/>
        </w:rPr>
        <w:t>Four Million</w:t>
      </w:r>
      <w:r w:rsidR="00DD5BF1">
        <w:rPr>
          <w:rFonts w:cs="Times New Roman"/>
          <w:szCs w:val="24"/>
        </w:rPr>
        <w:t xml:space="preserve"> Dollars ($</w:t>
      </w:r>
      <w:r w:rsidR="00567B50">
        <w:rPr>
          <w:rFonts w:cs="Times New Roman"/>
          <w:szCs w:val="24"/>
        </w:rPr>
        <w:t>4,000,000.00</w:t>
      </w:r>
      <w:r w:rsidR="00DD5BF1">
        <w:rPr>
          <w:rFonts w:cs="Times New Roman"/>
          <w:szCs w:val="24"/>
        </w:rPr>
        <w:t>).</w:t>
      </w:r>
    </w:p>
    <w:p w14:paraId="0D8DD2F3" w14:textId="77777777" w:rsidR="00DD5BF1" w:rsidRDefault="00DD5BF1">
      <w:pPr>
        <w:pStyle w:val="Heading2"/>
        <w:adjustRightInd/>
        <w:rPr>
          <w:rFonts w:cs="Times New Roman"/>
          <w:bCs w:val="0"/>
          <w:vanish/>
          <w:szCs w:val="24"/>
          <w:specVanish/>
        </w:rPr>
      </w:pPr>
      <w:r>
        <w:rPr>
          <w:rFonts w:cs="Times New Roman"/>
          <w:bCs w:val="0"/>
          <w:szCs w:val="24"/>
        </w:rPr>
        <w:t>Minimum Rent</w:t>
      </w:r>
    </w:p>
    <w:p w14:paraId="14E2656F" w14:textId="77777777" w:rsidR="00DD5BF1" w:rsidRDefault="00DD5BF1">
      <w:pPr>
        <w:adjustRightInd/>
        <w:rPr>
          <w:rFonts w:cs="Times New Roman"/>
          <w:szCs w:val="24"/>
        </w:rPr>
      </w:pPr>
    </w:p>
    <w:p w14:paraId="4C5A0CCB" w14:textId="112F1C5A" w:rsidR="00DD5BF1" w:rsidRDefault="00EB7654">
      <w:pPr>
        <w:pStyle w:val="Body"/>
        <w:keepNext/>
        <w:adjustRightInd/>
        <w:rPr>
          <w:rFonts w:cs="Times New Roman"/>
          <w:i/>
          <w:szCs w:val="24"/>
          <w:u w:val="single"/>
        </w:rPr>
      </w:pPr>
      <w:bookmarkStart w:id="11" w:name="_Hlk84421927"/>
      <w:r>
        <w:rPr>
          <w:rFonts w:cs="Times New Roman"/>
          <w:szCs w:val="24"/>
        </w:rPr>
        <w:t>“</w:t>
      </w:r>
      <w:r w:rsidR="00DD5BF1">
        <w:rPr>
          <w:rFonts w:cs="Times New Roman"/>
          <w:b/>
          <w:szCs w:val="24"/>
        </w:rPr>
        <w:t>Minimum Rent</w:t>
      </w:r>
      <w:r>
        <w:rPr>
          <w:rFonts w:cs="Times New Roman"/>
          <w:szCs w:val="24"/>
        </w:rPr>
        <w:t>”</w:t>
      </w:r>
      <w:r w:rsidR="00DD5BF1">
        <w:rPr>
          <w:rFonts w:cs="Times New Roman"/>
          <w:szCs w:val="24"/>
        </w:rPr>
        <w:t xml:space="preserve"> means the following: </w:t>
      </w:r>
    </w:p>
    <w:tbl>
      <w:tblPr>
        <w:tblStyle w:val="TableGrid"/>
        <w:tblW w:w="0" w:type="auto"/>
        <w:tblCellMar>
          <w:top w:w="0" w:type="dxa"/>
          <w:bottom w:w="0" w:type="dxa"/>
        </w:tblCellMar>
        <w:tblLook w:val="00A0" w:firstRow="1" w:lastRow="0" w:firstColumn="1" w:lastColumn="0" w:noHBand="0" w:noVBand="0"/>
      </w:tblPr>
      <w:tblGrid>
        <w:gridCol w:w="2337"/>
        <w:gridCol w:w="2428"/>
        <w:gridCol w:w="2247"/>
        <w:gridCol w:w="2338"/>
      </w:tblGrid>
      <w:tr w:rsidR="00C816C4" w14:paraId="75FDB54D" w14:textId="77777777">
        <w:tc>
          <w:tcPr>
            <w:tcW w:w="2337" w:type="dxa"/>
            <w:tcBorders>
              <w:top w:val="single" w:sz="4" w:space="0" w:color="auto"/>
              <w:bottom w:val="single" w:sz="4" w:space="0" w:color="auto"/>
              <w:right w:val="single" w:sz="4" w:space="0" w:color="auto"/>
            </w:tcBorders>
            <w:tcMar>
              <w:left w:w="108" w:type="dxa"/>
              <w:right w:w="108" w:type="dxa"/>
            </w:tcMar>
          </w:tcPr>
          <w:p w14:paraId="35A9ADCD" w14:textId="6F1ECCC9" w:rsidR="00DD5BF1" w:rsidRDefault="00DD5BF1">
            <w:pPr>
              <w:pStyle w:val="Body"/>
              <w:keepNext/>
              <w:adjustRightInd/>
              <w:ind w:firstLine="0"/>
              <w:rPr>
                <w:rFonts w:cs="Times New Roman"/>
                <w:b/>
                <w:szCs w:val="24"/>
              </w:rPr>
            </w:pPr>
            <w:r>
              <w:rPr>
                <w:rFonts w:cs="Times New Roman"/>
                <w:b/>
                <w:szCs w:val="24"/>
              </w:rPr>
              <w:t>Lease Years</w:t>
            </w:r>
          </w:p>
        </w:tc>
        <w:tc>
          <w:tcPr>
            <w:tcW w:w="2428" w:type="dxa"/>
            <w:tcBorders>
              <w:top w:val="single" w:sz="4" w:space="0" w:color="auto"/>
              <w:left w:val="single" w:sz="4" w:space="0" w:color="auto"/>
              <w:bottom w:val="single" w:sz="4" w:space="0" w:color="auto"/>
              <w:right w:val="single" w:sz="4" w:space="0" w:color="auto"/>
            </w:tcBorders>
            <w:tcMar>
              <w:left w:w="108" w:type="dxa"/>
              <w:right w:w="108" w:type="dxa"/>
            </w:tcMar>
          </w:tcPr>
          <w:p w14:paraId="497D5415" w14:textId="77777777" w:rsidR="00DD5BF1" w:rsidRDefault="00DD5BF1">
            <w:pPr>
              <w:pStyle w:val="Body"/>
              <w:keepNext/>
              <w:adjustRightInd/>
              <w:ind w:firstLine="0"/>
              <w:jc w:val="center"/>
              <w:rPr>
                <w:rFonts w:cs="Times New Roman"/>
                <w:b/>
                <w:szCs w:val="24"/>
              </w:rPr>
            </w:pPr>
            <w:r>
              <w:rPr>
                <w:rFonts w:cs="Times New Roman"/>
                <w:b/>
                <w:szCs w:val="24"/>
              </w:rPr>
              <w:t>Minimum Rent (PSF/ANN)</w:t>
            </w:r>
          </w:p>
        </w:tc>
        <w:tc>
          <w:tcPr>
            <w:tcW w:w="2247" w:type="dxa"/>
            <w:tcBorders>
              <w:top w:val="single" w:sz="4" w:space="0" w:color="auto"/>
              <w:left w:val="single" w:sz="4" w:space="0" w:color="auto"/>
              <w:bottom w:val="single" w:sz="4" w:space="0" w:color="auto"/>
              <w:right w:val="single" w:sz="4" w:space="0" w:color="auto"/>
            </w:tcBorders>
            <w:tcMar>
              <w:left w:w="108" w:type="dxa"/>
              <w:right w:w="108" w:type="dxa"/>
            </w:tcMar>
          </w:tcPr>
          <w:p w14:paraId="680F95D3" w14:textId="77777777" w:rsidR="00DD5BF1" w:rsidRDefault="00DD5BF1">
            <w:pPr>
              <w:pStyle w:val="Body"/>
              <w:keepNext/>
              <w:adjustRightInd/>
              <w:ind w:firstLine="0"/>
              <w:jc w:val="center"/>
              <w:rPr>
                <w:rFonts w:cs="Times New Roman"/>
                <w:b/>
                <w:szCs w:val="24"/>
              </w:rPr>
            </w:pPr>
            <w:r>
              <w:rPr>
                <w:rFonts w:cs="Times New Roman"/>
                <w:b/>
                <w:szCs w:val="24"/>
              </w:rPr>
              <w:t>Minimum Rent (Annual)</w:t>
            </w:r>
          </w:p>
        </w:tc>
        <w:tc>
          <w:tcPr>
            <w:tcW w:w="2338" w:type="dxa"/>
            <w:tcBorders>
              <w:top w:val="single" w:sz="4" w:space="0" w:color="auto"/>
              <w:left w:val="single" w:sz="4" w:space="0" w:color="auto"/>
              <w:bottom w:val="single" w:sz="4" w:space="0" w:color="auto"/>
            </w:tcBorders>
            <w:tcMar>
              <w:left w:w="108" w:type="dxa"/>
              <w:right w:w="108" w:type="dxa"/>
            </w:tcMar>
          </w:tcPr>
          <w:p w14:paraId="38F3A495" w14:textId="77777777" w:rsidR="00DD5BF1" w:rsidRDefault="00DD5BF1">
            <w:pPr>
              <w:pStyle w:val="Body"/>
              <w:keepNext/>
              <w:adjustRightInd/>
              <w:ind w:firstLine="0"/>
              <w:jc w:val="center"/>
              <w:rPr>
                <w:rFonts w:cs="Times New Roman"/>
                <w:b/>
                <w:szCs w:val="24"/>
              </w:rPr>
            </w:pPr>
            <w:r>
              <w:rPr>
                <w:rFonts w:cs="Times New Roman"/>
                <w:b/>
                <w:szCs w:val="24"/>
              </w:rPr>
              <w:t>Minimum Rent (Monthly)</w:t>
            </w:r>
          </w:p>
        </w:tc>
      </w:tr>
      <w:tr w:rsidR="00C816C4" w14:paraId="7A14CC9C" w14:textId="77777777">
        <w:tc>
          <w:tcPr>
            <w:tcW w:w="2337" w:type="dxa"/>
            <w:tcBorders>
              <w:top w:val="single" w:sz="4" w:space="0" w:color="auto"/>
              <w:bottom w:val="single" w:sz="4" w:space="0" w:color="auto"/>
              <w:right w:val="single" w:sz="4" w:space="0" w:color="auto"/>
            </w:tcBorders>
            <w:tcMar>
              <w:left w:w="108" w:type="dxa"/>
              <w:right w:w="108" w:type="dxa"/>
            </w:tcMar>
          </w:tcPr>
          <w:p w14:paraId="21214EA0" w14:textId="6B5F805B" w:rsidR="00DD5BF1" w:rsidRDefault="00567B50">
            <w:pPr>
              <w:pStyle w:val="Body"/>
              <w:keepNext/>
              <w:adjustRightInd/>
              <w:ind w:firstLine="0"/>
              <w:rPr>
                <w:rFonts w:cs="Times New Roman"/>
                <w:szCs w:val="24"/>
              </w:rPr>
            </w:pPr>
            <w:r>
              <w:rPr>
                <w:rFonts w:cs="Times New Roman"/>
                <w:szCs w:val="24"/>
              </w:rPr>
              <w:t>Lease Years 1 - 5</w:t>
            </w:r>
            <w:r w:rsidR="00DD5BF1">
              <w:rPr>
                <w:rFonts w:cs="Times New Roman"/>
                <w:szCs w:val="24"/>
              </w:rPr>
              <w:t xml:space="preserve"> </w:t>
            </w:r>
          </w:p>
        </w:tc>
        <w:tc>
          <w:tcPr>
            <w:tcW w:w="2428" w:type="dxa"/>
            <w:tcBorders>
              <w:top w:val="single" w:sz="4" w:space="0" w:color="auto"/>
              <w:left w:val="single" w:sz="4" w:space="0" w:color="auto"/>
              <w:bottom w:val="single" w:sz="4" w:space="0" w:color="auto"/>
              <w:right w:val="single" w:sz="4" w:space="0" w:color="auto"/>
            </w:tcBorders>
            <w:tcMar>
              <w:left w:w="108" w:type="dxa"/>
              <w:right w:w="108" w:type="dxa"/>
            </w:tcMar>
          </w:tcPr>
          <w:p w14:paraId="15D20926" w14:textId="2974B5F6" w:rsidR="00DD5BF1" w:rsidRDefault="00DD5BF1">
            <w:pPr>
              <w:pStyle w:val="Body"/>
              <w:keepNext/>
              <w:adjustRightInd/>
              <w:ind w:firstLine="0"/>
              <w:jc w:val="left"/>
              <w:rPr>
                <w:rFonts w:cs="Times New Roman"/>
                <w:szCs w:val="24"/>
              </w:rPr>
            </w:pPr>
            <w:r>
              <w:rPr>
                <w:rFonts w:cs="Times New Roman"/>
                <w:szCs w:val="24"/>
              </w:rPr>
              <w:t>$</w:t>
            </w:r>
            <w:r w:rsidR="00567B50">
              <w:rPr>
                <w:rFonts w:cs="Times New Roman"/>
                <w:szCs w:val="24"/>
              </w:rPr>
              <w:t>42.00</w:t>
            </w:r>
          </w:p>
        </w:tc>
        <w:tc>
          <w:tcPr>
            <w:tcW w:w="2247" w:type="dxa"/>
            <w:tcBorders>
              <w:top w:val="single" w:sz="4" w:space="0" w:color="auto"/>
              <w:left w:val="single" w:sz="4" w:space="0" w:color="auto"/>
              <w:bottom w:val="single" w:sz="4" w:space="0" w:color="auto"/>
              <w:right w:val="single" w:sz="4" w:space="0" w:color="auto"/>
            </w:tcBorders>
            <w:tcMar>
              <w:left w:w="108" w:type="dxa"/>
              <w:right w:w="108" w:type="dxa"/>
            </w:tcMar>
          </w:tcPr>
          <w:p w14:paraId="35B5B30C" w14:textId="25B2665B"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198,282</w:t>
            </w:r>
            <w:r w:rsidR="005A69E5">
              <w:rPr>
                <w:rFonts w:cs="Times New Roman"/>
                <w:szCs w:val="24"/>
              </w:rPr>
              <w:t>.00</w:t>
            </w:r>
          </w:p>
        </w:tc>
        <w:tc>
          <w:tcPr>
            <w:tcW w:w="2338" w:type="dxa"/>
            <w:tcBorders>
              <w:top w:val="single" w:sz="4" w:space="0" w:color="auto"/>
              <w:left w:val="single" w:sz="4" w:space="0" w:color="auto"/>
              <w:bottom w:val="single" w:sz="4" w:space="0" w:color="auto"/>
            </w:tcBorders>
            <w:tcMar>
              <w:left w:w="108" w:type="dxa"/>
              <w:right w:w="108" w:type="dxa"/>
            </w:tcMar>
          </w:tcPr>
          <w:p w14:paraId="16A2AEB3" w14:textId="1BA1EF77"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16,523.50</w:t>
            </w:r>
          </w:p>
        </w:tc>
      </w:tr>
      <w:tr w:rsidR="00C816C4" w14:paraId="4ED9B584" w14:textId="77777777">
        <w:trPr>
          <w:trHeight w:val="278"/>
        </w:trPr>
        <w:tc>
          <w:tcPr>
            <w:tcW w:w="2337" w:type="dxa"/>
            <w:tcBorders>
              <w:top w:val="single" w:sz="4" w:space="0" w:color="auto"/>
              <w:bottom w:val="single" w:sz="4" w:space="0" w:color="auto"/>
              <w:right w:val="single" w:sz="4" w:space="0" w:color="auto"/>
            </w:tcBorders>
            <w:tcMar>
              <w:left w:w="108" w:type="dxa"/>
              <w:right w:w="108" w:type="dxa"/>
            </w:tcMar>
          </w:tcPr>
          <w:p w14:paraId="0AFA76BC" w14:textId="77777777" w:rsidR="00DD5BF1" w:rsidRDefault="00DD5BF1">
            <w:pPr>
              <w:pStyle w:val="Body"/>
              <w:keepNext/>
              <w:adjustRightInd/>
              <w:ind w:firstLine="0"/>
              <w:rPr>
                <w:rFonts w:cs="Times New Roman"/>
                <w:szCs w:val="24"/>
              </w:rPr>
            </w:pPr>
            <w:r>
              <w:rPr>
                <w:rFonts w:cs="Times New Roman"/>
                <w:szCs w:val="24"/>
              </w:rPr>
              <w:t>Lease Years 6 - 10</w:t>
            </w:r>
          </w:p>
        </w:tc>
        <w:tc>
          <w:tcPr>
            <w:tcW w:w="2428" w:type="dxa"/>
            <w:tcBorders>
              <w:top w:val="single" w:sz="4" w:space="0" w:color="auto"/>
              <w:left w:val="single" w:sz="4" w:space="0" w:color="auto"/>
              <w:bottom w:val="single" w:sz="4" w:space="0" w:color="auto"/>
              <w:right w:val="single" w:sz="4" w:space="0" w:color="auto"/>
            </w:tcBorders>
            <w:tcMar>
              <w:left w:w="108" w:type="dxa"/>
              <w:right w:w="108" w:type="dxa"/>
            </w:tcMar>
          </w:tcPr>
          <w:p w14:paraId="45A9B9BA" w14:textId="5104A82A" w:rsidR="00DD5BF1" w:rsidRDefault="00DD5BF1">
            <w:pPr>
              <w:pStyle w:val="Body"/>
              <w:keepNext/>
              <w:adjustRightInd/>
              <w:ind w:firstLine="0"/>
              <w:jc w:val="left"/>
              <w:rPr>
                <w:rFonts w:cs="Times New Roman"/>
                <w:szCs w:val="24"/>
              </w:rPr>
            </w:pPr>
            <w:r>
              <w:rPr>
                <w:rFonts w:cs="Times New Roman"/>
                <w:szCs w:val="24"/>
              </w:rPr>
              <w:t>$</w:t>
            </w:r>
            <w:r w:rsidR="00567B50">
              <w:rPr>
                <w:rFonts w:cs="Times New Roman"/>
                <w:szCs w:val="24"/>
              </w:rPr>
              <w:t>46.20</w:t>
            </w:r>
          </w:p>
        </w:tc>
        <w:tc>
          <w:tcPr>
            <w:tcW w:w="2247" w:type="dxa"/>
            <w:tcBorders>
              <w:top w:val="single" w:sz="4" w:space="0" w:color="auto"/>
              <w:left w:val="single" w:sz="4" w:space="0" w:color="auto"/>
              <w:bottom w:val="single" w:sz="4" w:space="0" w:color="auto"/>
              <w:right w:val="single" w:sz="4" w:space="0" w:color="auto"/>
            </w:tcBorders>
            <w:tcMar>
              <w:left w:w="108" w:type="dxa"/>
              <w:right w:w="108" w:type="dxa"/>
            </w:tcMar>
          </w:tcPr>
          <w:p w14:paraId="1B46ED96" w14:textId="58D4C9AE"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218,110.20</w:t>
            </w:r>
          </w:p>
        </w:tc>
        <w:tc>
          <w:tcPr>
            <w:tcW w:w="2338" w:type="dxa"/>
            <w:tcBorders>
              <w:top w:val="single" w:sz="4" w:space="0" w:color="auto"/>
              <w:left w:val="single" w:sz="4" w:space="0" w:color="auto"/>
              <w:bottom w:val="single" w:sz="4" w:space="0" w:color="auto"/>
            </w:tcBorders>
            <w:tcMar>
              <w:left w:w="108" w:type="dxa"/>
              <w:right w:w="108" w:type="dxa"/>
            </w:tcMar>
          </w:tcPr>
          <w:p w14:paraId="0B15653E" w14:textId="29FAB4E4"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18,175.85</w:t>
            </w:r>
          </w:p>
        </w:tc>
      </w:tr>
      <w:tr w:rsidR="00C816C4" w14:paraId="462A94BC" w14:textId="77777777">
        <w:tc>
          <w:tcPr>
            <w:tcW w:w="2337" w:type="dxa"/>
            <w:tcBorders>
              <w:top w:val="single" w:sz="4" w:space="0" w:color="auto"/>
              <w:bottom w:val="single" w:sz="4" w:space="0" w:color="auto"/>
              <w:right w:val="single" w:sz="4" w:space="0" w:color="auto"/>
            </w:tcBorders>
            <w:tcMar>
              <w:left w:w="108" w:type="dxa"/>
              <w:right w:w="108" w:type="dxa"/>
            </w:tcMar>
          </w:tcPr>
          <w:p w14:paraId="1115796C" w14:textId="77777777" w:rsidR="00DD5BF1" w:rsidRDefault="00DD5BF1">
            <w:pPr>
              <w:pStyle w:val="Body"/>
              <w:keepNext/>
              <w:adjustRightInd/>
              <w:ind w:firstLine="0"/>
              <w:rPr>
                <w:rFonts w:cs="Times New Roman"/>
                <w:szCs w:val="24"/>
              </w:rPr>
            </w:pPr>
            <w:r>
              <w:rPr>
                <w:rFonts w:cs="Times New Roman"/>
                <w:szCs w:val="24"/>
              </w:rPr>
              <w:t>First Option Period</w:t>
            </w:r>
          </w:p>
        </w:tc>
        <w:tc>
          <w:tcPr>
            <w:tcW w:w="2428" w:type="dxa"/>
            <w:tcBorders>
              <w:top w:val="single" w:sz="4" w:space="0" w:color="auto"/>
              <w:left w:val="single" w:sz="4" w:space="0" w:color="auto"/>
              <w:bottom w:val="single" w:sz="4" w:space="0" w:color="auto"/>
              <w:right w:val="single" w:sz="4" w:space="0" w:color="auto"/>
            </w:tcBorders>
            <w:tcMar>
              <w:left w:w="108" w:type="dxa"/>
              <w:right w:w="108" w:type="dxa"/>
            </w:tcMar>
          </w:tcPr>
          <w:p w14:paraId="7FDFF05C" w14:textId="3EE8200F" w:rsidR="00DD5BF1" w:rsidRDefault="00DD5BF1">
            <w:pPr>
              <w:pStyle w:val="Body"/>
              <w:keepNext/>
              <w:adjustRightInd/>
              <w:ind w:firstLine="0"/>
              <w:jc w:val="left"/>
              <w:rPr>
                <w:rFonts w:cs="Times New Roman"/>
                <w:szCs w:val="24"/>
              </w:rPr>
            </w:pPr>
            <w:r>
              <w:rPr>
                <w:rFonts w:cs="Times New Roman"/>
                <w:szCs w:val="24"/>
              </w:rPr>
              <w:t>$</w:t>
            </w:r>
            <w:r w:rsidR="00567B50">
              <w:rPr>
                <w:rFonts w:cs="Times New Roman"/>
                <w:szCs w:val="24"/>
              </w:rPr>
              <w:t>50.82</w:t>
            </w:r>
          </w:p>
        </w:tc>
        <w:tc>
          <w:tcPr>
            <w:tcW w:w="2247" w:type="dxa"/>
            <w:tcBorders>
              <w:top w:val="single" w:sz="4" w:space="0" w:color="auto"/>
              <w:left w:val="single" w:sz="4" w:space="0" w:color="auto"/>
              <w:bottom w:val="single" w:sz="4" w:space="0" w:color="auto"/>
              <w:right w:val="single" w:sz="4" w:space="0" w:color="auto"/>
            </w:tcBorders>
            <w:tcMar>
              <w:left w:w="108" w:type="dxa"/>
              <w:right w:w="108" w:type="dxa"/>
            </w:tcMar>
          </w:tcPr>
          <w:p w14:paraId="4D14E83E" w14:textId="2A97A297"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239,921.22</w:t>
            </w:r>
          </w:p>
        </w:tc>
        <w:tc>
          <w:tcPr>
            <w:tcW w:w="2338" w:type="dxa"/>
            <w:tcBorders>
              <w:top w:val="single" w:sz="4" w:space="0" w:color="auto"/>
              <w:left w:val="single" w:sz="4" w:space="0" w:color="auto"/>
              <w:bottom w:val="single" w:sz="4" w:space="0" w:color="auto"/>
            </w:tcBorders>
            <w:tcMar>
              <w:left w:w="108" w:type="dxa"/>
              <w:right w:w="108" w:type="dxa"/>
            </w:tcMar>
          </w:tcPr>
          <w:p w14:paraId="361E5EE0" w14:textId="47D21C41"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19,993.45</w:t>
            </w:r>
          </w:p>
        </w:tc>
      </w:tr>
      <w:tr w:rsidR="00C816C4" w14:paraId="0A911187" w14:textId="77777777">
        <w:trPr>
          <w:trHeight w:val="350"/>
        </w:trPr>
        <w:tc>
          <w:tcPr>
            <w:tcW w:w="2337" w:type="dxa"/>
            <w:tcBorders>
              <w:top w:val="single" w:sz="4" w:space="0" w:color="auto"/>
              <w:bottom w:val="single" w:sz="4" w:space="0" w:color="auto"/>
              <w:right w:val="single" w:sz="4" w:space="0" w:color="auto"/>
            </w:tcBorders>
            <w:tcMar>
              <w:left w:w="108" w:type="dxa"/>
              <w:right w:w="108" w:type="dxa"/>
            </w:tcMar>
          </w:tcPr>
          <w:p w14:paraId="6A98D692" w14:textId="77777777" w:rsidR="00DD5BF1" w:rsidRDefault="00DD5BF1">
            <w:pPr>
              <w:pStyle w:val="Body"/>
              <w:keepNext/>
              <w:adjustRightInd/>
              <w:ind w:firstLine="0"/>
              <w:rPr>
                <w:rFonts w:cs="Times New Roman"/>
                <w:szCs w:val="24"/>
              </w:rPr>
            </w:pPr>
            <w:r>
              <w:rPr>
                <w:rFonts w:cs="Times New Roman"/>
                <w:szCs w:val="24"/>
              </w:rPr>
              <w:t>Second Option Period</w:t>
            </w:r>
          </w:p>
        </w:tc>
        <w:tc>
          <w:tcPr>
            <w:tcW w:w="2428" w:type="dxa"/>
            <w:tcBorders>
              <w:top w:val="single" w:sz="4" w:space="0" w:color="auto"/>
              <w:left w:val="single" w:sz="4" w:space="0" w:color="auto"/>
              <w:bottom w:val="single" w:sz="4" w:space="0" w:color="auto"/>
              <w:right w:val="single" w:sz="4" w:space="0" w:color="auto"/>
            </w:tcBorders>
            <w:tcMar>
              <w:left w:w="108" w:type="dxa"/>
              <w:right w:w="108" w:type="dxa"/>
            </w:tcMar>
          </w:tcPr>
          <w:p w14:paraId="046C9CEC" w14:textId="0B96CDCE" w:rsidR="00DD5BF1" w:rsidRDefault="00DD5BF1">
            <w:pPr>
              <w:pStyle w:val="Body"/>
              <w:keepNext/>
              <w:adjustRightInd/>
              <w:ind w:firstLine="0"/>
              <w:jc w:val="left"/>
              <w:rPr>
                <w:rFonts w:cs="Times New Roman"/>
                <w:szCs w:val="24"/>
              </w:rPr>
            </w:pPr>
            <w:r>
              <w:rPr>
                <w:rFonts w:cs="Times New Roman"/>
                <w:szCs w:val="24"/>
              </w:rPr>
              <w:t>$</w:t>
            </w:r>
            <w:r w:rsidR="00567B50">
              <w:rPr>
                <w:rFonts w:cs="Times New Roman"/>
                <w:szCs w:val="24"/>
              </w:rPr>
              <w:t>55.90</w:t>
            </w:r>
          </w:p>
        </w:tc>
        <w:tc>
          <w:tcPr>
            <w:tcW w:w="2247" w:type="dxa"/>
            <w:tcBorders>
              <w:top w:val="single" w:sz="4" w:space="0" w:color="auto"/>
              <w:left w:val="single" w:sz="4" w:space="0" w:color="auto"/>
              <w:bottom w:val="single" w:sz="4" w:space="0" w:color="auto"/>
              <w:right w:val="single" w:sz="4" w:space="0" w:color="auto"/>
            </w:tcBorders>
            <w:tcMar>
              <w:left w:w="108" w:type="dxa"/>
              <w:right w:w="108" w:type="dxa"/>
            </w:tcMar>
          </w:tcPr>
          <w:p w14:paraId="55CCC334" w14:textId="43F72D14"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263,903.90</w:t>
            </w:r>
          </w:p>
        </w:tc>
        <w:tc>
          <w:tcPr>
            <w:tcW w:w="2338" w:type="dxa"/>
            <w:tcBorders>
              <w:top w:val="single" w:sz="4" w:space="0" w:color="auto"/>
              <w:left w:val="single" w:sz="4" w:space="0" w:color="auto"/>
              <w:bottom w:val="single" w:sz="4" w:space="0" w:color="auto"/>
            </w:tcBorders>
            <w:tcMar>
              <w:left w:w="108" w:type="dxa"/>
              <w:right w:w="108" w:type="dxa"/>
            </w:tcMar>
          </w:tcPr>
          <w:p w14:paraId="2B6987F2" w14:textId="129CFAE7" w:rsidR="00DD5BF1" w:rsidRDefault="00DD5BF1">
            <w:pPr>
              <w:pStyle w:val="Body"/>
              <w:keepNext/>
              <w:adjustRightInd/>
              <w:ind w:firstLine="0"/>
              <w:jc w:val="left"/>
              <w:rPr>
                <w:rFonts w:cs="Times New Roman"/>
                <w:szCs w:val="24"/>
              </w:rPr>
            </w:pPr>
            <w:r>
              <w:rPr>
                <w:rFonts w:cs="Times New Roman"/>
                <w:szCs w:val="24"/>
              </w:rPr>
              <w:t>$</w:t>
            </w:r>
            <w:r w:rsidR="007902A8">
              <w:rPr>
                <w:rFonts w:cs="Times New Roman"/>
                <w:szCs w:val="24"/>
              </w:rPr>
              <w:t>21,991.99</w:t>
            </w:r>
          </w:p>
        </w:tc>
      </w:tr>
    </w:tbl>
    <w:bookmarkEnd w:id="11"/>
    <w:p w14:paraId="7CDE71DA" w14:textId="3A89E63E" w:rsidR="00DD5BF1" w:rsidRDefault="00DD5BF1" w:rsidP="00567B50">
      <w:pPr>
        <w:pStyle w:val="Heading2"/>
        <w:adjustRightInd/>
        <w:spacing w:before="240"/>
        <w:rPr>
          <w:rFonts w:cs="Times New Roman"/>
          <w:bCs w:val="0"/>
          <w:vanish/>
          <w:szCs w:val="24"/>
          <w:specVanish/>
        </w:rPr>
      </w:pPr>
      <w:r>
        <w:rPr>
          <w:rFonts w:cs="Times New Roman"/>
          <w:bCs w:val="0"/>
          <w:szCs w:val="24"/>
        </w:rPr>
        <w:t>Initial Tax Payment</w:t>
      </w:r>
    </w:p>
    <w:p w14:paraId="7CC2B3F9" w14:textId="77777777" w:rsidR="00DD5BF1" w:rsidRDefault="00DD5BF1">
      <w:pPr>
        <w:adjustRightInd/>
        <w:rPr>
          <w:rFonts w:cs="Times New Roman"/>
          <w:szCs w:val="24"/>
        </w:rPr>
      </w:pPr>
    </w:p>
    <w:p w14:paraId="547F5A5B" w14:textId="6EDDBD91" w:rsidR="00DD5BF1" w:rsidRDefault="00EB7654">
      <w:pPr>
        <w:pStyle w:val="Body"/>
        <w:adjustRightInd/>
        <w:rPr>
          <w:rFonts w:cs="Times New Roman"/>
          <w:szCs w:val="24"/>
        </w:rPr>
      </w:pPr>
      <w:r>
        <w:rPr>
          <w:rFonts w:cs="Times New Roman"/>
          <w:szCs w:val="24"/>
        </w:rPr>
        <w:t>“</w:t>
      </w:r>
      <w:r w:rsidR="00DD5BF1">
        <w:rPr>
          <w:rFonts w:cs="Times New Roman"/>
          <w:b/>
          <w:szCs w:val="24"/>
        </w:rPr>
        <w:t>Initial Tax Payment</w:t>
      </w:r>
      <w:r>
        <w:rPr>
          <w:rFonts w:cs="Times New Roman"/>
          <w:szCs w:val="24"/>
        </w:rPr>
        <w:t>”</w:t>
      </w:r>
      <w:r w:rsidR="00DD5BF1">
        <w:rPr>
          <w:rFonts w:cs="Times New Roman"/>
          <w:szCs w:val="24"/>
        </w:rPr>
        <w:t xml:space="preserve"> means </w:t>
      </w:r>
      <w:r w:rsidR="00986A0D">
        <w:rPr>
          <w:rFonts w:cs="Times New Roman"/>
          <w:szCs w:val="24"/>
        </w:rPr>
        <w:t>Two and 25/100</w:t>
      </w:r>
      <w:r w:rsidR="00DD5BF1">
        <w:rPr>
          <w:rFonts w:cs="Times New Roman"/>
          <w:szCs w:val="24"/>
        </w:rPr>
        <w:t xml:space="preserve"> Dollars ($</w:t>
      </w:r>
      <w:r w:rsidR="00986A0D">
        <w:rPr>
          <w:rFonts w:cs="Times New Roman"/>
          <w:szCs w:val="24"/>
        </w:rPr>
        <w:t>2.25</w:t>
      </w:r>
      <w:r w:rsidR="00DD5BF1">
        <w:rPr>
          <w:rFonts w:cs="Times New Roman"/>
          <w:szCs w:val="24"/>
        </w:rPr>
        <w:t>) per square foot of GLA of the Premises per annum.</w:t>
      </w:r>
    </w:p>
    <w:p w14:paraId="34BA3B7D" w14:textId="77777777" w:rsidR="00DD5BF1" w:rsidRDefault="00DD5BF1">
      <w:pPr>
        <w:pStyle w:val="Heading2"/>
        <w:adjustRightInd/>
        <w:rPr>
          <w:rFonts w:cs="Times New Roman"/>
          <w:bCs w:val="0"/>
          <w:vanish/>
          <w:szCs w:val="24"/>
          <w:specVanish/>
        </w:rPr>
      </w:pPr>
      <w:r>
        <w:rPr>
          <w:rFonts w:cs="Times New Roman"/>
          <w:bCs w:val="0"/>
          <w:szCs w:val="24"/>
        </w:rPr>
        <w:t>CAM Charge and Other Charges</w:t>
      </w:r>
    </w:p>
    <w:p w14:paraId="6788E97F" w14:textId="77777777" w:rsidR="00DD5BF1" w:rsidRDefault="00DD5BF1">
      <w:pPr>
        <w:adjustRightInd/>
        <w:rPr>
          <w:rFonts w:cs="Times New Roman"/>
          <w:szCs w:val="24"/>
        </w:rPr>
      </w:pPr>
    </w:p>
    <w:p w14:paraId="56ED7150" w14:textId="37AEC8C4" w:rsidR="00DD5BF1" w:rsidRDefault="00DD5BF1">
      <w:pPr>
        <w:pStyle w:val="Heading3"/>
        <w:numPr>
          <w:ilvl w:val="2"/>
          <w:numId w:val="14"/>
        </w:numPr>
        <w:adjustRightInd/>
        <w:rPr>
          <w:rFonts w:cs="Times New Roman"/>
          <w:szCs w:val="24"/>
        </w:rPr>
      </w:pPr>
      <w:r>
        <w:rPr>
          <w:rFonts w:cs="Times New Roman"/>
          <w:szCs w:val="24"/>
        </w:rPr>
        <w:t>For the period commencing on the Commencement Date and ending on the last day of the first full calendar year of the Term (</w:t>
      </w:r>
      <w:r w:rsidR="00EB7654">
        <w:rPr>
          <w:rFonts w:cs="Times New Roman"/>
          <w:szCs w:val="24"/>
        </w:rPr>
        <w:t>“</w:t>
      </w:r>
      <w:r>
        <w:rPr>
          <w:rFonts w:cs="Times New Roman"/>
          <w:b/>
          <w:szCs w:val="24"/>
        </w:rPr>
        <w:t xml:space="preserve">Initial </w:t>
      </w:r>
      <w:r w:rsidR="00A12116">
        <w:rPr>
          <w:rFonts w:cs="Times New Roman"/>
          <w:b/>
          <w:szCs w:val="24"/>
        </w:rPr>
        <w:t xml:space="preserve">CAM </w:t>
      </w:r>
      <w:r>
        <w:rPr>
          <w:rFonts w:cs="Times New Roman"/>
          <w:b/>
          <w:szCs w:val="24"/>
        </w:rPr>
        <w:t>Period</w:t>
      </w:r>
      <w:r w:rsidR="00EB7654">
        <w:rPr>
          <w:rFonts w:cs="Times New Roman"/>
          <w:szCs w:val="24"/>
        </w:rPr>
        <w:t>”</w:t>
      </w:r>
      <w:r>
        <w:rPr>
          <w:rFonts w:cs="Times New Roman"/>
          <w:szCs w:val="24"/>
        </w:rPr>
        <w:t xml:space="preserve">), the </w:t>
      </w:r>
      <w:r w:rsidR="00EB7654">
        <w:rPr>
          <w:rFonts w:cs="Times New Roman"/>
          <w:szCs w:val="24"/>
        </w:rPr>
        <w:t>“</w:t>
      </w:r>
      <w:r>
        <w:rPr>
          <w:rFonts w:cs="Times New Roman"/>
          <w:b/>
          <w:szCs w:val="24"/>
        </w:rPr>
        <w:t>CAM Charge</w:t>
      </w:r>
      <w:r w:rsidR="00EB7654">
        <w:rPr>
          <w:rFonts w:cs="Times New Roman"/>
          <w:szCs w:val="24"/>
        </w:rPr>
        <w:t>”</w:t>
      </w:r>
      <w:r>
        <w:rPr>
          <w:rFonts w:cs="Times New Roman"/>
          <w:szCs w:val="24"/>
        </w:rPr>
        <w:t xml:space="preserve"> means </w:t>
      </w:r>
      <w:r w:rsidR="00986A0D">
        <w:rPr>
          <w:rFonts w:cs="Times New Roman"/>
          <w:szCs w:val="24"/>
        </w:rPr>
        <w:t>Twelve and 00/100</w:t>
      </w:r>
      <w:r>
        <w:rPr>
          <w:rFonts w:cs="Times New Roman"/>
          <w:szCs w:val="24"/>
        </w:rPr>
        <w:t xml:space="preserve"> Dollars ($</w:t>
      </w:r>
      <w:r w:rsidR="00986A0D">
        <w:rPr>
          <w:rFonts w:cs="Times New Roman"/>
          <w:szCs w:val="24"/>
        </w:rPr>
        <w:t>12.00</w:t>
      </w:r>
      <w:r>
        <w:rPr>
          <w:rFonts w:cs="Times New Roman"/>
          <w:szCs w:val="24"/>
        </w:rPr>
        <w:t>) per square foot of GLA of the Premises per annum</w:t>
      </w:r>
      <w:r w:rsidR="00A12116">
        <w:rPr>
          <w:rFonts w:cs="Times New Roman"/>
          <w:szCs w:val="24"/>
        </w:rPr>
        <w:t>. For and during each Lease Yea</w:t>
      </w:r>
      <w:r w:rsidR="00F73B72">
        <w:rPr>
          <w:rFonts w:cs="Times New Roman"/>
          <w:szCs w:val="24"/>
        </w:rPr>
        <w:t>r</w:t>
      </w:r>
      <w:r w:rsidR="00A12116">
        <w:rPr>
          <w:rFonts w:cs="Times New Roman"/>
          <w:szCs w:val="24"/>
        </w:rPr>
        <w:t xml:space="preserve"> of the Term subsequent to the Initial CAM Period, </w:t>
      </w:r>
      <w:r w:rsidR="00B374A3">
        <w:rPr>
          <w:rFonts w:cs="Times New Roman"/>
          <w:szCs w:val="24"/>
        </w:rPr>
        <w:t xml:space="preserve">the </w:t>
      </w:r>
      <w:r w:rsidR="00EB7654">
        <w:rPr>
          <w:rFonts w:cs="Times New Roman"/>
          <w:szCs w:val="24"/>
        </w:rPr>
        <w:t>“</w:t>
      </w:r>
      <w:r w:rsidR="00B374A3" w:rsidRPr="00B374A3">
        <w:rPr>
          <w:rFonts w:cs="Times New Roman"/>
          <w:b/>
          <w:bCs/>
          <w:szCs w:val="24"/>
        </w:rPr>
        <w:t>CAM Charge</w:t>
      </w:r>
      <w:r w:rsidR="00EB7654">
        <w:rPr>
          <w:rFonts w:cs="Times New Roman"/>
          <w:szCs w:val="24"/>
        </w:rPr>
        <w:t>”</w:t>
      </w:r>
      <w:r w:rsidR="00B374A3">
        <w:rPr>
          <w:rFonts w:cs="Times New Roman"/>
          <w:szCs w:val="24"/>
        </w:rPr>
        <w:t xml:space="preserve"> means Tenant’s CAM Charge for the immediately preceding Lease Year increased by</w:t>
      </w:r>
      <w:r>
        <w:rPr>
          <w:rFonts w:cs="Times New Roman"/>
          <w:szCs w:val="24"/>
        </w:rPr>
        <w:t xml:space="preserve"> </w:t>
      </w:r>
      <w:r w:rsidR="00986A0D">
        <w:rPr>
          <w:rFonts w:cs="Times New Roman"/>
          <w:szCs w:val="24"/>
        </w:rPr>
        <w:t>three</w:t>
      </w:r>
      <w:r>
        <w:rPr>
          <w:rFonts w:cs="Times New Roman"/>
          <w:szCs w:val="24"/>
        </w:rPr>
        <w:t xml:space="preserve"> percent (</w:t>
      </w:r>
      <w:r w:rsidR="00986A0D">
        <w:rPr>
          <w:rFonts w:cs="Times New Roman"/>
          <w:szCs w:val="24"/>
        </w:rPr>
        <w:t>3</w:t>
      </w:r>
      <w:r>
        <w:rPr>
          <w:rFonts w:cs="Times New Roman"/>
          <w:szCs w:val="24"/>
        </w:rPr>
        <w:t xml:space="preserve">%) </w:t>
      </w:r>
      <w:r w:rsidR="00B374A3">
        <w:rPr>
          <w:rFonts w:cs="Times New Roman"/>
          <w:szCs w:val="24"/>
        </w:rPr>
        <w:t>per annum</w:t>
      </w:r>
      <w:r w:rsidR="00A12116">
        <w:rPr>
          <w:rFonts w:cs="Times New Roman"/>
          <w:szCs w:val="24"/>
        </w:rPr>
        <w:t>. The CAM Charge does not include Tenant’s Proportionate Share of Insurance Costs (as defined in Section 11.2(B)</w:t>
      </w:r>
      <w:r w:rsidR="005A69E5">
        <w:rPr>
          <w:rFonts w:cs="Times New Roman"/>
          <w:szCs w:val="24"/>
        </w:rPr>
        <w:t>)</w:t>
      </w:r>
      <w:r w:rsidR="00A12116">
        <w:rPr>
          <w:rFonts w:cs="Times New Roman"/>
          <w:szCs w:val="24"/>
        </w:rPr>
        <w:t xml:space="preserve"> or the Tax Payment (as defined in Section 10.1(A)).</w:t>
      </w:r>
    </w:p>
    <w:p w14:paraId="7F9FFD67" w14:textId="302ED72D" w:rsidR="00DD5BF1" w:rsidRDefault="00DD5BF1">
      <w:pPr>
        <w:pStyle w:val="Heading3"/>
        <w:adjustRightInd/>
        <w:rPr>
          <w:rFonts w:cs="Times New Roman"/>
          <w:szCs w:val="24"/>
        </w:rPr>
      </w:pPr>
      <w:r>
        <w:rPr>
          <w:rFonts w:cs="Times New Roman"/>
          <w:szCs w:val="24"/>
        </w:rPr>
        <w:t xml:space="preserve">Notwithstanding anything herein to the contrary, the first annual increase in the </w:t>
      </w:r>
      <w:r w:rsidR="009F3465">
        <w:rPr>
          <w:rFonts w:cs="Times New Roman"/>
          <w:szCs w:val="24"/>
        </w:rPr>
        <w:t>Other Charges</w:t>
      </w:r>
      <w:r>
        <w:rPr>
          <w:rFonts w:cs="Times New Roman"/>
          <w:szCs w:val="24"/>
        </w:rPr>
        <w:t xml:space="preserve"> will not occur prior to the commencement of the second full calendar year after </w:t>
      </w:r>
      <w:r w:rsidR="00646AEA">
        <w:rPr>
          <w:rFonts w:cs="Times New Roman"/>
          <w:szCs w:val="24"/>
        </w:rPr>
        <w:t>the date Tenant opens the Premises for business to the public</w:t>
      </w:r>
      <w:r>
        <w:rPr>
          <w:rFonts w:cs="Times New Roman"/>
          <w:szCs w:val="24"/>
        </w:rPr>
        <w:t>.</w:t>
      </w:r>
    </w:p>
    <w:p w14:paraId="37C9668F" w14:textId="77777777" w:rsidR="00DD5BF1" w:rsidRDefault="00DD5BF1">
      <w:pPr>
        <w:pStyle w:val="Heading2"/>
        <w:adjustRightInd/>
        <w:rPr>
          <w:rFonts w:cs="Times New Roman"/>
          <w:bCs w:val="0"/>
          <w:vanish/>
          <w:szCs w:val="24"/>
          <w:specVanish/>
        </w:rPr>
      </w:pPr>
      <w:r>
        <w:rPr>
          <w:rFonts w:cs="Times New Roman"/>
          <w:bCs w:val="0"/>
          <w:szCs w:val="24"/>
        </w:rPr>
        <w:t xml:space="preserve"> Permitted Use</w:t>
      </w:r>
    </w:p>
    <w:p w14:paraId="44704574" w14:textId="77777777" w:rsidR="00DD5BF1" w:rsidRDefault="00DD5BF1">
      <w:pPr>
        <w:adjustRightInd/>
        <w:rPr>
          <w:rFonts w:cs="Times New Roman"/>
          <w:szCs w:val="24"/>
        </w:rPr>
      </w:pPr>
    </w:p>
    <w:p w14:paraId="22255440" w14:textId="416A17A4" w:rsidR="00DD5BF1" w:rsidRDefault="00EB7654">
      <w:pPr>
        <w:pStyle w:val="Body"/>
        <w:adjustRightInd/>
        <w:rPr>
          <w:rFonts w:cs="Times New Roman"/>
          <w:szCs w:val="24"/>
        </w:rPr>
      </w:pPr>
      <w:r>
        <w:rPr>
          <w:rFonts w:cs="Times New Roman"/>
          <w:szCs w:val="24"/>
        </w:rPr>
        <w:t>“</w:t>
      </w:r>
      <w:r w:rsidR="00DD5BF1">
        <w:rPr>
          <w:rFonts w:cs="Times New Roman"/>
          <w:b/>
          <w:szCs w:val="24"/>
        </w:rPr>
        <w:t>Permitted Use</w:t>
      </w:r>
      <w:r>
        <w:rPr>
          <w:rFonts w:cs="Times New Roman"/>
          <w:szCs w:val="24"/>
        </w:rPr>
        <w:t>”</w:t>
      </w:r>
      <w:r w:rsidR="00DD5BF1">
        <w:rPr>
          <w:rFonts w:cs="Times New Roman"/>
          <w:szCs w:val="24"/>
        </w:rPr>
        <w:t xml:space="preserve"> means for the sale and display of cosmetics, perfumes, fragrances, well-being products </w:t>
      </w:r>
      <w:bookmarkStart w:id="12" w:name="_Hlk61511027"/>
      <w:r w:rsidR="00DD5BF1">
        <w:rPr>
          <w:rFonts w:cs="Times New Roman"/>
          <w:szCs w:val="24"/>
        </w:rPr>
        <w:t>(including vitamins and nutritional supplements)</w:t>
      </w:r>
      <w:bookmarkEnd w:id="12"/>
      <w:r w:rsidR="00DD5BF1">
        <w:rPr>
          <w:rFonts w:cs="Times New Roman"/>
          <w:szCs w:val="24"/>
        </w:rPr>
        <w:t>, hair care products and skin care products; related goods and services as are sold and/or performed in Tenant’s other similarly merchandised stores.</w:t>
      </w:r>
    </w:p>
    <w:p w14:paraId="0D1DDE50" w14:textId="77777777" w:rsidR="00DD5BF1" w:rsidRDefault="00DD5BF1">
      <w:pPr>
        <w:pStyle w:val="Heading2"/>
        <w:adjustRightInd/>
        <w:rPr>
          <w:rFonts w:cs="Times New Roman"/>
          <w:bCs w:val="0"/>
          <w:vanish/>
          <w:szCs w:val="24"/>
          <w:specVanish/>
        </w:rPr>
      </w:pPr>
      <w:r>
        <w:rPr>
          <w:rFonts w:cs="Times New Roman"/>
          <w:bCs w:val="0"/>
          <w:szCs w:val="24"/>
        </w:rPr>
        <w:t>Default Rate</w:t>
      </w:r>
    </w:p>
    <w:p w14:paraId="4DE66C58" w14:textId="77777777" w:rsidR="00DD5BF1" w:rsidRDefault="00DD5BF1">
      <w:pPr>
        <w:adjustRightInd/>
        <w:rPr>
          <w:rFonts w:cs="Times New Roman"/>
          <w:szCs w:val="24"/>
        </w:rPr>
      </w:pPr>
    </w:p>
    <w:p w14:paraId="1BD7382C" w14:textId="60A8A8F0" w:rsidR="00DD5BF1" w:rsidRDefault="00EB7654">
      <w:pPr>
        <w:pStyle w:val="Body"/>
        <w:adjustRightInd/>
        <w:rPr>
          <w:rFonts w:cs="Times New Roman"/>
          <w:szCs w:val="24"/>
        </w:rPr>
      </w:pPr>
      <w:bookmarkStart w:id="13" w:name="_Hlk112157070"/>
      <w:r>
        <w:rPr>
          <w:rFonts w:cs="Times New Roman"/>
          <w:szCs w:val="24"/>
        </w:rPr>
        <w:t>“</w:t>
      </w:r>
      <w:r w:rsidR="00DD5BF1">
        <w:rPr>
          <w:rFonts w:cs="Times New Roman"/>
          <w:b/>
          <w:szCs w:val="24"/>
        </w:rPr>
        <w:t>Default Rate</w:t>
      </w:r>
      <w:r>
        <w:rPr>
          <w:rFonts w:cs="Times New Roman"/>
          <w:szCs w:val="24"/>
        </w:rPr>
        <w:t>”</w:t>
      </w:r>
      <w:r w:rsidR="00DD5BF1">
        <w:rPr>
          <w:rFonts w:cs="Times New Roman"/>
          <w:szCs w:val="24"/>
        </w:rPr>
        <w:t xml:space="preserve"> means the Prime Rate plus two percent (2%). </w:t>
      </w:r>
      <w:r>
        <w:rPr>
          <w:rFonts w:cs="Times New Roman"/>
          <w:szCs w:val="24"/>
        </w:rPr>
        <w:t>“</w:t>
      </w:r>
      <w:r w:rsidR="00DD5BF1">
        <w:rPr>
          <w:rFonts w:cs="Times New Roman"/>
          <w:b/>
          <w:szCs w:val="24"/>
        </w:rPr>
        <w:t>Prime Rate</w:t>
      </w:r>
      <w:r>
        <w:rPr>
          <w:rFonts w:cs="Times New Roman"/>
          <w:szCs w:val="24"/>
        </w:rPr>
        <w:t>”</w:t>
      </w:r>
      <w:r w:rsidR="00DD5BF1">
        <w:rPr>
          <w:rFonts w:cs="Times New Roman"/>
          <w:szCs w:val="24"/>
        </w:rPr>
        <w:t xml:space="preserve"> means the prime rate per annum for short term commercial loans announced, from time to time, by Citibank, N.A or any successor thereto. If such rate shall cease to be quoted by Citibank, N.A or any successor thereto, or if the successor to Citibank, N.A. cannot be reasonably determined, then the Prime Rate shall be a publicly quoted reference lending rate reasonably acceptable to Tenant and Landlord.</w:t>
      </w:r>
    </w:p>
    <w:bookmarkEnd w:id="13"/>
    <w:p w14:paraId="2A92BF69" w14:textId="77777777" w:rsidR="00DD5BF1" w:rsidRDefault="00DD5BF1">
      <w:pPr>
        <w:pStyle w:val="Heading2"/>
        <w:adjustRightInd/>
        <w:rPr>
          <w:rFonts w:cs="Times New Roman"/>
          <w:bCs w:val="0"/>
          <w:vanish/>
          <w:szCs w:val="24"/>
          <w:specVanish/>
        </w:rPr>
      </w:pPr>
      <w:r>
        <w:rPr>
          <w:rFonts w:cs="Times New Roman"/>
          <w:bCs w:val="0"/>
          <w:szCs w:val="24"/>
        </w:rPr>
        <w:lastRenderedPageBreak/>
        <w:t>Notice and Payment Addresses</w:t>
      </w:r>
    </w:p>
    <w:p w14:paraId="5AC5E74D" w14:textId="77777777" w:rsidR="00DD5BF1" w:rsidRDefault="00DD5BF1">
      <w:pPr>
        <w:adjustRightInd/>
        <w:rPr>
          <w:rFonts w:cs="Times New Roman"/>
          <w:szCs w:val="24"/>
        </w:rPr>
      </w:pPr>
    </w:p>
    <w:tbl>
      <w:tblPr>
        <w:tblStyle w:val="TableGrid"/>
        <w:tblW w:w="5000" w:type="pct"/>
        <w:tblCellMar>
          <w:top w:w="0" w:type="dxa"/>
          <w:bottom w:w="0" w:type="dxa"/>
        </w:tblCellMar>
        <w:tblLook w:val="00A0" w:firstRow="1" w:lastRow="0" w:firstColumn="1" w:lastColumn="0" w:noHBand="0" w:noVBand="0"/>
      </w:tblPr>
      <w:tblGrid>
        <w:gridCol w:w="2335"/>
        <w:gridCol w:w="2880"/>
        <w:gridCol w:w="4135"/>
      </w:tblGrid>
      <w:tr w:rsidR="00C816C4" w14:paraId="30C54246" w14:textId="77777777">
        <w:trPr>
          <w:cantSplit/>
          <w:trHeight w:val="517"/>
        </w:trPr>
        <w:tc>
          <w:tcPr>
            <w:tcW w:w="2335" w:type="dxa"/>
            <w:vMerge w:val="restart"/>
            <w:tcBorders>
              <w:top w:val="single" w:sz="4" w:space="0" w:color="auto"/>
              <w:bottom w:val="single" w:sz="4" w:space="0" w:color="auto"/>
              <w:right w:val="single" w:sz="4" w:space="0" w:color="auto"/>
            </w:tcBorders>
            <w:tcMar>
              <w:left w:w="108" w:type="dxa"/>
              <w:right w:w="108" w:type="dxa"/>
            </w:tcMar>
          </w:tcPr>
          <w:p w14:paraId="75474BBD" w14:textId="02C882FA" w:rsidR="00DD5BF1" w:rsidRDefault="00DD5BF1">
            <w:pPr>
              <w:pStyle w:val="TableText"/>
              <w:adjustRightInd/>
              <w:rPr>
                <w:rFonts w:cs="Times New Roman"/>
                <w:b/>
                <w:szCs w:val="24"/>
              </w:rPr>
            </w:pPr>
            <w:r>
              <w:rPr>
                <w:rFonts w:cs="Times New Roman"/>
                <w:b/>
                <w:szCs w:val="24"/>
              </w:rPr>
              <w:t>If to Landlord (Federal Tax Identification Number:</w:t>
            </w:r>
            <w:r w:rsidR="001D48E2">
              <w:rPr>
                <w:sz w:val="21"/>
                <w:szCs w:val="21"/>
              </w:rPr>
              <w:t xml:space="preserve"> 86-3643542</w:t>
            </w:r>
            <w:r>
              <w:rPr>
                <w:rFonts w:cs="Times New Roman"/>
                <w:b/>
                <w:szCs w:val="24"/>
              </w:rPr>
              <w:t>):</w:t>
            </w:r>
          </w:p>
        </w:tc>
        <w:tc>
          <w:tcPr>
            <w:tcW w:w="2880" w:type="dxa"/>
            <w:tcBorders>
              <w:top w:val="single" w:sz="4" w:space="0" w:color="auto"/>
              <w:left w:val="single" w:sz="4" w:space="0" w:color="auto"/>
              <w:bottom w:val="single" w:sz="4" w:space="0" w:color="auto"/>
              <w:right w:val="single" w:sz="4" w:space="0" w:color="auto"/>
            </w:tcBorders>
            <w:tcMar>
              <w:left w:w="108" w:type="dxa"/>
              <w:right w:w="108" w:type="dxa"/>
            </w:tcMar>
          </w:tcPr>
          <w:p w14:paraId="4B317889" w14:textId="721A1A63" w:rsidR="00DD5BF1" w:rsidRDefault="00DD5BF1">
            <w:pPr>
              <w:pStyle w:val="TableText"/>
              <w:adjustRightInd/>
              <w:rPr>
                <w:rFonts w:cs="Times New Roman"/>
                <w:szCs w:val="24"/>
              </w:rPr>
            </w:pPr>
            <w:r>
              <w:rPr>
                <w:rFonts w:cs="Times New Roman"/>
                <w:szCs w:val="24"/>
              </w:rPr>
              <w:t>For all Notices, including notices of default, other Gross Sales statements:</w:t>
            </w:r>
          </w:p>
        </w:tc>
        <w:tc>
          <w:tcPr>
            <w:tcW w:w="4135" w:type="dxa"/>
            <w:tcBorders>
              <w:top w:val="single" w:sz="4" w:space="0" w:color="auto"/>
              <w:left w:val="single" w:sz="4" w:space="0" w:color="auto"/>
              <w:bottom w:val="single" w:sz="4" w:space="0" w:color="auto"/>
            </w:tcBorders>
            <w:tcMar>
              <w:left w:w="108" w:type="dxa"/>
              <w:right w:w="108" w:type="dxa"/>
            </w:tcMar>
          </w:tcPr>
          <w:p w14:paraId="3F5BD004" w14:textId="77777777" w:rsidR="001D48E2" w:rsidRPr="00485A4C" w:rsidRDefault="001D48E2" w:rsidP="00231221">
            <w:pPr>
              <w:tabs>
                <w:tab w:val="center" w:pos="5040"/>
              </w:tabs>
              <w:jc w:val="both"/>
              <w:rPr>
                <w:bCs/>
                <w:sz w:val="21"/>
                <w:szCs w:val="21"/>
              </w:rPr>
            </w:pPr>
            <w:bookmarkStart w:id="14" w:name="_Hlk124892216"/>
            <w:bookmarkStart w:id="15" w:name="_Hlk124888402"/>
            <w:r>
              <w:rPr>
                <w:bCs/>
                <w:sz w:val="21"/>
                <w:szCs w:val="21"/>
              </w:rPr>
              <w:t>Medley Manager</w:t>
            </w:r>
            <w:r w:rsidRPr="00485A4C">
              <w:rPr>
                <w:bCs/>
                <w:sz w:val="21"/>
                <w:szCs w:val="21"/>
              </w:rPr>
              <w:t>, LLC</w:t>
            </w:r>
          </w:p>
          <w:p w14:paraId="4047F3DB" w14:textId="77777777" w:rsidR="001D48E2" w:rsidRDefault="001D48E2" w:rsidP="001D48E2">
            <w:pPr>
              <w:ind w:left="30"/>
              <w:rPr>
                <w:sz w:val="21"/>
                <w:szCs w:val="21"/>
              </w:rPr>
            </w:pPr>
            <w:r>
              <w:rPr>
                <w:sz w:val="21"/>
                <w:szCs w:val="21"/>
              </w:rPr>
              <w:t xml:space="preserve">6200 Avalon Boulevard </w:t>
            </w:r>
          </w:p>
          <w:p w14:paraId="23630090" w14:textId="77777777" w:rsidR="001D48E2" w:rsidRDefault="001D48E2" w:rsidP="001D48E2">
            <w:pPr>
              <w:ind w:left="30"/>
              <w:rPr>
                <w:sz w:val="21"/>
                <w:szCs w:val="21"/>
              </w:rPr>
            </w:pPr>
            <w:r>
              <w:rPr>
                <w:sz w:val="21"/>
                <w:szCs w:val="21"/>
              </w:rPr>
              <w:t>Alpharetta, GA 30009</w:t>
            </w:r>
          </w:p>
          <w:p w14:paraId="28194C49" w14:textId="02FC8DAD" w:rsidR="001D48E2" w:rsidRDefault="001D48E2" w:rsidP="001D48E2">
            <w:pPr>
              <w:ind w:left="30"/>
              <w:jc w:val="both"/>
              <w:rPr>
                <w:sz w:val="21"/>
                <w:szCs w:val="21"/>
              </w:rPr>
            </w:pPr>
            <w:r>
              <w:rPr>
                <w:sz w:val="21"/>
                <w:szCs w:val="21"/>
              </w:rPr>
              <w:t>Attn:</w:t>
            </w:r>
            <w:r w:rsidR="000C3B35">
              <w:rPr>
                <w:sz w:val="21"/>
                <w:szCs w:val="21"/>
              </w:rPr>
              <w:t xml:space="preserve"> </w:t>
            </w:r>
            <w:r>
              <w:rPr>
                <w:sz w:val="21"/>
                <w:szCs w:val="21"/>
              </w:rPr>
              <w:t>Lease Administration</w:t>
            </w:r>
          </w:p>
          <w:p w14:paraId="6D905A4B" w14:textId="352AE0F9" w:rsidR="001D48E2" w:rsidRDefault="001D48E2" w:rsidP="001D48E2">
            <w:pPr>
              <w:ind w:left="30"/>
              <w:jc w:val="both"/>
              <w:rPr>
                <w:sz w:val="21"/>
                <w:szCs w:val="21"/>
              </w:rPr>
            </w:pPr>
            <w:r>
              <w:rPr>
                <w:sz w:val="21"/>
                <w:szCs w:val="21"/>
              </w:rPr>
              <w:t>Phone:</w:t>
            </w:r>
            <w:r w:rsidR="000C3B35">
              <w:rPr>
                <w:sz w:val="21"/>
                <w:szCs w:val="21"/>
              </w:rPr>
              <w:t xml:space="preserve"> </w:t>
            </w:r>
            <w:bookmarkEnd w:id="14"/>
            <w:r>
              <w:rPr>
                <w:sz w:val="21"/>
                <w:szCs w:val="21"/>
              </w:rPr>
              <w:t>470.737.4820</w:t>
            </w:r>
          </w:p>
          <w:p w14:paraId="3266C41F" w14:textId="77777777" w:rsidR="001D48E2" w:rsidRDefault="001D48E2" w:rsidP="001D48E2">
            <w:pPr>
              <w:ind w:left="30"/>
              <w:jc w:val="both"/>
              <w:rPr>
                <w:sz w:val="21"/>
                <w:szCs w:val="21"/>
              </w:rPr>
            </w:pPr>
          </w:p>
          <w:p w14:paraId="3FC61AC5" w14:textId="77777777" w:rsidR="001D48E2" w:rsidRPr="001D48E2" w:rsidRDefault="001D48E2" w:rsidP="001D48E2">
            <w:pPr>
              <w:ind w:left="30"/>
              <w:jc w:val="both"/>
              <w:rPr>
                <w:sz w:val="21"/>
                <w:szCs w:val="21"/>
              </w:rPr>
            </w:pPr>
            <w:bookmarkStart w:id="16" w:name="_cp_change_82"/>
            <w:r w:rsidRPr="001D48E2">
              <w:rPr>
                <w:sz w:val="21"/>
                <w:szCs w:val="21"/>
              </w:rPr>
              <w:t>With a copy to:</w:t>
            </w:r>
            <w:r w:rsidRPr="001D48E2">
              <w:rPr>
                <w:sz w:val="21"/>
                <w:szCs w:val="21"/>
              </w:rPr>
              <w:tab/>
            </w:r>
            <w:bookmarkStart w:id="17" w:name="_cp_change_81"/>
            <w:bookmarkEnd w:id="16"/>
          </w:p>
          <w:bookmarkEnd w:id="17"/>
          <w:p w14:paraId="2DFDC51E" w14:textId="77777777" w:rsidR="001D48E2" w:rsidRPr="001D48E2" w:rsidRDefault="001D48E2" w:rsidP="001D48E2">
            <w:pPr>
              <w:ind w:left="30"/>
              <w:jc w:val="both"/>
              <w:rPr>
                <w:sz w:val="21"/>
                <w:szCs w:val="21"/>
              </w:rPr>
            </w:pPr>
          </w:p>
          <w:p w14:paraId="7B7FE9A9" w14:textId="77777777" w:rsidR="001D48E2" w:rsidRPr="001D48E2" w:rsidRDefault="001D48E2" w:rsidP="001D48E2">
            <w:pPr>
              <w:ind w:left="30"/>
              <w:jc w:val="both"/>
              <w:rPr>
                <w:sz w:val="21"/>
                <w:szCs w:val="21"/>
              </w:rPr>
            </w:pPr>
            <w:bookmarkStart w:id="18" w:name="_cp_change_84"/>
            <w:r w:rsidRPr="001D48E2">
              <w:rPr>
                <w:sz w:val="21"/>
                <w:szCs w:val="21"/>
              </w:rPr>
              <w:t>Hartman Simons &amp; Wood LLP</w:t>
            </w:r>
            <w:bookmarkStart w:id="19" w:name="_cp_change_83"/>
            <w:bookmarkEnd w:id="18"/>
          </w:p>
          <w:p w14:paraId="7533E975" w14:textId="77777777" w:rsidR="001D48E2" w:rsidRPr="001D48E2" w:rsidRDefault="001D48E2" w:rsidP="001D48E2">
            <w:pPr>
              <w:ind w:left="30"/>
              <w:jc w:val="both"/>
              <w:rPr>
                <w:sz w:val="21"/>
                <w:szCs w:val="21"/>
              </w:rPr>
            </w:pPr>
            <w:bookmarkStart w:id="20" w:name="_cp_change_86"/>
            <w:bookmarkEnd w:id="19"/>
            <w:r w:rsidRPr="001D48E2">
              <w:rPr>
                <w:sz w:val="21"/>
                <w:szCs w:val="21"/>
              </w:rPr>
              <w:t>6400 Powers Ferry Road NW, Suite 400</w:t>
            </w:r>
            <w:bookmarkStart w:id="21" w:name="_cp_change_85"/>
            <w:bookmarkEnd w:id="20"/>
          </w:p>
          <w:p w14:paraId="63903173" w14:textId="77777777" w:rsidR="001D48E2" w:rsidRPr="001D48E2" w:rsidRDefault="001D48E2" w:rsidP="001D48E2">
            <w:pPr>
              <w:ind w:left="30"/>
              <w:jc w:val="both"/>
              <w:rPr>
                <w:sz w:val="21"/>
                <w:szCs w:val="21"/>
              </w:rPr>
            </w:pPr>
            <w:bookmarkStart w:id="22" w:name="_cp_change_88"/>
            <w:bookmarkEnd w:id="21"/>
            <w:r w:rsidRPr="001D48E2">
              <w:rPr>
                <w:sz w:val="21"/>
                <w:szCs w:val="21"/>
              </w:rPr>
              <w:t>Atlanta, GA 30339</w:t>
            </w:r>
            <w:bookmarkStart w:id="23" w:name="_cp_change_87"/>
            <w:bookmarkEnd w:id="22"/>
          </w:p>
          <w:p w14:paraId="2DC60409" w14:textId="7155BCC8" w:rsidR="001D48E2" w:rsidRPr="001D48E2" w:rsidRDefault="001D48E2" w:rsidP="001D48E2">
            <w:pPr>
              <w:ind w:left="30"/>
              <w:jc w:val="both"/>
              <w:rPr>
                <w:sz w:val="21"/>
                <w:szCs w:val="21"/>
              </w:rPr>
            </w:pPr>
            <w:bookmarkStart w:id="24" w:name="_cp_change_90"/>
            <w:bookmarkEnd w:id="23"/>
            <w:r w:rsidRPr="001D48E2">
              <w:rPr>
                <w:sz w:val="21"/>
                <w:szCs w:val="21"/>
              </w:rPr>
              <w:t>Attn:</w:t>
            </w:r>
            <w:r w:rsidR="000C3B35">
              <w:rPr>
                <w:sz w:val="21"/>
                <w:szCs w:val="21"/>
              </w:rPr>
              <w:t xml:space="preserve"> </w:t>
            </w:r>
            <w:r w:rsidRPr="001D48E2">
              <w:rPr>
                <w:sz w:val="21"/>
                <w:szCs w:val="21"/>
              </w:rPr>
              <w:t>Peter Hartman, Esq.</w:t>
            </w:r>
            <w:bookmarkStart w:id="25" w:name="_cp_change_89"/>
            <w:bookmarkEnd w:id="24"/>
          </w:p>
          <w:p w14:paraId="7520C359" w14:textId="5EBF8C82" w:rsidR="001D48E2" w:rsidRPr="001D48E2" w:rsidRDefault="001D48E2" w:rsidP="006812F1">
            <w:pPr>
              <w:ind w:left="30"/>
              <w:jc w:val="both"/>
              <w:rPr>
                <w:sz w:val="21"/>
                <w:szCs w:val="21"/>
              </w:rPr>
            </w:pPr>
            <w:bookmarkStart w:id="26" w:name="_cp_change_92"/>
            <w:bookmarkEnd w:id="25"/>
            <w:r w:rsidRPr="001D48E2">
              <w:rPr>
                <w:sz w:val="21"/>
                <w:szCs w:val="21"/>
              </w:rPr>
              <w:t>Email:</w:t>
            </w:r>
            <w:r w:rsidR="000C3B35">
              <w:rPr>
                <w:sz w:val="21"/>
                <w:szCs w:val="21"/>
              </w:rPr>
              <w:t xml:space="preserve"> </w:t>
            </w:r>
            <w:r w:rsidRPr="001D48E2">
              <w:rPr>
                <w:sz w:val="21"/>
                <w:szCs w:val="21"/>
              </w:rPr>
              <w:t>peter.hartman@hartmansimons.com</w:t>
            </w:r>
            <w:bookmarkStart w:id="27" w:name="_cp_change_91"/>
            <w:bookmarkEnd w:id="26"/>
            <w:bookmarkEnd w:id="27"/>
          </w:p>
          <w:bookmarkEnd w:id="15"/>
          <w:p w14:paraId="045E4D39" w14:textId="77777777" w:rsidR="00DD5BF1" w:rsidRDefault="00DD5BF1" w:rsidP="001D48E2">
            <w:pPr>
              <w:pStyle w:val="TableText"/>
              <w:tabs>
                <w:tab w:val="left" w:pos="280"/>
                <w:tab w:val="left" w:pos="584"/>
                <w:tab w:val="right" w:pos="4104"/>
              </w:tabs>
              <w:adjustRightInd/>
              <w:rPr>
                <w:rFonts w:cs="Times New Roman"/>
                <w:szCs w:val="24"/>
              </w:rPr>
            </w:pPr>
          </w:p>
        </w:tc>
      </w:tr>
      <w:tr w:rsidR="00C816C4" w14:paraId="24873DBF" w14:textId="77777777">
        <w:trPr>
          <w:cantSplit/>
          <w:trHeight w:val="517"/>
        </w:trPr>
        <w:tc>
          <w:tcPr>
            <w:tcW w:w="2335" w:type="dxa"/>
            <w:vMerge/>
            <w:tcBorders>
              <w:top w:val="single" w:sz="4" w:space="0" w:color="auto"/>
              <w:bottom w:val="single" w:sz="4" w:space="0" w:color="auto"/>
              <w:right w:val="single" w:sz="4" w:space="0" w:color="auto"/>
            </w:tcBorders>
            <w:tcMar>
              <w:left w:w="108" w:type="dxa"/>
              <w:right w:w="108" w:type="dxa"/>
            </w:tcMar>
          </w:tcPr>
          <w:p w14:paraId="1A8C449C" w14:textId="77777777" w:rsidR="00DD5BF1" w:rsidRDefault="00DD5BF1">
            <w:pPr>
              <w:pStyle w:val="TableText"/>
              <w:adjustRightInd/>
              <w:rPr>
                <w:rFonts w:cs="Times New Roman"/>
                <w:b/>
                <w:szCs w:val="24"/>
              </w:rPr>
            </w:pPr>
          </w:p>
        </w:tc>
        <w:tc>
          <w:tcPr>
            <w:tcW w:w="2880" w:type="dxa"/>
            <w:tcBorders>
              <w:top w:val="single" w:sz="4" w:space="0" w:color="auto"/>
              <w:left w:val="single" w:sz="4" w:space="0" w:color="auto"/>
              <w:bottom w:val="single" w:sz="4" w:space="0" w:color="auto"/>
              <w:right w:val="single" w:sz="4" w:space="0" w:color="auto"/>
            </w:tcBorders>
            <w:tcMar>
              <w:left w:w="108" w:type="dxa"/>
              <w:right w:w="108" w:type="dxa"/>
            </w:tcMar>
          </w:tcPr>
          <w:p w14:paraId="1230CB99" w14:textId="47BCC262" w:rsidR="00DD5BF1" w:rsidRPr="00834568" w:rsidRDefault="00F55B87">
            <w:pPr>
              <w:pStyle w:val="TableText"/>
              <w:adjustRightInd/>
              <w:rPr>
                <w:rFonts w:cs="Times New Roman"/>
                <w:szCs w:val="24"/>
              </w:rPr>
            </w:pPr>
            <w:r w:rsidRPr="00834568">
              <w:rPr>
                <w:rFonts w:cs="Times New Roman"/>
                <w:szCs w:val="24"/>
              </w:rPr>
              <w:t>E-mail f</w:t>
            </w:r>
            <w:r w:rsidR="00DD5BF1" w:rsidRPr="00834568">
              <w:rPr>
                <w:rFonts w:cs="Times New Roman"/>
                <w:szCs w:val="24"/>
              </w:rPr>
              <w:t>or all Gross Sales statements:</w:t>
            </w:r>
          </w:p>
        </w:tc>
        <w:tc>
          <w:tcPr>
            <w:tcW w:w="4135" w:type="dxa"/>
            <w:tcBorders>
              <w:top w:val="single" w:sz="4" w:space="0" w:color="auto"/>
              <w:left w:val="single" w:sz="4" w:space="0" w:color="auto"/>
              <w:bottom w:val="single" w:sz="4" w:space="0" w:color="auto"/>
            </w:tcBorders>
            <w:tcMar>
              <w:left w:w="108" w:type="dxa"/>
              <w:right w:w="108" w:type="dxa"/>
            </w:tcMar>
          </w:tcPr>
          <w:p w14:paraId="690FD75A" w14:textId="77777777" w:rsidR="00F55B87" w:rsidRPr="00834568" w:rsidRDefault="00F55B87">
            <w:pPr>
              <w:pStyle w:val="TableText"/>
              <w:tabs>
                <w:tab w:val="left" w:pos="280"/>
                <w:tab w:val="left" w:pos="584"/>
                <w:tab w:val="right" w:pos="4104"/>
              </w:tabs>
              <w:adjustRightInd/>
              <w:rPr>
                <w:rFonts w:cs="Times New Roman"/>
                <w:szCs w:val="24"/>
              </w:rPr>
            </w:pPr>
          </w:p>
          <w:p w14:paraId="04E6C7AF" w14:textId="55D46BBD" w:rsidR="00DD5BF1" w:rsidRPr="00834568" w:rsidRDefault="00DD5BF1" w:rsidP="006812F1">
            <w:pPr>
              <w:pStyle w:val="TableText"/>
              <w:tabs>
                <w:tab w:val="left" w:pos="280"/>
                <w:tab w:val="left" w:pos="584"/>
                <w:tab w:val="right" w:pos="4104"/>
              </w:tabs>
              <w:adjustRightInd/>
              <w:rPr>
                <w:rFonts w:cs="Times New Roman"/>
                <w:szCs w:val="24"/>
              </w:rPr>
            </w:pPr>
            <w:r w:rsidRPr="00834568">
              <w:rPr>
                <w:rFonts w:cs="Times New Roman"/>
                <w:szCs w:val="24"/>
              </w:rPr>
              <w:t>Email:</w:t>
            </w:r>
            <w:r w:rsidR="00BC51DF">
              <w:rPr>
                <w:rFonts w:cs="Times New Roman"/>
                <w:szCs w:val="24"/>
              </w:rPr>
              <w:t xml:space="preserve"> Vicky.Boyce@torodevco.com</w:t>
            </w:r>
            <w:r w:rsidRPr="00834568">
              <w:rPr>
                <w:rFonts w:cs="Times New Roman"/>
                <w:szCs w:val="24"/>
              </w:rPr>
              <w:tab/>
            </w:r>
          </w:p>
        </w:tc>
      </w:tr>
      <w:tr w:rsidR="00C816C4" w14:paraId="7E1BF6FE" w14:textId="77777777">
        <w:trPr>
          <w:cantSplit/>
          <w:trHeight w:val="388"/>
        </w:trPr>
        <w:tc>
          <w:tcPr>
            <w:tcW w:w="2335" w:type="dxa"/>
            <w:vMerge w:val="restart"/>
            <w:tcBorders>
              <w:top w:val="single" w:sz="4" w:space="0" w:color="auto"/>
              <w:bottom w:val="single" w:sz="4" w:space="0" w:color="auto"/>
              <w:right w:val="single" w:sz="4" w:space="0" w:color="auto"/>
            </w:tcBorders>
            <w:tcMar>
              <w:left w:w="108" w:type="dxa"/>
              <w:right w:w="108" w:type="dxa"/>
            </w:tcMar>
          </w:tcPr>
          <w:p w14:paraId="73589290" w14:textId="77777777" w:rsidR="00DD5BF1" w:rsidRDefault="00DD5BF1">
            <w:pPr>
              <w:pStyle w:val="TableText"/>
              <w:adjustRightInd/>
              <w:rPr>
                <w:rFonts w:cs="Times New Roman"/>
                <w:b/>
                <w:szCs w:val="24"/>
              </w:rPr>
            </w:pPr>
            <w:r>
              <w:rPr>
                <w:rFonts w:cs="Times New Roman"/>
                <w:b/>
                <w:szCs w:val="24"/>
              </w:rPr>
              <w:t>If to Tenant (Federal Tax Identification Number: 94-3322407):</w:t>
            </w:r>
          </w:p>
        </w:tc>
        <w:tc>
          <w:tcPr>
            <w:tcW w:w="2880"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7FB97C6" w14:textId="77777777" w:rsidR="00DD5BF1" w:rsidRDefault="00DD5BF1">
            <w:pPr>
              <w:pStyle w:val="TableText"/>
              <w:adjustRightInd/>
              <w:rPr>
                <w:rFonts w:cs="Times New Roman"/>
                <w:szCs w:val="24"/>
              </w:rPr>
            </w:pPr>
            <w:r>
              <w:rPr>
                <w:rFonts w:cs="Times New Roman"/>
                <w:szCs w:val="24"/>
              </w:rPr>
              <w:t>For all Notices, including estoppel requests, SNDA requests, and notices of default, other than invoices</w:t>
            </w:r>
          </w:p>
        </w:tc>
        <w:tc>
          <w:tcPr>
            <w:tcW w:w="4135" w:type="dxa"/>
            <w:tcBorders>
              <w:top w:val="single" w:sz="4" w:space="0" w:color="auto"/>
              <w:left w:val="single" w:sz="4" w:space="0" w:color="auto"/>
              <w:bottom w:val="single" w:sz="4" w:space="0" w:color="auto"/>
            </w:tcBorders>
            <w:tcMar>
              <w:left w:w="108" w:type="dxa"/>
              <w:right w:w="108" w:type="dxa"/>
            </w:tcMar>
          </w:tcPr>
          <w:p w14:paraId="79FA4B56" w14:textId="77777777" w:rsidR="00DD5BF1" w:rsidRDefault="00DD5BF1">
            <w:pPr>
              <w:pStyle w:val="TableText"/>
              <w:tabs>
                <w:tab w:val="right" w:pos="3312"/>
                <w:tab w:val="right" w:pos="4104"/>
              </w:tabs>
              <w:adjustRightInd/>
              <w:rPr>
                <w:rFonts w:cs="Times New Roman"/>
                <w:szCs w:val="24"/>
              </w:rPr>
            </w:pPr>
            <w:r>
              <w:rPr>
                <w:rFonts w:cs="Times New Roman"/>
                <w:szCs w:val="24"/>
              </w:rPr>
              <w:t>Sephora USA, Inc.</w:t>
            </w:r>
          </w:p>
          <w:p w14:paraId="12291C3B" w14:textId="76F4FA12" w:rsidR="00DD5BF1" w:rsidRDefault="00DD5BF1">
            <w:pPr>
              <w:pStyle w:val="TableText"/>
              <w:tabs>
                <w:tab w:val="right" w:pos="3312"/>
                <w:tab w:val="right" w:pos="4104"/>
              </w:tabs>
              <w:adjustRightInd/>
              <w:rPr>
                <w:rFonts w:cs="Times New Roman"/>
                <w:szCs w:val="24"/>
              </w:rPr>
            </w:pPr>
            <w:bookmarkStart w:id="28" w:name="_cp_text_2_5"/>
            <w:r>
              <w:rPr>
                <w:rFonts w:cs="Times New Roman"/>
                <w:szCs w:val="24"/>
              </w:rPr>
              <w:t>350 Mission</w:t>
            </w:r>
            <w:bookmarkEnd w:id="28"/>
            <w:r w:rsidR="00296A09">
              <w:rPr>
                <w:rFonts w:cs="Times New Roman"/>
                <w:szCs w:val="24"/>
              </w:rPr>
              <w:t xml:space="preserve"> </w:t>
            </w:r>
            <w:r>
              <w:rPr>
                <w:rFonts w:cs="Times New Roman"/>
                <w:szCs w:val="24"/>
              </w:rPr>
              <w:t xml:space="preserve">Street, </w:t>
            </w:r>
            <w:bookmarkStart w:id="29" w:name="_cp_text_2_7"/>
            <w:r>
              <w:rPr>
                <w:rFonts w:cs="Times New Roman"/>
                <w:szCs w:val="24"/>
              </w:rPr>
              <w:t>7</w:t>
            </w:r>
            <w:r w:rsidRPr="00296A09">
              <w:rPr>
                <w:rFonts w:cs="Times New Roman"/>
                <w:szCs w:val="24"/>
                <w:vertAlign w:val="superscript"/>
              </w:rPr>
              <w:t>th</w:t>
            </w:r>
            <w:bookmarkEnd w:id="29"/>
            <w:r w:rsidR="00296A09">
              <w:rPr>
                <w:rFonts w:cs="Times New Roman"/>
                <w:szCs w:val="24"/>
              </w:rPr>
              <w:t xml:space="preserve"> </w:t>
            </w:r>
            <w:r>
              <w:rPr>
                <w:rFonts w:cs="Times New Roman"/>
                <w:szCs w:val="24"/>
              </w:rPr>
              <w:t>Floor</w:t>
            </w:r>
          </w:p>
          <w:p w14:paraId="4E2CABD2" w14:textId="77777777" w:rsidR="00DD5BF1" w:rsidRDefault="00DD5BF1">
            <w:pPr>
              <w:pStyle w:val="TableText"/>
              <w:tabs>
                <w:tab w:val="right" w:pos="3312"/>
                <w:tab w:val="right" w:pos="4104"/>
              </w:tabs>
              <w:adjustRightInd/>
              <w:rPr>
                <w:rFonts w:cs="Times New Roman"/>
                <w:szCs w:val="24"/>
              </w:rPr>
            </w:pPr>
            <w:r>
              <w:rPr>
                <w:rFonts w:cs="Times New Roman"/>
                <w:szCs w:val="24"/>
              </w:rPr>
              <w:t>San Francisco, CA 94105</w:t>
            </w:r>
          </w:p>
          <w:p w14:paraId="22C86D75" w14:textId="013E0C26" w:rsidR="00DD5BF1" w:rsidRDefault="00DD5BF1">
            <w:pPr>
              <w:pStyle w:val="TableText"/>
              <w:tabs>
                <w:tab w:val="left" w:pos="612"/>
                <w:tab w:val="right" w:pos="4104"/>
              </w:tabs>
              <w:adjustRightInd/>
              <w:rPr>
                <w:rFonts w:cs="Times New Roman"/>
                <w:szCs w:val="24"/>
                <w:u w:val="single"/>
              </w:rPr>
            </w:pPr>
            <w:r>
              <w:rPr>
                <w:rFonts w:cs="Times New Roman"/>
                <w:szCs w:val="24"/>
              </w:rPr>
              <w:t>Attn:</w:t>
            </w:r>
            <w:r>
              <w:rPr>
                <w:rFonts w:cs="Times New Roman"/>
                <w:szCs w:val="24"/>
              </w:rPr>
              <w:tab/>
              <w:t xml:space="preserve">General Counsel, Store </w:t>
            </w:r>
            <w:r w:rsidR="00646AEA">
              <w:rPr>
                <w:rFonts w:cs="Times New Roman"/>
                <w:szCs w:val="24"/>
              </w:rPr>
              <w:t>2466</w:t>
            </w:r>
          </w:p>
        </w:tc>
      </w:tr>
      <w:tr w:rsidR="00C816C4" w14:paraId="173EC62A" w14:textId="77777777">
        <w:trPr>
          <w:cantSplit/>
          <w:trHeight w:val="194"/>
        </w:trPr>
        <w:tc>
          <w:tcPr>
            <w:tcW w:w="2335" w:type="dxa"/>
            <w:vMerge/>
            <w:tcBorders>
              <w:top w:val="single" w:sz="4" w:space="0" w:color="auto"/>
              <w:bottom w:val="single" w:sz="4" w:space="0" w:color="auto"/>
              <w:right w:val="single" w:sz="4" w:space="0" w:color="auto"/>
            </w:tcBorders>
            <w:tcMar>
              <w:left w:w="108" w:type="dxa"/>
              <w:right w:w="108" w:type="dxa"/>
            </w:tcMar>
          </w:tcPr>
          <w:p w14:paraId="11DF7825" w14:textId="77777777" w:rsidR="00DD5BF1" w:rsidRDefault="00DD5BF1">
            <w:pPr>
              <w:pStyle w:val="TableText"/>
              <w:adjustRightInd/>
              <w:rPr>
                <w:rFonts w:cs="Times New Roman"/>
                <w:b/>
                <w:szCs w:val="24"/>
              </w:rPr>
            </w:pPr>
          </w:p>
        </w:tc>
        <w:tc>
          <w:tcPr>
            <w:tcW w:w="2880"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4510DF4F" w14:textId="77777777" w:rsidR="00DD5BF1" w:rsidRDefault="00DD5BF1">
            <w:pPr>
              <w:pStyle w:val="TableText"/>
              <w:adjustRightInd/>
              <w:rPr>
                <w:rFonts w:cs="Times New Roman"/>
                <w:szCs w:val="24"/>
              </w:rPr>
            </w:pPr>
          </w:p>
        </w:tc>
        <w:tc>
          <w:tcPr>
            <w:tcW w:w="4135" w:type="dxa"/>
            <w:tcBorders>
              <w:top w:val="single" w:sz="4" w:space="0" w:color="auto"/>
              <w:left w:val="single" w:sz="4" w:space="0" w:color="auto"/>
              <w:bottom w:val="single" w:sz="4" w:space="0" w:color="auto"/>
            </w:tcBorders>
            <w:tcMar>
              <w:left w:w="108" w:type="dxa"/>
              <w:right w:w="108" w:type="dxa"/>
            </w:tcMar>
          </w:tcPr>
          <w:p w14:paraId="3353B88F" w14:textId="77777777" w:rsidR="00DD5BF1" w:rsidRDefault="00DD5BF1">
            <w:pPr>
              <w:pStyle w:val="TableText"/>
              <w:tabs>
                <w:tab w:val="right" w:pos="3312"/>
                <w:tab w:val="right" w:pos="4104"/>
              </w:tabs>
              <w:adjustRightInd/>
              <w:rPr>
                <w:rFonts w:cs="Times New Roman"/>
                <w:szCs w:val="24"/>
              </w:rPr>
            </w:pPr>
            <w:bookmarkStart w:id="30" w:name="_Hlk84256969"/>
            <w:r>
              <w:rPr>
                <w:rFonts w:cs="Times New Roman"/>
                <w:i/>
                <w:szCs w:val="24"/>
              </w:rPr>
              <w:t>With copies in like manner to:</w:t>
            </w:r>
            <w:r>
              <w:rPr>
                <w:rFonts w:cs="Times New Roman"/>
                <w:i/>
                <w:szCs w:val="24"/>
              </w:rPr>
              <w:br/>
            </w:r>
            <w:r>
              <w:rPr>
                <w:rFonts w:cs="Times New Roman"/>
                <w:i/>
                <w:szCs w:val="24"/>
              </w:rPr>
              <w:br/>
            </w:r>
            <w:r>
              <w:rPr>
                <w:rFonts w:cs="Times New Roman"/>
                <w:szCs w:val="24"/>
              </w:rPr>
              <w:t>Sephora USA, Inc.</w:t>
            </w:r>
          </w:p>
          <w:p w14:paraId="2DDC1E24" w14:textId="46FB604C" w:rsidR="00DD5BF1" w:rsidRDefault="00DD5BF1">
            <w:pPr>
              <w:pStyle w:val="TableText"/>
              <w:tabs>
                <w:tab w:val="right" w:pos="3312"/>
                <w:tab w:val="right" w:pos="4104"/>
              </w:tabs>
              <w:adjustRightInd/>
              <w:rPr>
                <w:rFonts w:cs="Times New Roman"/>
                <w:szCs w:val="24"/>
              </w:rPr>
            </w:pPr>
            <w:bookmarkStart w:id="31" w:name="_cp_text_2_9"/>
            <w:r>
              <w:rPr>
                <w:rFonts w:cs="Times New Roman"/>
                <w:szCs w:val="24"/>
              </w:rPr>
              <w:t>350 Mission</w:t>
            </w:r>
            <w:bookmarkEnd w:id="31"/>
            <w:r w:rsidR="00296A09">
              <w:rPr>
                <w:rFonts w:cs="Times New Roman"/>
                <w:szCs w:val="24"/>
              </w:rPr>
              <w:t xml:space="preserve"> </w:t>
            </w:r>
            <w:r>
              <w:rPr>
                <w:rFonts w:cs="Times New Roman"/>
                <w:szCs w:val="24"/>
              </w:rPr>
              <w:t xml:space="preserve">Street, </w:t>
            </w:r>
            <w:bookmarkStart w:id="32" w:name="_cp_text_2_11"/>
            <w:r>
              <w:rPr>
                <w:rFonts w:cs="Times New Roman"/>
                <w:szCs w:val="24"/>
              </w:rPr>
              <w:t>7</w:t>
            </w:r>
            <w:r w:rsidRPr="00296A09">
              <w:rPr>
                <w:rFonts w:cs="Times New Roman"/>
                <w:szCs w:val="24"/>
                <w:vertAlign w:val="superscript"/>
              </w:rPr>
              <w:t>th</w:t>
            </w:r>
            <w:bookmarkEnd w:id="32"/>
            <w:r w:rsidR="00296A09">
              <w:rPr>
                <w:rFonts w:cs="Times New Roman"/>
                <w:szCs w:val="24"/>
              </w:rPr>
              <w:t xml:space="preserve"> </w:t>
            </w:r>
            <w:r>
              <w:rPr>
                <w:rFonts w:cs="Times New Roman"/>
                <w:szCs w:val="24"/>
              </w:rPr>
              <w:t>Floor</w:t>
            </w:r>
          </w:p>
          <w:p w14:paraId="707D1CE6" w14:textId="77777777" w:rsidR="00DD5BF1" w:rsidRDefault="00DD5BF1">
            <w:pPr>
              <w:pStyle w:val="TableText"/>
              <w:tabs>
                <w:tab w:val="right" w:pos="3312"/>
                <w:tab w:val="right" w:pos="4104"/>
              </w:tabs>
              <w:adjustRightInd/>
              <w:rPr>
                <w:rFonts w:cs="Times New Roman"/>
                <w:szCs w:val="24"/>
              </w:rPr>
            </w:pPr>
            <w:r>
              <w:rPr>
                <w:rFonts w:cs="Times New Roman"/>
                <w:szCs w:val="24"/>
              </w:rPr>
              <w:t>San Francisco, CA 94105</w:t>
            </w:r>
          </w:p>
          <w:p w14:paraId="0ACA8AE2" w14:textId="463BF82A" w:rsidR="00DD5BF1" w:rsidRDefault="00DD5BF1">
            <w:pPr>
              <w:pStyle w:val="TableText"/>
              <w:tabs>
                <w:tab w:val="left" w:pos="582"/>
                <w:tab w:val="right" w:pos="4104"/>
              </w:tabs>
              <w:adjustRightInd/>
              <w:rPr>
                <w:rFonts w:cs="Times New Roman"/>
                <w:szCs w:val="24"/>
              </w:rPr>
            </w:pPr>
            <w:r>
              <w:rPr>
                <w:rFonts w:cs="Times New Roman"/>
                <w:szCs w:val="24"/>
              </w:rPr>
              <w:t>Attn:</w:t>
            </w:r>
            <w:r>
              <w:rPr>
                <w:rFonts w:cs="Times New Roman"/>
                <w:szCs w:val="24"/>
              </w:rPr>
              <w:tab/>
              <w:t xml:space="preserve">Lease Compliance, Store </w:t>
            </w:r>
            <w:r w:rsidR="00646AEA">
              <w:rPr>
                <w:rFonts w:cs="Times New Roman"/>
                <w:szCs w:val="24"/>
              </w:rPr>
              <w:t>2466</w:t>
            </w:r>
            <w:r>
              <w:rPr>
                <w:rFonts w:cs="Times New Roman"/>
                <w:szCs w:val="24"/>
              </w:rPr>
              <w:br/>
              <w:t>Email:</w:t>
            </w:r>
            <w:r>
              <w:rPr>
                <w:rFonts w:cs="Times New Roman"/>
                <w:szCs w:val="24"/>
              </w:rPr>
              <w:tab/>
            </w:r>
            <w:hyperlink r:id="rId19" w:history="1">
              <w:r>
                <w:rPr>
                  <w:rFonts w:cs="Times New Roman"/>
                  <w:color w:val="000000"/>
                  <w:szCs w:val="24"/>
                </w:rPr>
                <w:t>Lease_Compliance@Sephora.com</w:t>
              </w:r>
            </w:hyperlink>
            <w:bookmarkEnd w:id="30"/>
          </w:p>
        </w:tc>
      </w:tr>
      <w:tr w:rsidR="00C816C4" w14:paraId="6BBD8290" w14:textId="77777777">
        <w:trPr>
          <w:cantSplit/>
          <w:trHeight w:val="194"/>
        </w:trPr>
        <w:tc>
          <w:tcPr>
            <w:tcW w:w="2335" w:type="dxa"/>
            <w:vMerge/>
            <w:tcBorders>
              <w:top w:val="single" w:sz="4" w:space="0" w:color="auto"/>
              <w:bottom w:val="single" w:sz="4" w:space="0" w:color="auto"/>
              <w:right w:val="single" w:sz="4" w:space="0" w:color="auto"/>
            </w:tcBorders>
            <w:tcMar>
              <w:left w:w="108" w:type="dxa"/>
              <w:right w:w="108" w:type="dxa"/>
            </w:tcMar>
          </w:tcPr>
          <w:p w14:paraId="5E44E65D" w14:textId="77777777" w:rsidR="00DD5BF1" w:rsidRDefault="00DD5BF1">
            <w:pPr>
              <w:pStyle w:val="TableText"/>
              <w:adjustRightInd/>
              <w:rPr>
                <w:rFonts w:cs="Times New Roman"/>
                <w:b/>
                <w:szCs w:val="24"/>
              </w:rPr>
            </w:pPr>
          </w:p>
        </w:tc>
        <w:tc>
          <w:tcPr>
            <w:tcW w:w="2880"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144664F7" w14:textId="77777777" w:rsidR="00DD5BF1" w:rsidRDefault="00DD5BF1">
            <w:pPr>
              <w:pStyle w:val="TableText"/>
              <w:adjustRightInd/>
              <w:rPr>
                <w:rFonts w:cs="Times New Roman"/>
                <w:szCs w:val="24"/>
              </w:rPr>
            </w:pPr>
          </w:p>
        </w:tc>
        <w:tc>
          <w:tcPr>
            <w:tcW w:w="4135" w:type="dxa"/>
            <w:tcBorders>
              <w:top w:val="single" w:sz="4" w:space="0" w:color="auto"/>
              <w:left w:val="single" w:sz="4" w:space="0" w:color="auto"/>
              <w:bottom w:val="single" w:sz="4" w:space="0" w:color="auto"/>
            </w:tcBorders>
            <w:tcMar>
              <w:left w:w="108" w:type="dxa"/>
              <w:right w:w="108" w:type="dxa"/>
            </w:tcMar>
          </w:tcPr>
          <w:p w14:paraId="6B9C0FC6" w14:textId="77777777" w:rsidR="00DD5BF1" w:rsidRDefault="00DD5BF1">
            <w:pPr>
              <w:pStyle w:val="TableText"/>
              <w:tabs>
                <w:tab w:val="right" w:pos="3312"/>
                <w:tab w:val="right" w:pos="4104"/>
              </w:tabs>
              <w:adjustRightInd/>
              <w:rPr>
                <w:rFonts w:cs="Times New Roman"/>
                <w:szCs w:val="24"/>
              </w:rPr>
            </w:pPr>
            <w:r>
              <w:rPr>
                <w:rFonts w:cs="Times New Roman"/>
                <w:i/>
                <w:szCs w:val="24"/>
              </w:rPr>
              <w:t>and</w:t>
            </w:r>
            <w:r>
              <w:rPr>
                <w:rFonts w:cs="Times New Roman"/>
                <w:szCs w:val="24"/>
              </w:rPr>
              <w:br/>
            </w:r>
            <w:r>
              <w:rPr>
                <w:rFonts w:cs="Times New Roman"/>
                <w:szCs w:val="24"/>
              </w:rPr>
              <w:br/>
              <w:t>Sephora USA, Inc.</w:t>
            </w:r>
          </w:p>
          <w:p w14:paraId="5D161A09" w14:textId="6EFEC403" w:rsidR="00DD5BF1" w:rsidRDefault="00DD5BF1">
            <w:pPr>
              <w:pStyle w:val="TableText"/>
              <w:tabs>
                <w:tab w:val="right" w:pos="3312"/>
                <w:tab w:val="right" w:pos="4104"/>
              </w:tabs>
              <w:adjustRightInd/>
              <w:rPr>
                <w:rFonts w:cs="Times New Roman"/>
                <w:szCs w:val="24"/>
              </w:rPr>
            </w:pPr>
            <w:bookmarkStart w:id="33" w:name="_cp_text_2_13"/>
            <w:r>
              <w:rPr>
                <w:rFonts w:cs="Times New Roman"/>
                <w:szCs w:val="24"/>
              </w:rPr>
              <w:t>350 Mission</w:t>
            </w:r>
            <w:bookmarkEnd w:id="33"/>
            <w:r w:rsidR="00296A09">
              <w:rPr>
                <w:rFonts w:cs="Times New Roman"/>
                <w:szCs w:val="24"/>
              </w:rPr>
              <w:t xml:space="preserve"> </w:t>
            </w:r>
            <w:r>
              <w:rPr>
                <w:rFonts w:cs="Times New Roman"/>
                <w:szCs w:val="24"/>
              </w:rPr>
              <w:t xml:space="preserve">Street, </w:t>
            </w:r>
            <w:bookmarkStart w:id="34" w:name="_cp_text_2_15"/>
            <w:r>
              <w:rPr>
                <w:rFonts w:cs="Times New Roman"/>
                <w:szCs w:val="24"/>
              </w:rPr>
              <w:t>7</w:t>
            </w:r>
            <w:r w:rsidRPr="00296A09">
              <w:rPr>
                <w:rFonts w:cs="Times New Roman"/>
                <w:szCs w:val="24"/>
                <w:vertAlign w:val="superscript"/>
              </w:rPr>
              <w:t>th</w:t>
            </w:r>
            <w:bookmarkEnd w:id="34"/>
            <w:r w:rsidR="00296A09">
              <w:rPr>
                <w:rFonts w:cs="Times New Roman"/>
                <w:szCs w:val="24"/>
              </w:rPr>
              <w:t xml:space="preserve"> </w:t>
            </w:r>
            <w:r>
              <w:rPr>
                <w:rFonts w:cs="Times New Roman"/>
                <w:szCs w:val="24"/>
              </w:rPr>
              <w:t>Floor</w:t>
            </w:r>
          </w:p>
          <w:p w14:paraId="33F1B5E5" w14:textId="77777777" w:rsidR="00DD5BF1" w:rsidRDefault="00DD5BF1">
            <w:pPr>
              <w:pStyle w:val="TableText"/>
              <w:tabs>
                <w:tab w:val="right" w:pos="3312"/>
                <w:tab w:val="right" w:pos="4104"/>
              </w:tabs>
              <w:adjustRightInd/>
              <w:rPr>
                <w:rFonts w:cs="Times New Roman"/>
                <w:szCs w:val="24"/>
              </w:rPr>
            </w:pPr>
            <w:r>
              <w:rPr>
                <w:rFonts w:cs="Times New Roman"/>
                <w:szCs w:val="24"/>
              </w:rPr>
              <w:t>San Francisco, CA 94105</w:t>
            </w:r>
          </w:p>
          <w:p w14:paraId="5ADBD7E0" w14:textId="77777777" w:rsidR="00DD5BF1" w:rsidRDefault="00DD5BF1">
            <w:pPr>
              <w:pStyle w:val="TableText"/>
              <w:tabs>
                <w:tab w:val="left" w:pos="434"/>
                <w:tab w:val="right" w:pos="4104"/>
              </w:tabs>
              <w:adjustRightInd/>
              <w:rPr>
                <w:rFonts w:cs="Times New Roman"/>
                <w:szCs w:val="24"/>
              </w:rPr>
            </w:pPr>
            <w:r>
              <w:rPr>
                <w:rFonts w:cs="Times New Roman"/>
                <w:szCs w:val="24"/>
              </w:rPr>
              <w:t>Attn:</w:t>
            </w:r>
            <w:r>
              <w:rPr>
                <w:rFonts w:cs="Times New Roman"/>
                <w:szCs w:val="24"/>
              </w:rPr>
              <w:tab/>
              <w:t xml:space="preserve">Senior Counsel – Real Estate, </w:t>
            </w:r>
          </w:p>
          <w:p w14:paraId="3EF5835E" w14:textId="35B016C3" w:rsidR="00DD5BF1" w:rsidRDefault="00DD5BF1">
            <w:pPr>
              <w:pStyle w:val="TableText"/>
              <w:tabs>
                <w:tab w:val="left" w:pos="434"/>
                <w:tab w:val="right" w:pos="4104"/>
              </w:tabs>
              <w:adjustRightInd/>
              <w:rPr>
                <w:rFonts w:cs="Times New Roman"/>
                <w:szCs w:val="24"/>
              </w:rPr>
            </w:pPr>
            <w:r>
              <w:rPr>
                <w:rFonts w:cs="Times New Roman"/>
                <w:szCs w:val="24"/>
              </w:rPr>
              <w:t xml:space="preserve">Store </w:t>
            </w:r>
            <w:r w:rsidR="00646AEA">
              <w:rPr>
                <w:rFonts w:cs="Times New Roman"/>
                <w:szCs w:val="24"/>
              </w:rPr>
              <w:t>2566</w:t>
            </w:r>
            <w:r>
              <w:rPr>
                <w:rFonts w:cs="Times New Roman"/>
                <w:szCs w:val="24"/>
              </w:rPr>
              <w:br/>
              <w:t>Email: relegal@sephora.com</w:t>
            </w:r>
          </w:p>
        </w:tc>
      </w:tr>
      <w:tr w:rsidR="00C816C4" w14:paraId="2C6DBB9B" w14:textId="77777777">
        <w:trPr>
          <w:cantSplit/>
          <w:trHeight w:val="129"/>
        </w:trPr>
        <w:tc>
          <w:tcPr>
            <w:tcW w:w="2335" w:type="dxa"/>
            <w:vMerge w:val="restart"/>
            <w:tcBorders>
              <w:top w:val="single" w:sz="4" w:space="0" w:color="auto"/>
              <w:bottom w:val="single" w:sz="4" w:space="0" w:color="auto"/>
              <w:right w:val="single" w:sz="4" w:space="0" w:color="auto"/>
            </w:tcBorders>
            <w:tcMar>
              <w:left w:w="108" w:type="dxa"/>
              <w:right w:w="108" w:type="dxa"/>
            </w:tcMar>
          </w:tcPr>
          <w:p w14:paraId="6046D136" w14:textId="77777777" w:rsidR="00DD5BF1" w:rsidRDefault="00DD5BF1">
            <w:pPr>
              <w:pStyle w:val="TableText"/>
              <w:adjustRightInd/>
              <w:rPr>
                <w:rFonts w:cs="Times New Roman"/>
                <w:b/>
                <w:szCs w:val="24"/>
              </w:rPr>
            </w:pPr>
          </w:p>
        </w:tc>
        <w:tc>
          <w:tcPr>
            <w:tcW w:w="2880" w:type="dxa"/>
            <w:tcBorders>
              <w:top w:val="single" w:sz="4" w:space="0" w:color="auto"/>
              <w:left w:val="single" w:sz="4" w:space="0" w:color="auto"/>
              <w:bottom w:val="single" w:sz="4" w:space="0" w:color="auto"/>
              <w:right w:val="single" w:sz="4" w:space="0" w:color="auto"/>
            </w:tcBorders>
            <w:tcMar>
              <w:left w:w="108" w:type="dxa"/>
              <w:right w:w="108" w:type="dxa"/>
            </w:tcMar>
          </w:tcPr>
          <w:p w14:paraId="17D4EB0C" w14:textId="77777777" w:rsidR="00DD5BF1" w:rsidRDefault="00DD5BF1">
            <w:pPr>
              <w:pStyle w:val="TableText"/>
              <w:adjustRightInd/>
              <w:rPr>
                <w:rFonts w:cs="Times New Roman"/>
                <w:szCs w:val="24"/>
              </w:rPr>
            </w:pPr>
            <w:bookmarkStart w:id="35" w:name="_Hlk84257103"/>
            <w:r>
              <w:rPr>
                <w:rFonts w:cs="Times New Roman"/>
                <w:szCs w:val="24"/>
              </w:rPr>
              <w:t>For all invoices, including copies of notices of default relating to nonpayment of amounts due to Landlord:</w:t>
            </w:r>
            <w:bookmarkEnd w:id="35"/>
          </w:p>
        </w:tc>
        <w:tc>
          <w:tcPr>
            <w:tcW w:w="4135" w:type="dxa"/>
            <w:tcBorders>
              <w:top w:val="single" w:sz="4" w:space="0" w:color="auto"/>
              <w:left w:val="single" w:sz="4" w:space="0" w:color="auto"/>
              <w:bottom w:val="single" w:sz="4" w:space="0" w:color="auto"/>
            </w:tcBorders>
            <w:tcMar>
              <w:left w:w="108" w:type="dxa"/>
              <w:right w:w="108" w:type="dxa"/>
            </w:tcMar>
          </w:tcPr>
          <w:p w14:paraId="5E49EA73" w14:textId="77777777" w:rsidR="00DD5BF1" w:rsidRDefault="00DD5BF1">
            <w:pPr>
              <w:pStyle w:val="TableText"/>
              <w:tabs>
                <w:tab w:val="right" w:pos="3312"/>
                <w:tab w:val="right" w:pos="4104"/>
              </w:tabs>
              <w:adjustRightInd/>
              <w:rPr>
                <w:rFonts w:cs="Times New Roman"/>
                <w:szCs w:val="24"/>
              </w:rPr>
            </w:pPr>
            <w:bookmarkStart w:id="36" w:name="_Hlk84257135"/>
            <w:r>
              <w:rPr>
                <w:rFonts w:cs="Times New Roman"/>
                <w:szCs w:val="24"/>
              </w:rPr>
              <w:t>Sephora USA, Inc.</w:t>
            </w:r>
          </w:p>
          <w:p w14:paraId="54B4155E" w14:textId="0AAB9EB1" w:rsidR="00DD5BF1" w:rsidRDefault="00DD5BF1">
            <w:pPr>
              <w:pStyle w:val="TableText"/>
              <w:tabs>
                <w:tab w:val="right" w:pos="3312"/>
                <w:tab w:val="right" w:pos="4104"/>
              </w:tabs>
              <w:adjustRightInd/>
              <w:rPr>
                <w:rFonts w:cs="Times New Roman"/>
                <w:szCs w:val="24"/>
              </w:rPr>
            </w:pPr>
            <w:bookmarkStart w:id="37" w:name="_cp_text_2_17"/>
            <w:r>
              <w:rPr>
                <w:rFonts w:cs="Times New Roman"/>
                <w:szCs w:val="24"/>
              </w:rPr>
              <w:t>350 Mission</w:t>
            </w:r>
            <w:bookmarkEnd w:id="37"/>
            <w:r w:rsidR="00296A09">
              <w:rPr>
                <w:rFonts w:cs="Times New Roman"/>
                <w:szCs w:val="24"/>
              </w:rPr>
              <w:t xml:space="preserve"> </w:t>
            </w:r>
            <w:r>
              <w:rPr>
                <w:rFonts w:cs="Times New Roman"/>
                <w:szCs w:val="24"/>
              </w:rPr>
              <w:t xml:space="preserve">Street, </w:t>
            </w:r>
            <w:bookmarkStart w:id="38" w:name="_cp_text_2_19"/>
            <w:r>
              <w:rPr>
                <w:rFonts w:cs="Times New Roman"/>
                <w:szCs w:val="24"/>
              </w:rPr>
              <w:t>7</w:t>
            </w:r>
            <w:r w:rsidRPr="00296A09">
              <w:rPr>
                <w:rFonts w:cs="Times New Roman"/>
                <w:szCs w:val="24"/>
                <w:vertAlign w:val="superscript"/>
              </w:rPr>
              <w:t>th</w:t>
            </w:r>
            <w:bookmarkEnd w:id="38"/>
            <w:r w:rsidR="00296A09">
              <w:rPr>
                <w:rFonts w:cs="Times New Roman"/>
                <w:szCs w:val="24"/>
              </w:rPr>
              <w:t xml:space="preserve"> </w:t>
            </w:r>
            <w:r>
              <w:rPr>
                <w:rFonts w:cs="Times New Roman"/>
                <w:szCs w:val="24"/>
              </w:rPr>
              <w:t>Floor</w:t>
            </w:r>
          </w:p>
          <w:p w14:paraId="1BA49DF4" w14:textId="77777777" w:rsidR="00DD5BF1" w:rsidRDefault="00DD5BF1">
            <w:pPr>
              <w:pStyle w:val="TableText"/>
              <w:tabs>
                <w:tab w:val="right" w:pos="3312"/>
                <w:tab w:val="right" w:pos="4104"/>
              </w:tabs>
              <w:adjustRightInd/>
              <w:rPr>
                <w:rFonts w:cs="Times New Roman"/>
                <w:szCs w:val="24"/>
              </w:rPr>
            </w:pPr>
            <w:r>
              <w:rPr>
                <w:rFonts w:cs="Times New Roman"/>
                <w:szCs w:val="24"/>
              </w:rPr>
              <w:t>San Francisco, CA 94105</w:t>
            </w:r>
          </w:p>
          <w:p w14:paraId="154C5536" w14:textId="4368EF80" w:rsidR="00DD5BF1" w:rsidRDefault="00DD5BF1">
            <w:pPr>
              <w:pStyle w:val="TableText"/>
              <w:tabs>
                <w:tab w:val="left" w:pos="582"/>
                <w:tab w:val="right" w:pos="4104"/>
              </w:tabs>
              <w:adjustRightInd/>
              <w:rPr>
                <w:rFonts w:cs="Times New Roman"/>
                <w:szCs w:val="24"/>
              </w:rPr>
            </w:pPr>
            <w:r>
              <w:rPr>
                <w:rFonts w:cs="Times New Roman"/>
                <w:szCs w:val="24"/>
              </w:rPr>
              <w:t>Attn:</w:t>
            </w:r>
            <w:r>
              <w:rPr>
                <w:rFonts w:cs="Times New Roman"/>
                <w:szCs w:val="24"/>
              </w:rPr>
              <w:tab/>
              <w:t xml:space="preserve">Lease Compliance, Store </w:t>
            </w:r>
            <w:r w:rsidR="00646AEA">
              <w:rPr>
                <w:rFonts w:cs="Times New Roman"/>
                <w:szCs w:val="24"/>
              </w:rPr>
              <w:t>2466</w:t>
            </w:r>
            <w:r>
              <w:rPr>
                <w:rFonts w:cs="Times New Roman"/>
                <w:szCs w:val="24"/>
              </w:rPr>
              <w:br/>
              <w:t>Email:</w:t>
            </w:r>
            <w:r>
              <w:rPr>
                <w:rFonts w:cs="Times New Roman"/>
                <w:szCs w:val="24"/>
              </w:rPr>
              <w:tab/>
            </w:r>
            <w:hyperlink r:id="rId20" w:history="1">
              <w:r>
                <w:rPr>
                  <w:rFonts w:cs="Times New Roman"/>
                  <w:color w:val="000000"/>
                  <w:szCs w:val="24"/>
                </w:rPr>
                <w:t>Lease_Compliance@Sephora.com</w:t>
              </w:r>
            </w:hyperlink>
            <w:bookmarkEnd w:id="36"/>
            <w:r>
              <w:rPr>
                <w:rFonts w:cs="Times New Roman"/>
                <w:szCs w:val="24"/>
              </w:rPr>
              <w:br/>
            </w:r>
            <w:r>
              <w:rPr>
                <w:rFonts w:cs="Times New Roman"/>
                <w:szCs w:val="24"/>
              </w:rPr>
              <w:br/>
            </w:r>
            <w:r>
              <w:rPr>
                <w:rFonts w:cs="Times New Roman"/>
                <w:i/>
                <w:szCs w:val="24"/>
              </w:rPr>
              <w:t>With a copy by email to:</w:t>
            </w:r>
            <w:r>
              <w:rPr>
                <w:rFonts w:cs="Times New Roman"/>
                <w:szCs w:val="24"/>
              </w:rPr>
              <w:br/>
            </w:r>
            <w:r>
              <w:rPr>
                <w:rFonts w:cs="Times New Roman"/>
                <w:szCs w:val="24"/>
              </w:rPr>
              <w:br/>
            </w:r>
            <w:hyperlink r:id="rId21" w:history="1">
              <w:r>
                <w:rPr>
                  <w:rFonts w:cs="Times New Roman"/>
                  <w:color w:val="000000"/>
                  <w:szCs w:val="24"/>
                </w:rPr>
                <w:t>sephora_lease@accruent.com</w:t>
              </w:r>
            </w:hyperlink>
          </w:p>
        </w:tc>
      </w:tr>
      <w:tr w:rsidR="00C816C4" w14:paraId="6CB78674" w14:textId="77777777">
        <w:trPr>
          <w:cantSplit/>
          <w:trHeight w:val="129"/>
        </w:trPr>
        <w:tc>
          <w:tcPr>
            <w:tcW w:w="2335" w:type="dxa"/>
            <w:vMerge/>
            <w:tcBorders>
              <w:top w:val="single" w:sz="4" w:space="0" w:color="auto"/>
              <w:bottom w:val="single" w:sz="4" w:space="0" w:color="auto"/>
              <w:right w:val="single" w:sz="4" w:space="0" w:color="auto"/>
            </w:tcBorders>
            <w:tcMar>
              <w:left w:w="108" w:type="dxa"/>
              <w:right w:w="108" w:type="dxa"/>
            </w:tcMar>
          </w:tcPr>
          <w:p w14:paraId="08C2EBA0" w14:textId="77777777" w:rsidR="00DD5BF1" w:rsidRDefault="00DD5BF1">
            <w:pPr>
              <w:pStyle w:val="TableText"/>
              <w:adjustRightInd/>
              <w:rPr>
                <w:rFonts w:cs="Times New Roman"/>
                <w:b/>
                <w:szCs w:val="24"/>
              </w:rPr>
            </w:pPr>
          </w:p>
        </w:tc>
        <w:tc>
          <w:tcPr>
            <w:tcW w:w="2880" w:type="dxa"/>
            <w:tcBorders>
              <w:top w:val="single" w:sz="4" w:space="0" w:color="auto"/>
              <w:left w:val="single" w:sz="4" w:space="0" w:color="auto"/>
              <w:bottom w:val="single" w:sz="4" w:space="0" w:color="auto"/>
              <w:right w:val="single" w:sz="4" w:space="0" w:color="auto"/>
            </w:tcBorders>
            <w:tcMar>
              <w:left w:w="108" w:type="dxa"/>
              <w:right w:w="108" w:type="dxa"/>
            </w:tcMar>
          </w:tcPr>
          <w:p w14:paraId="38D60316" w14:textId="77777777" w:rsidR="00DD5BF1" w:rsidRDefault="00DD5BF1">
            <w:pPr>
              <w:pStyle w:val="TableText"/>
              <w:adjustRightInd/>
              <w:rPr>
                <w:rFonts w:cs="Times New Roman"/>
                <w:szCs w:val="24"/>
              </w:rPr>
            </w:pPr>
            <w:bookmarkStart w:id="39" w:name="_Hlk84257234"/>
            <w:r>
              <w:rPr>
                <w:rFonts w:cs="Times New Roman"/>
                <w:szCs w:val="24"/>
              </w:rPr>
              <w:t>For all maintenance related issues, including copies of notices of default relating to maintenance</w:t>
            </w:r>
            <w:bookmarkEnd w:id="39"/>
            <w:r>
              <w:rPr>
                <w:rFonts w:cs="Times New Roman"/>
                <w:szCs w:val="24"/>
              </w:rPr>
              <w:t>:</w:t>
            </w:r>
          </w:p>
        </w:tc>
        <w:tc>
          <w:tcPr>
            <w:tcW w:w="4135" w:type="dxa"/>
            <w:tcBorders>
              <w:top w:val="single" w:sz="4" w:space="0" w:color="auto"/>
              <w:left w:val="single" w:sz="4" w:space="0" w:color="auto"/>
              <w:bottom w:val="single" w:sz="4" w:space="0" w:color="auto"/>
            </w:tcBorders>
            <w:tcMar>
              <w:left w:w="108" w:type="dxa"/>
              <w:right w:w="108" w:type="dxa"/>
            </w:tcMar>
          </w:tcPr>
          <w:p w14:paraId="0541320C" w14:textId="77777777" w:rsidR="00DD5BF1" w:rsidRDefault="00DD5BF1">
            <w:pPr>
              <w:pStyle w:val="TableText"/>
              <w:tabs>
                <w:tab w:val="right" w:pos="3312"/>
                <w:tab w:val="right" w:pos="4104"/>
              </w:tabs>
              <w:adjustRightInd/>
              <w:rPr>
                <w:rFonts w:cs="Times New Roman"/>
                <w:szCs w:val="24"/>
              </w:rPr>
            </w:pPr>
            <w:r>
              <w:rPr>
                <w:rFonts w:cs="Times New Roman"/>
                <w:szCs w:val="24"/>
              </w:rPr>
              <w:t>Sephora USA, Inc.</w:t>
            </w:r>
          </w:p>
          <w:p w14:paraId="31299BAD" w14:textId="43E5FB67" w:rsidR="00DD5BF1" w:rsidRDefault="00DD5BF1">
            <w:pPr>
              <w:pStyle w:val="TableText"/>
              <w:tabs>
                <w:tab w:val="right" w:pos="3312"/>
                <w:tab w:val="right" w:pos="4104"/>
              </w:tabs>
              <w:adjustRightInd/>
              <w:rPr>
                <w:rFonts w:cs="Times New Roman"/>
                <w:szCs w:val="24"/>
              </w:rPr>
            </w:pPr>
            <w:bookmarkStart w:id="40" w:name="_cp_text_2_21"/>
            <w:r>
              <w:rPr>
                <w:rFonts w:cs="Times New Roman"/>
                <w:szCs w:val="24"/>
              </w:rPr>
              <w:t>350 Mission</w:t>
            </w:r>
            <w:bookmarkEnd w:id="40"/>
            <w:r w:rsidR="00296A09">
              <w:rPr>
                <w:rFonts w:cs="Times New Roman"/>
                <w:szCs w:val="24"/>
              </w:rPr>
              <w:t xml:space="preserve"> </w:t>
            </w:r>
            <w:r>
              <w:rPr>
                <w:rFonts w:cs="Times New Roman"/>
                <w:szCs w:val="24"/>
              </w:rPr>
              <w:t xml:space="preserve">Street, </w:t>
            </w:r>
            <w:bookmarkStart w:id="41" w:name="_cp_text_2_23"/>
            <w:r>
              <w:rPr>
                <w:rFonts w:cs="Times New Roman"/>
                <w:szCs w:val="24"/>
              </w:rPr>
              <w:t>7</w:t>
            </w:r>
            <w:r w:rsidRPr="00296A09">
              <w:rPr>
                <w:rFonts w:cs="Times New Roman"/>
                <w:szCs w:val="24"/>
                <w:vertAlign w:val="superscript"/>
              </w:rPr>
              <w:t>th</w:t>
            </w:r>
            <w:bookmarkEnd w:id="41"/>
            <w:r w:rsidR="00296A09">
              <w:rPr>
                <w:rFonts w:cs="Times New Roman"/>
                <w:szCs w:val="24"/>
              </w:rPr>
              <w:t xml:space="preserve"> </w:t>
            </w:r>
            <w:r>
              <w:rPr>
                <w:rFonts w:cs="Times New Roman"/>
                <w:szCs w:val="24"/>
              </w:rPr>
              <w:t>Floor</w:t>
            </w:r>
          </w:p>
          <w:p w14:paraId="244600DC" w14:textId="77777777" w:rsidR="00DD5BF1" w:rsidRDefault="00DD5BF1">
            <w:pPr>
              <w:pStyle w:val="TableText"/>
              <w:tabs>
                <w:tab w:val="right" w:pos="3312"/>
                <w:tab w:val="right" w:pos="4104"/>
              </w:tabs>
              <w:adjustRightInd/>
              <w:rPr>
                <w:rFonts w:cs="Times New Roman"/>
                <w:szCs w:val="24"/>
              </w:rPr>
            </w:pPr>
            <w:r>
              <w:rPr>
                <w:rFonts w:cs="Times New Roman"/>
                <w:szCs w:val="24"/>
              </w:rPr>
              <w:t>San Francisco, CA 94105</w:t>
            </w:r>
          </w:p>
          <w:p w14:paraId="2C9BB690" w14:textId="0A7F538D" w:rsidR="00DD5BF1" w:rsidRDefault="00DD5BF1">
            <w:pPr>
              <w:pStyle w:val="TableText"/>
              <w:tabs>
                <w:tab w:val="left" w:pos="612"/>
                <w:tab w:val="right" w:pos="4104"/>
              </w:tabs>
              <w:adjustRightInd/>
              <w:rPr>
                <w:rFonts w:cs="Times New Roman"/>
                <w:szCs w:val="24"/>
                <w:u w:val="single"/>
              </w:rPr>
            </w:pPr>
            <w:r>
              <w:rPr>
                <w:rFonts w:cs="Times New Roman"/>
                <w:szCs w:val="24"/>
              </w:rPr>
              <w:t>Attn:</w:t>
            </w:r>
            <w:r>
              <w:rPr>
                <w:rFonts w:cs="Times New Roman"/>
                <w:szCs w:val="24"/>
              </w:rPr>
              <w:tab/>
              <w:t xml:space="preserve">Store Preservation, Store </w:t>
            </w:r>
            <w:r w:rsidR="00646AEA">
              <w:rPr>
                <w:rFonts w:cs="Times New Roman"/>
                <w:szCs w:val="24"/>
              </w:rPr>
              <w:t>2466</w:t>
            </w:r>
          </w:p>
        </w:tc>
      </w:tr>
    </w:tbl>
    <w:p w14:paraId="57AE0FAB" w14:textId="77777777" w:rsidR="00DD5BF1" w:rsidRDefault="00DD5BF1">
      <w:pPr>
        <w:pStyle w:val="Heading2"/>
        <w:adjustRightInd/>
        <w:spacing w:before="240"/>
        <w:rPr>
          <w:rFonts w:cs="Times New Roman"/>
          <w:bCs w:val="0"/>
          <w:vanish/>
          <w:szCs w:val="24"/>
          <w:specVanish/>
        </w:rPr>
      </w:pPr>
      <w:r>
        <w:rPr>
          <w:rFonts w:cs="Times New Roman"/>
          <w:bCs w:val="0"/>
          <w:szCs w:val="24"/>
        </w:rPr>
        <w:lastRenderedPageBreak/>
        <w:t>Substitute Rent</w:t>
      </w:r>
    </w:p>
    <w:p w14:paraId="4B9BF2F4" w14:textId="77777777" w:rsidR="00DD5BF1" w:rsidRDefault="00DD5BF1">
      <w:pPr>
        <w:adjustRightInd/>
        <w:rPr>
          <w:rFonts w:cs="Times New Roman"/>
          <w:szCs w:val="24"/>
        </w:rPr>
      </w:pPr>
    </w:p>
    <w:p w14:paraId="38C460B2" w14:textId="010089E7" w:rsidR="00DD5BF1" w:rsidRDefault="00EB7654">
      <w:pPr>
        <w:pStyle w:val="Body"/>
        <w:adjustRightInd/>
        <w:rPr>
          <w:rFonts w:cs="Times New Roman"/>
          <w:szCs w:val="24"/>
        </w:rPr>
      </w:pPr>
      <w:r>
        <w:rPr>
          <w:rFonts w:cs="Times New Roman"/>
          <w:szCs w:val="24"/>
        </w:rPr>
        <w:t>“</w:t>
      </w:r>
      <w:r w:rsidR="00DD5BF1">
        <w:rPr>
          <w:rFonts w:cs="Times New Roman"/>
          <w:b/>
          <w:szCs w:val="24"/>
        </w:rPr>
        <w:t>Substitute Rent</w:t>
      </w:r>
      <w:r>
        <w:rPr>
          <w:rFonts w:cs="Times New Roman"/>
          <w:szCs w:val="24"/>
        </w:rPr>
        <w:t>”</w:t>
      </w:r>
      <w:r w:rsidR="00DD5BF1">
        <w:rPr>
          <w:rFonts w:cs="Times New Roman"/>
          <w:szCs w:val="24"/>
        </w:rPr>
        <w:t xml:space="preserve"> means a monthly rent equal to</w:t>
      </w:r>
      <w:r w:rsidR="0018322B">
        <w:rPr>
          <w:rFonts w:cs="Times New Roman"/>
          <w:szCs w:val="24"/>
        </w:rPr>
        <w:t xml:space="preserve"> (</w:t>
      </w:r>
      <w:proofErr w:type="spellStart"/>
      <w:r w:rsidR="0018322B">
        <w:rPr>
          <w:rFonts w:cs="Times New Roman"/>
          <w:szCs w:val="24"/>
        </w:rPr>
        <w:t>i</w:t>
      </w:r>
      <w:proofErr w:type="spellEnd"/>
      <w:r w:rsidR="0018322B">
        <w:rPr>
          <w:rFonts w:cs="Times New Roman"/>
          <w:szCs w:val="24"/>
        </w:rPr>
        <w:t>)</w:t>
      </w:r>
      <w:r w:rsidR="00DD5BF1">
        <w:rPr>
          <w:rFonts w:cs="Times New Roman"/>
          <w:szCs w:val="24"/>
        </w:rPr>
        <w:t xml:space="preserve"> </w:t>
      </w:r>
      <w:r w:rsidR="00DD5BF1" w:rsidRPr="005A69E5">
        <w:rPr>
          <w:rFonts w:cs="Times New Roman"/>
          <w:szCs w:val="24"/>
        </w:rPr>
        <w:t xml:space="preserve">fifty percent (50%) of the Minimum Rent </w:t>
      </w:r>
      <w:r w:rsidR="005A69E5">
        <w:rPr>
          <w:rFonts w:cs="Times New Roman"/>
          <w:szCs w:val="24"/>
        </w:rPr>
        <w:t xml:space="preserve">and (ii) </w:t>
      </w:r>
      <w:r w:rsidR="0018322B">
        <w:rPr>
          <w:rFonts w:cs="Times New Roman"/>
          <w:szCs w:val="24"/>
        </w:rPr>
        <w:t xml:space="preserve">one hundred percent (100%) of </w:t>
      </w:r>
      <w:r w:rsidR="005A69E5">
        <w:rPr>
          <w:rFonts w:cs="Times New Roman"/>
          <w:szCs w:val="24"/>
        </w:rPr>
        <w:t>all Other Charges</w:t>
      </w:r>
      <w:r w:rsidR="00E22DEC">
        <w:rPr>
          <w:rFonts w:cs="Times New Roman"/>
          <w:szCs w:val="24"/>
        </w:rPr>
        <w:t>, in lieu of Rent otherwise payable under the Lease</w:t>
      </w:r>
      <w:r w:rsidR="005A69E5">
        <w:rPr>
          <w:rFonts w:cs="Times New Roman"/>
          <w:szCs w:val="24"/>
        </w:rPr>
        <w:t>.</w:t>
      </w:r>
    </w:p>
    <w:p w14:paraId="60BE4F46" w14:textId="77777777" w:rsidR="00DD5BF1" w:rsidRDefault="00DD5BF1">
      <w:pPr>
        <w:pStyle w:val="Heading1"/>
        <w:adjustRightInd/>
        <w:ind w:left="0"/>
        <w:rPr>
          <w:rFonts w:cs="Times New Roman"/>
          <w:bCs w:val="0"/>
          <w:szCs w:val="24"/>
        </w:rPr>
      </w:pPr>
      <w:r>
        <w:rPr>
          <w:rFonts w:cs="Times New Roman"/>
          <w:bCs w:val="0"/>
          <w:szCs w:val="24"/>
        </w:rPr>
        <w:t xml:space="preserve"> PREMISES</w:t>
      </w:r>
    </w:p>
    <w:p w14:paraId="7FF41C9F" w14:textId="77777777" w:rsidR="00DD5BF1" w:rsidRDefault="00DD5BF1">
      <w:pPr>
        <w:pStyle w:val="Heading2"/>
        <w:adjustRightInd/>
        <w:rPr>
          <w:rFonts w:cs="Times New Roman"/>
          <w:bCs w:val="0"/>
          <w:vanish/>
          <w:szCs w:val="24"/>
          <w:specVanish/>
        </w:rPr>
      </w:pPr>
      <w:r>
        <w:rPr>
          <w:rFonts w:cs="Times New Roman"/>
          <w:bCs w:val="0"/>
          <w:szCs w:val="24"/>
        </w:rPr>
        <w:t>Description of the Premises</w:t>
      </w:r>
    </w:p>
    <w:p w14:paraId="52FB0B0D" w14:textId="77777777" w:rsidR="00DD5BF1" w:rsidRDefault="00DD5BF1">
      <w:pPr>
        <w:adjustRightInd/>
        <w:rPr>
          <w:rFonts w:cs="Times New Roman"/>
          <w:szCs w:val="24"/>
        </w:rPr>
      </w:pPr>
    </w:p>
    <w:p w14:paraId="03E3E557" w14:textId="77777777" w:rsidR="00DD5BF1" w:rsidRDefault="00DD5BF1">
      <w:pPr>
        <w:pStyle w:val="Heading3"/>
        <w:adjustRightInd/>
        <w:rPr>
          <w:rFonts w:cs="Times New Roman"/>
          <w:szCs w:val="24"/>
        </w:rPr>
      </w:pPr>
      <w:r>
        <w:rPr>
          <w:rFonts w:cs="Times New Roman"/>
          <w:szCs w:val="24"/>
        </w:rPr>
        <w:t>Subject to the terms and conditions of this Lease, Landlord leases to Tenant and Tenant leases from Landlord the Premises.</w:t>
      </w:r>
    </w:p>
    <w:p w14:paraId="58E1F87F" w14:textId="352A444F" w:rsidR="00DD5BF1" w:rsidRPr="002E1EE3" w:rsidRDefault="00EB7654" w:rsidP="002E1EE3">
      <w:pPr>
        <w:pStyle w:val="Heading3"/>
        <w:adjustRightInd/>
        <w:rPr>
          <w:rFonts w:cs="Times New Roman"/>
          <w:szCs w:val="24"/>
        </w:rPr>
      </w:pPr>
      <w:r>
        <w:rPr>
          <w:rFonts w:cs="Times New Roman"/>
          <w:szCs w:val="24"/>
        </w:rPr>
        <w:t>“</w:t>
      </w:r>
      <w:r w:rsidR="00AE3D1B">
        <w:rPr>
          <w:rFonts w:cs="Times New Roman"/>
          <w:b/>
          <w:szCs w:val="24"/>
        </w:rPr>
        <w:t>GLA</w:t>
      </w:r>
      <w:r>
        <w:rPr>
          <w:rFonts w:cs="Times New Roman"/>
          <w:szCs w:val="24"/>
        </w:rPr>
        <w:t>”</w:t>
      </w:r>
      <w:r w:rsidR="00AE3D1B">
        <w:rPr>
          <w:rFonts w:cs="Times New Roman"/>
          <w:szCs w:val="24"/>
        </w:rPr>
        <w:t xml:space="preserve"> means the number of gross square feet of leasable floor area (regardless of whether such area is occupied or enclosed) intended primarily for the exclusive use by an occupant for any length of time. The GLA of any premises (including the Premises) shall be measured from the exterior face of exterior walls and the exterior face of service corridor walls, the line along the front of such premises where it abuts the sidewalk or other Common Area, and the center line of any wall that such premises shares with other leasable areas of the Shopping Center. The height of the Premises shall extend from the floor beneath the floor slab to the underside of the roof deck or to the underside of the floor above if the building is more than one (1) story in height. Notwithstanding the foregoing, the area of all kiosks, pushcarts and mobile retail units shall be excluded from the GLA of the Shopping Center for all purposes of this Lease, including, without limitation, for purposes of determining payment contingencies under Articles 10 and 11 and co tenancy requirements under Article 14. Further notwithstanding the foregoing to the contrary, any space that is part of the GLA as of the Commencement Date shall remain part of the GLA during the remainder of the Term until such space, including the structural portion thereof, is entirely demolished or taken pursuant to a Taking (as defined in Section 21.1), regardless of whether such space is accessible to the public portions of the Shopping Center or otherwise no longer considered leasable by Landlord. </w:t>
      </w:r>
      <w:bookmarkStart w:id="42" w:name="_Hlk78373346"/>
      <w:r w:rsidR="00AE3D1B">
        <w:rPr>
          <w:rFonts w:cs="Times New Roman"/>
          <w:szCs w:val="24"/>
        </w:rPr>
        <w:t xml:space="preserve">Notwithstanding that the actual GLA of the Shopping Center may be less, the GLA of the Shopping Center shall never be deemed to be less than </w:t>
      </w:r>
      <w:r w:rsidR="007A079E">
        <w:rPr>
          <w:rFonts w:cs="Times New Roman"/>
          <w:szCs w:val="24"/>
        </w:rPr>
        <w:t>118,000</w:t>
      </w:r>
      <w:r w:rsidR="00AE3D1B">
        <w:rPr>
          <w:rFonts w:cs="Times New Roman"/>
          <w:szCs w:val="24"/>
        </w:rPr>
        <w:t xml:space="preserve"> square feet for purposes of determining Tenant’s Tax Share and Tenant’s Proportionate Share and for purposes of determining whether the Opening Co-Tenancy Requirements and Ongoing Co-Tenancy Requirements have been satisfied</w:t>
      </w:r>
      <w:r w:rsidR="00096606">
        <w:rPr>
          <w:rFonts w:cs="Times New Roman"/>
          <w:szCs w:val="24"/>
        </w:rPr>
        <w:t xml:space="preserve"> (“</w:t>
      </w:r>
      <w:r w:rsidR="00096606" w:rsidRPr="00096606">
        <w:rPr>
          <w:rFonts w:cs="Times New Roman"/>
          <w:b/>
          <w:bCs/>
          <w:szCs w:val="24"/>
        </w:rPr>
        <w:t>Minimum GLA Requirement</w:t>
      </w:r>
      <w:r w:rsidR="00096606">
        <w:rPr>
          <w:rFonts w:cs="Times New Roman"/>
          <w:szCs w:val="24"/>
        </w:rPr>
        <w:t>”)</w:t>
      </w:r>
      <w:r w:rsidR="00AE3D1B">
        <w:rPr>
          <w:rFonts w:cs="Times New Roman"/>
          <w:szCs w:val="24"/>
        </w:rPr>
        <w:t xml:space="preserve">. </w:t>
      </w:r>
      <w:bookmarkEnd w:id="42"/>
    </w:p>
    <w:p w14:paraId="7006FB52" w14:textId="2917D645" w:rsidR="00DD5BF1" w:rsidRDefault="00DD5BF1">
      <w:pPr>
        <w:pStyle w:val="Heading3"/>
        <w:adjustRightInd/>
        <w:rPr>
          <w:rFonts w:cs="Times New Roman"/>
          <w:szCs w:val="24"/>
        </w:rPr>
      </w:pPr>
      <w:bookmarkStart w:id="43" w:name="_Hlk78542630"/>
      <w:r>
        <w:rPr>
          <w:rFonts w:cs="Times New Roman"/>
          <w:szCs w:val="24"/>
        </w:rPr>
        <w:t xml:space="preserve">Tenant shall have the right to remeasure the Premises at any time prior to the date which is </w:t>
      </w:r>
      <w:r w:rsidR="001D48E2">
        <w:rPr>
          <w:rFonts w:cs="Times New Roman"/>
          <w:szCs w:val="24"/>
        </w:rPr>
        <w:t>two (2)</w:t>
      </w:r>
      <w:r>
        <w:rPr>
          <w:rFonts w:cs="Times New Roman"/>
          <w:szCs w:val="24"/>
        </w:rPr>
        <w:t xml:space="preserve"> months after the Commencement Date. If Tenant’s remeasurement, as certified by Tenant’s architect or general contractor, determines that the actual GLA of the Premises is </w:t>
      </w:r>
      <w:r w:rsidR="00045D88">
        <w:rPr>
          <w:rFonts w:cs="Times New Roman"/>
          <w:szCs w:val="24"/>
        </w:rPr>
        <w:t xml:space="preserve">more or </w:t>
      </w:r>
      <w:r>
        <w:rPr>
          <w:rFonts w:cs="Times New Roman"/>
          <w:szCs w:val="24"/>
        </w:rPr>
        <w:t xml:space="preserve">less than the GLA of the Premises stated in Section 1.2, then Tenant shall so notify Landlord and </w:t>
      </w:r>
      <w:r w:rsidRPr="00D128D3">
        <w:rPr>
          <w:rFonts w:cs="Times New Roman"/>
          <w:szCs w:val="24"/>
        </w:rPr>
        <w:t>the Construction Allowance, Minimum Rent, and all other amounts expressly calculated in this Lease on a per square-foot basis</w:t>
      </w:r>
      <w:r>
        <w:rPr>
          <w:rFonts w:cs="Times New Roman"/>
          <w:szCs w:val="24"/>
        </w:rPr>
        <w:t xml:space="preserve"> shall be recomputed on the basis of the actual GLA of the Premises as so certified. The GLA of the Premises stated in Section 1.2 is Landlord’s good faith calculation of the actual GLA of the Premises, and Tenant has relied upon such calculation in negotiating the financial components of this Lease. Therefore, notwithstanding anything herein to the contrary, there shall be no adjustment to </w:t>
      </w:r>
      <w:r w:rsidRPr="00D128D3">
        <w:rPr>
          <w:rFonts w:cs="Times New Roman"/>
          <w:szCs w:val="24"/>
        </w:rPr>
        <w:t>the Construction Allowance, Minimum Rent, or any other amounts expressly calculated in this Lease on a per square-foot basis</w:t>
      </w:r>
      <w:r>
        <w:rPr>
          <w:rFonts w:cs="Times New Roman"/>
          <w:szCs w:val="24"/>
        </w:rPr>
        <w:t xml:space="preserve"> if a remeasurement of the Premises determines that the actual GLA of the Premises is greater than </w:t>
      </w:r>
      <w:r w:rsidR="001D48E2">
        <w:rPr>
          <w:rFonts w:cs="Times New Roman"/>
          <w:szCs w:val="24"/>
        </w:rPr>
        <w:t xml:space="preserve">two (2%) percent of </w:t>
      </w:r>
      <w:r>
        <w:rPr>
          <w:rFonts w:cs="Times New Roman"/>
          <w:szCs w:val="24"/>
        </w:rPr>
        <w:t>the GLA of the Premises stated in Section 1.2, unless Tenant expressly requested such greater GLA in writing.</w:t>
      </w:r>
    </w:p>
    <w:bookmarkEnd w:id="43"/>
    <w:p w14:paraId="56E47B2A" w14:textId="77777777" w:rsidR="00DD5BF1" w:rsidRDefault="00DD5BF1">
      <w:pPr>
        <w:pStyle w:val="Heading2"/>
        <w:adjustRightInd/>
        <w:rPr>
          <w:rFonts w:cs="Times New Roman"/>
          <w:bCs w:val="0"/>
          <w:vanish/>
          <w:szCs w:val="24"/>
          <w:specVanish/>
        </w:rPr>
      </w:pPr>
      <w:r>
        <w:rPr>
          <w:rFonts w:cs="Times New Roman"/>
          <w:bCs w:val="0"/>
          <w:szCs w:val="24"/>
        </w:rPr>
        <w:t>Condition of Premises</w:t>
      </w:r>
    </w:p>
    <w:p w14:paraId="1655D633" w14:textId="77777777" w:rsidR="00DD5BF1" w:rsidRDefault="00DD5BF1">
      <w:pPr>
        <w:adjustRightInd/>
        <w:rPr>
          <w:rFonts w:cs="Times New Roman"/>
          <w:szCs w:val="24"/>
        </w:rPr>
      </w:pPr>
    </w:p>
    <w:p w14:paraId="76071121" w14:textId="17CEB214" w:rsidR="00DD5BF1" w:rsidRDefault="00DD5BF1" w:rsidP="002E1EE3">
      <w:pPr>
        <w:autoSpaceDE w:val="0"/>
        <w:autoSpaceDN w:val="0"/>
        <w:spacing w:after="0"/>
        <w:ind w:firstLine="720"/>
        <w:jc w:val="both"/>
        <w:rPr>
          <w:rFonts w:cs="Times New Roman"/>
          <w:color w:val="000000"/>
          <w:szCs w:val="24"/>
        </w:rPr>
      </w:pPr>
      <w:r>
        <w:rPr>
          <w:rFonts w:cs="Times New Roman"/>
          <w:color w:val="000000"/>
          <w:szCs w:val="24"/>
        </w:rPr>
        <w:t xml:space="preserve">The Premises shall be delivered to Tenant on the date of Delivery of Possession </w:t>
      </w:r>
      <w:bookmarkStart w:id="44" w:name="_Hlk78448966"/>
      <w:r>
        <w:rPr>
          <w:rFonts w:cs="Times New Roman"/>
          <w:color w:val="000000"/>
          <w:szCs w:val="24"/>
        </w:rPr>
        <w:t xml:space="preserve">in a broom clean condition free of all personal property, signage, and debris, and otherwise in a condition that is structurally sound, waterproof, </w:t>
      </w:r>
      <w:r w:rsidR="002E1EE3">
        <w:rPr>
          <w:rFonts w:cs="Times New Roman"/>
          <w:color w:val="000000"/>
          <w:szCs w:val="24"/>
        </w:rPr>
        <w:t xml:space="preserve">with building systems able to provide temperatures typical for the storage and use of </w:t>
      </w:r>
      <w:r w:rsidR="006B7468">
        <w:rPr>
          <w:rFonts w:cs="Times New Roman"/>
          <w:color w:val="000000"/>
          <w:szCs w:val="24"/>
        </w:rPr>
        <w:t xml:space="preserve">typical retail </w:t>
      </w:r>
      <w:r w:rsidR="002E1EE3">
        <w:rPr>
          <w:rFonts w:cs="Times New Roman"/>
          <w:color w:val="000000"/>
          <w:szCs w:val="24"/>
        </w:rPr>
        <w:t xml:space="preserve">products </w:t>
      </w:r>
      <w:r>
        <w:rPr>
          <w:rFonts w:cs="Times New Roman"/>
          <w:color w:val="000000"/>
          <w:szCs w:val="24"/>
        </w:rPr>
        <w:t>and in compliance with Legal Requirements for retail property</w:t>
      </w:r>
      <w:bookmarkEnd w:id="44"/>
      <w:r>
        <w:rPr>
          <w:rFonts w:cs="Times New Roman"/>
          <w:color w:val="000000"/>
          <w:szCs w:val="24"/>
        </w:rPr>
        <w:t xml:space="preserve">. If the Premises were previously occupied or used, even for merely storage purposes, any damage to the Premises shall be repaired prior to Delivery of Possession. In addition, all elevators (if any), equipment, roof </w:t>
      </w:r>
      <w:proofErr w:type="spellStart"/>
      <w:r>
        <w:rPr>
          <w:rFonts w:cs="Times New Roman"/>
          <w:color w:val="000000"/>
          <w:szCs w:val="24"/>
        </w:rPr>
        <w:t>walkpads</w:t>
      </w:r>
      <w:proofErr w:type="spellEnd"/>
      <w:r>
        <w:rPr>
          <w:rFonts w:cs="Times New Roman"/>
          <w:color w:val="000000"/>
          <w:szCs w:val="24"/>
        </w:rPr>
        <w:t xml:space="preserve"> and utilities serving the Premises shall be installed and operating in </w:t>
      </w:r>
      <w:r>
        <w:rPr>
          <w:rFonts w:cs="Times New Roman"/>
          <w:color w:val="000000"/>
          <w:szCs w:val="24"/>
        </w:rPr>
        <w:lastRenderedPageBreak/>
        <w:t xml:space="preserve">good working order upon Delivery of Possession. The condition of the Premises, including the appurtenances thereto, as described in this Section 2.2 is referred to herein as the </w:t>
      </w:r>
      <w:r w:rsidR="00EB7654">
        <w:rPr>
          <w:rFonts w:cs="Times New Roman"/>
          <w:color w:val="000000"/>
          <w:szCs w:val="24"/>
        </w:rPr>
        <w:t>“</w:t>
      </w:r>
      <w:r>
        <w:rPr>
          <w:rFonts w:cs="Times New Roman"/>
          <w:b/>
          <w:color w:val="000000"/>
          <w:szCs w:val="24"/>
        </w:rPr>
        <w:t>Condition of the Premises</w:t>
      </w:r>
      <w:r w:rsidR="00EB7654">
        <w:rPr>
          <w:rFonts w:cs="Times New Roman"/>
          <w:color w:val="000000"/>
          <w:szCs w:val="24"/>
        </w:rPr>
        <w:t>”</w:t>
      </w:r>
      <w:r>
        <w:rPr>
          <w:rFonts w:cs="Times New Roman"/>
          <w:color w:val="000000"/>
          <w:szCs w:val="24"/>
        </w:rPr>
        <w:t>.</w:t>
      </w:r>
    </w:p>
    <w:p w14:paraId="08291E72" w14:textId="77777777" w:rsidR="00DD5BF1" w:rsidRDefault="00DD5BF1">
      <w:pPr>
        <w:autoSpaceDE w:val="0"/>
        <w:autoSpaceDN w:val="0"/>
        <w:spacing w:after="0"/>
        <w:jc w:val="both"/>
        <w:rPr>
          <w:rFonts w:cs="Times New Roman"/>
          <w:color w:val="000000"/>
          <w:szCs w:val="24"/>
        </w:rPr>
      </w:pPr>
    </w:p>
    <w:p w14:paraId="789BB398" w14:textId="64549A47" w:rsidR="00DD5BF1" w:rsidRDefault="00D128D3">
      <w:pPr>
        <w:pStyle w:val="Heading1"/>
        <w:adjustRightInd/>
        <w:ind w:left="0"/>
        <w:rPr>
          <w:rFonts w:cs="Times New Roman"/>
          <w:bCs w:val="0"/>
          <w:szCs w:val="24"/>
        </w:rPr>
      </w:pPr>
      <w:r>
        <w:rPr>
          <w:rFonts w:cs="Times New Roman"/>
          <w:bCs w:val="0"/>
          <w:szCs w:val="24"/>
        </w:rPr>
        <w:t xml:space="preserve"> </w:t>
      </w:r>
      <w:r w:rsidR="00DD5BF1">
        <w:rPr>
          <w:rFonts w:cs="Times New Roman"/>
          <w:bCs w:val="0"/>
          <w:szCs w:val="24"/>
        </w:rPr>
        <w:t>CONSTRUCTION OF THE PREMISES</w:t>
      </w:r>
    </w:p>
    <w:p w14:paraId="0845BEC4" w14:textId="77777777" w:rsidR="00DD5BF1" w:rsidRDefault="00DD5BF1">
      <w:pPr>
        <w:pStyle w:val="Heading2"/>
        <w:adjustRightInd/>
        <w:rPr>
          <w:rFonts w:cs="Times New Roman"/>
          <w:bCs w:val="0"/>
          <w:vanish/>
          <w:szCs w:val="24"/>
          <w:specVanish/>
        </w:rPr>
      </w:pPr>
      <w:bookmarkStart w:id="45" w:name="_Hlk78535950"/>
      <w:r>
        <w:rPr>
          <w:rFonts w:cs="Times New Roman"/>
          <w:bCs w:val="0"/>
          <w:szCs w:val="24"/>
        </w:rPr>
        <w:t>Construction Obligations</w:t>
      </w:r>
    </w:p>
    <w:p w14:paraId="76B41215" w14:textId="77777777" w:rsidR="00DD5BF1" w:rsidRDefault="00DD5BF1">
      <w:pPr>
        <w:adjustRightInd/>
        <w:rPr>
          <w:rFonts w:cs="Times New Roman"/>
          <w:szCs w:val="24"/>
        </w:rPr>
      </w:pPr>
    </w:p>
    <w:p w14:paraId="7526A843" w14:textId="7B70E6B0" w:rsidR="00DD5BF1" w:rsidRDefault="00D00E5F">
      <w:pPr>
        <w:pStyle w:val="Heading3"/>
        <w:adjustRightInd/>
        <w:rPr>
          <w:rFonts w:cs="Times New Roman"/>
          <w:szCs w:val="24"/>
        </w:rPr>
      </w:pPr>
      <w:r>
        <w:rPr>
          <w:rFonts w:cs="Times New Roman"/>
          <w:szCs w:val="24"/>
        </w:rPr>
        <w:t xml:space="preserve">Landlord and Tenant shall each construct portions of the Premises, at their respective cost and expense, in accordance with the provisions of this Lease, including </w:t>
      </w:r>
      <w:r>
        <w:rPr>
          <w:rFonts w:cs="Times New Roman"/>
          <w:b/>
          <w:szCs w:val="24"/>
        </w:rPr>
        <w:fldChar w:fldCharType="begin"/>
      </w:r>
      <w:r>
        <w:rPr>
          <w:rFonts w:cs="Times New Roman"/>
          <w:b/>
          <w:szCs w:val="24"/>
        </w:rPr>
        <w:instrText xml:space="preserve"> REF _Ref9433683 \* Caps \h  \* MERGEFORMAT </w:instrText>
      </w:r>
      <w:r>
        <w:rPr>
          <w:rFonts w:cs="Times New Roman"/>
          <w:b/>
          <w:szCs w:val="24"/>
        </w:rPr>
      </w:r>
      <w:r>
        <w:rPr>
          <w:rFonts w:cs="Times New Roman"/>
          <w:b/>
          <w:szCs w:val="24"/>
        </w:rPr>
        <w:fldChar w:fldCharType="separate"/>
      </w:r>
      <w:r>
        <w:rPr>
          <w:rFonts w:cs="Times New Roman"/>
          <w:b/>
          <w:szCs w:val="24"/>
        </w:rPr>
        <w:t>Exhibit B</w:t>
      </w:r>
      <w:r>
        <w:rPr>
          <w:rFonts w:cs="Times New Roman"/>
          <w:b/>
          <w:szCs w:val="24"/>
        </w:rPr>
        <w:fldChar w:fldCharType="end"/>
      </w:r>
      <w:r>
        <w:rPr>
          <w:rFonts w:cs="Times New Roman"/>
          <w:szCs w:val="24"/>
        </w:rPr>
        <w:t xml:space="preserve">. </w:t>
      </w:r>
      <w:r>
        <w:rPr>
          <w:rFonts w:cs="Times New Roman"/>
          <w:b/>
          <w:szCs w:val="24"/>
        </w:rPr>
        <w:fldChar w:fldCharType="begin"/>
      </w:r>
      <w:r>
        <w:rPr>
          <w:rFonts w:cs="Times New Roman"/>
          <w:b/>
          <w:szCs w:val="24"/>
        </w:rPr>
        <w:instrText xml:space="preserve"> REF _Ref9433683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B</w:t>
      </w:r>
      <w:r>
        <w:rPr>
          <w:rFonts w:cs="Times New Roman"/>
          <w:b/>
          <w:szCs w:val="24"/>
        </w:rPr>
        <w:fldChar w:fldCharType="end"/>
      </w:r>
      <w:r>
        <w:rPr>
          <w:rFonts w:cs="Times New Roman"/>
          <w:szCs w:val="24"/>
        </w:rPr>
        <w:t xml:space="preserve"> may be referred to herein as the </w:t>
      </w:r>
      <w:r w:rsidR="00EB7654">
        <w:rPr>
          <w:rFonts w:cs="Times New Roman"/>
          <w:szCs w:val="24"/>
        </w:rPr>
        <w:t>“</w:t>
      </w:r>
      <w:r>
        <w:rPr>
          <w:rFonts w:cs="Times New Roman"/>
          <w:b/>
          <w:szCs w:val="24"/>
        </w:rPr>
        <w:t>Construction Exhibit</w:t>
      </w:r>
      <w:r>
        <w:rPr>
          <w:rFonts w:cs="Times New Roman"/>
          <w:szCs w:val="24"/>
        </w:rPr>
        <w:t>.</w:t>
      </w:r>
      <w:r w:rsidR="00EB7654">
        <w:rPr>
          <w:rFonts w:cs="Times New Roman"/>
          <w:szCs w:val="24"/>
        </w:rPr>
        <w:t>”</w:t>
      </w:r>
      <w:r>
        <w:rPr>
          <w:rFonts w:cs="Times New Roman"/>
          <w:szCs w:val="24"/>
        </w:rPr>
        <w:t xml:space="preserve"> All work described in this Lease for which Landlord is responsible may be collectively referred to herein as </w:t>
      </w:r>
      <w:r w:rsidR="00EB7654">
        <w:rPr>
          <w:rFonts w:cs="Times New Roman"/>
          <w:szCs w:val="24"/>
        </w:rPr>
        <w:t>“</w:t>
      </w:r>
      <w:r>
        <w:rPr>
          <w:rFonts w:cs="Times New Roman"/>
          <w:b/>
          <w:szCs w:val="24"/>
        </w:rPr>
        <w:t>Landlord’s Work</w:t>
      </w:r>
      <w:r>
        <w:rPr>
          <w:rFonts w:cs="Times New Roman"/>
          <w:szCs w:val="24"/>
        </w:rPr>
        <w:t>.</w:t>
      </w:r>
      <w:r w:rsidR="00EB7654">
        <w:rPr>
          <w:rFonts w:cs="Times New Roman"/>
          <w:szCs w:val="24"/>
        </w:rPr>
        <w:t>”</w:t>
      </w:r>
      <w:r>
        <w:rPr>
          <w:rFonts w:cs="Times New Roman"/>
          <w:szCs w:val="24"/>
        </w:rPr>
        <w:t xml:space="preserve"> All work over and above Landlord’s Work which is necessary or desirable to place the Premises in the condition required by Tenant for the operation of its business is referred to herein as </w:t>
      </w:r>
      <w:r w:rsidR="00EB7654">
        <w:rPr>
          <w:rFonts w:cs="Times New Roman"/>
          <w:szCs w:val="24"/>
        </w:rPr>
        <w:t>“</w:t>
      </w:r>
      <w:r>
        <w:rPr>
          <w:rFonts w:cs="Times New Roman"/>
          <w:b/>
          <w:szCs w:val="24"/>
        </w:rPr>
        <w:t>Tenant’s Work</w:t>
      </w:r>
      <w:r>
        <w:rPr>
          <w:rFonts w:cs="Times New Roman"/>
          <w:szCs w:val="24"/>
        </w:rPr>
        <w:t>.</w:t>
      </w:r>
      <w:r w:rsidR="00EB7654">
        <w:rPr>
          <w:rFonts w:cs="Times New Roman"/>
          <w:szCs w:val="24"/>
        </w:rPr>
        <w:t>”</w:t>
      </w:r>
      <w:r>
        <w:rPr>
          <w:rFonts w:cs="Times New Roman"/>
          <w:szCs w:val="24"/>
        </w:rPr>
        <w:t xml:space="preserve"> Tenant’s Work shall comply with any standard requirements for design and construction, including any store design criteria manual delivered by Landlord to Tenant (collectively, </w:t>
      </w:r>
      <w:r w:rsidR="00EB7654">
        <w:rPr>
          <w:rFonts w:cs="Times New Roman"/>
          <w:szCs w:val="24"/>
        </w:rPr>
        <w:t>“</w:t>
      </w:r>
      <w:r>
        <w:rPr>
          <w:rFonts w:cs="Times New Roman"/>
          <w:b/>
          <w:szCs w:val="24"/>
        </w:rPr>
        <w:t>Design Criteria</w:t>
      </w:r>
      <w:r w:rsidR="00EB7654">
        <w:rPr>
          <w:rFonts w:cs="Times New Roman"/>
          <w:szCs w:val="24"/>
        </w:rPr>
        <w:t>”</w:t>
      </w:r>
      <w:r>
        <w:rPr>
          <w:rFonts w:cs="Times New Roman"/>
          <w:szCs w:val="24"/>
        </w:rPr>
        <w:t xml:space="preserve">), except to the extent that the Design Criteria </w:t>
      </w:r>
      <w:r w:rsidR="006B7468">
        <w:rPr>
          <w:rFonts w:cs="Times New Roman"/>
          <w:szCs w:val="24"/>
        </w:rPr>
        <w:t xml:space="preserve">materially </w:t>
      </w:r>
      <w:r>
        <w:rPr>
          <w:rFonts w:cs="Times New Roman"/>
          <w:szCs w:val="24"/>
        </w:rPr>
        <w:t xml:space="preserve">increase Tenant’s obligations, decrease Tenant’s rights, or are otherwise unreasonable. Tenant shall have the right to select the contractors and subcontractors of its choice for Tenant’s Work, </w:t>
      </w:r>
      <w:proofErr w:type="gramStart"/>
      <w:r>
        <w:rPr>
          <w:rFonts w:cs="Times New Roman"/>
          <w:szCs w:val="24"/>
        </w:rPr>
        <w:t>provided that</w:t>
      </w:r>
      <w:proofErr w:type="gramEnd"/>
      <w:r>
        <w:rPr>
          <w:rFonts w:cs="Times New Roman"/>
          <w:szCs w:val="24"/>
        </w:rPr>
        <w:t xml:space="preserve"> they are reputable and appropriately licensed. </w:t>
      </w:r>
      <w:r w:rsidRPr="00224679">
        <w:rPr>
          <w:rFonts w:cs="Times New Roman"/>
          <w:szCs w:val="24"/>
        </w:rPr>
        <w:t>Tenant may delay commencement of Tenant’s Work until the Possession Requirements (as defined in Section 14.2 hereof) have been satisfied.</w:t>
      </w:r>
    </w:p>
    <w:p w14:paraId="6711FD43" w14:textId="3A1B54F6" w:rsidR="00DD5BF1" w:rsidRDefault="00DD5BF1">
      <w:pPr>
        <w:pStyle w:val="Heading3"/>
        <w:adjustRightInd/>
        <w:rPr>
          <w:rFonts w:cs="Times New Roman"/>
          <w:szCs w:val="24"/>
        </w:rPr>
      </w:pPr>
      <w:r>
        <w:rPr>
          <w:rFonts w:cs="Times New Roman"/>
          <w:szCs w:val="24"/>
        </w:rPr>
        <w:t xml:space="preserve">Notwithstanding anything in this Lease to the contrary: (1) Tenant shall have the right to design and construct the Premises (interior and </w:t>
      </w:r>
      <w:r w:rsidR="00D00E5F">
        <w:rPr>
          <w:rFonts w:cs="Times New Roman"/>
          <w:szCs w:val="24"/>
        </w:rPr>
        <w:t>exterio</w:t>
      </w:r>
      <w:r w:rsidR="000F1B83">
        <w:rPr>
          <w:rFonts w:cs="Times New Roman"/>
          <w:szCs w:val="24"/>
        </w:rPr>
        <w:t>r</w:t>
      </w:r>
      <w:r>
        <w:rPr>
          <w:rFonts w:cs="Times New Roman"/>
          <w:szCs w:val="24"/>
        </w:rPr>
        <w:t>) in accordance with Tenant’s unique architectural design in keeping with its then current design program; (2) Landlord shall not withhold its approval of Tenant’s store design or signage, provided the same is approved by permitting authorities (</w:t>
      </w:r>
      <w:r>
        <w:rPr>
          <w:rFonts w:cs="Times New Roman"/>
          <w:i/>
          <w:szCs w:val="24"/>
        </w:rPr>
        <w:t>e.g.</w:t>
      </w:r>
      <w:r>
        <w:rPr>
          <w:rFonts w:cs="Times New Roman"/>
          <w:szCs w:val="24"/>
        </w:rPr>
        <w:t xml:space="preserve">, city or county architectural review boards); (3) Tenant’s store design (interior and </w:t>
      </w:r>
      <w:r w:rsidR="00D00E5F">
        <w:rPr>
          <w:rFonts w:cs="Times New Roman"/>
          <w:szCs w:val="24"/>
        </w:rPr>
        <w:t>exterior</w:t>
      </w:r>
      <w:r>
        <w:rPr>
          <w:rFonts w:cs="Times New Roman"/>
          <w:szCs w:val="24"/>
        </w:rPr>
        <w:t xml:space="preserve">) may contain any or all of the required elements shown on </w:t>
      </w:r>
      <w:r>
        <w:rPr>
          <w:rFonts w:cs="Times New Roman"/>
          <w:b/>
          <w:szCs w:val="24"/>
        </w:rPr>
        <w:fldChar w:fldCharType="begin"/>
      </w:r>
      <w:r>
        <w:rPr>
          <w:rFonts w:cs="Times New Roman"/>
          <w:b/>
          <w:szCs w:val="24"/>
        </w:rPr>
        <w:instrText xml:space="preserve"> REF _Ref9433688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C</w:t>
      </w:r>
      <w:r>
        <w:rPr>
          <w:rFonts w:cs="Times New Roman"/>
          <w:b/>
          <w:szCs w:val="24"/>
        </w:rPr>
        <w:fldChar w:fldCharType="end"/>
      </w:r>
      <w:r>
        <w:rPr>
          <w:rFonts w:cs="Times New Roman"/>
          <w:szCs w:val="24"/>
        </w:rPr>
        <w:t xml:space="preserve"> hereto; </w:t>
      </w:r>
      <w:bookmarkStart w:id="46" w:name="_Hlk61526669"/>
      <w:r>
        <w:rPr>
          <w:rFonts w:cs="Times New Roman"/>
          <w:szCs w:val="24"/>
        </w:rPr>
        <w:t>(4)</w:t>
      </w:r>
      <w:r w:rsidR="005F4375">
        <w:rPr>
          <w:rFonts w:cs="Times New Roman"/>
          <w:szCs w:val="24"/>
        </w:rPr>
        <w:t xml:space="preserve"> </w:t>
      </w:r>
      <w:r>
        <w:rPr>
          <w:rFonts w:cs="Times New Roman"/>
          <w:szCs w:val="24"/>
        </w:rPr>
        <w:t>Tenant’s store design may include an open-plenum ceiling; (</w:t>
      </w:r>
      <w:r w:rsidR="001F30F4">
        <w:rPr>
          <w:rFonts w:cs="Times New Roman"/>
          <w:szCs w:val="24"/>
        </w:rPr>
        <w:t>5</w:t>
      </w:r>
      <w:r>
        <w:rPr>
          <w:rFonts w:cs="Times New Roman"/>
          <w:szCs w:val="24"/>
        </w:rPr>
        <w:t>) Tenant shall have the right to apply a window tinting film to the storefront windows so to reduce heat and glare, control fading, and/or conserve energy</w:t>
      </w:r>
      <w:r>
        <w:rPr>
          <w:rFonts w:cs="Times New Roman"/>
          <w:szCs w:val="24"/>
          <w:u w:color="0000FF"/>
        </w:rPr>
        <w:t>; (</w:t>
      </w:r>
      <w:r w:rsidR="001F30F4">
        <w:rPr>
          <w:rFonts w:cs="Times New Roman"/>
          <w:szCs w:val="24"/>
          <w:u w:color="0000FF"/>
        </w:rPr>
        <w:t>6</w:t>
      </w:r>
      <w:r>
        <w:rPr>
          <w:rFonts w:cs="Times New Roman"/>
          <w:szCs w:val="24"/>
          <w:u w:color="0000FF"/>
        </w:rPr>
        <w:t>) apply safety decals/stickers on any storefront windows; (</w:t>
      </w:r>
      <w:r w:rsidR="001F30F4">
        <w:rPr>
          <w:rFonts w:cs="Times New Roman"/>
          <w:szCs w:val="24"/>
          <w:u w:color="0000FF"/>
        </w:rPr>
        <w:t>7</w:t>
      </w:r>
      <w:r>
        <w:rPr>
          <w:rFonts w:cs="Times New Roman"/>
          <w:szCs w:val="24"/>
          <w:u w:color="0000FF"/>
        </w:rPr>
        <w:t>) install exterior security cameras (which cameras shall be at Tenant’s sole cost and expense)</w:t>
      </w:r>
      <w:r w:rsidR="00D00E5F">
        <w:rPr>
          <w:rFonts w:cs="Times New Roman"/>
          <w:szCs w:val="24"/>
          <w:u w:color="0000FF"/>
        </w:rPr>
        <w:t xml:space="preserve">; and (8) </w:t>
      </w:r>
      <w:r w:rsidR="00D00E5F">
        <w:rPr>
          <w:rFonts w:cs="Times New Roman"/>
          <w:szCs w:val="24"/>
        </w:rPr>
        <w:t xml:space="preserve">Tenant shall have the right to </w:t>
      </w:r>
      <w:r w:rsidR="00EB7654">
        <w:rPr>
          <w:rFonts w:cs="Times New Roman"/>
          <w:szCs w:val="24"/>
        </w:rPr>
        <w:t>“</w:t>
      </w:r>
      <w:r w:rsidR="00D00E5F">
        <w:rPr>
          <w:rFonts w:cs="Times New Roman"/>
          <w:szCs w:val="24"/>
        </w:rPr>
        <w:t>black-out</w:t>
      </w:r>
      <w:r w:rsidR="00EB7654">
        <w:rPr>
          <w:rFonts w:cs="Times New Roman"/>
          <w:szCs w:val="24"/>
        </w:rPr>
        <w:t>”</w:t>
      </w:r>
      <w:r w:rsidR="00D00E5F">
        <w:rPr>
          <w:rFonts w:cs="Times New Roman"/>
          <w:szCs w:val="24"/>
        </w:rPr>
        <w:t xml:space="preserve"> as much glass window area as Tenant deems necessary</w:t>
      </w:r>
      <w:r>
        <w:rPr>
          <w:rFonts w:cs="Times New Roman"/>
          <w:szCs w:val="24"/>
        </w:rPr>
        <w:t>.</w:t>
      </w:r>
      <w:bookmarkEnd w:id="46"/>
    </w:p>
    <w:p w14:paraId="382DD4F9" w14:textId="77B36E89" w:rsidR="00DD5BF1" w:rsidRDefault="00D00E5F">
      <w:pPr>
        <w:pStyle w:val="Heading3"/>
        <w:adjustRightInd/>
        <w:rPr>
          <w:rFonts w:cs="Times New Roman"/>
          <w:szCs w:val="24"/>
        </w:rPr>
      </w:pPr>
      <w:bookmarkStart w:id="47" w:name="_Hlk108098697"/>
      <w:r>
        <w:rPr>
          <w:rFonts w:cs="Times New Roman"/>
          <w:szCs w:val="24"/>
        </w:rPr>
        <w:t>All of Landlord’s Work and Tenant’s Work shall be done in a good and workmanlike manner and in accordance with Legal Requirements. Each party shall be responsible for ensuring that its plans comply with Legal Requirements, which may include obtaining, at such party’s cost, any necessary variance or other exemption from Legal Requirements</w:t>
      </w:r>
      <w:bookmarkEnd w:id="47"/>
      <w:r w:rsidR="006B7468">
        <w:rPr>
          <w:rFonts w:cs="Times New Roman"/>
          <w:szCs w:val="24"/>
        </w:rPr>
        <w:t xml:space="preserve">; provided, any such variances sought be Tenant </w:t>
      </w:r>
      <w:r w:rsidR="00296AF3">
        <w:rPr>
          <w:rFonts w:cs="Times New Roman"/>
          <w:szCs w:val="24"/>
        </w:rPr>
        <w:t>must first be approved by Landlord in its reasonable discretion</w:t>
      </w:r>
      <w:r>
        <w:rPr>
          <w:rFonts w:cs="Times New Roman"/>
          <w:szCs w:val="24"/>
        </w:rPr>
        <w:t>.</w:t>
      </w:r>
    </w:p>
    <w:p w14:paraId="515021EF" w14:textId="0C2EF979" w:rsidR="00DD5BF1" w:rsidRDefault="00DD5BF1">
      <w:pPr>
        <w:pStyle w:val="Heading3"/>
        <w:adjustRightInd/>
        <w:rPr>
          <w:rFonts w:cs="Times New Roman"/>
          <w:szCs w:val="24"/>
        </w:rPr>
      </w:pPr>
      <w:r>
        <w:rPr>
          <w:rFonts w:cs="Times New Roman"/>
          <w:szCs w:val="24"/>
        </w:rPr>
        <w:t xml:space="preserve">Neither Tenant, nor Tenant’s Agents (including its general contractor and subcontractors) shall be required to post any bond, security deposit or other form of security or proof of financial ability in connection with Tenant’s Work or any other Alterations or work at the Shopping Center. Neither Tenant, nor Tenant’s Agents shall be required to pay or reimburse Landlord or Landlord’s Agents for any chargebacks, fees, expenses, or other costs in connection with the Landlord’s Work, Tenant’s Work or any other Alterations or work at the Shopping Center, including for the review and/or approval of any plans relating thereto. Notwithstanding the foregoing to the contrary, </w:t>
      </w:r>
      <w:r w:rsidR="00834568">
        <w:rPr>
          <w:rFonts w:cs="Times New Roman"/>
          <w:szCs w:val="24"/>
        </w:rPr>
        <w:t xml:space="preserve">except </w:t>
      </w:r>
      <w:r>
        <w:rPr>
          <w:rFonts w:cs="Times New Roman"/>
          <w:szCs w:val="24"/>
        </w:rPr>
        <w:t xml:space="preserve">Tenant shall reimburse Landlord </w:t>
      </w:r>
      <w:r w:rsidR="00834568">
        <w:rPr>
          <w:rFonts w:cs="Times New Roman"/>
          <w:szCs w:val="24"/>
        </w:rPr>
        <w:t xml:space="preserve">within thirty (30) days of receipt of invoice </w:t>
      </w:r>
      <w:r>
        <w:rPr>
          <w:rFonts w:cs="Times New Roman"/>
          <w:szCs w:val="24"/>
        </w:rPr>
        <w:t xml:space="preserve">for the reasonable cost of any utilities consumed </w:t>
      </w:r>
      <w:r w:rsidR="002A26F9">
        <w:rPr>
          <w:rFonts w:cs="Times New Roman"/>
          <w:szCs w:val="24"/>
        </w:rPr>
        <w:t>pay Landlord a one-time</w:t>
      </w:r>
      <w:r w:rsidR="004E4AA0">
        <w:rPr>
          <w:rFonts w:cs="Times New Roman"/>
          <w:szCs w:val="24"/>
        </w:rPr>
        <w:t xml:space="preserve"> fixed</w:t>
      </w:r>
      <w:r w:rsidR="002A26F9">
        <w:rPr>
          <w:rFonts w:cs="Times New Roman"/>
          <w:szCs w:val="24"/>
        </w:rPr>
        <w:t xml:space="preserve"> charge of </w:t>
      </w:r>
      <w:r w:rsidR="004E4AA0">
        <w:rPr>
          <w:rFonts w:cs="Times New Roman"/>
          <w:szCs w:val="24"/>
        </w:rPr>
        <w:t>Four Thousand Five Hundred</w:t>
      </w:r>
      <w:r w:rsidR="002A26F9">
        <w:rPr>
          <w:rFonts w:cs="Times New Roman"/>
          <w:szCs w:val="24"/>
        </w:rPr>
        <w:t xml:space="preserve"> and 00/100 Dollars</w:t>
      </w:r>
      <w:r w:rsidR="00834568">
        <w:rPr>
          <w:rFonts w:cs="Times New Roman"/>
          <w:szCs w:val="24"/>
        </w:rPr>
        <w:t xml:space="preserve"> ($4,500.00)</w:t>
      </w:r>
      <w:r w:rsidR="004E4AA0">
        <w:rPr>
          <w:rFonts w:cs="Times New Roman"/>
          <w:szCs w:val="24"/>
        </w:rPr>
        <w:t>,</w:t>
      </w:r>
      <w:r w:rsidR="004E4AA0" w:rsidRPr="004E4AA0">
        <w:rPr>
          <w:rFonts w:cs="Times New Roman"/>
          <w:szCs w:val="24"/>
        </w:rPr>
        <w:t xml:space="preserve"> </w:t>
      </w:r>
      <w:r w:rsidR="004E4AA0">
        <w:rPr>
          <w:rFonts w:cs="Times New Roman"/>
          <w:szCs w:val="24"/>
        </w:rPr>
        <w:t xml:space="preserve">calculated at the rate of </w:t>
      </w:r>
      <w:r w:rsidR="00834568">
        <w:rPr>
          <w:rFonts w:cs="Times New Roman"/>
          <w:szCs w:val="24"/>
        </w:rPr>
        <w:t>One Dollar (</w:t>
      </w:r>
      <w:r w:rsidR="004E4AA0">
        <w:rPr>
          <w:rFonts w:cs="Times New Roman"/>
          <w:szCs w:val="24"/>
        </w:rPr>
        <w:t>$1.00</w:t>
      </w:r>
      <w:r w:rsidR="00834568">
        <w:rPr>
          <w:rFonts w:cs="Times New Roman"/>
          <w:szCs w:val="24"/>
        </w:rPr>
        <w:t>)</w:t>
      </w:r>
      <w:r w:rsidR="004E4AA0">
        <w:rPr>
          <w:rFonts w:cs="Times New Roman"/>
          <w:szCs w:val="24"/>
        </w:rPr>
        <w:t xml:space="preserve"> per square foot of GLA of the Premises </w:t>
      </w:r>
      <w:r w:rsidR="002A26F9">
        <w:rPr>
          <w:rFonts w:cs="Times New Roman"/>
          <w:szCs w:val="24"/>
        </w:rPr>
        <w:t>for</w:t>
      </w:r>
      <w:r>
        <w:rPr>
          <w:rFonts w:cs="Times New Roman"/>
          <w:szCs w:val="24"/>
        </w:rPr>
        <w:t xml:space="preserve"> trash removal services used by Tenant during Tenant’s Construction Period.</w:t>
      </w:r>
      <w:r w:rsidR="006815A1">
        <w:rPr>
          <w:rFonts w:cs="Times New Roman"/>
          <w:szCs w:val="24"/>
        </w:rPr>
        <w:t xml:space="preserve"> There shall be no </w:t>
      </w:r>
      <w:r w:rsidR="00EB7654">
        <w:rPr>
          <w:rFonts w:cs="Times New Roman"/>
          <w:szCs w:val="24"/>
        </w:rPr>
        <w:t>“</w:t>
      </w:r>
      <w:r w:rsidR="006815A1">
        <w:rPr>
          <w:rFonts w:cs="Times New Roman"/>
          <w:szCs w:val="24"/>
        </w:rPr>
        <w:t>grand opening fee</w:t>
      </w:r>
      <w:r w:rsidR="00EB7654">
        <w:rPr>
          <w:rFonts w:cs="Times New Roman"/>
          <w:szCs w:val="24"/>
        </w:rPr>
        <w:t>”</w:t>
      </w:r>
      <w:r w:rsidR="006815A1">
        <w:rPr>
          <w:rFonts w:cs="Times New Roman"/>
          <w:szCs w:val="24"/>
        </w:rPr>
        <w:t xml:space="preserve"> or the like. </w:t>
      </w:r>
    </w:p>
    <w:p w14:paraId="0A32A0A0" w14:textId="77777777" w:rsidR="00DD5BF1" w:rsidRDefault="00DD5BF1">
      <w:pPr>
        <w:pStyle w:val="Heading3"/>
        <w:adjustRightInd/>
        <w:rPr>
          <w:rFonts w:cs="Times New Roman"/>
          <w:szCs w:val="24"/>
        </w:rPr>
      </w:pPr>
      <w:bookmarkStart w:id="48" w:name="_Hlk108098727"/>
      <w:r>
        <w:rPr>
          <w:rFonts w:cs="Times New Roman"/>
          <w:szCs w:val="24"/>
        </w:rPr>
        <w:t>Promptly upon Tenant’s request, Landlord shall deliver to Tenant a copy of the most recent construction schedule for Landlord’s Work with respect to the Premises and the Shopping Center. Thereafter until Delivery of Possession, Landlord shall promptly notify Tenant of any material changes to the construction schedule.</w:t>
      </w:r>
      <w:bookmarkEnd w:id="48"/>
    </w:p>
    <w:p w14:paraId="5348C296" w14:textId="77777777" w:rsidR="00DD5BF1" w:rsidRDefault="00DD5BF1">
      <w:pPr>
        <w:pStyle w:val="Heading2"/>
        <w:adjustRightInd/>
        <w:rPr>
          <w:rFonts w:cs="Times New Roman"/>
          <w:bCs w:val="0"/>
          <w:vanish/>
          <w:szCs w:val="24"/>
          <w:specVanish/>
        </w:rPr>
      </w:pPr>
      <w:r>
        <w:rPr>
          <w:rFonts w:cs="Times New Roman"/>
          <w:bCs w:val="0"/>
          <w:szCs w:val="24"/>
        </w:rPr>
        <w:lastRenderedPageBreak/>
        <w:t>Construction Plans</w:t>
      </w:r>
    </w:p>
    <w:p w14:paraId="295DD1A1" w14:textId="77777777" w:rsidR="00DD5BF1" w:rsidRDefault="00DD5BF1">
      <w:pPr>
        <w:adjustRightInd/>
        <w:rPr>
          <w:rFonts w:cs="Times New Roman"/>
          <w:szCs w:val="24"/>
        </w:rPr>
      </w:pPr>
    </w:p>
    <w:p w14:paraId="0F3FDEDD" w14:textId="03872A64" w:rsidR="00DD5BF1" w:rsidRDefault="00DD5BF1">
      <w:pPr>
        <w:pStyle w:val="Heading3"/>
        <w:adjustRightInd/>
        <w:rPr>
          <w:rFonts w:cs="Times New Roman"/>
          <w:szCs w:val="24"/>
        </w:rPr>
      </w:pPr>
      <w:r>
        <w:rPr>
          <w:rFonts w:cs="Times New Roman"/>
          <w:szCs w:val="24"/>
        </w:rPr>
        <w:t>Notwithstanding anything in this Lease to the contrary, Landlord acknowledges and agrees that Tenant shall rely upon the LOD</w:t>
      </w:r>
      <w:r w:rsidR="00F627DC">
        <w:rPr>
          <w:rFonts w:cs="Times New Roman"/>
          <w:szCs w:val="24"/>
        </w:rPr>
        <w:t xml:space="preserve">. In addition, Tenant shall survey the Premises which, for the purposes of this provision, may be limited to a field check of the conditions shown on the LOD. If there are concealed conditions affecting the Premises which are not depicted on said LOD, or which Tenant did not have actual knowledge from its own inspection of the Premises (any such conditions, </w:t>
      </w:r>
      <w:r w:rsidR="00EB7654">
        <w:rPr>
          <w:rFonts w:cs="Times New Roman"/>
          <w:szCs w:val="24"/>
        </w:rPr>
        <w:t>“</w:t>
      </w:r>
      <w:r w:rsidR="00F627DC">
        <w:rPr>
          <w:rFonts w:cs="Times New Roman"/>
          <w:b/>
          <w:szCs w:val="24"/>
        </w:rPr>
        <w:t>Concealed Conditions</w:t>
      </w:r>
      <w:r w:rsidR="00EB7654">
        <w:rPr>
          <w:rFonts w:cs="Times New Roman"/>
          <w:szCs w:val="24"/>
        </w:rPr>
        <w:t>”</w:t>
      </w:r>
      <w:r w:rsidR="00F627DC">
        <w:rPr>
          <w:rFonts w:cs="Times New Roman"/>
          <w:szCs w:val="24"/>
        </w:rPr>
        <w:t>)</w:t>
      </w:r>
      <w:r>
        <w:rPr>
          <w:rFonts w:cs="Times New Roman"/>
          <w:szCs w:val="24"/>
        </w:rPr>
        <w:t>, Landlord shall reimburse Tenant for all costs incurred by Tenant resulting from the Concealed Conditions within ten (10) days after receipt of an invoice therefor. If Landlord fails to pay such costs within ten (10) days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 The Construction Period shall be tolled and the Commencement Date and Tenant’s obligation to pay Rent shall be postponed to the extent of any delays caused by Concealed Conditions.</w:t>
      </w:r>
    </w:p>
    <w:p w14:paraId="205581CE" w14:textId="361E5B5A" w:rsidR="00DD5BF1" w:rsidRDefault="00DD5BF1">
      <w:pPr>
        <w:pStyle w:val="Heading3"/>
        <w:adjustRightInd/>
        <w:rPr>
          <w:rFonts w:cs="Times New Roman"/>
          <w:szCs w:val="24"/>
        </w:rPr>
      </w:pPr>
      <w:r>
        <w:rPr>
          <w:rFonts w:cs="Times New Roman"/>
          <w:szCs w:val="24"/>
        </w:rPr>
        <w:t>Tenant shall submit to Landlord a complete set of Tenant’s construction drawings for Tenant’s Work (including Tenant’s exterior signs as set forth in Section 3.6) (</w:t>
      </w:r>
      <w:r w:rsidR="00EB7654">
        <w:rPr>
          <w:rFonts w:cs="Times New Roman"/>
          <w:szCs w:val="24"/>
        </w:rPr>
        <w:t>“</w:t>
      </w:r>
      <w:r>
        <w:rPr>
          <w:rFonts w:cs="Times New Roman"/>
          <w:b/>
          <w:szCs w:val="24"/>
        </w:rPr>
        <w:t>Preliminary Tenant Plans</w:t>
      </w:r>
      <w:r w:rsidR="00EB7654">
        <w:rPr>
          <w:rFonts w:cs="Times New Roman"/>
          <w:szCs w:val="24"/>
        </w:rPr>
        <w:t>”</w:t>
      </w:r>
      <w:r>
        <w:rPr>
          <w:rFonts w:cs="Times New Roman"/>
          <w:szCs w:val="24"/>
        </w:rPr>
        <w:t xml:space="preserve">). Within twenty (20) days after Landlord’s receipt of the Preliminary Tenant Plans, Landlord shall review and notify Tenant in writing of Landlord’s approval or disapproval of the Preliminary Tenant Plans. Any disapproval notice shall specify, with reasonable particularity, the reasons for disapproval. If Landlord disapproves the Preliminary Tenant Plans, Tenant shall revise the Preliminary Tenant Plans and resubmit such revised Preliminary Tenant Plans to Landlord within twenty (20) days after Tenant’s receipt of Landlord’s disapproval notice. Within twenty (20) days after Landlord’s receipt of such revised Preliminary Tenant Plans, Landlord shall review and notify Tenant in writing of Landlord’s approval or disapproval of such revised Preliminary Tenant Plans. Any disapproval notice shall specify, with reasonable particularity, the reasons for disapproval. If Landlord disapproves such revised Preliminary Tenant Plans, the procedures set forth above for revision and approval of the revised Preliminary Tenant Plans shall be repeated until the Preliminary Tenant Plans are finally approved by Landlord and Tenant. The Preliminary Tenant Plans, as approved by Landlord and Tenant, are referred to herein as the </w:t>
      </w:r>
      <w:r w:rsidR="00EB7654">
        <w:rPr>
          <w:rFonts w:cs="Times New Roman"/>
          <w:szCs w:val="24"/>
        </w:rPr>
        <w:t>“</w:t>
      </w:r>
      <w:r>
        <w:rPr>
          <w:rFonts w:cs="Times New Roman"/>
          <w:b/>
          <w:szCs w:val="24"/>
        </w:rPr>
        <w:t>Approved Tenant Plans</w:t>
      </w:r>
      <w:r w:rsidR="00EB7654">
        <w:rPr>
          <w:rFonts w:cs="Times New Roman"/>
          <w:szCs w:val="24"/>
        </w:rPr>
        <w:t>”</w:t>
      </w:r>
      <w:r>
        <w:rPr>
          <w:rFonts w:cs="Times New Roman"/>
          <w:szCs w:val="24"/>
        </w:rPr>
        <w:t>. The Approved Tenant Plans shall not be modified without the prior written consent of Landlord and Tenant, which consent shall not be unreasonably withheld, delayed or conditioned unless such modification requires material changes to the approving party’s plans or materially increases the approving party’s costs of construction.</w:t>
      </w:r>
    </w:p>
    <w:p w14:paraId="5DD20C49" w14:textId="77777777" w:rsidR="00517CFE" w:rsidRDefault="00DD5BF1" w:rsidP="00517CFE">
      <w:pPr>
        <w:pStyle w:val="Heading3"/>
        <w:adjustRightInd/>
        <w:rPr>
          <w:rFonts w:cs="Times New Roman"/>
          <w:szCs w:val="24"/>
        </w:rPr>
      </w:pPr>
      <w:r>
        <w:rPr>
          <w:rFonts w:cs="Times New Roman"/>
          <w:szCs w:val="24"/>
        </w:rPr>
        <w:t>Landlord shall submit to Tenant a complete set of Landlord’s construction drawings for Landlord’s Work (</w:t>
      </w:r>
      <w:r w:rsidR="00EB7654">
        <w:rPr>
          <w:rFonts w:cs="Times New Roman"/>
          <w:szCs w:val="24"/>
        </w:rPr>
        <w:t>“</w:t>
      </w:r>
      <w:r>
        <w:rPr>
          <w:rFonts w:cs="Times New Roman"/>
          <w:b/>
          <w:szCs w:val="24"/>
        </w:rPr>
        <w:t>Preliminary Landlord Plans</w:t>
      </w:r>
      <w:r w:rsidR="00EB7654">
        <w:rPr>
          <w:rFonts w:cs="Times New Roman"/>
          <w:szCs w:val="24"/>
        </w:rPr>
        <w:t>”</w:t>
      </w:r>
      <w:r>
        <w:rPr>
          <w:rFonts w:cs="Times New Roman"/>
          <w:szCs w:val="24"/>
        </w:rPr>
        <w:t xml:space="preserve">), including (to the extent applicable to the scope of Landlord’s Work) so-called </w:t>
      </w:r>
      <w:r w:rsidR="00EB7654">
        <w:rPr>
          <w:rFonts w:cs="Times New Roman"/>
          <w:szCs w:val="24"/>
        </w:rPr>
        <w:t>“</w:t>
      </w:r>
      <w:r>
        <w:rPr>
          <w:rFonts w:cs="Times New Roman"/>
          <w:szCs w:val="24"/>
        </w:rPr>
        <w:t>shop drawings</w:t>
      </w:r>
      <w:r w:rsidR="00EB7654">
        <w:rPr>
          <w:rFonts w:cs="Times New Roman"/>
          <w:szCs w:val="24"/>
        </w:rPr>
        <w:t>”</w:t>
      </w:r>
      <w:r>
        <w:rPr>
          <w:rFonts w:cs="Times New Roman"/>
          <w:szCs w:val="24"/>
        </w:rPr>
        <w:t xml:space="preserve"> showing in detail the plans and specifications for that portion of Landlord’s Work relating to heating, ventilation, and air-conditioning (</w:t>
      </w:r>
      <w:r w:rsidR="00EB7654">
        <w:rPr>
          <w:rFonts w:cs="Times New Roman"/>
          <w:szCs w:val="24"/>
        </w:rPr>
        <w:t>“</w:t>
      </w:r>
      <w:r>
        <w:rPr>
          <w:rFonts w:cs="Times New Roman"/>
          <w:b/>
          <w:szCs w:val="24"/>
        </w:rPr>
        <w:t>HVAC</w:t>
      </w:r>
      <w:r w:rsidR="00EB7654">
        <w:rPr>
          <w:rFonts w:cs="Times New Roman"/>
          <w:szCs w:val="24"/>
        </w:rPr>
        <w:t>”</w:t>
      </w:r>
      <w:r>
        <w:rPr>
          <w:rFonts w:cs="Times New Roman"/>
          <w:szCs w:val="24"/>
        </w:rPr>
        <w:t xml:space="preserve">) and the storefront of the Premises prepared in accordance with the Construction Exhibit. On the date that is twenty (20) days after Tenant’s receipt of the Preliminary Landlord Plans, Tenant shall review and notify Landlord in writing of Tenant’s approval or disapproval of the Preliminary Landlord Plans. Any disapproval notice shall specify, with reasonable particularity, the reasons for disapproval. If Tenant disapproves the Preliminary Landlord Plans, Landlord shall revise the Preliminary Landlord Plans and resubmit such revised Preliminary Landlord Plans to Tenant within twenty (20) days after Landlord’s receipt of Tenant’s disapproval notice. Within twenty (20) days after Tenant’s receipt of such revised Preliminary Landlord Plans, Tenant shall review and notify Landlord in writing of Tenant’s approval or disapproval of such revised Preliminary Landlord Plans. Any disapproval notice shall specify, with reasonable particularity, the reasons for disapproval. If Tenant disapproves such revised Preliminary Landlord Plans, the procedures set forth above for revision and approval of the revised Preliminary Landlord Plans shall be repeated until the Preliminary Landlord Plans are finally approved by Tenant and Landlord. The Preliminary Landlord Plans, as approved by Tenant and Landlord, are referred to herein as the </w:t>
      </w:r>
      <w:r w:rsidR="00EB7654">
        <w:rPr>
          <w:rFonts w:cs="Times New Roman"/>
          <w:szCs w:val="24"/>
        </w:rPr>
        <w:t>“</w:t>
      </w:r>
      <w:r>
        <w:rPr>
          <w:rFonts w:cs="Times New Roman"/>
          <w:b/>
          <w:szCs w:val="24"/>
        </w:rPr>
        <w:t>Approved Landlord Plans</w:t>
      </w:r>
      <w:r w:rsidR="00EB7654">
        <w:rPr>
          <w:rFonts w:cs="Times New Roman"/>
          <w:szCs w:val="24"/>
        </w:rPr>
        <w:t>”</w:t>
      </w:r>
      <w:r>
        <w:rPr>
          <w:rFonts w:cs="Times New Roman"/>
          <w:szCs w:val="24"/>
        </w:rPr>
        <w:t>. The Approved Landlord Plans shall not be modified without the prior written consent of Landlord and Tenant, which consent shall not be unreasonably withheld, delayed or conditioned unless such modification requires material changes to the approving party’s plans or materially increases the approving party’s costs of construction.</w:t>
      </w:r>
    </w:p>
    <w:p w14:paraId="30C260BD" w14:textId="3E57BD38" w:rsidR="00023F01" w:rsidRPr="00517CFE" w:rsidRDefault="00044B26" w:rsidP="00517CFE">
      <w:pPr>
        <w:pStyle w:val="Heading3"/>
        <w:adjustRightInd/>
        <w:rPr>
          <w:rFonts w:cs="Times New Roman"/>
          <w:szCs w:val="24"/>
        </w:rPr>
      </w:pPr>
      <w:r w:rsidRPr="00517CFE">
        <w:rPr>
          <w:spacing w:val="-3"/>
        </w:rPr>
        <w:lastRenderedPageBreak/>
        <w:t xml:space="preserve">Tenant shall be responsible for obtaining and maintaining at its expense throughout </w:t>
      </w:r>
      <w:r w:rsidR="00BC150A" w:rsidRPr="00517CFE">
        <w:rPr>
          <w:spacing w:val="-3"/>
        </w:rPr>
        <w:t>the</w:t>
      </w:r>
      <w:r w:rsidRPr="00517CFE">
        <w:rPr>
          <w:spacing w:val="-3"/>
        </w:rPr>
        <w:t xml:space="preserve"> Term all business permits and licenses, including all health and environmental permits, required for the operation of its business by applicable federal, state and local laws and regulations </w:t>
      </w:r>
      <w:r w:rsidR="008A4579" w:rsidRPr="00517CFE">
        <w:rPr>
          <w:spacing w:val="-3"/>
        </w:rPr>
        <w:t>that are Tenant Generated</w:t>
      </w:r>
      <w:r w:rsidR="003658CD" w:rsidRPr="00517CFE">
        <w:rPr>
          <w:spacing w:val="-3"/>
        </w:rPr>
        <w:t xml:space="preserve"> (defined below)</w:t>
      </w:r>
      <w:r w:rsidRPr="00517CFE">
        <w:rPr>
          <w:spacing w:val="-3"/>
        </w:rPr>
        <w:t xml:space="preserve"> (</w:t>
      </w:r>
      <w:r w:rsidR="00EB7654" w:rsidRPr="00517CFE">
        <w:rPr>
          <w:spacing w:val="-3"/>
        </w:rPr>
        <w:t>“</w:t>
      </w:r>
      <w:r w:rsidRPr="00517CFE">
        <w:rPr>
          <w:b/>
          <w:bCs/>
          <w:spacing w:val="-3"/>
        </w:rPr>
        <w:t>Tenant’s</w:t>
      </w:r>
      <w:r w:rsidR="008A4579" w:rsidRPr="00517CFE">
        <w:rPr>
          <w:b/>
          <w:bCs/>
          <w:spacing w:val="-3"/>
        </w:rPr>
        <w:t> </w:t>
      </w:r>
      <w:r w:rsidRPr="00517CFE">
        <w:rPr>
          <w:b/>
          <w:bCs/>
          <w:spacing w:val="-3"/>
        </w:rPr>
        <w:t>Permits</w:t>
      </w:r>
      <w:r w:rsidR="00EB7654" w:rsidRPr="00517CFE">
        <w:rPr>
          <w:spacing w:val="-3"/>
        </w:rPr>
        <w:t>”</w:t>
      </w:r>
      <w:r w:rsidRPr="00517CFE">
        <w:rPr>
          <w:spacing w:val="-3"/>
        </w:rPr>
        <w:t>).</w:t>
      </w:r>
      <w:r w:rsidR="00BC150A" w:rsidRPr="00517CFE">
        <w:rPr>
          <w:spacing w:val="-3"/>
        </w:rPr>
        <w:t xml:space="preserve"> </w:t>
      </w:r>
      <w:r w:rsidR="00296AF3" w:rsidRPr="00517CFE">
        <w:rPr>
          <w:spacing w:val="-3"/>
        </w:rPr>
        <w:t xml:space="preserve">No later than </w:t>
      </w:r>
      <w:r w:rsidR="000C10B1" w:rsidRPr="00517CFE">
        <w:rPr>
          <w:rFonts w:cs="Arial"/>
          <w:spacing w:val="-3"/>
        </w:rPr>
        <w:t>ninety</w:t>
      </w:r>
      <w:r w:rsidRPr="00517CFE">
        <w:rPr>
          <w:rFonts w:cs="Arial"/>
          <w:spacing w:val="-3"/>
        </w:rPr>
        <w:t xml:space="preserve"> (</w:t>
      </w:r>
      <w:r w:rsidR="000C10B1" w:rsidRPr="00517CFE">
        <w:rPr>
          <w:rFonts w:cs="Arial"/>
          <w:spacing w:val="-3"/>
        </w:rPr>
        <w:t>9</w:t>
      </w:r>
      <w:r w:rsidRPr="00517CFE">
        <w:rPr>
          <w:rFonts w:cs="Arial"/>
          <w:spacing w:val="-3"/>
        </w:rPr>
        <w:t xml:space="preserve">0) days </w:t>
      </w:r>
      <w:r w:rsidR="00BC150A" w:rsidRPr="00517CFE">
        <w:rPr>
          <w:rFonts w:cs="Arial"/>
          <w:spacing w:val="-3"/>
        </w:rPr>
        <w:t>prior to the Anticipated Delivery Date</w:t>
      </w:r>
      <w:r w:rsidRPr="00517CFE">
        <w:rPr>
          <w:rFonts w:cs="Arial"/>
          <w:spacing w:val="-3"/>
        </w:rPr>
        <w:t xml:space="preserve">, </w:t>
      </w:r>
      <w:r w:rsidRPr="00517CFE">
        <w:rPr>
          <w:rFonts w:cs="Arial"/>
        </w:rPr>
        <w:t xml:space="preserve">Tenant shall apply to the applicable governmental and/or quasi-governmental authorities and thereafter diligently pursue in good faith its Tenant Permits, at its own cost and expense. </w:t>
      </w:r>
      <w:r w:rsidR="005E60C2">
        <w:rPr>
          <w:rFonts w:cs="Arial"/>
          <w:spacing w:val="-3"/>
        </w:rPr>
        <w:t>If</w:t>
      </w:r>
      <w:r w:rsidR="00023F01" w:rsidRPr="00517CFE">
        <w:rPr>
          <w:rFonts w:cs="Arial"/>
          <w:spacing w:val="-3"/>
        </w:rPr>
        <w:t xml:space="preserve"> Tenant receives any comments from any city or other governmental authority in connection with Tenant’s Permits, Tenant agrees to </w:t>
      </w:r>
      <w:r w:rsidR="005E60C2">
        <w:rPr>
          <w:rFonts w:cs="Arial"/>
          <w:spacing w:val="-3"/>
        </w:rPr>
        <w:t xml:space="preserve">use commercially reasonable efforts to </w:t>
      </w:r>
      <w:r w:rsidR="00023F01" w:rsidRPr="00517CFE">
        <w:rPr>
          <w:rFonts w:cs="Arial"/>
          <w:spacing w:val="-3"/>
        </w:rPr>
        <w:t>respond to such comments within ten (10) business days of receipt.</w:t>
      </w:r>
      <w:r w:rsidR="005E60C2">
        <w:rPr>
          <w:rFonts w:cs="Arial"/>
          <w:spacing w:val="-3"/>
        </w:rPr>
        <w:t xml:space="preserve"> </w:t>
      </w:r>
      <w:r w:rsidR="00023F01" w:rsidRPr="00517CFE">
        <w:rPr>
          <w:rFonts w:cs="Arial"/>
          <w:spacing w:val="-3"/>
        </w:rPr>
        <w:t>Tenant shall continue this process of responding to any city or other governmental authority in connection with Tenant’s Permits until Tenant has either (</w:t>
      </w:r>
      <w:proofErr w:type="spellStart"/>
      <w:r w:rsidR="00023F01" w:rsidRPr="00517CFE">
        <w:rPr>
          <w:rFonts w:cs="Arial"/>
          <w:spacing w:val="-3"/>
        </w:rPr>
        <w:t>i</w:t>
      </w:r>
      <w:proofErr w:type="spellEnd"/>
      <w:r w:rsidR="00023F01" w:rsidRPr="00517CFE">
        <w:rPr>
          <w:rFonts w:cs="Arial"/>
          <w:spacing w:val="-3"/>
        </w:rPr>
        <w:t>) obtained Tenant’s Permits, or (ii) Tenant has enlisted Landlord’s assistant to obtain Tenant’s Permits, at Tenant’s sole cost and expense.</w:t>
      </w:r>
      <w:r w:rsidR="005E60C2">
        <w:rPr>
          <w:rFonts w:cs="Arial"/>
          <w:spacing w:val="-3"/>
        </w:rPr>
        <w:t xml:space="preserve"> </w:t>
      </w:r>
      <w:r w:rsidR="00023F01" w:rsidRPr="00517CFE">
        <w:rPr>
          <w:rFonts w:cs="Arial"/>
          <w:spacing w:val="-3"/>
        </w:rPr>
        <w:t xml:space="preserve">If Tenant is unable to obtain Tenant’s Permits by the Permit Deadline, Landlord shall have the right to pursue the same on Tenant’s behalf but at </w:t>
      </w:r>
      <w:r w:rsidR="00073CA0">
        <w:rPr>
          <w:rFonts w:cs="Arial"/>
          <w:spacing w:val="-3"/>
        </w:rPr>
        <w:t>Landlord’s</w:t>
      </w:r>
      <w:r w:rsidR="00023F01" w:rsidRPr="00517CFE">
        <w:rPr>
          <w:rFonts w:cs="Arial"/>
          <w:spacing w:val="-3"/>
        </w:rPr>
        <w:t xml:space="preserve"> sole cost and expense.</w:t>
      </w:r>
      <w:r w:rsidR="005E60C2">
        <w:rPr>
          <w:rFonts w:cs="Arial"/>
          <w:spacing w:val="-3"/>
        </w:rPr>
        <w:t xml:space="preserve"> </w:t>
      </w:r>
      <w:r w:rsidR="00023F01" w:rsidRPr="00517CFE">
        <w:rPr>
          <w:rFonts w:cs="Arial"/>
          <w:spacing w:val="-3"/>
        </w:rPr>
        <w:t>If neither Landlord nor Tenant is able to obtain Tenant’s Permits within sixty (60) days following the expiration of the Permit Deadline, either party shall have the right to terminate this Lease with written notice to the other given within ten (10) days following the expiration of said 60-day period, in which event Landlord shall promptly refund to Tenant the Security Deposit and any other sums paid to Landlord pursuant to this Lease.</w:t>
      </w:r>
      <w:r w:rsidR="005E60C2">
        <w:rPr>
          <w:rFonts w:cs="Arial"/>
          <w:spacing w:val="-3"/>
        </w:rPr>
        <w:t xml:space="preserve"> </w:t>
      </w:r>
      <w:r w:rsidR="00023F01" w:rsidRPr="00517CFE">
        <w:rPr>
          <w:rFonts w:cs="Arial"/>
          <w:spacing w:val="-3"/>
        </w:rPr>
        <w:t>Failure to terminate within ten (10) days shall be deemed a waiver of such party’s right to terminate this Lease. “</w:t>
      </w:r>
      <w:r w:rsidR="00023F01" w:rsidRPr="005E60C2">
        <w:rPr>
          <w:rFonts w:cs="Arial"/>
          <w:b/>
          <w:bCs/>
          <w:spacing w:val="-3"/>
        </w:rPr>
        <w:t>Permit Deadline</w:t>
      </w:r>
      <w:r w:rsidR="00023F01" w:rsidRPr="00517CFE">
        <w:rPr>
          <w:rFonts w:cs="Arial"/>
          <w:spacing w:val="-3"/>
        </w:rPr>
        <w:t xml:space="preserve">” shall be defined </w:t>
      </w:r>
      <w:r w:rsidR="005E60C2">
        <w:rPr>
          <w:rFonts w:cs="Arial"/>
          <w:spacing w:val="-3"/>
        </w:rPr>
        <w:t>the date that is</w:t>
      </w:r>
      <w:r w:rsidR="00023F01" w:rsidRPr="00517CFE">
        <w:rPr>
          <w:rFonts w:cs="Arial"/>
          <w:spacing w:val="-3"/>
        </w:rPr>
        <w:t xml:space="preserve"> </w:t>
      </w:r>
      <w:r w:rsidR="00073CA0">
        <w:rPr>
          <w:rFonts w:cs="Arial"/>
          <w:spacing w:val="-3"/>
        </w:rPr>
        <w:t>two hundred seventy (270) days</w:t>
      </w:r>
      <w:r w:rsidR="00023F01" w:rsidRPr="00517CFE">
        <w:rPr>
          <w:rFonts w:cs="Arial"/>
          <w:spacing w:val="-3"/>
        </w:rPr>
        <w:t xml:space="preserve"> following</w:t>
      </w:r>
      <w:r w:rsidR="005E60C2">
        <w:rPr>
          <w:rFonts w:cs="Arial"/>
          <w:spacing w:val="-3"/>
        </w:rPr>
        <w:t xml:space="preserve"> </w:t>
      </w:r>
      <w:r w:rsidR="00073CA0">
        <w:rPr>
          <w:rFonts w:cs="Arial"/>
          <w:spacing w:val="-3"/>
        </w:rPr>
        <w:t>the</w:t>
      </w:r>
      <w:r w:rsidR="005E60C2">
        <w:rPr>
          <w:rFonts w:cs="Arial"/>
          <w:spacing w:val="-3"/>
        </w:rPr>
        <w:t xml:space="preserve"> Anticipated Delivery Date</w:t>
      </w:r>
      <w:r w:rsidR="00023F01" w:rsidRPr="00517CFE">
        <w:rPr>
          <w:rFonts w:cs="Arial"/>
          <w:spacing w:val="-3"/>
        </w:rPr>
        <w:t>.</w:t>
      </w:r>
      <w:r w:rsidR="005E60C2">
        <w:rPr>
          <w:rFonts w:cs="Arial"/>
          <w:spacing w:val="-3"/>
        </w:rPr>
        <w:t xml:space="preserve"> </w:t>
      </w:r>
    </w:p>
    <w:p w14:paraId="34B2F954" w14:textId="77777777" w:rsidR="00DD5BF1" w:rsidRDefault="00DD5BF1">
      <w:pPr>
        <w:pStyle w:val="Heading2"/>
        <w:adjustRightInd/>
        <w:rPr>
          <w:rFonts w:cs="Times New Roman"/>
          <w:bCs w:val="0"/>
          <w:vanish/>
          <w:szCs w:val="24"/>
          <w:specVanish/>
        </w:rPr>
      </w:pPr>
      <w:r>
        <w:rPr>
          <w:rFonts w:cs="Times New Roman"/>
          <w:bCs w:val="0"/>
          <w:szCs w:val="24"/>
        </w:rPr>
        <w:t>Conflicts</w:t>
      </w:r>
    </w:p>
    <w:p w14:paraId="5113E594" w14:textId="77777777" w:rsidR="00DD5BF1" w:rsidRDefault="00DD5BF1">
      <w:pPr>
        <w:adjustRightInd/>
        <w:rPr>
          <w:rFonts w:cs="Times New Roman"/>
          <w:szCs w:val="24"/>
        </w:rPr>
      </w:pPr>
    </w:p>
    <w:p w14:paraId="035B4559" w14:textId="03D00FC5" w:rsidR="00DD5BF1" w:rsidRDefault="00DD5BF1">
      <w:pPr>
        <w:pStyle w:val="Body"/>
        <w:adjustRightInd/>
        <w:rPr>
          <w:rFonts w:cs="Times New Roman"/>
          <w:szCs w:val="24"/>
        </w:rPr>
      </w:pPr>
      <w:r>
        <w:rPr>
          <w:rFonts w:cs="Times New Roman"/>
          <w:szCs w:val="24"/>
        </w:rPr>
        <w:t>Nothing shall be binding as between Landlord and Tenant except to the extent set forth in this Lease or as otherwise agreed in writing by Landlord and Tenant. In the event of a conflict or inconsistency between (A) this Lease (other than the Construction Exhibit), (B) the Construction Exhibit, (C) the Approved Tenant Plans (with respect to Tenant’s Work) or the Approved Landlord Plans (with respect to Landlord’s Work), (D) any Design Criteria with which Tenant is required to comply under another provision of this Lease, and (E) any Rules with which Tenant is required to comply under another provision of this Lease, the following order of priority shall be determinative in resolving such conflicts or inconsistencies among the various documents: (1) this Lease (other than the Construction Exhibit), (2) the Approved Tenant Plans (with respect to Tenant’s Work) or the Approved Landlord Plans (with respect to Landlord’s Work), (3) the</w:t>
      </w:r>
      <w:r w:rsidR="009A1DE8">
        <w:rPr>
          <w:rFonts w:cs="Times New Roman"/>
          <w:szCs w:val="24"/>
        </w:rPr>
        <w:t xml:space="preserve"> Construction Exhibit</w:t>
      </w:r>
      <w:r w:rsidR="004A58A4">
        <w:rPr>
          <w:rFonts w:cs="Times New Roman"/>
          <w:szCs w:val="24"/>
        </w:rPr>
        <w:t xml:space="preserve">, (4) </w:t>
      </w:r>
      <w:r w:rsidR="009A1DE8">
        <w:rPr>
          <w:rFonts w:cs="Times New Roman"/>
          <w:szCs w:val="24"/>
        </w:rPr>
        <w:t xml:space="preserve">Design Criteria </w:t>
      </w:r>
      <w:r>
        <w:rPr>
          <w:rFonts w:cs="Times New Roman"/>
          <w:szCs w:val="24"/>
        </w:rPr>
        <w:t>and (5) the Rules.</w:t>
      </w:r>
    </w:p>
    <w:bookmarkEnd w:id="45"/>
    <w:p w14:paraId="5F800DFE" w14:textId="77777777" w:rsidR="00DD5BF1" w:rsidRDefault="00DD5BF1">
      <w:pPr>
        <w:pStyle w:val="Heading2"/>
        <w:adjustRightInd/>
        <w:rPr>
          <w:rFonts w:cs="Times New Roman"/>
          <w:bCs w:val="0"/>
          <w:vanish/>
          <w:szCs w:val="24"/>
          <w:specVanish/>
        </w:rPr>
      </w:pPr>
      <w:r>
        <w:rPr>
          <w:rFonts w:cs="Times New Roman"/>
          <w:bCs w:val="0"/>
          <w:szCs w:val="24"/>
        </w:rPr>
        <w:t>Completion of Landlord’s Work</w:t>
      </w:r>
    </w:p>
    <w:p w14:paraId="4EA5BEFC" w14:textId="77777777" w:rsidR="00DD5BF1" w:rsidRDefault="00DD5BF1">
      <w:pPr>
        <w:adjustRightInd/>
        <w:rPr>
          <w:rFonts w:cs="Times New Roman"/>
          <w:szCs w:val="24"/>
        </w:rPr>
      </w:pPr>
    </w:p>
    <w:p w14:paraId="479CB119" w14:textId="5A4C660E" w:rsidR="00DD5BF1" w:rsidRDefault="00DD5BF1">
      <w:pPr>
        <w:pStyle w:val="Body"/>
        <w:adjustRightInd/>
        <w:rPr>
          <w:rFonts w:cs="Times New Roman"/>
          <w:szCs w:val="24"/>
        </w:rPr>
      </w:pPr>
      <w:r>
        <w:rPr>
          <w:rFonts w:cs="Times New Roman"/>
          <w:szCs w:val="24"/>
        </w:rPr>
        <w:t>Landlord shall complete in all respects all of Landlord’s Work other than Minor Punchlist Items prior to the Anticipated Delivery Date. If Landlord fails to complete in all respects all of Landlord’s Work other than Minor Punchlist Items prior to the Anticipated Delivery Date, Tenant</w:t>
      </w:r>
      <w:r w:rsidR="001A1621">
        <w:rPr>
          <w:rFonts w:cs="Times New Roman"/>
          <w:szCs w:val="24"/>
        </w:rPr>
        <w:t>, after providing Landlord with ten (10) days’ prior written notice and an opportunity to cure,</w:t>
      </w:r>
      <w:r>
        <w:rPr>
          <w:rFonts w:cs="Times New Roman"/>
          <w:szCs w:val="24"/>
        </w:rPr>
        <w:t xml:space="preserve"> shall have the right, in addition to all of Tenant’s other rights and remedies, to complete such work after the Anticipated Delivery Date at Landlord’s cost on Landlord’s behalf (but Landlord shall remain responsible for such work), in which event Landlord shall reimburse Tenant for the actual costs incurred by Tenant within ten (10) days after receipt of an invoice therefor. If Landlord fails to pay such costs within ten (10) days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w:t>
      </w:r>
    </w:p>
    <w:p w14:paraId="6142E6F8" w14:textId="77777777" w:rsidR="00DD5BF1" w:rsidRDefault="00DD5BF1">
      <w:pPr>
        <w:pStyle w:val="Heading2"/>
        <w:adjustRightInd/>
        <w:rPr>
          <w:rFonts w:cs="Times New Roman"/>
          <w:bCs w:val="0"/>
          <w:vanish/>
          <w:szCs w:val="24"/>
          <w:specVanish/>
        </w:rPr>
      </w:pPr>
      <w:r>
        <w:rPr>
          <w:rFonts w:cs="Times New Roman"/>
          <w:bCs w:val="0"/>
          <w:szCs w:val="24"/>
        </w:rPr>
        <w:t>Punchlist Items</w:t>
      </w:r>
    </w:p>
    <w:p w14:paraId="5EA39E98" w14:textId="77777777" w:rsidR="00DD5BF1" w:rsidRDefault="00DD5BF1">
      <w:pPr>
        <w:adjustRightInd/>
        <w:rPr>
          <w:rFonts w:cs="Times New Roman"/>
          <w:szCs w:val="24"/>
        </w:rPr>
      </w:pPr>
    </w:p>
    <w:p w14:paraId="460819A4" w14:textId="22AD45F1" w:rsidR="00DD5BF1" w:rsidRDefault="00EB7654">
      <w:pPr>
        <w:pStyle w:val="Body"/>
        <w:adjustRightInd/>
        <w:rPr>
          <w:rFonts w:cs="Times New Roman"/>
          <w:szCs w:val="24"/>
        </w:rPr>
      </w:pPr>
      <w:bookmarkStart w:id="49" w:name="_Hlk78537724"/>
      <w:r>
        <w:rPr>
          <w:rFonts w:cs="Times New Roman"/>
          <w:szCs w:val="24"/>
        </w:rPr>
        <w:t>“</w:t>
      </w:r>
      <w:r w:rsidR="00DD5BF1">
        <w:rPr>
          <w:rFonts w:cs="Times New Roman"/>
          <w:b/>
          <w:szCs w:val="24"/>
        </w:rPr>
        <w:t>Minor Punchlist Item</w:t>
      </w:r>
      <w:r>
        <w:rPr>
          <w:rFonts w:cs="Times New Roman"/>
          <w:szCs w:val="24"/>
        </w:rPr>
        <w:t>”</w:t>
      </w:r>
      <w:r w:rsidR="00DD5BF1">
        <w:rPr>
          <w:rFonts w:cs="Times New Roman"/>
          <w:szCs w:val="24"/>
        </w:rPr>
        <w:t xml:space="preserve"> means a minor finishing or detail that would not delay the scheduled or anticipated commencement, performance or completion of Tenant’s Work, the scheduled opening of the Premises for business, or otherwise affect Tenant’s construction or opening schedule or increase Tenant’s costs.</w:t>
      </w:r>
      <w:r w:rsidR="000C3B35">
        <w:rPr>
          <w:rFonts w:cs="Times New Roman"/>
          <w:szCs w:val="24"/>
        </w:rPr>
        <w:t xml:space="preserve"> </w:t>
      </w:r>
      <w:r w:rsidR="004A58A4" w:rsidRPr="004A58A4">
        <w:rPr>
          <w:rFonts w:cs="Times New Roman"/>
          <w:szCs w:val="24"/>
        </w:rPr>
        <w:t xml:space="preserve">Tenant shall provide a written </w:t>
      </w:r>
      <w:proofErr w:type="spellStart"/>
      <w:r w:rsidR="004A58A4" w:rsidRPr="004A58A4">
        <w:rPr>
          <w:rFonts w:cs="Times New Roman"/>
          <w:szCs w:val="24"/>
        </w:rPr>
        <w:t>punchlist</w:t>
      </w:r>
      <w:proofErr w:type="spellEnd"/>
      <w:r w:rsidR="004A58A4" w:rsidRPr="004A58A4">
        <w:rPr>
          <w:rFonts w:cs="Times New Roman"/>
          <w:szCs w:val="24"/>
        </w:rPr>
        <w:t xml:space="preserve"> no later than ten (10) business days after </w:t>
      </w:r>
      <w:r w:rsidR="00EC2473">
        <w:rPr>
          <w:rFonts w:cs="Times New Roman"/>
          <w:szCs w:val="24"/>
        </w:rPr>
        <w:t>Tenant’s inspection</w:t>
      </w:r>
      <w:r w:rsidR="005E60C2">
        <w:rPr>
          <w:rFonts w:cs="Times New Roman"/>
          <w:szCs w:val="24"/>
        </w:rPr>
        <w:t>.</w:t>
      </w:r>
      <w:r w:rsidR="00EC2473">
        <w:rPr>
          <w:rFonts w:cs="Times New Roman"/>
          <w:szCs w:val="24"/>
        </w:rPr>
        <w:t xml:space="preserve"> </w:t>
      </w:r>
      <w:r w:rsidR="00DD5BF1">
        <w:rPr>
          <w:rFonts w:cs="Times New Roman"/>
          <w:szCs w:val="24"/>
        </w:rPr>
        <w:t xml:space="preserve">Landlord shall complete any Minor Punchlist </w:t>
      </w:r>
      <w:r w:rsidR="00DD5BF1">
        <w:rPr>
          <w:rFonts w:cs="Times New Roman"/>
          <w:szCs w:val="24"/>
        </w:rPr>
        <w:lastRenderedPageBreak/>
        <w:t xml:space="preserve">Item as soon as reasonably possible after receipt of a written </w:t>
      </w:r>
      <w:proofErr w:type="spellStart"/>
      <w:r w:rsidR="00DD5BF1">
        <w:rPr>
          <w:rFonts w:cs="Times New Roman"/>
          <w:szCs w:val="24"/>
        </w:rPr>
        <w:t>punchlist</w:t>
      </w:r>
      <w:proofErr w:type="spellEnd"/>
      <w:r w:rsidR="00DD5BF1">
        <w:rPr>
          <w:rFonts w:cs="Times New Roman"/>
          <w:szCs w:val="24"/>
        </w:rPr>
        <w:t xml:space="preserve"> but in no event later than ten (10) </w:t>
      </w:r>
      <w:r w:rsidR="004A58A4">
        <w:rPr>
          <w:rFonts w:cs="Times New Roman"/>
          <w:szCs w:val="24"/>
        </w:rPr>
        <w:t xml:space="preserve">business </w:t>
      </w:r>
      <w:r w:rsidR="00DD5BF1">
        <w:rPr>
          <w:rFonts w:cs="Times New Roman"/>
          <w:szCs w:val="24"/>
        </w:rPr>
        <w:t xml:space="preserve">days after receipt of a written </w:t>
      </w:r>
      <w:proofErr w:type="spellStart"/>
      <w:r w:rsidR="00DD5BF1">
        <w:rPr>
          <w:rFonts w:cs="Times New Roman"/>
          <w:szCs w:val="24"/>
        </w:rPr>
        <w:t>punchlist</w:t>
      </w:r>
      <w:proofErr w:type="spellEnd"/>
      <w:r w:rsidR="00DD5BF1">
        <w:rPr>
          <w:rFonts w:cs="Times New Roman"/>
          <w:szCs w:val="24"/>
        </w:rPr>
        <w:t xml:space="preserve">, provided however that if the nature of such Minor Punchlist Item is such that it cannot reasonably be completed within such period of ten (10) </w:t>
      </w:r>
      <w:r w:rsidR="004A58A4">
        <w:rPr>
          <w:rFonts w:cs="Times New Roman"/>
          <w:szCs w:val="24"/>
        </w:rPr>
        <w:t xml:space="preserve">business </w:t>
      </w:r>
      <w:r w:rsidR="00DD5BF1">
        <w:rPr>
          <w:rFonts w:cs="Times New Roman"/>
          <w:szCs w:val="24"/>
        </w:rPr>
        <w:t xml:space="preserve">days, then, upon notice to Tenant, Landlord shall have such additional time as is reasonably required to complete such Minor Punchlist Item provided Landlord commences to perform the Minor Punchlist Item within such period of ten (10) days and proceeds to completion with diligence and continuity. Notwithstanding the foregoing, any Minor Punchlist Item that poses imminent threat of injury or damage to persons or property or the imposition of a civil or criminal fine or penalty shall be completed immediately or, if immediate completion is not possible, then immediately </w:t>
      </w:r>
      <w:proofErr w:type="gramStart"/>
      <w:r w:rsidR="00DD5BF1">
        <w:rPr>
          <w:rFonts w:cs="Times New Roman"/>
          <w:szCs w:val="24"/>
        </w:rPr>
        <w:t>mitigated to the fullest extent</w:t>
      </w:r>
      <w:proofErr w:type="gramEnd"/>
      <w:r w:rsidR="00DD5BF1">
        <w:rPr>
          <w:rFonts w:cs="Times New Roman"/>
          <w:szCs w:val="24"/>
        </w:rPr>
        <w:t xml:space="preserve"> possible. If any such Minor Punchlist Items must be completed after commencement by Tenant of Tenant’s Work, Landlord shall coordinate with Tenant’s contractor to ensure timely completion of the Minor Punchlist Items and prevent any disruption to Tenant’s construction schedule and/or any delay in Tenant’s scheduled opening of the Premises for business.</w:t>
      </w:r>
      <w:r w:rsidR="000C3B35">
        <w:rPr>
          <w:rFonts w:cs="Times New Roman"/>
          <w:szCs w:val="24"/>
        </w:rPr>
        <w:t xml:space="preserve"> </w:t>
      </w:r>
      <w:bookmarkStart w:id="50" w:name="_cp_change_147"/>
      <w:bookmarkEnd w:id="50"/>
      <w:r w:rsidR="004A58A4" w:rsidRPr="004A58A4">
        <w:rPr>
          <w:rFonts w:cs="Times New Roman"/>
          <w:szCs w:val="24"/>
        </w:rPr>
        <w:t>Upon performance of the Minor Punchlist Items, Tenant shall promptly acknowledge completion of such items in writing.</w:t>
      </w:r>
      <w:r w:rsidR="000C3B35">
        <w:rPr>
          <w:rFonts w:cs="Times New Roman"/>
          <w:szCs w:val="24"/>
        </w:rPr>
        <w:t xml:space="preserve"> </w:t>
      </w:r>
      <w:r w:rsidR="00DD5BF1">
        <w:rPr>
          <w:rFonts w:cs="Times New Roman"/>
          <w:szCs w:val="24"/>
        </w:rPr>
        <w:t xml:space="preserve">If Landlord fails to complete any Minor Punchlist Item within the timeframe set forth above, then Tenant shall have the right, but not the obligation, to complete any such Minor Punchlist Item at Landlord’s cost on Landlord’s behalf (but Landlord shall remain responsible for such work), in which event Landlord shall reimburse Tenant for the </w:t>
      </w:r>
      <w:r w:rsidR="004A58A4">
        <w:rPr>
          <w:rFonts w:cs="Times New Roman"/>
          <w:szCs w:val="24"/>
        </w:rPr>
        <w:t xml:space="preserve">reasonable </w:t>
      </w:r>
      <w:r w:rsidR="00DD5BF1">
        <w:rPr>
          <w:rFonts w:cs="Times New Roman"/>
          <w:szCs w:val="24"/>
        </w:rPr>
        <w:t>actual costs incurred by Tenant within t</w:t>
      </w:r>
      <w:r w:rsidR="004A58A4">
        <w:rPr>
          <w:rFonts w:cs="Times New Roman"/>
          <w:szCs w:val="24"/>
        </w:rPr>
        <w:t xml:space="preserve">hirty </w:t>
      </w:r>
      <w:r w:rsidR="00DD5BF1">
        <w:rPr>
          <w:rFonts w:cs="Times New Roman"/>
          <w:szCs w:val="24"/>
        </w:rPr>
        <w:t>(</w:t>
      </w:r>
      <w:r w:rsidR="004A58A4">
        <w:rPr>
          <w:rFonts w:cs="Times New Roman"/>
          <w:szCs w:val="24"/>
        </w:rPr>
        <w:t>3</w:t>
      </w:r>
      <w:r w:rsidR="00DD5BF1">
        <w:rPr>
          <w:rFonts w:cs="Times New Roman"/>
          <w:szCs w:val="24"/>
        </w:rPr>
        <w:t>0) days after receipt of an invoice therefor. If Landlord fails to pay such costs within t</w:t>
      </w:r>
      <w:r w:rsidR="004A58A4">
        <w:rPr>
          <w:rFonts w:cs="Times New Roman"/>
          <w:szCs w:val="24"/>
        </w:rPr>
        <w:t xml:space="preserve">hirty </w:t>
      </w:r>
      <w:r w:rsidR="00DD5BF1">
        <w:rPr>
          <w:rFonts w:cs="Times New Roman"/>
          <w:szCs w:val="24"/>
        </w:rPr>
        <w:t>(</w:t>
      </w:r>
      <w:r w:rsidR="004A58A4">
        <w:rPr>
          <w:rFonts w:cs="Times New Roman"/>
          <w:szCs w:val="24"/>
        </w:rPr>
        <w:t>3</w:t>
      </w:r>
      <w:r w:rsidR="00DD5BF1">
        <w:rPr>
          <w:rFonts w:cs="Times New Roman"/>
          <w:szCs w:val="24"/>
        </w:rPr>
        <w:t>0) days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w:t>
      </w:r>
    </w:p>
    <w:bookmarkEnd w:id="49"/>
    <w:p w14:paraId="3FCC7C0C" w14:textId="77777777" w:rsidR="00DD5BF1" w:rsidRDefault="00DD5BF1">
      <w:pPr>
        <w:pStyle w:val="Heading2"/>
        <w:adjustRightInd/>
        <w:rPr>
          <w:rFonts w:cs="Times New Roman"/>
          <w:bCs w:val="0"/>
          <w:vanish/>
          <w:szCs w:val="24"/>
          <w:specVanish/>
        </w:rPr>
      </w:pPr>
      <w:r>
        <w:rPr>
          <w:rFonts w:cs="Times New Roman"/>
          <w:bCs w:val="0"/>
          <w:szCs w:val="24"/>
        </w:rPr>
        <w:t>Signage</w:t>
      </w:r>
    </w:p>
    <w:p w14:paraId="22BFBF8A" w14:textId="4112DCE0" w:rsidR="00DD5BF1" w:rsidRDefault="00DD5BF1">
      <w:pPr>
        <w:adjustRightInd/>
        <w:rPr>
          <w:rFonts w:cs="Times New Roman"/>
          <w:szCs w:val="24"/>
        </w:rPr>
      </w:pPr>
    </w:p>
    <w:p w14:paraId="6925E2E0" w14:textId="723A3116" w:rsidR="00985323" w:rsidRDefault="00633324" w:rsidP="00985323">
      <w:pPr>
        <w:pStyle w:val="Heading3"/>
        <w:adjustRightInd/>
        <w:rPr>
          <w:rFonts w:cs="Times New Roman"/>
          <w:szCs w:val="24"/>
        </w:rPr>
      </w:pPr>
      <w:r>
        <w:rPr>
          <w:rFonts w:cs="Times New Roman"/>
          <w:szCs w:val="24"/>
        </w:rPr>
        <w:t xml:space="preserve">Landlord’s sign criteria </w:t>
      </w:r>
      <w:proofErr w:type="gramStart"/>
      <w:r>
        <w:rPr>
          <w:rFonts w:cs="Times New Roman"/>
          <w:szCs w:val="24"/>
        </w:rPr>
        <w:t>is</w:t>
      </w:r>
      <w:proofErr w:type="gramEnd"/>
      <w:r>
        <w:rPr>
          <w:rFonts w:cs="Times New Roman"/>
          <w:szCs w:val="24"/>
        </w:rPr>
        <w:t xml:space="preserve"> attached as </w:t>
      </w:r>
      <w:r w:rsidRPr="00231221">
        <w:rPr>
          <w:rFonts w:cs="Times New Roman"/>
          <w:b/>
          <w:bCs/>
          <w:szCs w:val="24"/>
        </w:rPr>
        <w:t>Exhibit C-1</w:t>
      </w:r>
      <w:r>
        <w:rPr>
          <w:rFonts w:cs="Times New Roman"/>
          <w:szCs w:val="24"/>
        </w:rPr>
        <w:t xml:space="preserve"> (“</w:t>
      </w:r>
      <w:r w:rsidRPr="00633324">
        <w:rPr>
          <w:rFonts w:cs="Times New Roman"/>
          <w:b/>
          <w:bCs/>
          <w:szCs w:val="24"/>
        </w:rPr>
        <w:t>Sign Criteria</w:t>
      </w:r>
      <w:r>
        <w:rPr>
          <w:rFonts w:cs="Times New Roman"/>
          <w:szCs w:val="24"/>
        </w:rPr>
        <w:t xml:space="preserve">”). </w:t>
      </w:r>
      <w:r w:rsidR="00945B1B">
        <w:rPr>
          <w:rFonts w:cs="Times New Roman"/>
          <w:szCs w:val="24"/>
        </w:rPr>
        <w:t xml:space="preserve">Tenant shall also have the right to place signs or banners on the interior surface of the windows of the Premises; provided the same </w:t>
      </w:r>
      <w:proofErr w:type="gramStart"/>
      <w:r w:rsidR="00945B1B">
        <w:rPr>
          <w:rFonts w:cs="Times New Roman"/>
          <w:szCs w:val="24"/>
        </w:rPr>
        <w:t>are in compliance with</w:t>
      </w:r>
      <w:proofErr w:type="gramEnd"/>
      <w:r w:rsidR="00945B1B">
        <w:rPr>
          <w:rFonts w:cs="Times New Roman"/>
          <w:szCs w:val="24"/>
        </w:rPr>
        <w:t xml:space="preserve"> Legal Requirements and professionally prepared. </w:t>
      </w:r>
      <w:r w:rsidR="00985323">
        <w:rPr>
          <w:rFonts w:cs="Times New Roman"/>
          <w:szCs w:val="24"/>
        </w:rPr>
        <w:t xml:space="preserve">Tenant shall have the exclusive right to install the maximum signage allowed by Legal Requirements and approved by Landlord in accordance with Section 3.2 on the exterior of the Premises. </w:t>
      </w:r>
      <w:r w:rsidR="00945B1B">
        <w:rPr>
          <w:rFonts w:cs="Times New Roman"/>
          <w:szCs w:val="24"/>
        </w:rPr>
        <w:t xml:space="preserve">Landlord agrees, at no cost to Landlord, to cooperate reasonably with Tenant in securing the necessary sign permits and approvals by the necessary authorities. </w:t>
      </w:r>
      <w:r w:rsidR="00985323">
        <w:rPr>
          <w:rFonts w:cs="Times New Roman"/>
          <w:szCs w:val="24"/>
        </w:rPr>
        <w:t>Tenant shall have the right, from time to time without Landlord’s approval, to change its exterior sign</w:t>
      </w:r>
      <w:r w:rsidR="00C3585F">
        <w:rPr>
          <w:rFonts w:cs="Times New Roman"/>
          <w:szCs w:val="24"/>
        </w:rPr>
        <w:t>s</w:t>
      </w:r>
      <w:r w:rsidR="007A079E">
        <w:rPr>
          <w:rFonts w:cs="Times New Roman"/>
          <w:szCs w:val="24"/>
        </w:rPr>
        <w:t>;</w:t>
      </w:r>
      <w:r w:rsidR="00985323">
        <w:rPr>
          <w:rFonts w:cs="Times New Roman"/>
          <w:szCs w:val="24"/>
        </w:rPr>
        <w:t xml:space="preserve"> provided that the area of the new sign is no larger than the area of the sign which it replaces, the method of construction and attachment is substantially the same as used for Tenant’s initial signage, and such signs are consistent with Tenant’s standard signage program and professionally prepared</w:t>
      </w:r>
      <w:r w:rsidR="00023F01">
        <w:rPr>
          <w:rFonts w:cs="Times New Roman"/>
          <w:szCs w:val="24"/>
        </w:rPr>
        <w:t xml:space="preserve"> and in compliance with the Sign Criteria</w:t>
      </w:r>
      <w:r w:rsidR="00985323">
        <w:rPr>
          <w:rFonts w:cs="Times New Roman"/>
          <w:szCs w:val="24"/>
        </w:rPr>
        <w:t>.</w:t>
      </w:r>
      <w:r w:rsidR="005E60C2">
        <w:rPr>
          <w:rFonts w:cs="Times New Roman"/>
          <w:szCs w:val="24"/>
        </w:rPr>
        <w:t xml:space="preserve"> </w:t>
      </w:r>
      <w:bookmarkStart w:id="51" w:name="_Hlk78542947"/>
      <w:r w:rsidR="00985323">
        <w:rPr>
          <w:rFonts w:cs="Times New Roman"/>
          <w:szCs w:val="24"/>
        </w:rPr>
        <w:t>Tenant shall have the exclusive right to install any signs, graphics, lettering, placards, decorations, advertising and/or display devices (collectively</w:t>
      </w:r>
      <w:r w:rsidR="00AD3323">
        <w:rPr>
          <w:rFonts w:cs="Times New Roman"/>
          <w:szCs w:val="24"/>
        </w:rPr>
        <w:t>,</w:t>
      </w:r>
      <w:r w:rsidR="00985323">
        <w:rPr>
          <w:rFonts w:cs="Times New Roman"/>
          <w:szCs w:val="24"/>
        </w:rPr>
        <w:t xml:space="preserve"> “</w:t>
      </w:r>
      <w:r w:rsidR="00985323">
        <w:rPr>
          <w:rFonts w:cs="Times New Roman"/>
          <w:b/>
          <w:szCs w:val="24"/>
        </w:rPr>
        <w:t>Animations</w:t>
      </w:r>
      <w:r w:rsidR="00985323">
        <w:rPr>
          <w:rFonts w:cs="Times New Roman"/>
          <w:szCs w:val="24"/>
        </w:rPr>
        <w:t>”), including any digital, blinking and/or raceway signs, on the interior surface of any windows and/or elsewhere within the Premises without Landlord’s approval</w:t>
      </w:r>
      <w:r w:rsidR="00032B7F">
        <w:rPr>
          <w:rFonts w:cs="Times New Roman"/>
          <w:szCs w:val="24"/>
        </w:rPr>
        <w:t>;</w:t>
      </w:r>
      <w:r w:rsidR="00985323">
        <w:rPr>
          <w:rFonts w:cs="Times New Roman"/>
          <w:szCs w:val="24"/>
        </w:rPr>
        <w:t xml:space="preserve"> provided such Animations are consistent with Tenant’s standard signage program</w:t>
      </w:r>
      <w:r w:rsidR="00032B7F">
        <w:rPr>
          <w:rFonts w:cs="Times New Roman"/>
          <w:szCs w:val="24"/>
        </w:rPr>
        <w:t xml:space="preserve">; </w:t>
      </w:r>
      <w:r w:rsidR="00985323">
        <w:rPr>
          <w:rFonts w:cs="Times New Roman"/>
          <w:szCs w:val="24"/>
        </w:rPr>
        <w:t>professionally prepared</w:t>
      </w:r>
      <w:r w:rsidR="00032B7F">
        <w:rPr>
          <w:rFonts w:cs="Times New Roman"/>
          <w:szCs w:val="24"/>
        </w:rPr>
        <w:t>; non-structural; and in compliance with all Legal Requirements and Landlord’s Sign Criteria</w:t>
      </w:r>
      <w:r w:rsidR="00985323">
        <w:rPr>
          <w:rFonts w:cs="Times New Roman"/>
          <w:szCs w:val="24"/>
        </w:rPr>
        <w:t xml:space="preserve">. </w:t>
      </w:r>
      <w:bookmarkEnd w:id="51"/>
      <w:r w:rsidR="00985323">
        <w:rPr>
          <w:rFonts w:cs="Times New Roman"/>
          <w:szCs w:val="24"/>
        </w:rPr>
        <w:t xml:space="preserve">Tenant shall have the exclusive right to place any signage or marketing graphics on any scaffolding or barricades obstructing Tenant’s storefront or signs. </w:t>
      </w:r>
    </w:p>
    <w:p w14:paraId="1E417AB9" w14:textId="5296670A" w:rsidR="00DD5BF1" w:rsidRDefault="00985323" w:rsidP="00985323">
      <w:pPr>
        <w:pStyle w:val="Heading3"/>
      </w:pPr>
      <w:bookmarkStart w:id="52" w:name="_Hlk78543011"/>
      <w:r>
        <w:t xml:space="preserve">From and after the date of this Lease and during the Term, Tenant shall have a right of first refusal to install an identification panel on each side of any and all pylon and/or monument sign(s) at or adjacent to the Shopping Center identifying more than one (1) </w:t>
      </w:r>
      <w:r w:rsidR="00EE015E">
        <w:t xml:space="preserve">retail </w:t>
      </w:r>
      <w:r>
        <w:t>occupant of the Shopping Center (each a “</w:t>
      </w:r>
      <w:r>
        <w:rPr>
          <w:b/>
        </w:rPr>
        <w:t>Pylon Sign</w:t>
      </w:r>
      <w:r>
        <w:t>”) that shall become available for the identification panel(s) of any tenant or occupant of premises at the Shopping Center of similar or smaller size as the Premises. Tenant’s panels on the Pylon Sign shall be equal to or larger than and located on such Pylon Sign in a position no lower than the panel(s) of any tenant or occupant of premises at the Shopping Center of similar or smaller size as the Premises. Tenant shall be responsible for the cost to manufacture and install its identification panels but shall have no other obligation to pay for the construction of the Pylon Sign. Landlord shall repair and maintain the Pylon Sign, including utilities and lightbulbs behind the occupant identification panels, but each tenant or occupant shall maintain its own identification panel(s).</w:t>
      </w:r>
      <w:bookmarkEnd w:id="52"/>
    </w:p>
    <w:p w14:paraId="590B7E71" w14:textId="26903101" w:rsidR="005F4375" w:rsidRDefault="00DD5BF1" w:rsidP="00EE0B17">
      <w:pPr>
        <w:pStyle w:val="Heading3"/>
        <w:adjustRightInd/>
        <w:rPr>
          <w:rFonts w:cs="Times New Roman"/>
          <w:szCs w:val="24"/>
        </w:rPr>
      </w:pPr>
      <w:bookmarkStart w:id="53" w:name="_Hlk57190368"/>
      <w:r>
        <w:rPr>
          <w:rFonts w:cs="Times New Roman"/>
          <w:szCs w:val="24"/>
        </w:rPr>
        <w:lastRenderedPageBreak/>
        <w:t>Landlord shall (</w:t>
      </w:r>
      <w:proofErr w:type="spellStart"/>
      <w:r>
        <w:rPr>
          <w:rFonts w:cs="Times New Roman"/>
          <w:szCs w:val="24"/>
        </w:rPr>
        <w:t>i</w:t>
      </w:r>
      <w:proofErr w:type="spellEnd"/>
      <w:r>
        <w:rPr>
          <w:rFonts w:cs="Times New Roman"/>
          <w:szCs w:val="24"/>
        </w:rPr>
        <w:t>) provide directional signage in the Shopping Center at no charge to Tenant</w:t>
      </w:r>
      <w:r w:rsidR="00BF11FC">
        <w:rPr>
          <w:rFonts w:cs="Times New Roman"/>
          <w:szCs w:val="24"/>
        </w:rPr>
        <w:t xml:space="preserve"> if other similarly sized tenants are identified on such signage</w:t>
      </w:r>
      <w:r>
        <w:rPr>
          <w:rFonts w:cs="Times New Roman"/>
          <w:szCs w:val="24"/>
        </w:rPr>
        <w:t>, and (ii) include Tenant in any on-line directory</w:t>
      </w:r>
      <w:r w:rsidR="005F4375">
        <w:rPr>
          <w:rFonts w:cs="Times New Roman"/>
          <w:szCs w:val="24"/>
        </w:rPr>
        <w:t>, and any multi-tenant wayfinding signage throughout the Shopping Center.</w:t>
      </w:r>
    </w:p>
    <w:p w14:paraId="04B4B3F5" w14:textId="30A3A17B" w:rsidR="00295849" w:rsidRPr="00295849" w:rsidRDefault="00295849" w:rsidP="00295849">
      <w:pPr>
        <w:pStyle w:val="Heading3"/>
      </w:pPr>
      <w:r w:rsidRPr="005F4375">
        <w:t>Landlord agrees to keep any landscaping around the signs maintained/trimmed, so as not to block the visibility of Tenant’s sign panels.</w:t>
      </w:r>
    </w:p>
    <w:bookmarkEnd w:id="53"/>
    <w:p w14:paraId="1847A684" w14:textId="77777777" w:rsidR="00DD5BF1" w:rsidRDefault="00DD5BF1">
      <w:pPr>
        <w:pStyle w:val="Heading2"/>
        <w:adjustRightInd/>
        <w:rPr>
          <w:rFonts w:cs="Times New Roman"/>
          <w:bCs w:val="0"/>
          <w:vanish/>
          <w:szCs w:val="24"/>
          <w:specVanish/>
        </w:rPr>
      </w:pPr>
      <w:r>
        <w:rPr>
          <w:rFonts w:cs="Times New Roman"/>
          <w:bCs w:val="0"/>
          <w:szCs w:val="24"/>
        </w:rPr>
        <w:t>High Speed Data Connection Services</w:t>
      </w:r>
    </w:p>
    <w:p w14:paraId="0FCBCC34" w14:textId="77777777" w:rsidR="00DD5BF1" w:rsidRDefault="00DD5BF1">
      <w:pPr>
        <w:adjustRightInd/>
        <w:rPr>
          <w:rFonts w:cs="Times New Roman"/>
          <w:szCs w:val="24"/>
        </w:rPr>
      </w:pPr>
    </w:p>
    <w:p w14:paraId="1865ADDA" w14:textId="560F789B" w:rsidR="00DD5BF1" w:rsidRDefault="00DD5BF1">
      <w:pPr>
        <w:pStyle w:val="Body"/>
        <w:adjustRightInd/>
        <w:rPr>
          <w:rFonts w:cs="Times New Roman"/>
          <w:szCs w:val="24"/>
        </w:rPr>
      </w:pPr>
      <w:bookmarkStart w:id="54" w:name="_Hlk78543373"/>
      <w:r>
        <w:rPr>
          <w:rFonts w:cs="Times New Roman"/>
          <w:szCs w:val="24"/>
        </w:rPr>
        <w:t xml:space="preserve">Tenant requires two (2) high-speed circuits, each using (A) different cable media from different designated high speed connection vendors (one of which may be Landlord’s vendor for the Shopping Center and the other of which must be Tenant’s choice of vendor) and (B) a high speed data connection service, such as a T1 line, cable line or small satellite dish (collectively, </w:t>
      </w:r>
      <w:r w:rsidR="00EB7654">
        <w:rPr>
          <w:rFonts w:cs="Times New Roman"/>
          <w:szCs w:val="24"/>
        </w:rPr>
        <w:t>“</w:t>
      </w:r>
      <w:r>
        <w:rPr>
          <w:rFonts w:cs="Times New Roman"/>
          <w:b/>
          <w:szCs w:val="24"/>
        </w:rPr>
        <w:t>High Speed Line</w:t>
      </w:r>
      <w:r w:rsidR="00EB7654">
        <w:rPr>
          <w:rFonts w:cs="Times New Roman"/>
          <w:szCs w:val="24"/>
        </w:rPr>
        <w:t>”</w:t>
      </w:r>
      <w:r>
        <w:rPr>
          <w:rFonts w:cs="Times New Roman"/>
          <w:szCs w:val="24"/>
        </w:rPr>
        <w:t>) within the Shopping Center in order to link the Premises to Tenant’s chain-wide communications network, including the right to install a High Speed Line from the Premises to the applicable vendor’s point of connection with its network. The installation shall be in accordance with the Approved Tenant Plans or otherwise approved by Landlord, which approval shall not be unreasonably withheld, delayed or conditioned.</w:t>
      </w:r>
      <w:r w:rsidR="000C3B35">
        <w:rPr>
          <w:rFonts w:cs="Times New Roman"/>
          <w:szCs w:val="24"/>
        </w:rPr>
        <w:t xml:space="preserve"> </w:t>
      </w:r>
      <w:bookmarkStart w:id="55" w:name="_cp_change_172"/>
      <w:r w:rsidR="00EE0B17" w:rsidRPr="00EE0B17">
        <w:rPr>
          <w:rFonts w:cs="Times New Roman"/>
          <w:szCs w:val="24"/>
        </w:rPr>
        <w:t>Tenant shall be solely responsible, at Tenant’s expense, for the maintenance and repair</w:t>
      </w:r>
      <w:bookmarkEnd w:id="55"/>
      <w:r w:rsidR="00EE0B17" w:rsidRPr="00EE0B17">
        <w:rPr>
          <w:rFonts w:cs="Times New Roman"/>
          <w:szCs w:val="24"/>
        </w:rPr>
        <w:t xml:space="preserve"> of the High Speed Line</w:t>
      </w:r>
      <w:bookmarkStart w:id="56" w:name="_cp_change_173"/>
      <w:r w:rsidR="00EE0B17" w:rsidRPr="00EE0B17">
        <w:rPr>
          <w:rFonts w:cs="Times New Roman"/>
          <w:szCs w:val="24"/>
        </w:rPr>
        <w:t xml:space="preserve"> except to the extent caused by the negligence or willful misconduct of Landlord</w:t>
      </w:r>
      <w:bookmarkEnd w:id="56"/>
      <w:r w:rsidR="00241AED">
        <w:rPr>
          <w:rFonts w:cs="Times New Roman"/>
          <w:szCs w:val="24"/>
        </w:rPr>
        <w:t xml:space="preserve"> or breach of this Lease and there shall be no additional charge payable to Landlord or any Affiliate of Landlord for the installation</w:t>
      </w:r>
      <w:r w:rsidR="005E60C2">
        <w:rPr>
          <w:rFonts w:cs="Times New Roman"/>
          <w:szCs w:val="24"/>
        </w:rPr>
        <w:t xml:space="preserve"> or use of</w:t>
      </w:r>
      <w:r w:rsidR="00241AED">
        <w:rPr>
          <w:rFonts w:cs="Times New Roman"/>
          <w:szCs w:val="24"/>
        </w:rPr>
        <w:t xml:space="preserve"> the High Speed </w:t>
      </w:r>
      <w:r w:rsidR="001D43EA">
        <w:rPr>
          <w:rFonts w:cs="Times New Roman"/>
          <w:szCs w:val="24"/>
        </w:rPr>
        <w:t>L</w:t>
      </w:r>
      <w:r w:rsidR="00241AED">
        <w:rPr>
          <w:rFonts w:cs="Times New Roman"/>
          <w:szCs w:val="24"/>
        </w:rPr>
        <w:t>ine</w:t>
      </w:r>
      <w:r w:rsidR="00EE0B17" w:rsidRPr="00EE0B17">
        <w:rPr>
          <w:rFonts w:cs="Times New Roman"/>
          <w:szCs w:val="24"/>
        </w:rPr>
        <w:t>.</w:t>
      </w:r>
    </w:p>
    <w:bookmarkEnd w:id="54"/>
    <w:p w14:paraId="0FCB3833" w14:textId="77777777" w:rsidR="00DD5BF1" w:rsidRDefault="00DD5BF1">
      <w:pPr>
        <w:pStyle w:val="Heading2"/>
        <w:adjustRightInd/>
        <w:rPr>
          <w:rFonts w:cs="Times New Roman"/>
          <w:bCs w:val="0"/>
          <w:vanish/>
          <w:szCs w:val="24"/>
          <w:specVanish/>
        </w:rPr>
      </w:pPr>
      <w:r>
        <w:rPr>
          <w:rFonts w:cs="Times New Roman"/>
          <w:bCs w:val="0"/>
          <w:szCs w:val="24"/>
        </w:rPr>
        <w:t>Hazardous Substances</w:t>
      </w:r>
    </w:p>
    <w:p w14:paraId="0237B241" w14:textId="77777777" w:rsidR="00DD5BF1" w:rsidRDefault="00DD5BF1">
      <w:pPr>
        <w:adjustRightInd/>
        <w:rPr>
          <w:rFonts w:ascii="Calibri" w:hAnsi="Calibri" w:cs="Times New Roman"/>
          <w:szCs w:val="24"/>
        </w:rPr>
      </w:pPr>
    </w:p>
    <w:p w14:paraId="16B62644" w14:textId="77777777" w:rsidR="00EE0B17" w:rsidRDefault="00DD5BF1" w:rsidP="00EE0B17">
      <w:pPr>
        <w:pStyle w:val="Heading3"/>
        <w:adjustRightInd/>
        <w:rPr>
          <w:rFonts w:cs="Times New Roman"/>
          <w:szCs w:val="24"/>
        </w:rPr>
      </w:pPr>
      <w:r>
        <w:rPr>
          <w:rFonts w:cs="Times New Roman"/>
          <w:szCs w:val="24"/>
        </w:rPr>
        <w:t xml:space="preserve">Landlord represents and warrants that, to the best of Landlord’s knowledge, there are no Hazardous Substances in the Premises. Landlord represents, warrants and covenants that any Hazardous Substances in or around the Premises existing prior to Delivery of Possession shall be removed at no cost to Tenant prior to Delivery of Possession. </w:t>
      </w:r>
      <w:bookmarkStart w:id="57" w:name="_Hlk78449311"/>
    </w:p>
    <w:p w14:paraId="2E02251E" w14:textId="68D5C52D" w:rsidR="00DD5BF1" w:rsidRDefault="00DD5BF1" w:rsidP="00EE0B17">
      <w:pPr>
        <w:pStyle w:val="Heading3"/>
        <w:adjustRightInd/>
        <w:rPr>
          <w:rFonts w:cs="Times New Roman"/>
          <w:szCs w:val="24"/>
        </w:rPr>
      </w:pPr>
      <w:r>
        <w:rPr>
          <w:rFonts w:cs="Times New Roman"/>
          <w:szCs w:val="24"/>
        </w:rPr>
        <w:t xml:space="preserve">Landlord further represents and warrants that (A) Landlord delivered to Tenant prior to the Effective Date a true and correct copy of that certain </w:t>
      </w:r>
      <w:r w:rsidR="005D6D53" w:rsidRPr="00A7751A">
        <w:rPr>
          <w:rFonts w:eastAsiaTheme="minorHAnsi"/>
          <w:szCs w:val="24"/>
        </w:rPr>
        <w:t>Phase I Environmental Site Assessment by Contour Engineering dated June 27, 2023 under Contour Project No: E23TOR:02</w:t>
      </w:r>
      <w:r w:rsidR="000C3B35">
        <w:rPr>
          <w:rFonts w:cs="Times New Roman"/>
          <w:szCs w:val="24"/>
        </w:rPr>
        <w:t xml:space="preserve"> </w:t>
      </w:r>
      <w:r w:rsidR="00675061">
        <w:rPr>
          <w:rFonts w:cs="Times New Roman"/>
          <w:szCs w:val="24"/>
        </w:rPr>
        <w:t>(</w:t>
      </w:r>
      <w:r w:rsidR="00EB7654">
        <w:rPr>
          <w:rFonts w:cs="Times New Roman"/>
          <w:szCs w:val="24"/>
        </w:rPr>
        <w:t>“</w:t>
      </w:r>
      <w:r>
        <w:rPr>
          <w:rFonts w:cs="Times New Roman"/>
          <w:b/>
          <w:szCs w:val="24"/>
        </w:rPr>
        <w:t>Environmental Documents</w:t>
      </w:r>
      <w:r w:rsidR="00EB7654">
        <w:rPr>
          <w:rFonts w:cs="Times New Roman"/>
          <w:szCs w:val="24"/>
        </w:rPr>
        <w:t>”</w:t>
      </w:r>
      <w:r>
        <w:rPr>
          <w:rFonts w:cs="Times New Roman"/>
          <w:szCs w:val="24"/>
        </w:rPr>
        <w:t xml:space="preserve">); (B) there are no environmental documents in its possession relating to any Hazardous Substance at the Premises other than the Environmental Documents; and (C) the building containing the Premises </w:t>
      </w:r>
      <w:r w:rsidR="00EE0B17">
        <w:rPr>
          <w:rFonts w:cs="Times New Roman"/>
          <w:szCs w:val="24"/>
        </w:rPr>
        <w:t xml:space="preserve">has not yet been </w:t>
      </w:r>
      <w:r>
        <w:rPr>
          <w:rFonts w:cs="Times New Roman"/>
          <w:szCs w:val="24"/>
        </w:rPr>
        <w:t>constructed.</w:t>
      </w:r>
      <w:r w:rsidR="000C3B35">
        <w:rPr>
          <w:rFonts w:cs="Times New Roman"/>
          <w:szCs w:val="24"/>
        </w:rPr>
        <w:t xml:space="preserve"> </w:t>
      </w:r>
    </w:p>
    <w:bookmarkEnd w:id="57"/>
    <w:p w14:paraId="2356C6BE" w14:textId="2E5002D5" w:rsidR="00DD5BF1" w:rsidRDefault="00EB7654">
      <w:pPr>
        <w:pStyle w:val="Heading3"/>
        <w:adjustRightInd/>
        <w:rPr>
          <w:rFonts w:cs="Times New Roman"/>
          <w:szCs w:val="24"/>
        </w:rPr>
      </w:pPr>
      <w:r>
        <w:rPr>
          <w:rFonts w:cs="Times New Roman"/>
          <w:szCs w:val="24"/>
        </w:rPr>
        <w:t>“</w:t>
      </w:r>
      <w:r w:rsidR="00DD5BF1">
        <w:rPr>
          <w:rFonts w:cs="Times New Roman"/>
          <w:b/>
          <w:szCs w:val="24"/>
        </w:rPr>
        <w:t>Hazardous Substances</w:t>
      </w:r>
      <w:r>
        <w:rPr>
          <w:rFonts w:cs="Times New Roman"/>
          <w:szCs w:val="24"/>
        </w:rPr>
        <w:t>”</w:t>
      </w:r>
      <w:r w:rsidR="00DD5BF1">
        <w:rPr>
          <w:rFonts w:cs="Times New Roman"/>
          <w:szCs w:val="24"/>
        </w:rPr>
        <w:t xml:space="preserve"> means asbestos and asbestos containing material (regardless of its condition); any chemical, material or substance at any time defined as or included in the definition of </w:t>
      </w:r>
      <w:r>
        <w:rPr>
          <w:rFonts w:cs="Times New Roman"/>
          <w:szCs w:val="24"/>
        </w:rPr>
        <w:t>“</w:t>
      </w:r>
      <w:r w:rsidR="00DD5BF1">
        <w:rPr>
          <w:rFonts w:cs="Times New Roman"/>
          <w:szCs w:val="24"/>
        </w:rPr>
        <w:t>hazardous substances,</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hazardous wastes,</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hazardous materials,</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extremely hazardous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biohazardous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pollutant,</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toxic pollutant,</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contaminant,</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restricted hazardous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acutely hazardous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radioactive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infectious waste,</w:t>
      </w:r>
      <w:r>
        <w:rPr>
          <w:rFonts w:cs="Times New Roman"/>
          <w:szCs w:val="24"/>
        </w:rPr>
        <w:t>”</w:t>
      </w:r>
      <w:r w:rsidR="00DD5BF1">
        <w:rPr>
          <w:rFonts w:cs="Times New Roman"/>
          <w:szCs w:val="24"/>
        </w:rPr>
        <w:t xml:space="preserve"> </w:t>
      </w:r>
      <w:r>
        <w:rPr>
          <w:rFonts w:cs="Times New Roman"/>
          <w:szCs w:val="24"/>
        </w:rPr>
        <w:t>“</w:t>
      </w:r>
      <w:r w:rsidR="00DD5BF1">
        <w:rPr>
          <w:rFonts w:cs="Times New Roman"/>
          <w:szCs w:val="24"/>
        </w:rPr>
        <w:t>toxic substances,</w:t>
      </w:r>
      <w:r>
        <w:rPr>
          <w:rFonts w:cs="Times New Roman"/>
          <w:szCs w:val="24"/>
        </w:rPr>
        <w:t>”</w:t>
      </w:r>
      <w:r w:rsidR="00DD5BF1">
        <w:rPr>
          <w:rFonts w:cs="Times New Roman"/>
          <w:szCs w:val="24"/>
        </w:rPr>
        <w:t xml:space="preserve"> or any other term or expression intended to define, list or classify substances by reason of properties harmful to health, safety or the indoor or outdoor environment (including harmful properties such as ignitability, corrosivity, reactivity, carcinogenicity, toxicity or words of similar import) under any Legal Requirement; any oil, petroleum, petroleum fraction or petroleum derived substance; urea formaldehyde foam insulation; mold; and electrical equipment which contains any oil or dielectric fluid containing polychlorinated biphenyls. Hazardous Substances shall not include the foregoing substances to the extent such substances are in compliance with Legal Requirements, do not require monitoring by governmental authorities or others and are typically found in use in similar quantities in first class shopping centers comparable to the Shopping Center and located in the same geographic area as the Shopping Center (</w:t>
      </w:r>
      <w:r>
        <w:rPr>
          <w:rFonts w:cs="Times New Roman"/>
          <w:szCs w:val="24"/>
        </w:rPr>
        <w:t>“</w:t>
      </w:r>
      <w:r w:rsidR="00DD5BF1">
        <w:rPr>
          <w:rFonts w:cs="Times New Roman"/>
          <w:b/>
          <w:szCs w:val="24"/>
        </w:rPr>
        <w:t>Comparable Centers</w:t>
      </w:r>
      <w:r>
        <w:rPr>
          <w:rFonts w:cs="Times New Roman"/>
          <w:szCs w:val="24"/>
        </w:rPr>
        <w:t>”</w:t>
      </w:r>
      <w:r w:rsidR="00DD5BF1">
        <w:rPr>
          <w:rFonts w:cs="Times New Roman"/>
          <w:szCs w:val="24"/>
        </w:rPr>
        <w:t>). Notwithstanding the foregoing, asbestos and asbestos containing material (collectively</w:t>
      </w:r>
      <w:r w:rsidR="00241AED">
        <w:rPr>
          <w:rFonts w:cs="Times New Roman"/>
          <w:szCs w:val="24"/>
        </w:rPr>
        <w:t>,</w:t>
      </w:r>
      <w:r w:rsidR="00DD5BF1">
        <w:rPr>
          <w:rFonts w:cs="Times New Roman"/>
          <w:szCs w:val="24"/>
        </w:rPr>
        <w:t xml:space="preserve"> </w:t>
      </w:r>
      <w:r>
        <w:rPr>
          <w:rFonts w:cs="Times New Roman"/>
          <w:szCs w:val="24"/>
        </w:rPr>
        <w:t>“</w:t>
      </w:r>
      <w:r w:rsidR="00DD5BF1">
        <w:rPr>
          <w:rFonts w:cs="Times New Roman"/>
          <w:b/>
          <w:szCs w:val="24"/>
        </w:rPr>
        <w:t>ACM</w:t>
      </w:r>
      <w:r>
        <w:rPr>
          <w:rFonts w:cs="Times New Roman"/>
          <w:szCs w:val="24"/>
        </w:rPr>
        <w:t>”</w:t>
      </w:r>
      <w:r w:rsidR="00DD5BF1">
        <w:rPr>
          <w:rFonts w:cs="Times New Roman"/>
          <w:szCs w:val="24"/>
        </w:rPr>
        <w:t xml:space="preserve">) shall constitute Hazardous Substances regardless of their condition and whether at levels in compliance with Legal Requirements. Further notwithstanding the foregoing, mold shall </w:t>
      </w:r>
      <w:r w:rsidR="00DD5BF1">
        <w:rPr>
          <w:rFonts w:cs="Times New Roman"/>
          <w:szCs w:val="24"/>
        </w:rPr>
        <w:lastRenderedPageBreak/>
        <w:t>constitute a Hazardous Substance only if visible or at a level in violation of Legal Requirements or otherwise considered to be hazardous under Legal Requirements.</w:t>
      </w:r>
    </w:p>
    <w:p w14:paraId="53132E81" w14:textId="6342822E" w:rsidR="00DD5BF1" w:rsidRDefault="00DD5BF1">
      <w:pPr>
        <w:pStyle w:val="Heading3"/>
        <w:adjustRightInd/>
        <w:rPr>
          <w:rFonts w:cs="Times New Roman"/>
          <w:szCs w:val="24"/>
        </w:rPr>
      </w:pPr>
      <w:bookmarkStart w:id="58" w:name="_Hlk78381395"/>
      <w:r>
        <w:rPr>
          <w:rFonts w:cs="Times New Roman"/>
          <w:szCs w:val="24"/>
        </w:rPr>
        <w:t xml:space="preserve">If Hazardous Substances are discovered in the Premises (without regard to whether Landlord caused such Hazardous Substances to be installed therein) prior to Delivery of Possession, then Landlord, at its sole cost and expense, shall remove the Hazardous Substances and deliver to Tenant (1) a clearance certificate from the applicable governmental jurisdiction (or, if no governmental jurisdiction issues such certificate, then from a state certified asbestos consultant or state licensed industrial hygienist) certifying as to the complete removal thereof and (2) a clean air certificate from a state certified asbestos consultant or state licensed industrial hygienist certifying that the ambient air in the Premises is within all applicable regulatory levels for use without protective measures (collectively, </w:t>
      </w:r>
      <w:r w:rsidR="00EB7654">
        <w:rPr>
          <w:rFonts w:cs="Times New Roman"/>
          <w:szCs w:val="24"/>
        </w:rPr>
        <w:t>“</w:t>
      </w:r>
      <w:r>
        <w:rPr>
          <w:rFonts w:cs="Times New Roman"/>
          <w:b/>
          <w:szCs w:val="24"/>
        </w:rPr>
        <w:t>Abatement Work</w:t>
      </w:r>
      <w:r w:rsidR="00EB7654">
        <w:rPr>
          <w:rFonts w:cs="Times New Roman"/>
          <w:szCs w:val="24"/>
        </w:rPr>
        <w:t>”</w:t>
      </w:r>
      <w:r>
        <w:rPr>
          <w:rFonts w:cs="Times New Roman"/>
          <w:szCs w:val="24"/>
        </w:rPr>
        <w:t>) prior to Delivery of Possession.</w:t>
      </w:r>
    </w:p>
    <w:p w14:paraId="21EBEFA5" w14:textId="77777777" w:rsidR="00DD5BF1" w:rsidRDefault="00DD5BF1">
      <w:pPr>
        <w:pStyle w:val="Heading3"/>
        <w:adjustRightInd/>
        <w:rPr>
          <w:rFonts w:cs="Times New Roman"/>
          <w:szCs w:val="24"/>
        </w:rPr>
      </w:pPr>
      <w:r>
        <w:rPr>
          <w:rFonts w:cs="Times New Roman"/>
          <w:szCs w:val="24"/>
        </w:rPr>
        <w:t>If Hazardous Substances are discovered in the Premises after Delivery of Possession but prior to the Commencement Date and such Hazardous Substances were not placed therein by Tenant or Tenant’s Agents, then Landlord shall, at its sole cost and expense, promptly perform all Abatement Work and repair or replace all improvements damaged by the Abatement Work. The Construction Period shall be tolled and the Commencement Date and Tenant’s obligation to pay Rent shall be postponed to the extent of any delays caused by such Hazardous Substances, Abatement Work or repairs.</w:t>
      </w:r>
    </w:p>
    <w:p w14:paraId="73554C2E" w14:textId="5249777C" w:rsidR="00DD5BF1" w:rsidRDefault="00DD5BF1">
      <w:pPr>
        <w:pStyle w:val="Heading3"/>
        <w:adjustRightInd/>
        <w:rPr>
          <w:rFonts w:cs="Times New Roman"/>
          <w:szCs w:val="24"/>
        </w:rPr>
      </w:pPr>
      <w:r>
        <w:rPr>
          <w:rFonts w:cs="Times New Roman"/>
          <w:szCs w:val="24"/>
        </w:rPr>
        <w:t xml:space="preserve">If Hazardous Substances are discovered in the Premises on or after the Commencement Date and such Hazardous Substances were not placed therein by Tenant or Tenant’s Agents, then Landlord shall, at its sole cost and expense, promptly perform all Abatement Work and repair or replace all improvements damaged by the Abatement Work. Rent shall equitably abate to the extent that the Premises cannot be used, in Tenant’s reasonable business judgment, for the normal operation of Tenant’s business. If such Hazardous Substances, Abatement Work or repairs interfere with the conduct by Tenant of its business at the Premises to such an extent that Tenant, in the exercise of its reasonable business judgment, closes the Premises for business, then Rent shall totally abate. </w:t>
      </w:r>
      <w:bookmarkStart w:id="59" w:name="_Hlk75515327"/>
      <w:r>
        <w:rPr>
          <w:rFonts w:cs="Times New Roman"/>
          <w:szCs w:val="24"/>
        </w:rPr>
        <w:t xml:space="preserve">If Tenant remains closed for business by reason of such interference for more than </w:t>
      </w:r>
      <w:r w:rsidR="00EE0B17">
        <w:rPr>
          <w:rFonts w:cs="Times New Roman"/>
          <w:szCs w:val="24"/>
        </w:rPr>
        <w:t xml:space="preserve">one hundred eighty (180) </w:t>
      </w:r>
      <w:r>
        <w:rPr>
          <w:rFonts w:cs="Times New Roman"/>
          <w:szCs w:val="24"/>
        </w:rPr>
        <w:t>days or Landlord fails to diligently pursue completion of its work, Tenant shall have the continuing right thereafter and prior to the cessation of such interference to terminate this Lease upon at least t</w:t>
      </w:r>
      <w:r w:rsidR="00EE0B17">
        <w:rPr>
          <w:rFonts w:cs="Times New Roman"/>
          <w:szCs w:val="24"/>
        </w:rPr>
        <w:t xml:space="preserve">hirty (30) </w:t>
      </w:r>
      <w:r>
        <w:rPr>
          <w:rFonts w:cs="Times New Roman"/>
          <w:szCs w:val="24"/>
        </w:rPr>
        <w:t>days’ prior written notice to Landlord, provided that Landlord may nullify such termination by completing its work within t</w:t>
      </w:r>
      <w:r w:rsidR="00EE0B17">
        <w:rPr>
          <w:rFonts w:cs="Times New Roman"/>
          <w:szCs w:val="24"/>
        </w:rPr>
        <w:t xml:space="preserve">hirty (30) </w:t>
      </w:r>
      <w:r>
        <w:rPr>
          <w:rFonts w:cs="Times New Roman"/>
          <w:szCs w:val="24"/>
        </w:rPr>
        <w:t>days after receipt of such notice.</w:t>
      </w:r>
    </w:p>
    <w:bookmarkEnd w:id="59"/>
    <w:p w14:paraId="2A58663E" w14:textId="77777777" w:rsidR="00DD5BF1" w:rsidRDefault="00DD5BF1">
      <w:pPr>
        <w:pStyle w:val="Heading3"/>
        <w:adjustRightInd/>
        <w:rPr>
          <w:rFonts w:cs="Times New Roman"/>
          <w:szCs w:val="24"/>
        </w:rPr>
      </w:pPr>
      <w:r>
        <w:rPr>
          <w:rFonts w:cs="Times New Roman"/>
          <w:szCs w:val="24"/>
        </w:rPr>
        <w:t>Landlord shall indemnify, defend and hold Tenant and Tenant’s Agents harmless from and against any and all Indemnified Costs (as defined in Section 19.1(C) hereof) relating to any Hazardous Substances used or placed or located at the Shopping Center and any Abatement Work related thereto, provided that such Hazardous Substances were either present prior to Delivery of Possession or placed thereon by Landlord or Landlord’s Agents. Landlord shall be solely responsible for and shall comply with all Legal Requirements with respect to Hazardous Substances on the Shopping Center, provided that such Hazardous Substances were not placed thereon by Tenant or Tenant’s Agents.</w:t>
      </w:r>
    </w:p>
    <w:bookmarkEnd w:id="58"/>
    <w:p w14:paraId="1C5710CC" w14:textId="77777777" w:rsidR="00DD5BF1" w:rsidRDefault="00DD5BF1">
      <w:pPr>
        <w:pStyle w:val="Heading3"/>
        <w:adjustRightInd/>
        <w:rPr>
          <w:rFonts w:cs="Times New Roman"/>
          <w:szCs w:val="24"/>
        </w:rPr>
      </w:pPr>
      <w:r>
        <w:rPr>
          <w:rFonts w:cs="Times New Roman"/>
          <w:szCs w:val="24"/>
        </w:rPr>
        <w:t>Tenant shall indemnify, defend and hold Landlord and Landlord’s Agents harmless from and against any and all Indemnified Costs relating to any Hazardous Substances placed or located at the Shopping Center and any Abatement Work related thereto, provided that such Hazardous Substances were placed thereon by Tenant or Tenant’s Agents. Tenant shall be solely responsible for and shall comply with all Legal Requirements with respect to Hazardous Substances on the Shopping Center, provided that such Hazardous Substances were placed thereon by Tenant or Tenant’s Agents.</w:t>
      </w:r>
      <w:bookmarkStart w:id="60" w:name="_Hlk103601337"/>
    </w:p>
    <w:p w14:paraId="532C2565" w14:textId="77777777" w:rsidR="00DD5BF1" w:rsidRDefault="00DD5BF1">
      <w:pPr>
        <w:pStyle w:val="Heading1"/>
        <w:adjustRightInd/>
        <w:ind w:left="0"/>
        <w:rPr>
          <w:rFonts w:cs="Times New Roman"/>
          <w:bCs w:val="0"/>
          <w:szCs w:val="24"/>
        </w:rPr>
      </w:pPr>
      <w:r>
        <w:rPr>
          <w:rFonts w:cs="Times New Roman"/>
          <w:bCs w:val="0"/>
          <w:szCs w:val="24"/>
        </w:rPr>
        <w:lastRenderedPageBreak/>
        <w:t xml:space="preserve"> CONSTRUCTION ALLOWANCE</w:t>
      </w:r>
    </w:p>
    <w:p w14:paraId="5FA371E0" w14:textId="77777777" w:rsidR="00DD5BF1" w:rsidRDefault="00DD5BF1">
      <w:pPr>
        <w:pStyle w:val="Heading2"/>
        <w:adjustRightInd/>
        <w:rPr>
          <w:rFonts w:cs="Times New Roman"/>
          <w:bCs w:val="0"/>
          <w:vanish/>
          <w:szCs w:val="24"/>
          <w:specVanish/>
        </w:rPr>
      </w:pPr>
      <w:r>
        <w:rPr>
          <w:rFonts w:cs="Times New Roman"/>
          <w:bCs w:val="0"/>
          <w:szCs w:val="24"/>
        </w:rPr>
        <w:t>Construction Allowance</w:t>
      </w:r>
    </w:p>
    <w:p w14:paraId="1C548494" w14:textId="77777777" w:rsidR="00DD5BF1" w:rsidRDefault="00DD5BF1">
      <w:pPr>
        <w:adjustRightInd/>
        <w:rPr>
          <w:rFonts w:cs="Times New Roman"/>
          <w:szCs w:val="24"/>
        </w:rPr>
      </w:pPr>
    </w:p>
    <w:p w14:paraId="716EF250" w14:textId="77777777" w:rsidR="00DD5BF1" w:rsidRDefault="00DD5BF1">
      <w:pPr>
        <w:pStyle w:val="Body"/>
        <w:adjustRightInd/>
        <w:rPr>
          <w:rFonts w:cs="Times New Roman"/>
          <w:szCs w:val="24"/>
        </w:rPr>
      </w:pPr>
      <w:bookmarkStart w:id="61" w:name="_Hlk78537842"/>
      <w:r>
        <w:rPr>
          <w:rFonts w:cs="Times New Roman"/>
          <w:szCs w:val="24"/>
        </w:rPr>
        <w:t>In consideration for the performance of Tenant’s Work, Landlord shall pay to Tenant (subject to Section 4.2(B) hereof) the Construction Allowance. The Construction Allowance is primarily for the purpose of constructing or improving qualified long</w:t>
      </w:r>
      <w:r>
        <w:rPr>
          <w:rFonts w:cs="Times New Roman"/>
          <w:szCs w:val="24"/>
        </w:rPr>
        <w:noBreakHyphen/>
        <w:t>term real property for use in Tenant’s trade or business at the Premises, in accordance with Section 110(a) of the Internal Revenue Code. The parties understand that the Construction Allowance may be applied towards the following costs and/or fees: architect and engineering, building permit, dumpsters and clean-up, barricades and staging area, demolition, concrete work, masonry work, structural and miscellaneous steel, roof work, carpentry, doors and roll-up grilles, drywall and metal studs, lay-in ceiling work, floor covering (carpet, VCT, vinyl base), ceramic tile, granite and marble, non-fixture package millwork and trim, painting and wall covering, storefront and glazing, plumbing, fire protection sprinkler, HVAC work (including curbs and units), electrical and lighting, fire alarm, connections to energy management system, meters and connection fees, utility usage fees, impact fees, signage, furniture, fixtures and equipment for or in connection with Tenant’s Work. Landlord shall be the legal title and beneficial owner of all qualified long</w:t>
      </w:r>
      <w:r>
        <w:rPr>
          <w:rFonts w:cs="Times New Roman"/>
          <w:szCs w:val="24"/>
        </w:rPr>
        <w:noBreakHyphen/>
        <w:t>term real property (as defined in Section 110(a) of the Internal Revenue Code) that is acquired with or funded by the Construction Allowance. Each party shall prepare its federal, state and local income tax forms and schedules, and calculate taxable income, in a manner consistent with Landlord’s ownership of such improvements for all taxable years, and shall furnish the information described in Treasury Regulations Section 1.110</w:t>
      </w:r>
      <w:r>
        <w:rPr>
          <w:rFonts w:cs="Times New Roman"/>
          <w:szCs w:val="24"/>
        </w:rPr>
        <w:noBreakHyphen/>
        <w:t>1(c) in the time and manner required therein. If Tenant’s final accounting of the costs related to Tenant’s construction reveals that the Construction Allowance exceeds the cost of the qualified long</w:t>
      </w:r>
      <w:r>
        <w:rPr>
          <w:rFonts w:cs="Times New Roman"/>
          <w:szCs w:val="24"/>
        </w:rPr>
        <w:noBreakHyphen/>
        <w:t>term real property (as defined in Section 110(a) of the Internal Revenue Code), then, to the extent required by law, Tenant shall notify Landlord of the amount of such excess, which notice shall serve as the parties’ agreement for purposes of Section 110(a) of the Internal Revenue Code, but in no event shall the Construction Allowance be reduced and any such excess shall be deemed an inducement payment to induce Tenant to enter into this Lease.</w:t>
      </w:r>
      <w:bookmarkEnd w:id="61"/>
    </w:p>
    <w:p w14:paraId="4852CB04" w14:textId="77777777" w:rsidR="00DD5BF1" w:rsidRDefault="00DD5BF1">
      <w:pPr>
        <w:pStyle w:val="Heading2"/>
        <w:adjustRightInd/>
        <w:rPr>
          <w:rFonts w:cs="Times New Roman"/>
          <w:bCs w:val="0"/>
          <w:vanish/>
          <w:szCs w:val="24"/>
          <w:specVanish/>
        </w:rPr>
      </w:pPr>
      <w:r>
        <w:rPr>
          <w:rFonts w:cs="Times New Roman"/>
          <w:bCs w:val="0"/>
          <w:szCs w:val="24"/>
        </w:rPr>
        <w:t>Payment of Construction Allowance</w:t>
      </w:r>
    </w:p>
    <w:p w14:paraId="2B433E48" w14:textId="77777777" w:rsidR="00DD5BF1" w:rsidRDefault="00DD5BF1">
      <w:pPr>
        <w:adjustRightInd/>
        <w:rPr>
          <w:rFonts w:cs="Times New Roman"/>
          <w:szCs w:val="24"/>
        </w:rPr>
      </w:pPr>
    </w:p>
    <w:p w14:paraId="4DB9243A" w14:textId="0F25EE3B" w:rsidR="00DD5BF1" w:rsidRPr="00CA798C" w:rsidRDefault="00CA798C" w:rsidP="00CA798C">
      <w:pPr>
        <w:pStyle w:val="Heading3"/>
        <w:adjustRightInd/>
        <w:rPr>
          <w:rFonts w:cs="Times New Roman"/>
          <w:szCs w:val="24"/>
        </w:rPr>
      </w:pPr>
      <w:r>
        <w:rPr>
          <w:rFonts w:cs="Times New Roman"/>
          <w:szCs w:val="24"/>
        </w:rPr>
        <w:t>Ninety percent (90%) of the Construction Allowance shall be due not later than t</w:t>
      </w:r>
      <w:r w:rsidR="00EE0B17">
        <w:rPr>
          <w:rFonts w:cs="Times New Roman"/>
          <w:szCs w:val="24"/>
        </w:rPr>
        <w:t xml:space="preserve">hirty (30) </w:t>
      </w:r>
      <w:r>
        <w:rPr>
          <w:rFonts w:cs="Times New Roman"/>
          <w:szCs w:val="24"/>
        </w:rPr>
        <w:t>days after (</w:t>
      </w:r>
      <w:proofErr w:type="spellStart"/>
      <w:r>
        <w:rPr>
          <w:rFonts w:cs="Times New Roman"/>
          <w:szCs w:val="24"/>
        </w:rPr>
        <w:t>i</w:t>
      </w:r>
      <w:proofErr w:type="spellEnd"/>
      <w:r>
        <w:rPr>
          <w:rFonts w:cs="Times New Roman"/>
          <w:szCs w:val="24"/>
        </w:rPr>
        <w:t xml:space="preserve">) </w:t>
      </w:r>
      <w:r w:rsidRPr="00E17624">
        <w:rPr>
          <w:rFonts w:cs="Times New Roman"/>
          <w:szCs w:val="24"/>
        </w:rPr>
        <w:t>Tenant’s Work is complete</w:t>
      </w:r>
      <w:r w:rsidR="00EE0B17">
        <w:rPr>
          <w:rFonts w:cs="Times New Roman"/>
          <w:szCs w:val="24"/>
        </w:rPr>
        <w:t xml:space="preserve"> and </w:t>
      </w:r>
      <w:r w:rsidRPr="00E17624">
        <w:rPr>
          <w:rFonts w:cs="Times New Roman"/>
          <w:szCs w:val="24"/>
        </w:rPr>
        <w:t>(ii) Tenant opens for business in the Premises</w:t>
      </w:r>
      <w:r>
        <w:rPr>
          <w:rFonts w:cs="Times New Roman"/>
          <w:szCs w:val="24"/>
        </w:rPr>
        <w:t xml:space="preserve">. The balance of the Construction Allowance shall be due ten (10) </w:t>
      </w:r>
      <w:r w:rsidR="003E7BE2">
        <w:rPr>
          <w:rFonts w:cs="Times New Roman"/>
          <w:szCs w:val="24"/>
        </w:rPr>
        <w:t xml:space="preserve">business </w:t>
      </w:r>
      <w:r>
        <w:rPr>
          <w:rFonts w:cs="Times New Roman"/>
          <w:szCs w:val="24"/>
        </w:rPr>
        <w:t xml:space="preserve">days after Tenant delivers a copy of a lien waiver from Tenant’s general contractor </w:t>
      </w:r>
      <w:r w:rsidRPr="00E17624">
        <w:rPr>
          <w:rFonts w:cs="Times New Roman"/>
          <w:szCs w:val="24"/>
        </w:rPr>
        <w:t xml:space="preserve">and each sub-contractor performing work in connection with Tenant’s Work pursuant to a contract in excess of Ten Thousand and 00/100 Dollars ($10,000.00) (each such sub-contractor, </w:t>
      </w:r>
      <w:r w:rsidR="00EB7654">
        <w:rPr>
          <w:rFonts w:cs="Times New Roman"/>
          <w:szCs w:val="24"/>
        </w:rPr>
        <w:t>“</w:t>
      </w:r>
      <w:r w:rsidRPr="00E17624">
        <w:rPr>
          <w:rFonts w:cs="Times New Roman"/>
          <w:b/>
          <w:szCs w:val="24"/>
        </w:rPr>
        <w:t>Major Sub</w:t>
      </w:r>
      <w:r w:rsidR="00EB7654">
        <w:rPr>
          <w:rFonts w:cs="Times New Roman"/>
          <w:szCs w:val="24"/>
        </w:rPr>
        <w:t>”</w:t>
      </w:r>
      <w:r w:rsidRPr="00E17624">
        <w:rPr>
          <w:rFonts w:cs="Times New Roman"/>
          <w:szCs w:val="24"/>
        </w:rPr>
        <w:t>)</w:t>
      </w:r>
      <w:r w:rsidRPr="00E17624">
        <w:rPr>
          <w:rFonts w:cs="Times New Roman"/>
          <w:b/>
          <w:szCs w:val="24"/>
        </w:rPr>
        <w:t xml:space="preserve"> </w:t>
      </w:r>
      <w:r>
        <w:rPr>
          <w:rFonts w:cs="Times New Roman"/>
          <w:szCs w:val="24"/>
        </w:rPr>
        <w:t>(provided, however, in the event that all applicable statutes of limitations for the filing of mechanics’ liens in the state where the Premises is located have expired and there shall be no unsatisfied liens arising from Tenant’s Work, Tenant shall not be required to deliver any lien waivers).</w:t>
      </w:r>
    </w:p>
    <w:p w14:paraId="52AF9744" w14:textId="77777777" w:rsidR="00DD5BF1" w:rsidRDefault="00DD5BF1">
      <w:pPr>
        <w:pStyle w:val="Heading3"/>
        <w:adjustRightInd/>
        <w:rPr>
          <w:rFonts w:cs="Times New Roman"/>
          <w:szCs w:val="24"/>
        </w:rPr>
      </w:pPr>
      <w:bookmarkStart w:id="62" w:name="_Hlk47609522"/>
      <w:r>
        <w:rPr>
          <w:rFonts w:cs="Times New Roman"/>
          <w:szCs w:val="24"/>
        </w:rPr>
        <w:t>Notwithstanding anything herein to the contrary, at Tenant’s option, Landlord shall (1) enter into a contract with Tenant’s general contractor for payment of the Construction Allowance directly to Tenant’s general contractor in accordance with the terms and conditions for payment set forth in this Article 4, or (2) as directed by Tenant, make payment of all or a portion of any installment of the Construction Allowance payable to Tenant pursuant to this Article 4 or to Tenant’s general contractor either (at Tenant’s option) directly to the general contractor or by check made payable to the general contractor delivered to Tenant. Landlord shall make all payments of the Construction Allowance by negotiable check drawn on U.S. funds or, if requested by Tenant, by wire transfer pursuant to wiring instructions delivered by Tenant to Landlord.</w:t>
      </w:r>
      <w:bookmarkEnd w:id="62"/>
    </w:p>
    <w:p w14:paraId="16D325F8" w14:textId="6E8EF4FE" w:rsidR="00DD5BF1" w:rsidRDefault="00DD5BF1">
      <w:pPr>
        <w:pStyle w:val="Heading3"/>
        <w:adjustRightInd/>
        <w:rPr>
          <w:rFonts w:cs="Times New Roman"/>
          <w:szCs w:val="24"/>
        </w:rPr>
      </w:pPr>
      <w:r>
        <w:rPr>
          <w:rFonts w:cs="Times New Roman"/>
          <w:szCs w:val="24"/>
        </w:rPr>
        <w:t xml:space="preserve">Except with respect to Tenant’s general contractor </w:t>
      </w:r>
      <w:r w:rsidRPr="00CA798C">
        <w:rPr>
          <w:rFonts w:cs="Times New Roman"/>
          <w:szCs w:val="24"/>
        </w:rPr>
        <w:t>and each Major Sub</w:t>
      </w:r>
      <w:r>
        <w:rPr>
          <w:rFonts w:cs="Times New Roman"/>
          <w:szCs w:val="24"/>
        </w:rPr>
        <w:t xml:space="preserve"> from whom a copy of a waiver of lien shall be required (except in the event that all applicable statutes of limitations for the filing of mechanics’ liens in the state where the Premises is located have expired and there shall be no unsatisfied liens arising from Tenant’s Work, Tenant shall not be required to deliver any lien waivers), the submission by Tenant of lien waivers from </w:t>
      </w:r>
      <w:r>
        <w:rPr>
          <w:rFonts w:cs="Times New Roman"/>
          <w:szCs w:val="24"/>
        </w:rPr>
        <w:lastRenderedPageBreak/>
        <w:t>any other contractors, subcontractors or materialmen performing any work on behalf of Tenant at the Premises shall not be a condition precedent to the payment of any portion of the Construction Allowance. Nevertheless, Tenant shall submit copies of such waivers as it has in its possession as soon as practicable after receipt thereof and, with respect to any subcontract for which no waiver is submitted, Tenant shall protect Landlord’s interest from any lien in the manner provided in Section 17.3.</w:t>
      </w:r>
    </w:p>
    <w:p w14:paraId="3D646978" w14:textId="1076B81D" w:rsidR="00DD5BF1" w:rsidRDefault="00DD5BF1">
      <w:pPr>
        <w:pStyle w:val="Heading3"/>
        <w:adjustRightInd/>
        <w:rPr>
          <w:rFonts w:cs="Times New Roman"/>
          <w:szCs w:val="24"/>
        </w:rPr>
      </w:pPr>
      <w:bookmarkStart w:id="63" w:name="_Hlk78538510"/>
      <w:r>
        <w:rPr>
          <w:rFonts w:cs="Times New Roman"/>
          <w:szCs w:val="24"/>
        </w:rPr>
        <w:t>If Landlord fails to pay any portion of the Construction Allowance within t</w:t>
      </w:r>
      <w:r w:rsidR="003E7BE2">
        <w:rPr>
          <w:rFonts w:cs="Times New Roman"/>
          <w:szCs w:val="24"/>
        </w:rPr>
        <w:t xml:space="preserve">hirty (30) </w:t>
      </w:r>
      <w:r>
        <w:rPr>
          <w:rFonts w:cs="Times New Roman"/>
          <w:szCs w:val="24"/>
        </w:rPr>
        <w:t>days after the same becomes due</w:t>
      </w:r>
      <w:r w:rsidR="003E7BE2">
        <w:rPr>
          <w:rFonts w:cs="Times New Roman"/>
          <w:szCs w:val="24"/>
        </w:rPr>
        <w:t xml:space="preserve"> </w:t>
      </w:r>
      <w:r w:rsidR="006E5C2A">
        <w:rPr>
          <w:rFonts w:cs="Times New Roman"/>
          <w:szCs w:val="24"/>
        </w:rPr>
        <w:t>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w:t>
      </w:r>
      <w:r>
        <w:rPr>
          <w:rFonts w:cs="Times New Roman"/>
          <w:szCs w:val="24"/>
        </w:rPr>
        <w:t>.</w:t>
      </w:r>
    </w:p>
    <w:p w14:paraId="105FEFBD" w14:textId="77777777" w:rsidR="008008F5" w:rsidRPr="00D05C05" w:rsidRDefault="008008F5" w:rsidP="008008F5">
      <w:pPr>
        <w:pStyle w:val="Heading3"/>
        <w:adjustRightInd/>
        <w:rPr>
          <w:color w:val="000000" w:themeColor="text1"/>
        </w:rPr>
      </w:pPr>
      <w:r w:rsidRPr="00D05C05">
        <w:rPr>
          <w:color w:val="000000" w:themeColor="text1"/>
        </w:rPr>
        <w:t>Notwithstanding anything to the contrary, if Tenant terminates the Lease for any reason permitted herein or in the Lease, except as set forth in Section 6.6 Tenant shall not be obligated to reimburse Landlord for any portion of the Construction Allowance.</w:t>
      </w:r>
    </w:p>
    <w:bookmarkEnd w:id="60"/>
    <w:bookmarkEnd w:id="63"/>
    <w:p w14:paraId="4FC40082" w14:textId="6F900609" w:rsidR="00DD5BF1" w:rsidRDefault="00DD5BF1">
      <w:pPr>
        <w:pStyle w:val="Heading1"/>
        <w:adjustRightInd/>
        <w:ind w:left="0"/>
        <w:rPr>
          <w:rFonts w:cs="Times New Roman"/>
          <w:bCs w:val="0"/>
          <w:szCs w:val="24"/>
        </w:rPr>
      </w:pPr>
      <w:r>
        <w:rPr>
          <w:rFonts w:cs="Times New Roman"/>
          <w:bCs w:val="0"/>
          <w:szCs w:val="24"/>
        </w:rPr>
        <w:t>SHOPPING CENTER RIGHTS</w:t>
      </w:r>
    </w:p>
    <w:p w14:paraId="2D5455D1" w14:textId="77777777" w:rsidR="00DD5BF1" w:rsidRDefault="00DD5BF1">
      <w:pPr>
        <w:pStyle w:val="Heading2"/>
        <w:adjustRightInd/>
        <w:rPr>
          <w:rFonts w:cs="Times New Roman"/>
          <w:bCs w:val="0"/>
          <w:vanish/>
          <w:szCs w:val="24"/>
          <w:specVanish/>
        </w:rPr>
      </w:pPr>
      <w:bookmarkStart w:id="64" w:name="_Hlk17289057"/>
      <w:r>
        <w:rPr>
          <w:rFonts w:cs="Times New Roman"/>
          <w:bCs w:val="0"/>
          <w:szCs w:val="24"/>
        </w:rPr>
        <w:t>Protected Area</w:t>
      </w:r>
    </w:p>
    <w:p w14:paraId="15500245" w14:textId="00110624" w:rsidR="00DD5BF1" w:rsidRDefault="00DD5BF1" w:rsidP="00C831B0">
      <w:pPr>
        <w:pStyle w:val="CenterUnderlineItalic"/>
        <w:adjustRightInd/>
        <w:spacing w:after="120"/>
        <w:jc w:val="left"/>
        <w:rPr>
          <w:rFonts w:cs="Times New Roman"/>
          <w:iCs w:val="0"/>
          <w:szCs w:val="24"/>
        </w:rPr>
      </w:pPr>
    </w:p>
    <w:p w14:paraId="3973CECF" w14:textId="3FDF158A" w:rsidR="00DD5BF1" w:rsidRDefault="00DD5BF1">
      <w:pPr>
        <w:pStyle w:val="Heading3"/>
        <w:adjustRightInd/>
        <w:rPr>
          <w:rFonts w:cs="Times New Roman"/>
          <w:szCs w:val="24"/>
        </w:rPr>
      </w:pPr>
      <w:r>
        <w:rPr>
          <w:rFonts w:cs="Times New Roman"/>
          <w:szCs w:val="24"/>
        </w:rPr>
        <w:t>Landlord covenants</w:t>
      </w:r>
      <w:r w:rsidR="003E7BE2" w:rsidRPr="003E7BE2">
        <w:rPr>
          <w:rFonts w:cs="Times New Roman"/>
          <w:szCs w:val="24"/>
        </w:rPr>
        <w:t xml:space="preserve"> </w:t>
      </w:r>
      <w:r>
        <w:rPr>
          <w:rFonts w:cs="Times New Roman"/>
          <w:szCs w:val="24"/>
        </w:rPr>
        <w:t xml:space="preserve">that there shall be no structure, barrier or other obstruction, including, without limitation, a kiosk, pushcart or mobile retail unit (whether temporary or permanent), within the area identified as the </w:t>
      </w:r>
      <w:r w:rsidR="00EB7654">
        <w:rPr>
          <w:rFonts w:cs="Times New Roman"/>
          <w:szCs w:val="24"/>
        </w:rPr>
        <w:t>“</w:t>
      </w:r>
      <w:r>
        <w:rPr>
          <w:rFonts w:cs="Times New Roman"/>
          <w:b/>
          <w:szCs w:val="24"/>
        </w:rPr>
        <w:t>Protected Area</w:t>
      </w:r>
      <w:r w:rsidR="00EB7654">
        <w:rPr>
          <w:rFonts w:cs="Times New Roman"/>
          <w:szCs w:val="24"/>
        </w:rPr>
        <w:t>”</w:t>
      </w:r>
      <w:r>
        <w:rPr>
          <w:rFonts w:cs="Times New Roman"/>
          <w:szCs w:val="24"/>
        </w:rPr>
        <w:t xml:space="preserve"> on </w:t>
      </w:r>
      <w:r>
        <w:rPr>
          <w:rFonts w:cs="Times New Roman"/>
          <w:b/>
          <w:szCs w:val="24"/>
        </w:rPr>
        <w:fldChar w:fldCharType="begin"/>
      </w:r>
      <w:r>
        <w:rPr>
          <w:rFonts w:cs="Times New Roman"/>
          <w:b/>
          <w:szCs w:val="24"/>
        </w:rPr>
        <w:instrText xml:space="preserve"> REF _Ref9433677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A-1</w:t>
      </w:r>
      <w:r>
        <w:rPr>
          <w:rFonts w:cs="Times New Roman"/>
          <w:b/>
          <w:szCs w:val="24"/>
        </w:rPr>
        <w:fldChar w:fldCharType="end"/>
      </w:r>
      <w:r>
        <w:rPr>
          <w:rFonts w:cs="Times New Roman"/>
          <w:szCs w:val="24"/>
        </w:rPr>
        <w:t xml:space="preserve"> (which area includes the sidewalks in front of the Premises, access points from public right of ways and drive aisles even if not so marked on </w:t>
      </w:r>
      <w:r>
        <w:rPr>
          <w:rFonts w:cs="Times New Roman"/>
          <w:b/>
          <w:szCs w:val="24"/>
        </w:rPr>
        <w:fldChar w:fldCharType="begin"/>
      </w:r>
      <w:r>
        <w:rPr>
          <w:rFonts w:cs="Times New Roman"/>
          <w:b/>
          <w:szCs w:val="24"/>
        </w:rPr>
        <w:instrText xml:space="preserve"> REF _Ref9433677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A-1</w:t>
      </w:r>
      <w:r>
        <w:rPr>
          <w:rFonts w:cs="Times New Roman"/>
          <w:b/>
          <w:szCs w:val="24"/>
        </w:rPr>
        <w:fldChar w:fldCharType="end"/>
      </w:r>
      <w:r>
        <w:rPr>
          <w:rFonts w:cs="Times New Roman"/>
          <w:szCs w:val="24"/>
        </w:rPr>
        <w:t>)</w:t>
      </w:r>
      <w:r w:rsidRPr="00C831B0">
        <w:rPr>
          <w:rFonts w:cs="Times New Roman"/>
          <w:szCs w:val="24"/>
        </w:rPr>
        <w:t xml:space="preserve">. </w:t>
      </w:r>
      <w:r>
        <w:rPr>
          <w:rFonts w:cs="Times New Roman"/>
          <w:szCs w:val="24"/>
        </w:rPr>
        <w:t xml:space="preserve">Landlord further covenants that the number of parking spaces within the Protected Area shall not be decreased and the traffic pattern within the Protected Area shall not be modified. Nothing contained in this Section shall restrict Landlord from complying with Legal Requirements, provided that, if the </w:t>
      </w:r>
      <w:proofErr w:type="gramStart"/>
      <w:r>
        <w:rPr>
          <w:rFonts w:cs="Times New Roman"/>
          <w:szCs w:val="24"/>
        </w:rPr>
        <w:t>manner in which</w:t>
      </w:r>
      <w:proofErr w:type="gramEnd"/>
      <w:r>
        <w:rPr>
          <w:rFonts w:cs="Times New Roman"/>
          <w:szCs w:val="24"/>
        </w:rPr>
        <w:t xml:space="preserve"> such Legal Requirement may be implemented is discretionary, then Tenant shall have the right to consent to such implementation. In addition, Landlord shall not lease any kiosk, cart or mobile retail unit of any kind in the Shopping Center for the purpose of selling </w:t>
      </w:r>
      <w:bookmarkStart w:id="65" w:name="_Hlk61523623"/>
      <w:r>
        <w:rPr>
          <w:rFonts w:cs="Times New Roman"/>
          <w:szCs w:val="24"/>
        </w:rPr>
        <w:t xml:space="preserve">cosmetics, hair care products, skin care products, </w:t>
      </w:r>
      <w:bookmarkEnd w:id="65"/>
      <w:r>
        <w:rPr>
          <w:rFonts w:cs="Times New Roman"/>
          <w:szCs w:val="24"/>
        </w:rPr>
        <w:t xml:space="preserve">perfumes and/or fragrances (any such kiosk, cart or mobile retail unit, a </w:t>
      </w:r>
      <w:r w:rsidR="00EB7654">
        <w:rPr>
          <w:rFonts w:cs="Times New Roman"/>
          <w:szCs w:val="24"/>
        </w:rPr>
        <w:t>“</w:t>
      </w:r>
      <w:r>
        <w:rPr>
          <w:rFonts w:cs="Times New Roman"/>
          <w:b/>
          <w:szCs w:val="24"/>
        </w:rPr>
        <w:t>Competing Kiosk</w:t>
      </w:r>
      <w:r w:rsidR="00EB7654">
        <w:rPr>
          <w:rFonts w:cs="Times New Roman"/>
          <w:szCs w:val="24"/>
        </w:rPr>
        <w:t>”</w:t>
      </w:r>
      <w:r>
        <w:rPr>
          <w:rFonts w:cs="Times New Roman"/>
          <w:szCs w:val="24"/>
        </w:rPr>
        <w:t>).</w:t>
      </w:r>
    </w:p>
    <w:p w14:paraId="2D649618" w14:textId="77081EF3" w:rsidR="00DD5BF1" w:rsidRDefault="003E7BE2">
      <w:pPr>
        <w:pStyle w:val="Heading3"/>
        <w:adjustRightInd/>
        <w:rPr>
          <w:rFonts w:cs="Times New Roman"/>
          <w:szCs w:val="24"/>
        </w:rPr>
      </w:pPr>
      <w:bookmarkStart w:id="66" w:name="_Hlk78543523"/>
      <w:bookmarkEnd w:id="64"/>
      <w:r w:rsidRPr="003E7BE2">
        <w:rPr>
          <w:rFonts w:cs="Times New Roman"/>
          <w:szCs w:val="24"/>
        </w:rPr>
        <w:t xml:space="preserve">If Landlord violates its covenant with respect to the Protected Area and/or a </w:t>
      </w:r>
      <w:bookmarkStart w:id="67" w:name="_cp_change_223"/>
      <w:r w:rsidRPr="003E7BE2">
        <w:rPr>
          <w:rFonts w:cs="Times New Roman"/>
          <w:szCs w:val="24"/>
        </w:rPr>
        <w:t>Competing</w:t>
      </w:r>
      <w:bookmarkEnd w:id="67"/>
      <w:r w:rsidRPr="003E7BE2">
        <w:rPr>
          <w:rFonts w:cs="Times New Roman"/>
          <w:szCs w:val="24"/>
        </w:rPr>
        <w:t xml:space="preserve"> Kiosk, Tenant shall immediately have the right to deduct from Rent the sum of </w:t>
      </w:r>
      <w:bookmarkStart w:id="68" w:name="_cp_change_225"/>
      <w:r w:rsidRPr="003E7BE2">
        <w:rPr>
          <w:rFonts w:cs="Times New Roman"/>
          <w:szCs w:val="24"/>
        </w:rPr>
        <w:t xml:space="preserve">One Thousand </w:t>
      </w:r>
      <w:bookmarkEnd w:id="68"/>
      <w:r w:rsidRPr="003E7BE2">
        <w:rPr>
          <w:rFonts w:cs="Times New Roman"/>
          <w:szCs w:val="24"/>
        </w:rPr>
        <w:t>Five Hundred and 00/100 Dollars ($</w:t>
      </w:r>
      <w:bookmarkStart w:id="69" w:name="_cp_change_227"/>
      <w:r w:rsidRPr="003E7BE2">
        <w:rPr>
          <w:rFonts w:cs="Times New Roman"/>
          <w:szCs w:val="24"/>
        </w:rPr>
        <w:t>500.00</w:t>
      </w:r>
      <w:bookmarkEnd w:id="69"/>
      <w:r w:rsidRPr="003E7BE2">
        <w:rPr>
          <w:rFonts w:cs="Times New Roman"/>
          <w:szCs w:val="24"/>
        </w:rPr>
        <w:t xml:space="preserve">) per day for each day of such violation, </w:t>
      </w:r>
      <w:bookmarkStart w:id="70" w:name="_cp_change_228"/>
      <w:r w:rsidRPr="003E7BE2">
        <w:rPr>
          <w:rFonts w:cs="Times New Roman"/>
          <w:szCs w:val="24"/>
        </w:rPr>
        <w:t xml:space="preserve">provided Tenant shall not deduct such amount from Rent unless </w:t>
      </w:r>
      <w:r w:rsidR="004B011F">
        <w:rPr>
          <w:rFonts w:cs="Times New Roman"/>
          <w:szCs w:val="24"/>
        </w:rPr>
        <w:t>Landlord</w:t>
      </w:r>
      <w:r w:rsidRPr="003E7BE2">
        <w:rPr>
          <w:rFonts w:cs="Times New Roman"/>
          <w:szCs w:val="24"/>
        </w:rPr>
        <w:t xml:space="preserve"> has failed to cure such violation within five (5) days</w:t>
      </w:r>
      <w:r>
        <w:rPr>
          <w:rFonts w:cs="Times New Roman"/>
          <w:szCs w:val="24"/>
        </w:rPr>
        <w:t>,</w:t>
      </w:r>
      <w:bookmarkEnd w:id="70"/>
      <w:r>
        <w:rPr>
          <w:rFonts w:cs="Times New Roman"/>
          <w:szCs w:val="24"/>
        </w:rPr>
        <w:t xml:space="preserve"> </w:t>
      </w:r>
      <w:r w:rsidRPr="003E7BE2">
        <w:rPr>
          <w:rFonts w:cs="Times New Roman"/>
          <w:szCs w:val="24"/>
        </w:rPr>
        <w:t>in addition to any and all other rights and remedies Tenant may have at law, in equity and/or under this Lease, including the right to seek injunctive relief and/or specific performance</w:t>
      </w:r>
      <w:bookmarkEnd w:id="66"/>
      <w:r w:rsidR="00DD5BF1">
        <w:rPr>
          <w:rFonts w:cs="Times New Roman"/>
          <w:szCs w:val="24"/>
        </w:rPr>
        <w:t xml:space="preserve"> </w:t>
      </w:r>
    </w:p>
    <w:p w14:paraId="06DEF2BC" w14:textId="77777777" w:rsidR="00DD5BF1" w:rsidRDefault="00DD5BF1">
      <w:pPr>
        <w:pStyle w:val="Heading2"/>
        <w:adjustRightInd/>
        <w:rPr>
          <w:rFonts w:cs="Times New Roman"/>
          <w:bCs w:val="0"/>
          <w:vanish/>
          <w:szCs w:val="24"/>
          <w:specVanish/>
        </w:rPr>
      </w:pPr>
      <w:r>
        <w:rPr>
          <w:rFonts w:cs="Times New Roman"/>
          <w:bCs w:val="0"/>
          <w:szCs w:val="24"/>
        </w:rPr>
        <w:t>Common Areas</w:t>
      </w:r>
    </w:p>
    <w:p w14:paraId="3212CBDF" w14:textId="77777777" w:rsidR="00DD5BF1" w:rsidRDefault="00DD5BF1">
      <w:pPr>
        <w:adjustRightInd/>
        <w:rPr>
          <w:rFonts w:cs="Times New Roman"/>
          <w:szCs w:val="24"/>
        </w:rPr>
      </w:pPr>
    </w:p>
    <w:p w14:paraId="1623FEFC" w14:textId="118163C0" w:rsidR="00DD5BF1" w:rsidRDefault="00DD5BF1">
      <w:pPr>
        <w:pStyle w:val="Heading3"/>
        <w:adjustRightInd/>
        <w:rPr>
          <w:rFonts w:cs="Times New Roman"/>
          <w:szCs w:val="24"/>
        </w:rPr>
      </w:pPr>
      <w:r>
        <w:rPr>
          <w:rFonts w:cs="Times New Roman"/>
          <w:szCs w:val="24"/>
        </w:rPr>
        <w:t xml:space="preserve">Tenant and Tenant’s Agents, customers and invitees shall have all rights appurtenant to the Premises and a non-exclusive right, in common with the other occupants of the Shopping Center and with the public, for the purpose of access over and across as well as the use of all areas for the common use of the occupants of the Shopping Center, including, without limitation, the sidewalks, driveways, loading docks, delivery areas and parking areas on the Shopping Center (collectively, the </w:t>
      </w:r>
      <w:r w:rsidR="00EB7654">
        <w:rPr>
          <w:rFonts w:cs="Times New Roman"/>
          <w:szCs w:val="24"/>
        </w:rPr>
        <w:t>“</w:t>
      </w:r>
      <w:r>
        <w:rPr>
          <w:rFonts w:cs="Times New Roman"/>
          <w:b/>
          <w:szCs w:val="24"/>
        </w:rPr>
        <w:t>Common Areas</w:t>
      </w:r>
      <w:r w:rsidR="00EB7654">
        <w:rPr>
          <w:rFonts w:cs="Times New Roman"/>
          <w:szCs w:val="24"/>
        </w:rPr>
        <w:t>”</w:t>
      </w:r>
      <w:r>
        <w:rPr>
          <w:rFonts w:cs="Times New Roman"/>
          <w:szCs w:val="24"/>
        </w:rPr>
        <w:t xml:space="preserve">). </w:t>
      </w:r>
    </w:p>
    <w:p w14:paraId="7DF9BC45" w14:textId="5ABFFE7F" w:rsidR="00DD5BF1" w:rsidRDefault="00D9643A">
      <w:pPr>
        <w:pStyle w:val="Heading3"/>
        <w:adjustRightInd/>
        <w:rPr>
          <w:rFonts w:cs="Times New Roman"/>
          <w:szCs w:val="24"/>
        </w:rPr>
      </w:pPr>
      <w:r>
        <w:rPr>
          <w:rFonts w:cs="Times New Roman"/>
          <w:szCs w:val="24"/>
        </w:rPr>
        <w:t>Landlord covenants that (1) the two (2) closest major public (non-service) driveways to the public entrance of the Premises from a public street shall not be materially reduced or relocated</w:t>
      </w:r>
      <w:r w:rsidR="004F4219">
        <w:rPr>
          <w:rFonts w:cs="Times New Roman"/>
          <w:szCs w:val="24"/>
        </w:rPr>
        <w:t>;</w:t>
      </w:r>
      <w:r>
        <w:rPr>
          <w:rFonts w:cs="Times New Roman"/>
          <w:szCs w:val="24"/>
        </w:rPr>
        <w:t xml:space="preserve"> (2) the closest service driveway to the service entrance of the Premises from a public street shall not be materially reduced or relocated, and (3) Landlord shall not </w:t>
      </w:r>
      <w:r w:rsidR="005E60C2">
        <w:rPr>
          <w:rFonts w:cs="Times New Roman"/>
          <w:szCs w:val="24"/>
        </w:rPr>
        <w:t>permit</w:t>
      </w:r>
      <w:r>
        <w:rPr>
          <w:rFonts w:cs="Times New Roman"/>
          <w:szCs w:val="24"/>
        </w:rPr>
        <w:t xml:space="preserve"> anything except as shown on the site plan attached as </w:t>
      </w:r>
      <w:r>
        <w:rPr>
          <w:rFonts w:cs="Times New Roman"/>
          <w:b/>
          <w:szCs w:val="24"/>
        </w:rPr>
        <w:fldChar w:fldCharType="begin"/>
      </w:r>
      <w:r>
        <w:rPr>
          <w:rFonts w:cs="Times New Roman"/>
          <w:b/>
          <w:szCs w:val="24"/>
        </w:rPr>
        <w:instrText xml:space="preserve"> REF _Ref9433677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A-1</w:t>
      </w:r>
      <w:r>
        <w:rPr>
          <w:rFonts w:cs="Times New Roman"/>
          <w:b/>
          <w:szCs w:val="24"/>
        </w:rPr>
        <w:fldChar w:fldCharType="end"/>
      </w:r>
      <w:r>
        <w:rPr>
          <w:rFonts w:cs="Times New Roman"/>
          <w:szCs w:val="24"/>
        </w:rPr>
        <w:t xml:space="preserve"> that materially interferes with access to or visibility of the Premises without Tenant’s prior written consent, which consent may be withheld in </w:t>
      </w:r>
      <w:r>
        <w:rPr>
          <w:rFonts w:cs="Times New Roman"/>
          <w:szCs w:val="24"/>
        </w:rPr>
        <w:lastRenderedPageBreak/>
        <w:t xml:space="preserve">Tenant’s sole, but good faith, discretion. Nothing contained in this Section shall restrict Landlord from complying with Legal Requirements, provided that, if the </w:t>
      </w:r>
      <w:proofErr w:type="gramStart"/>
      <w:r>
        <w:rPr>
          <w:rFonts w:cs="Times New Roman"/>
          <w:szCs w:val="24"/>
        </w:rPr>
        <w:t>manner in which</w:t>
      </w:r>
      <w:proofErr w:type="gramEnd"/>
      <w:r>
        <w:rPr>
          <w:rFonts w:cs="Times New Roman"/>
          <w:szCs w:val="24"/>
        </w:rPr>
        <w:t xml:space="preserve"> such Legal Requirement may be implemented is discretionary, then Tenant shall have the right to consent to such implementation.</w:t>
      </w:r>
    </w:p>
    <w:p w14:paraId="70B8A224" w14:textId="77777777" w:rsidR="00DD5BF1" w:rsidRDefault="00DD5BF1">
      <w:pPr>
        <w:pStyle w:val="Heading2"/>
        <w:adjustRightInd/>
        <w:rPr>
          <w:rFonts w:cs="Times New Roman"/>
          <w:bCs w:val="0"/>
          <w:vanish/>
          <w:szCs w:val="24"/>
          <w:specVanish/>
        </w:rPr>
      </w:pPr>
      <w:r>
        <w:rPr>
          <w:rFonts w:cs="Times New Roman"/>
          <w:bCs w:val="0"/>
          <w:szCs w:val="24"/>
        </w:rPr>
        <w:t>Exterior of Premises</w:t>
      </w:r>
    </w:p>
    <w:p w14:paraId="763141AD" w14:textId="77777777" w:rsidR="00DD5BF1" w:rsidRDefault="00DD5BF1">
      <w:pPr>
        <w:adjustRightInd/>
        <w:rPr>
          <w:rFonts w:cs="Times New Roman"/>
          <w:szCs w:val="24"/>
        </w:rPr>
      </w:pPr>
    </w:p>
    <w:p w14:paraId="5AB17AC3" w14:textId="77777777" w:rsidR="00DD5BF1" w:rsidRDefault="00DD5BF1">
      <w:pPr>
        <w:pStyle w:val="Heading3"/>
        <w:adjustRightInd/>
        <w:rPr>
          <w:rFonts w:cs="Times New Roman"/>
          <w:szCs w:val="24"/>
        </w:rPr>
      </w:pPr>
      <w:r>
        <w:rPr>
          <w:rFonts w:cs="Times New Roman"/>
          <w:szCs w:val="24"/>
        </w:rPr>
        <w:t>Except when necessary to perform repair work as required by Section 15.1, Landlord shall not, nor permit others to (1) make or erect any alterations or additions to the exterior of the Premises, or (2) if any portion of the Premises is directly under the roof, affix, erect or install thereon any structure or object of any kind on the roof above the Premises.</w:t>
      </w:r>
    </w:p>
    <w:p w14:paraId="515A56D4" w14:textId="6E46F7BF" w:rsidR="005F4375" w:rsidRDefault="00DD5BF1">
      <w:pPr>
        <w:pStyle w:val="Heading3"/>
        <w:adjustRightInd/>
        <w:ind w:left="-90"/>
        <w:rPr>
          <w:rFonts w:cs="Times New Roman"/>
          <w:szCs w:val="24"/>
        </w:rPr>
      </w:pPr>
      <w:r>
        <w:rPr>
          <w:rFonts w:cs="Times New Roman"/>
          <w:szCs w:val="24"/>
        </w:rPr>
        <w:t>If scaffolding, protective barricades and/or other aids to construction (collectively</w:t>
      </w:r>
      <w:r w:rsidR="00F05B06">
        <w:rPr>
          <w:rFonts w:cs="Times New Roman"/>
          <w:szCs w:val="24"/>
        </w:rPr>
        <w:t>,</w:t>
      </w:r>
      <w:r>
        <w:rPr>
          <w:rFonts w:cs="Times New Roman"/>
          <w:szCs w:val="24"/>
        </w:rPr>
        <w:t xml:space="preserve"> </w:t>
      </w:r>
      <w:r w:rsidR="00EB7654">
        <w:rPr>
          <w:rFonts w:cs="Times New Roman"/>
          <w:szCs w:val="24"/>
        </w:rPr>
        <w:t>“</w:t>
      </w:r>
      <w:r>
        <w:rPr>
          <w:rFonts w:cs="Times New Roman"/>
          <w:b/>
          <w:szCs w:val="24"/>
        </w:rPr>
        <w:t>Construction</w:t>
      </w:r>
      <w:r w:rsidR="00D9643A">
        <w:rPr>
          <w:rFonts w:cs="Times New Roman"/>
          <w:b/>
          <w:szCs w:val="24"/>
        </w:rPr>
        <w:t> </w:t>
      </w:r>
      <w:r>
        <w:rPr>
          <w:rFonts w:cs="Times New Roman"/>
          <w:b/>
          <w:szCs w:val="24"/>
        </w:rPr>
        <w:t>Aids</w:t>
      </w:r>
      <w:r w:rsidR="00EB7654">
        <w:rPr>
          <w:rFonts w:cs="Times New Roman"/>
          <w:szCs w:val="24"/>
        </w:rPr>
        <w:t>”</w:t>
      </w:r>
      <w:r>
        <w:rPr>
          <w:rFonts w:cs="Times New Roman"/>
          <w:szCs w:val="24"/>
        </w:rPr>
        <w:t xml:space="preserve">) in front of or above the storefront of the Premises are necessary to perform repair work as required by Section 15.1, then (1) so-called </w:t>
      </w:r>
      <w:r w:rsidR="00EB7654">
        <w:rPr>
          <w:rFonts w:cs="Times New Roman"/>
          <w:szCs w:val="24"/>
        </w:rPr>
        <w:t>“</w:t>
      </w:r>
      <w:r>
        <w:rPr>
          <w:rFonts w:cs="Times New Roman"/>
          <w:szCs w:val="24"/>
        </w:rPr>
        <w:t>double height</w:t>
      </w:r>
      <w:r w:rsidR="00EB7654">
        <w:rPr>
          <w:rFonts w:cs="Times New Roman"/>
          <w:szCs w:val="24"/>
        </w:rPr>
        <w:t>”</w:t>
      </w:r>
      <w:r>
        <w:rPr>
          <w:rFonts w:cs="Times New Roman"/>
          <w:szCs w:val="24"/>
        </w:rPr>
        <w:t xml:space="preserve"> scaffolding shall be used (except when principles of sound engineering or Legal Requirements prohibit the use of such scaffolding, in which case the horizontal portion of any such scaffolding shall be located above and as far away from the storefront of the Premises as is reasonably practicable); (2) barricades and/or the vertical supports of any scaffolding shall be located at least twenty-five (25) feet away from the entrances to the Premises (except when principles of sound engineering or Legal Requirements require that they be located within twenty-five (25) feet of such entrances, in which case such barricades and/or vertical supports of scaffolding shall be located as far away from the entrances to the Premises as is reasonably practicable); (3) the applicable work shall be diligently pursued to completion and the Construction Aids removed as promptly as possible; (4) Landlord shall be required to take all other measures to ensure reasonable access to the Premises by customers and for delivery of merchandise, and, if requested by Tenant, to provide temporary signage identifying and directing customers to, the Premises; (5) Tenant shall have the exclusive right to place signage on that portion of the Construction Aids in front of and/or above the storefront of the Premises; and (6) Landlord shall notify Tenant at least ninety (90) days in advance of the erection of any Construction Aids, except in the event of an Emergency (as defined in Section 23.3 hereof), in which event only such notice as is reasonable under the circumstances shall be required. </w:t>
      </w:r>
      <w:bookmarkStart w:id="71" w:name="_Hlk96081030"/>
    </w:p>
    <w:p w14:paraId="65BF80DA" w14:textId="3581EE80" w:rsidR="00DD5BF1" w:rsidRDefault="00DD5BF1">
      <w:pPr>
        <w:pStyle w:val="Heading3"/>
        <w:adjustRightInd/>
        <w:ind w:left="-90"/>
        <w:rPr>
          <w:rFonts w:cs="Times New Roman"/>
          <w:szCs w:val="24"/>
        </w:rPr>
      </w:pPr>
      <w:r>
        <w:rPr>
          <w:rFonts w:cs="Times New Roman"/>
          <w:szCs w:val="24"/>
        </w:rPr>
        <w:t xml:space="preserve">Notwithstanding anything to the contrary in this Lease, Landlord shall not place, nor permit others to place, any Construction Aids in front of or above the storefront of the Premises during any of the following periods (each a </w:t>
      </w:r>
      <w:r w:rsidR="00EB7654">
        <w:rPr>
          <w:rFonts w:cs="Times New Roman"/>
          <w:szCs w:val="24"/>
        </w:rPr>
        <w:t>“</w:t>
      </w:r>
      <w:r>
        <w:rPr>
          <w:rFonts w:cs="Times New Roman"/>
          <w:b/>
          <w:szCs w:val="24"/>
        </w:rPr>
        <w:t>Restricted Period</w:t>
      </w:r>
      <w:r w:rsidR="00EB7654">
        <w:rPr>
          <w:rFonts w:cs="Times New Roman"/>
          <w:szCs w:val="24"/>
        </w:rPr>
        <w:t>”</w:t>
      </w:r>
      <w:r>
        <w:rPr>
          <w:rFonts w:cs="Times New Roman"/>
          <w:szCs w:val="24"/>
        </w:rPr>
        <w:t xml:space="preserve">), except in the event of any Emergency: (a) the period of thirty (30) days prior to the scheduled date of Tenant’s opening the Premises for business, (b) the period of sixty (60) days following the date Tenant opens the Premises for business, and (c) the period from and including </w:t>
      </w:r>
      <w:r w:rsidR="003E7BE2">
        <w:rPr>
          <w:rFonts w:cs="Times New Roman"/>
          <w:szCs w:val="24"/>
        </w:rPr>
        <w:t>November 1</w:t>
      </w:r>
      <w:r w:rsidR="00EE015E">
        <w:rPr>
          <w:rFonts w:cs="Times New Roman"/>
          <w:szCs w:val="24"/>
        </w:rPr>
        <w:t>5</w:t>
      </w:r>
      <w:r w:rsidR="003E7BE2">
        <w:rPr>
          <w:rFonts w:cs="Times New Roman"/>
          <w:szCs w:val="24"/>
        </w:rPr>
        <w:t xml:space="preserve"> </w:t>
      </w:r>
      <w:r>
        <w:rPr>
          <w:rFonts w:cs="Times New Roman"/>
          <w:szCs w:val="24"/>
        </w:rPr>
        <w:t>of any calendar year through and including the next following January 15. If Landlord violates its covenant with respect to any Restricted Period, then, in addition to all rights and remedies that Tenant may have under this Lease, at law or in equity, all Rent shall abate during the Restricted Period.</w:t>
      </w:r>
      <w:bookmarkEnd w:id="71"/>
    </w:p>
    <w:p w14:paraId="5511EF50" w14:textId="42A25545" w:rsidR="00DD5BF1" w:rsidRPr="000C32AB" w:rsidRDefault="00DD5BF1" w:rsidP="000C32AB">
      <w:pPr>
        <w:pStyle w:val="Heading3"/>
        <w:adjustRightInd/>
        <w:ind w:left="-90"/>
        <w:rPr>
          <w:rFonts w:cs="Times New Roman"/>
          <w:szCs w:val="24"/>
        </w:rPr>
      </w:pPr>
      <w:bookmarkStart w:id="72" w:name="_cp_blt_2_25"/>
      <w:bookmarkStart w:id="73" w:name="_cp_text_2_26"/>
      <w:bookmarkEnd w:id="72"/>
      <w:r>
        <w:rPr>
          <w:rFonts w:cs="Times New Roman"/>
          <w:szCs w:val="24"/>
        </w:rPr>
        <w:t xml:space="preserve">Landlord shall modify the </w:t>
      </w:r>
      <w:r w:rsidR="00A06E8A" w:rsidRPr="00A06E8A">
        <w:rPr>
          <w:rFonts w:cs="Times New Roman"/>
          <w:szCs w:val="24"/>
        </w:rPr>
        <w:t>two</w:t>
      </w:r>
      <w:r w:rsidRPr="00A06E8A">
        <w:rPr>
          <w:rFonts w:cs="Times New Roman"/>
          <w:szCs w:val="24"/>
        </w:rPr>
        <w:t xml:space="preserve"> (</w:t>
      </w:r>
      <w:r w:rsidR="00A06E8A" w:rsidRPr="00A06E8A">
        <w:rPr>
          <w:rFonts w:cs="Times New Roman"/>
          <w:szCs w:val="24"/>
        </w:rPr>
        <w:t>2</w:t>
      </w:r>
      <w:r w:rsidRPr="00A06E8A">
        <w:rPr>
          <w:rFonts w:cs="Times New Roman"/>
          <w:szCs w:val="24"/>
        </w:rPr>
        <w:t>)</w:t>
      </w:r>
      <w:r>
        <w:rPr>
          <w:rFonts w:cs="Times New Roman"/>
          <w:szCs w:val="24"/>
        </w:rPr>
        <w:t xml:space="preserve"> closest surface spots into short term, non-exclusive parking spaces of thirty (30) minutes or less for use by Shopping Center patrons</w:t>
      </w:r>
      <w:r w:rsidR="007E15BA">
        <w:rPr>
          <w:rFonts w:cs="Times New Roman"/>
          <w:szCs w:val="24"/>
        </w:rPr>
        <w:t xml:space="preserve"> at the location shown on </w:t>
      </w:r>
      <w:r w:rsidR="007E15BA" w:rsidRPr="007E15BA">
        <w:rPr>
          <w:rFonts w:cs="Times New Roman"/>
          <w:b/>
          <w:bCs/>
          <w:szCs w:val="24"/>
        </w:rPr>
        <w:t>Exhibit A-1</w:t>
      </w:r>
      <w:r>
        <w:rPr>
          <w:rFonts w:cs="Times New Roman"/>
          <w:szCs w:val="24"/>
        </w:rPr>
        <w:t>.</w:t>
      </w:r>
      <w:r w:rsidR="000C3B35">
        <w:rPr>
          <w:rFonts w:cs="Times New Roman"/>
          <w:szCs w:val="24"/>
        </w:rPr>
        <w:t xml:space="preserve"> </w:t>
      </w:r>
      <w:r>
        <w:rPr>
          <w:rFonts w:cs="Times New Roman"/>
          <w:szCs w:val="24"/>
        </w:rPr>
        <w:t xml:space="preserve">Landlord shall designate such spaces with appropriate signage that indicates such spaces may be used by Shopping Center patrons for not more than thirty (30) minutes. Such signage shall be installed by Landlord at least fifteen (15) days prior to Tenant’s anticipated store opening date. </w:t>
      </w:r>
      <w:bookmarkEnd w:id="73"/>
    </w:p>
    <w:p w14:paraId="2C16B55F" w14:textId="77777777" w:rsidR="00DD5BF1" w:rsidRDefault="00DD5BF1">
      <w:pPr>
        <w:pStyle w:val="Heading2"/>
        <w:adjustRightInd/>
        <w:rPr>
          <w:rFonts w:cs="Times New Roman"/>
          <w:bCs w:val="0"/>
          <w:vanish/>
          <w:szCs w:val="24"/>
          <w:specVanish/>
        </w:rPr>
      </w:pPr>
      <w:r>
        <w:rPr>
          <w:rFonts w:cs="Times New Roman"/>
          <w:bCs w:val="0"/>
          <w:szCs w:val="24"/>
        </w:rPr>
        <w:t>CC&amp;Rs</w:t>
      </w:r>
    </w:p>
    <w:p w14:paraId="7E38B7CD" w14:textId="77777777" w:rsidR="00DD5BF1" w:rsidRDefault="00DD5BF1">
      <w:pPr>
        <w:adjustRightInd/>
        <w:rPr>
          <w:rFonts w:cs="Times New Roman"/>
          <w:szCs w:val="24"/>
        </w:rPr>
      </w:pPr>
    </w:p>
    <w:p w14:paraId="60F03FD0" w14:textId="71140C17" w:rsidR="00DD5BF1" w:rsidRDefault="00DD5BF1" w:rsidP="00D9643A">
      <w:pPr>
        <w:pStyle w:val="Heading3"/>
        <w:rPr>
          <w:rFonts w:cs="Times New Roman"/>
          <w:szCs w:val="24"/>
        </w:rPr>
      </w:pPr>
      <w:bookmarkStart w:id="74" w:name="_Hlk103601742"/>
      <w:bookmarkStart w:id="75" w:name="_Hlk78374242"/>
      <w:r>
        <w:rPr>
          <w:rFonts w:cs="Times New Roman"/>
          <w:szCs w:val="24"/>
        </w:rPr>
        <w:t xml:space="preserve">Tenant acknowledges that the Shopping Center is subject to that certain </w:t>
      </w:r>
      <w:r w:rsidR="00EB674A" w:rsidRPr="00824637">
        <w:rPr>
          <w:rFonts w:eastAsiaTheme="minorHAnsi"/>
        </w:rPr>
        <w:t>Amended and Restated Declaration of Protective Covenants for Johns Creek dated February 29, 2012, by JC Land Investment, LLC; JC BTS, LLC; JC Flex, LLC; JC Office, LLC; and Jettison, LLC recorded at Deed Book 50947 Page 74 in the official records of Fulton County, Georgia (</w:t>
      </w:r>
      <w:r w:rsidR="00EB7654">
        <w:rPr>
          <w:rFonts w:eastAsiaTheme="minorHAnsi"/>
        </w:rPr>
        <w:t>“</w:t>
      </w:r>
      <w:r w:rsidR="00EB674A" w:rsidRPr="00B26E68">
        <w:rPr>
          <w:rFonts w:eastAsiaTheme="minorHAnsi"/>
          <w:b/>
          <w:bCs/>
        </w:rPr>
        <w:t>Declaration</w:t>
      </w:r>
      <w:r w:rsidR="00EB7654">
        <w:rPr>
          <w:rFonts w:eastAsiaTheme="minorHAnsi"/>
        </w:rPr>
        <w:t>”</w:t>
      </w:r>
      <w:r w:rsidR="00EB674A" w:rsidRPr="00824637">
        <w:rPr>
          <w:rFonts w:eastAsiaTheme="minorHAnsi"/>
        </w:rPr>
        <w:t>)</w:t>
      </w:r>
      <w:r w:rsidR="005D6D53">
        <w:rPr>
          <w:rFonts w:eastAsiaTheme="minorHAnsi"/>
        </w:rPr>
        <w:t xml:space="preserve"> and that certain </w:t>
      </w:r>
      <w:r w:rsidR="00EB674A" w:rsidRPr="00254EA4">
        <w:rPr>
          <w:rFonts w:eastAsiaTheme="minorHAnsi"/>
        </w:rPr>
        <w:t xml:space="preserve">Reciprocal Easement Agreement dated March 12, 2024 among Medley Johns Creek Phase 1 Owner, LLC, Medley Johns Creek Phase 2 Owner, LLC, Medley Johns Creek </w:t>
      </w:r>
      <w:r w:rsidR="00EB674A" w:rsidRPr="00254EA4">
        <w:rPr>
          <w:rFonts w:eastAsiaTheme="minorHAnsi"/>
        </w:rPr>
        <w:lastRenderedPageBreak/>
        <w:t xml:space="preserve">TH Owner, LLC, and </w:t>
      </w:r>
      <w:proofErr w:type="spellStart"/>
      <w:r w:rsidR="00EB674A" w:rsidRPr="00254EA4">
        <w:rPr>
          <w:rFonts w:eastAsiaTheme="minorHAnsi"/>
        </w:rPr>
        <w:t>Bawston</w:t>
      </w:r>
      <w:proofErr w:type="spellEnd"/>
      <w:r w:rsidR="00EB674A" w:rsidRPr="00254EA4">
        <w:rPr>
          <w:rFonts w:eastAsiaTheme="minorHAnsi"/>
        </w:rPr>
        <w:t xml:space="preserve"> Creek BTS Property LLC (</w:t>
      </w:r>
      <w:r w:rsidR="00EB7654">
        <w:rPr>
          <w:rFonts w:eastAsiaTheme="minorHAnsi"/>
        </w:rPr>
        <w:t>“</w:t>
      </w:r>
      <w:r w:rsidR="00EB674A" w:rsidRPr="00B26E68">
        <w:rPr>
          <w:rFonts w:eastAsiaTheme="minorHAnsi"/>
          <w:b/>
          <w:bCs/>
        </w:rPr>
        <w:t>REA</w:t>
      </w:r>
      <w:r w:rsidR="00EB7654">
        <w:rPr>
          <w:rFonts w:eastAsiaTheme="minorHAnsi"/>
        </w:rPr>
        <w:t>”</w:t>
      </w:r>
      <w:r w:rsidR="00EB674A" w:rsidRPr="00254EA4">
        <w:rPr>
          <w:rFonts w:eastAsiaTheme="minorHAnsi"/>
        </w:rPr>
        <w:t>)</w:t>
      </w:r>
      <w:r>
        <w:rPr>
          <w:rFonts w:cs="Times New Roman"/>
          <w:szCs w:val="24"/>
        </w:rPr>
        <w:t xml:space="preserve"> </w:t>
      </w:r>
      <w:bookmarkEnd w:id="74"/>
      <w:r>
        <w:rPr>
          <w:rFonts w:cs="Times New Roman"/>
          <w:szCs w:val="24"/>
        </w:rPr>
        <w:t xml:space="preserve">(collectively, the </w:t>
      </w:r>
      <w:r w:rsidR="00EB7654">
        <w:rPr>
          <w:rFonts w:cs="Times New Roman"/>
          <w:szCs w:val="24"/>
        </w:rPr>
        <w:t>“</w:t>
      </w:r>
      <w:r>
        <w:rPr>
          <w:rFonts w:cs="Times New Roman"/>
          <w:b/>
          <w:szCs w:val="24"/>
        </w:rPr>
        <w:t>CC&amp;Rs</w:t>
      </w:r>
      <w:r w:rsidR="00EB7654">
        <w:rPr>
          <w:rFonts w:cs="Times New Roman"/>
          <w:szCs w:val="24"/>
        </w:rPr>
        <w:t>”</w:t>
      </w:r>
      <w:r>
        <w:rPr>
          <w:rFonts w:cs="Times New Roman"/>
          <w:szCs w:val="24"/>
        </w:rPr>
        <w:t>). In the event of any conflict or ambiguity existing between the CC&amp;Rs and this Lease, this Lease shall control as between Landlord and Tenant.</w:t>
      </w:r>
    </w:p>
    <w:p w14:paraId="7BCCF0A4" w14:textId="5F77C3F9" w:rsidR="00DD5BF1" w:rsidRPr="003678C5" w:rsidRDefault="00DD5BF1" w:rsidP="003678C5">
      <w:pPr>
        <w:pStyle w:val="Heading3"/>
        <w:adjustRightInd/>
        <w:rPr>
          <w:rFonts w:cs="Times New Roman"/>
          <w:szCs w:val="24"/>
        </w:rPr>
      </w:pPr>
      <w:r>
        <w:rPr>
          <w:rFonts w:cs="Times New Roman"/>
          <w:szCs w:val="24"/>
        </w:rPr>
        <w:t>Landlord covenants to perform or cause to</w:t>
      </w:r>
      <w:r w:rsidR="003678C5">
        <w:rPr>
          <w:rFonts w:cs="Times New Roman"/>
          <w:szCs w:val="24"/>
        </w:rPr>
        <w:t xml:space="preserve"> </w:t>
      </w:r>
      <w:r w:rsidRPr="003678C5">
        <w:rPr>
          <w:rFonts w:cs="Times New Roman"/>
          <w:szCs w:val="24"/>
        </w:rPr>
        <w:t xml:space="preserve">be performed all terms and conditions of the CC&amp;Rs. Tenant shall enjoy </w:t>
      </w:r>
      <w:proofErr w:type="gramStart"/>
      <w:r w:rsidRPr="003678C5">
        <w:rPr>
          <w:rFonts w:cs="Times New Roman"/>
          <w:szCs w:val="24"/>
        </w:rPr>
        <w:t>all of</w:t>
      </w:r>
      <w:proofErr w:type="gramEnd"/>
      <w:r w:rsidRPr="003678C5">
        <w:rPr>
          <w:rFonts w:cs="Times New Roman"/>
          <w:szCs w:val="24"/>
        </w:rPr>
        <w:t xml:space="preserve"> the benefits of the CC&amp;Rs and </w:t>
      </w:r>
      <w:r w:rsidR="005D6D53">
        <w:rPr>
          <w:rFonts w:cs="Times New Roman"/>
          <w:szCs w:val="24"/>
        </w:rPr>
        <w:t xml:space="preserve">Tenant </w:t>
      </w:r>
      <w:r w:rsidRPr="003678C5">
        <w:rPr>
          <w:rFonts w:cs="Times New Roman"/>
          <w:szCs w:val="24"/>
        </w:rPr>
        <w:t>shall not violate the CC&amp;Rs</w:t>
      </w:r>
      <w:r w:rsidR="00D9643A" w:rsidRPr="00D9643A">
        <w:rPr>
          <w:rFonts w:cs="Times New Roman"/>
          <w:szCs w:val="24"/>
        </w:rPr>
        <w:t xml:space="preserve"> </w:t>
      </w:r>
      <w:r w:rsidR="00D9643A" w:rsidRPr="003678C5">
        <w:rPr>
          <w:rFonts w:cs="Times New Roman"/>
          <w:szCs w:val="24"/>
        </w:rPr>
        <w:t>to the extent expressly applicable to Tenant, except to the extent such obligations and prohibitions have been modified in this Lease. Landlord expressly grants to Tenant the right to enforce all rights and remedies of the CC&amp;Rs</w:t>
      </w:r>
      <w:r w:rsidR="00EE015E">
        <w:rPr>
          <w:rFonts w:cs="Times New Roman"/>
          <w:szCs w:val="24"/>
        </w:rPr>
        <w:t xml:space="preserve"> if, and only if, Landlord fails to timely enforce such rights to the extent that such right benefit Tenant</w:t>
      </w:r>
      <w:r w:rsidR="00D9643A" w:rsidRPr="003678C5">
        <w:rPr>
          <w:rFonts w:cs="Times New Roman"/>
          <w:szCs w:val="24"/>
        </w:rPr>
        <w:t>.</w:t>
      </w:r>
    </w:p>
    <w:p w14:paraId="1B6590B8" w14:textId="56E88924" w:rsidR="00EE015E" w:rsidRDefault="00DD5BF1" w:rsidP="00EE015E">
      <w:pPr>
        <w:pStyle w:val="Heading3"/>
        <w:adjustRightInd/>
        <w:rPr>
          <w:rFonts w:cs="Times New Roman"/>
          <w:b/>
          <w:szCs w:val="24"/>
        </w:rPr>
      </w:pPr>
      <w:r>
        <w:rPr>
          <w:rFonts w:cs="Times New Roman"/>
          <w:szCs w:val="24"/>
        </w:rPr>
        <w:t xml:space="preserve">Landlord may modify the CC&amp;Rs in accordance with the terms of the CC&amp;Rs without Tenant’s prior written approval, except that no such modification shall </w:t>
      </w:r>
      <w:r w:rsidR="005D6D53">
        <w:rPr>
          <w:rFonts w:cs="Times New Roman"/>
          <w:szCs w:val="24"/>
        </w:rPr>
        <w:t xml:space="preserve">materially </w:t>
      </w:r>
      <w:r>
        <w:rPr>
          <w:rFonts w:cs="Times New Roman"/>
          <w:szCs w:val="24"/>
        </w:rPr>
        <w:t xml:space="preserve">increase any of Tenant’s obligations under this Lease or decrease any of Tenant’s rights or Landlord’s obligations under this Lease without Tenant’s prior written approval, which approval may be withheld in Tenant’s </w:t>
      </w:r>
      <w:r w:rsidR="00D9643A">
        <w:rPr>
          <w:rFonts w:cs="Times New Roman"/>
          <w:szCs w:val="24"/>
        </w:rPr>
        <w:t xml:space="preserve">sole, but </w:t>
      </w:r>
      <w:r w:rsidR="005D6D53">
        <w:rPr>
          <w:rFonts w:cs="Times New Roman"/>
          <w:szCs w:val="24"/>
        </w:rPr>
        <w:t>good faith</w:t>
      </w:r>
      <w:r w:rsidR="00D9643A">
        <w:rPr>
          <w:rFonts w:cs="Times New Roman"/>
          <w:szCs w:val="24"/>
        </w:rPr>
        <w:t>,</w:t>
      </w:r>
      <w:r w:rsidR="005D6D53">
        <w:rPr>
          <w:rFonts w:cs="Times New Roman"/>
          <w:szCs w:val="24"/>
        </w:rPr>
        <w:t xml:space="preserve"> </w:t>
      </w:r>
      <w:r>
        <w:rPr>
          <w:rFonts w:cs="Times New Roman"/>
          <w:szCs w:val="24"/>
        </w:rPr>
        <w:t xml:space="preserve">discretion. Notwithstanding any constructive notice given by the recording of any instrument modifying the CC&amp;Rs, Tenant shall have no obligation to observe or perform the terms and conditions of any modification until Tenant has </w:t>
      </w:r>
      <w:proofErr w:type="gramStart"/>
      <w:r>
        <w:rPr>
          <w:rFonts w:cs="Times New Roman"/>
          <w:szCs w:val="24"/>
        </w:rPr>
        <w:t>actually received</w:t>
      </w:r>
      <w:proofErr w:type="gramEnd"/>
      <w:r>
        <w:rPr>
          <w:rFonts w:cs="Times New Roman"/>
          <w:szCs w:val="24"/>
        </w:rPr>
        <w:t xml:space="preserve"> a copy of such instrument duly executed and recorded. Tenant shall have the right to assume, and rely on such assumption, that Landlord has obtained all consents and approvals required under the CC&amp;Rs prior to giving Landlord’s consent or approval to anything required under this Lease, and Tenant shall have no obligation to request any consent or approval directly from any third-party under the CC&amp;Rs, although Tenant shall, upon Landlord’s request, cooperate with Landlord in obtaining any such consent or approval.</w:t>
      </w:r>
      <w:bookmarkEnd w:id="75"/>
    </w:p>
    <w:p w14:paraId="7644083F" w14:textId="77777777" w:rsidR="004C4DA8" w:rsidRDefault="004C4DA8" w:rsidP="004C4DA8">
      <w:pPr>
        <w:pStyle w:val="Heading2"/>
        <w:adjustRightInd/>
        <w:rPr>
          <w:rFonts w:cs="Times New Roman"/>
          <w:bCs w:val="0"/>
          <w:vanish/>
          <w:szCs w:val="24"/>
          <w:specVanish/>
        </w:rPr>
      </w:pPr>
      <w:r>
        <w:rPr>
          <w:rFonts w:cs="Times New Roman"/>
          <w:bCs w:val="0"/>
          <w:szCs w:val="24"/>
        </w:rPr>
        <w:t>Master Lease</w:t>
      </w:r>
    </w:p>
    <w:p w14:paraId="2AFD3CEB" w14:textId="77777777" w:rsidR="004C4DA8" w:rsidRDefault="004C4DA8" w:rsidP="004C4DA8">
      <w:pPr>
        <w:adjustRightInd/>
        <w:rPr>
          <w:rFonts w:cs="Times New Roman"/>
          <w:szCs w:val="24"/>
        </w:rPr>
      </w:pPr>
    </w:p>
    <w:p w14:paraId="457248F0" w14:textId="21A972C3" w:rsidR="004C4DA8" w:rsidRDefault="004C4DA8" w:rsidP="004C4DA8">
      <w:pPr>
        <w:pStyle w:val="Body"/>
        <w:adjustRightInd/>
        <w:rPr>
          <w:rFonts w:cs="Times New Roman"/>
          <w:b/>
          <w:szCs w:val="24"/>
        </w:rPr>
      </w:pPr>
      <w:r>
        <w:rPr>
          <w:rFonts w:cs="Times New Roman"/>
          <w:szCs w:val="24"/>
        </w:rPr>
        <w:t>Landlord represents and warrants to Tenant that, as of the date of this Lease, there is no so-called “ground lease,” “master lease,” “underlying lease” or similar instrument encumbering the Premises.</w:t>
      </w:r>
    </w:p>
    <w:p w14:paraId="4C64E5D8" w14:textId="77777777" w:rsidR="004C4DA8" w:rsidRDefault="004C4DA8" w:rsidP="004C4DA8">
      <w:pPr>
        <w:pStyle w:val="Heading2"/>
        <w:adjustRightInd/>
        <w:rPr>
          <w:rFonts w:cs="Times New Roman"/>
          <w:bCs w:val="0"/>
          <w:vanish/>
          <w:szCs w:val="24"/>
          <w:specVanish/>
        </w:rPr>
      </w:pPr>
      <w:r>
        <w:rPr>
          <w:rFonts w:cs="Times New Roman"/>
          <w:bCs w:val="0"/>
          <w:szCs w:val="24"/>
        </w:rPr>
        <w:t>Condominium Declaration</w:t>
      </w:r>
    </w:p>
    <w:p w14:paraId="55D27452" w14:textId="77777777" w:rsidR="004C4DA8" w:rsidRDefault="004C4DA8" w:rsidP="004C4DA8">
      <w:pPr>
        <w:adjustRightInd/>
        <w:rPr>
          <w:rFonts w:cs="Times New Roman"/>
          <w:szCs w:val="24"/>
        </w:rPr>
      </w:pPr>
    </w:p>
    <w:p w14:paraId="237A7CB4" w14:textId="3E7ECDC9" w:rsidR="00DD5BF1" w:rsidRDefault="004C4DA8" w:rsidP="004C4DA8">
      <w:pPr>
        <w:pStyle w:val="Body"/>
        <w:adjustRightInd/>
        <w:rPr>
          <w:rFonts w:cs="Times New Roman"/>
          <w:b/>
          <w:szCs w:val="24"/>
        </w:rPr>
      </w:pPr>
      <w:r>
        <w:rPr>
          <w:rFonts w:cs="Times New Roman"/>
          <w:szCs w:val="24"/>
        </w:rPr>
        <w:t>Landlord represents and warrants to Tenant that, as of the date of this Lease, there is no so-called “condominium declaration” or similar instrument encumbering the Premises.</w:t>
      </w:r>
    </w:p>
    <w:p w14:paraId="2D0ED890" w14:textId="77777777" w:rsidR="00DD5BF1" w:rsidRDefault="00DD5BF1">
      <w:pPr>
        <w:pStyle w:val="Heading1"/>
        <w:adjustRightInd/>
        <w:ind w:left="0"/>
        <w:rPr>
          <w:rFonts w:cs="Times New Roman"/>
          <w:bCs w:val="0"/>
          <w:szCs w:val="24"/>
        </w:rPr>
      </w:pPr>
      <w:r>
        <w:rPr>
          <w:rFonts w:cs="Times New Roman"/>
          <w:bCs w:val="0"/>
          <w:szCs w:val="24"/>
        </w:rPr>
        <w:t xml:space="preserve"> TERM</w:t>
      </w:r>
    </w:p>
    <w:p w14:paraId="2D96D79E" w14:textId="77777777" w:rsidR="00DD5BF1" w:rsidRDefault="00DD5BF1">
      <w:pPr>
        <w:pStyle w:val="Heading2"/>
        <w:adjustRightInd/>
        <w:rPr>
          <w:rFonts w:cs="Times New Roman"/>
          <w:bCs w:val="0"/>
          <w:vanish/>
          <w:szCs w:val="24"/>
          <w:specVanish/>
        </w:rPr>
      </w:pPr>
      <w:r>
        <w:rPr>
          <w:rFonts w:cs="Times New Roman"/>
          <w:bCs w:val="0"/>
          <w:szCs w:val="24"/>
        </w:rPr>
        <w:t>Original Term</w:t>
      </w:r>
    </w:p>
    <w:p w14:paraId="0EDA90EF" w14:textId="77777777" w:rsidR="00DD5BF1" w:rsidRDefault="00DD5BF1">
      <w:pPr>
        <w:adjustRightInd/>
        <w:rPr>
          <w:rFonts w:cs="Times New Roman"/>
          <w:szCs w:val="24"/>
        </w:rPr>
      </w:pPr>
    </w:p>
    <w:p w14:paraId="71F6CDB4" w14:textId="51FAD998" w:rsidR="00DD5BF1" w:rsidRDefault="00DD5BF1">
      <w:pPr>
        <w:pStyle w:val="Heading3"/>
        <w:adjustRightInd/>
        <w:rPr>
          <w:rFonts w:cs="Times New Roman"/>
          <w:szCs w:val="24"/>
        </w:rPr>
      </w:pPr>
      <w:r>
        <w:rPr>
          <w:rFonts w:cs="Times New Roman"/>
          <w:szCs w:val="24"/>
        </w:rPr>
        <w:t xml:space="preserve"> </w:t>
      </w:r>
      <w:r w:rsidR="00EB7654">
        <w:rPr>
          <w:rFonts w:cs="Times New Roman"/>
          <w:szCs w:val="24"/>
        </w:rPr>
        <w:t>“</w:t>
      </w:r>
      <w:r>
        <w:rPr>
          <w:rFonts w:cs="Times New Roman"/>
          <w:b/>
          <w:szCs w:val="24"/>
        </w:rPr>
        <w:t>Term</w:t>
      </w:r>
      <w:r w:rsidR="00EB7654">
        <w:rPr>
          <w:rFonts w:cs="Times New Roman"/>
          <w:szCs w:val="24"/>
        </w:rPr>
        <w:t>”</w:t>
      </w:r>
      <w:r>
        <w:rPr>
          <w:rFonts w:cs="Times New Roman"/>
          <w:szCs w:val="24"/>
        </w:rPr>
        <w:t xml:space="preserve"> means the Original Term and any extensions or renewals of this Lease that have been exercised or otherwise agreed upon in writing by Tenant.</w:t>
      </w:r>
    </w:p>
    <w:p w14:paraId="243E6B07" w14:textId="07C94701" w:rsidR="00DD5BF1" w:rsidRDefault="00EB7654">
      <w:pPr>
        <w:pStyle w:val="Heading3"/>
        <w:adjustRightInd/>
        <w:rPr>
          <w:rFonts w:cs="Times New Roman"/>
          <w:szCs w:val="24"/>
        </w:rPr>
      </w:pPr>
      <w:r>
        <w:rPr>
          <w:rFonts w:cs="Times New Roman"/>
          <w:szCs w:val="24"/>
        </w:rPr>
        <w:t>“</w:t>
      </w:r>
      <w:r w:rsidR="00DD5BF1">
        <w:rPr>
          <w:rFonts w:cs="Times New Roman"/>
          <w:b/>
          <w:szCs w:val="24"/>
        </w:rPr>
        <w:t>Lease Year</w:t>
      </w:r>
      <w:r>
        <w:rPr>
          <w:rFonts w:cs="Times New Roman"/>
          <w:szCs w:val="24"/>
        </w:rPr>
        <w:t>”</w:t>
      </w:r>
      <w:r w:rsidR="00DD5BF1">
        <w:rPr>
          <w:rFonts w:cs="Times New Roman"/>
          <w:szCs w:val="24"/>
        </w:rPr>
        <w:t xml:space="preserve"> means each twelve (12) full calendar month period from January 1</w:t>
      </w:r>
      <w:r w:rsidR="00DD5BF1">
        <w:rPr>
          <w:rFonts w:cs="Times New Roman"/>
          <w:szCs w:val="24"/>
          <w:vertAlign w:val="superscript"/>
        </w:rPr>
        <w:t>st</w:t>
      </w:r>
      <w:r w:rsidR="00DD5BF1">
        <w:rPr>
          <w:rFonts w:cs="Times New Roman"/>
          <w:szCs w:val="24"/>
        </w:rPr>
        <w:t xml:space="preserve"> through December 31</w:t>
      </w:r>
      <w:r w:rsidR="00DD5BF1">
        <w:rPr>
          <w:rFonts w:cs="Times New Roman"/>
          <w:szCs w:val="24"/>
          <w:vertAlign w:val="superscript"/>
        </w:rPr>
        <w:t>st</w:t>
      </w:r>
      <w:r w:rsidR="00DD5BF1">
        <w:rPr>
          <w:rFonts w:cs="Times New Roman"/>
          <w:szCs w:val="24"/>
        </w:rPr>
        <w:t xml:space="preserve"> during the Term. The first Lease Year shall be comprised of any Partial Lease Year at the beginning of the Term and expire on the expiration of the first full calendar year next following the Commencement Date (unless the Commencement Date is January 1</w:t>
      </w:r>
      <w:r w:rsidR="00DD5BF1">
        <w:rPr>
          <w:rFonts w:cs="Times New Roman"/>
          <w:szCs w:val="24"/>
          <w:vertAlign w:val="superscript"/>
        </w:rPr>
        <w:t>st</w:t>
      </w:r>
      <w:r w:rsidR="00DD5BF1">
        <w:rPr>
          <w:rFonts w:cs="Times New Roman"/>
          <w:szCs w:val="24"/>
        </w:rPr>
        <w:t xml:space="preserve">, in which event the first Lease Year shall begin on the Commencement Date). Any period of less than a full calendar year at the beginning or end of the Term is a </w:t>
      </w:r>
      <w:r>
        <w:rPr>
          <w:rFonts w:cs="Times New Roman"/>
          <w:szCs w:val="24"/>
        </w:rPr>
        <w:t>“</w:t>
      </w:r>
      <w:r w:rsidR="00DD5BF1">
        <w:rPr>
          <w:rFonts w:cs="Times New Roman"/>
          <w:b/>
          <w:szCs w:val="24"/>
        </w:rPr>
        <w:t>Partial Lease Year</w:t>
      </w:r>
      <w:r w:rsidR="00DD5BF1">
        <w:rPr>
          <w:rFonts w:cs="Times New Roman"/>
          <w:szCs w:val="24"/>
        </w:rPr>
        <w:t>.</w:t>
      </w:r>
      <w:r>
        <w:rPr>
          <w:rFonts w:cs="Times New Roman"/>
          <w:szCs w:val="24"/>
        </w:rPr>
        <w:t>”</w:t>
      </w:r>
    </w:p>
    <w:p w14:paraId="099CB01B" w14:textId="60268D12" w:rsidR="00DD5BF1" w:rsidRDefault="00EB7654">
      <w:pPr>
        <w:pStyle w:val="Heading3"/>
        <w:adjustRightInd/>
        <w:rPr>
          <w:rFonts w:cs="Times New Roman"/>
          <w:szCs w:val="24"/>
        </w:rPr>
      </w:pPr>
      <w:r>
        <w:rPr>
          <w:rFonts w:cs="Times New Roman"/>
          <w:szCs w:val="24"/>
        </w:rPr>
        <w:t>“</w:t>
      </w:r>
      <w:r w:rsidR="00DD5BF1">
        <w:rPr>
          <w:rFonts w:cs="Times New Roman"/>
          <w:b/>
          <w:szCs w:val="24"/>
        </w:rPr>
        <w:t>Expiration Date</w:t>
      </w:r>
      <w:r>
        <w:rPr>
          <w:rFonts w:cs="Times New Roman"/>
          <w:szCs w:val="24"/>
        </w:rPr>
        <w:t>”</w:t>
      </w:r>
      <w:r w:rsidR="00DD5BF1">
        <w:rPr>
          <w:rFonts w:cs="Times New Roman"/>
          <w:szCs w:val="24"/>
        </w:rPr>
        <w:t xml:space="preserve"> means the last day of the Term.</w:t>
      </w:r>
    </w:p>
    <w:p w14:paraId="5B1CB700" w14:textId="13791B86" w:rsidR="00DD5BF1" w:rsidRDefault="00DD5BF1">
      <w:pPr>
        <w:pStyle w:val="Heading3"/>
        <w:adjustRightInd/>
        <w:rPr>
          <w:rFonts w:cs="Times New Roman"/>
          <w:szCs w:val="24"/>
        </w:rPr>
      </w:pPr>
      <w:bookmarkStart w:id="76" w:name="_Hlk75517087"/>
      <w:r>
        <w:rPr>
          <w:rFonts w:cs="Times New Roman"/>
          <w:szCs w:val="24"/>
        </w:rPr>
        <w:t xml:space="preserve">After the Commencement Date, Tenant shall prepare, execute and deliver to Landlord an agreement confirming the Commencement Date and other pertinent information in the form of </w:t>
      </w:r>
      <w:r>
        <w:rPr>
          <w:rFonts w:cs="Times New Roman"/>
          <w:b/>
          <w:szCs w:val="24"/>
        </w:rPr>
        <w:fldChar w:fldCharType="begin"/>
      </w:r>
      <w:r>
        <w:rPr>
          <w:rFonts w:cs="Times New Roman"/>
          <w:b/>
          <w:szCs w:val="24"/>
        </w:rPr>
        <w:instrText xml:space="preserve"> REF _Ref9433692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D</w:t>
      </w:r>
      <w:r>
        <w:rPr>
          <w:rFonts w:cs="Times New Roman"/>
          <w:b/>
          <w:szCs w:val="24"/>
        </w:rPr>
        <w:fldChar w:fldCharType="end"/>
      </w:r>
      <w:r>
        <w:rPr>
          <w:rFonts w:cs="Times New Roman"/>
          <w:szCs w:val="24"/>
        </w:rPr>
        <w:t xml:space="preserve"> </w:t>
      </w:r>
      <w:r w:rsidR="00675061">
        <w:rPr>
          <w:rFonts w:cs="Times New Roman"/>
          <w:szCs w:val="24"/>
        </w:rPr>
        <w:t>(</w:t>
      </w:r>
      <w:r w:rsidR="00EB7654">
        <w:rPr>
          <w:rFonts w:cs="Times New Roman"/>
          <w:szCs w:val="24"/>
        </w:rPr>
        <w:t>“</w:t>
      </w:r>
      <w:r>
        <w:rPr>
          <w:rFonts w:cs="Times New Roman"/>
          <w:b/>
          <w:szCs w:val="24"/>
        </w:rPr>
        <w:t>Term Commencement Agreement</w:t>
      </w:r>
      <w:r w:rsidR="00EB7654">
        <w:rPr>
          <w:rFonts w:cs="Times New Roman"/>
          <w:szCs w:val="24"/>
        </w:rPr>
        <w:t>”</w:t>
      </w:r>
      <w:r>
        <w:rPr>
          <w:rFonts w:cs="Times New Roman"/>
          <w:szCs w:val="24"/>
        </w:rPr>
        <w:t xml:space="preserve">). Landlord shall verify the information set forth in the Term Commencement Agreement and, within three (3) weeks after receipt, either execute and deliver to Tenant the Term Commencement Agreement or notify Tenant in writing of any factual corrections. If Landlord fails to notify Tenant in writing of any factual corrections within one (1) </w:t>
      </w:r>
      <w:r>
        <w:rPr>
          <w:rFonts w:cs="Times New Roman"/>
          <w:szCs w:val="24"/>
        </w:rPr>
        <w:lastRenderedPageBreak/>
        <w:t xml:space="preserve">month after receipt of the Term Commencement Agreement, and such failure continues for an additional ten (10) days after Landlord’s receipt of a notice from Tenant stating </w:t>
      </w:r>
      <w:r w:rsidR="00EB7654">
        <w:rPr>
          <w:rFonts w:cs="Times New Roman"/>
          <w:szCs w:val="24"/>
        </w:rPr>
        <w:t>“</w:t>
      </w:r>
      <w:r>
        <w:rPr>
          <w:rFonts w:cs="Times New Roman"/>
          <w:szCs w:val="24"/>
        </w:rPr>
        <w:t>Pursuant to Article 6 of the lease, you shall be deemed to have approved the enclosed Term Commencement Agreement unless you notify Tenant of any factual corrections within ten (10) days after your receipt of this notice</w:t>
      </w:r>
      <w:r w:rsidR="00EB7654">
        <w:rPr>
          <w:rFonts w:cs="Times New Roman"/>
          <w:szCs w:val="24"/>
        </w:rPr>
        <w:t>”</w:t>
      </w:r>
      <w:r>
        <w:rPr>
          <w:rFonts w:cs="Times New Roman"/>
          <w:szCs w:val="24"/>
        </w:rPr>
        <w:t>, then Tenant shall have the right to assume that Landlord agrees that the information set forth in the Term Commencement Agreement executed by Tenant is correct and to rely upon such assumption.</w:t>
      </w:r>
    </w:p>
    <w:bookmarkEnd w:id="76"/>
    <w:p w14:paraId="77A567DE" w14:textId="77777777" w:rsidR="00DD5BF1" w:rsidRDefault="00DD5BF1">
      <w:pPr>
        <w:pStyle w:val="Heading2"/>
        <w:adjustRightInd/>
        <w:rPr>
          <w:rFonts w:cs="Times New Roman"/>
          <w:bCs w:val="0"/>
          <w:vanish/>
          <w:szCs w:val="24"/>
          <w:specVanish/>
        </w:rPr>
      </w:pPr>
      <w:r>
        <w:rPr>
          <w:rFonts w:cs="Times New Roman"/>
          <w:bCs w:val="0"/>
          <w:szCs w:val="24"/>
        </w:rPr>
        <w:t>Delivery of Possession</w:t>
      </w:r>
    </w:p>
    <w:p w14:paraId="1F8EACEE" w14:textId="77777777" w:rsidR="00DD5BF1" w:rsidRDefault="00DD5BF1">
      <w:pPr>
        <w:adjustRightInd/>
        <w:rPr>
          <w:rFonts w:cs="Times New Roman"/>
          <w:szCs w:val="24"/>
        </w:rPr>
      </w:pPr>
    </w:p>
    <w:p w14:paraId="3F8CF4E9" w14:textId="4F889DC8" w:rsidR="00DD5BF1" w:rsidRDefault="00DD5BF1">
      <w:pPr>
        <w:pStyle w:val="Body"/>
        <w:adjustRightInd/>
        <w:rPr>
          <w:rFonts w:cs="Times New Roman"/>
          <w:szCs w:val="24"/>
        </w:rPr>
      </w:pPr>
      <w:r>
        <w:rPr>
          <w:rFonts w:cs="Times New Roman"/>
          <w:szCs w:val="24"/>
        </w:rPr>
        <w:t xml:space="preserve">The parties anticipate that Delivery of Possession shall occur at 8:00 AM on the Anticipated Delivery Date. Notwithstanding that the Delivery of Possession Conditions may have been met, Delivery of Possession shall not be deemed to occur and the Construction Period shall not commence to run prior to the Anticipated Delivery Date, unless Tenant, in its sole discretion, elects in writing to accept such earlier date as the date of Delivery of Possession. Tenant’s acceptance of physical possession of the Premises in the absence of the full satisfaction of the Delivery of Possession Conditions shall in no manner be deemed a waiver of any such requirements, except to the extent that Tenant, in its sole discretion, elects in writing to waive such requirements. </w:t>
      </w:r>
      <w:r w:rsidR="001D17DB">
        <w:rPr>
          <w:rFonts w:cs="Times New Roman"/>
          <w:szCs w:val="24"/>
        </w:rPr>
        <w:t>The Construction Period shall be extended by one (1) day for each day of delay incurred by Tenant in performing Tenant’s Work or in opening the Premises for business due to Landlord or Landlord’s Agents</w:t>
      </w:r>
      <w:r w:rsidR="00EE015E">
        <w:rPr>
          <w:rFonts w:cs="Times New Roman"/>
          <w:szCs w:val="24"/>
        </w:rPr>
        <w:t>, provided, that Tenant has sen</w:t>
      </w:r>
      <w:r w:rsidR="006812F1">
        <w:rPr>
          <w:rFonts w:cs="Times New Roman"/>
          <w:szCs w:val="24"/>
        </w:rPr>
        <w:t>t</w:t>
      </w:r>
      <w:r w:rsidR="00EE015E">
        <w:rPr>
          <w:rFonts w:cs="Times New Roman"/>
          <w:szCs w:val="24"/>
        </w:rPr>
        <w:t xml:space="preserve"> written notice to Landlord specifying the delay</w:t>
      </w:r>
      <w:r w:rsidR="001D17DB">
        <w:rPr>
          <w:rFonts w:cs="Times New Roman"/>
          <w:szCs w:val="24"/>
        </w:rPr>
        <w:t>.</w:t>
      </w:r>
      <w:r w:rsidR="005E60C2">
        <w:rPr>
          <w:rFonts w:cs="Times New Roman"/>
          <w:szCs w:val="24"/>
        </w:rPr>
        <w:t xml:space="preserve"> </w:t>
      </w:r>
      <w:r w:rsidR="001D17DB" w:rsidRPr="008012E5">
        <w:rPr>
          <w:rFonts w:cs="Times New Roman"/>
          <w:szCs w:val="24"/>
        </w:rPr>
        <w:t>Tenant may request a confirmation of the date that the Delivery of Possession was satisfied, which shall be confirmed in writing by Landlord within thirty (30) days of Tenant’s written request. If Landlord fails to execute or contest such confirmation within thirty (30) days, then, so long as the request states that upon the Landlord’s failure to execute, the Delivery of Possession date shall be deemed to be the date set forth in Tenant’s request.</w:t>
      </w:r>
    </w:p>
    <w:p w14:paraId="1D9C6F4E" w14:textId="77777777" w:rsidR="00DD5BF1" w:rsidRDefault="00DD5BF1">
      <w:pPr>
        <w:pStyle w:val="Heading2"/>
        <w:adjustRightInd/>
        <w:rPr>
          <w:rFonts w:cs="Times New Roman"/>
          <w:bCs w:val="0"/>
          <w:vanish/>
          <w:szCs w:val="24"/>
          <w:specVanish/>
        </w:rPr>
      </w:pPr>
      <w:r>
        <w:rPr>
          <w:rFonts w:cs="Times New Roman"/>
          <w:bCs w:val="0"/>
          <w:szCs w:val="24"/>
        </w:rPr>
        <w:t>Dead Period</w:t>
      </w:r>
    </w:p>
    <w:p w14:paraId="1566C2F4" w14:textId="77777777" w:rsidR="00DD5BF1" w:rsidRDefault="00DD5BF1">
      <w:pPr>
        <w:adjustRightInd/>
        <w:rPr>
          <w:rFonts w:cs="Times New Roman"/>
          <w:szCs w:val="24"/>
        </w:rPr>
      </w:pPr>
    </w:p>
    <w:p w14:paraId="2251C649" w14:textId="1AB5D4FE" w:rsidR="00DD5BF1" w:rsidRDefault="006F3C15">
      <w:pPr>
        <w:pStyle w:val="Body"/>
        <w:adjustRightInd/>
        <w:rPr>
          <w:rFonts w:cs="Times New Roman"/>
          <w:b/>
          <w:szCs w:val="24"/>
        </w:rPr>
      </w:pPr>
      <w:r>
        <w:t xml:space="preserve">If the Tenant’s Construction Period would expire between November 15 and January 31 </w:t>
      </w:r>
      <w:r w:rsidRPr="005C51CF">
        <w:t>(</w:t>
      </w:r>
      <w:r w:rsidR="00EB7654">
        <w:t>“</w:t>
      </w:r>
      <w:r w:rsidRPr="005C51CF">
        <w:rPr>
          <w:b/>
          <w:bCs/>
        </w:rPr>
        <w:t>Dead Period</w:t>
      </w:r>
      <w:r w:rsidR="00EB7654">
        <w:t>”</w:t>
      </w:r>
      <w:r w:rsidRPr="005C51CF">
        <w:t>),</w:t>
      </w:r>
      <w:r>
        <w:t xml:space="preserve"> then Tenant shall not be required to open, nor shall the Commencement Date occur or the obligation to pay Rent begin, until the earlier of (</w:t>
      </w:r>
      <w:proofErr w:type="spellStart"/>
      <w:r>
        <w:t>i</w:t>
      </w:r>
      <w:proofErr w:type="spellEnd"/>
      <w:r>
        <w:t>) the day next following the applicable Dead Period or (ii) the date Tenant open</w:t>
      </w:r>
      <w:r w:rsidR="005D6D53">
        <w:t>s</w:t>
      </w:r>
      <w:r>
        <w:t xml:space="preserve"> the Premises for business to the public</w:t>
      </w:r>
      <w:r>
        <w:rPr>
          <w:rFonts w:cs="Times New Roman"/>
          <w:szCs w:val="24"/>
        </w:rPr>
        <w:t xml:space="preserve">. </w:t>
      </w:r>
    </w:p>
    <w:p w14:paraId="3630A87A" w14:textId="77777777" w:rsidR="00DD5BF1" w:rsidRDefault="00DD5BF1">
      <w:pPr>
        <w:pStyle w:val="Heading2"/>
        <w:adjustRightInd/>
        <w:rPr>
          <w:rFonts w:cs="Times New Roman"/>
          <w:bCs w:val="0"/>
          <w:vanish/>
          <w:szCs w:val="24"/>
          <w:specVanish/>
        </w:rPr>
      </w:pPr>
      <w:r>
        <w:rPr>
          <w:rFonts w:cs="Times New Roman"/>
          <w:bCs w:val="0"/>
          <w:szCs w:val="24"/>
        </w:rPr>
        <w:t>Delay in Delivery of Possession</w:t>
      </w:r>
    </w:p>
    <w:p w14:paraId="03BC0E84" w14:textId="77777777" w:rsidR="00DD5BF1" w:rsidRDefault="00DD5BF1">
      <w:pPr>
        <w:adjustRightInd/>
        <w:rPr>
          <w:rFonts w:cs="Times New Roman"/>
          <w:szCs w:val="24"/>
        </w:rPr>
      </w:pPr>
    </w:p>
    <w:p w14:paraId="60858849" w14:textId="77777777" w:rsidR="00DD5BF1" w:rsidRDefault="00DD5BF1">
      <w:pPr>
        <w:pStyle w:val="Heading3"/>
        <w:adjustRightInd/>
        <w:rPr>
          <w:rFonts w:cs="Times New Roman"/>
          <w:szCs w:val="24"/>
        </w:rPr>
      </w:pPr>
      <w:r>
        <w:rPr>
          <w:rFonts w:cs="Times New Roman"/>
          <w:szCs w:val="24"/>
        </w:rPr>
        <w:t>If the Delivery of Possession Conditions have not been satisfied by the Anticipated Delivery Date, Landlord shall notify Tenant in writing each week of the status of Delivery of Possession Conditions and the date by which Landlord anticipates in good faith that the Delivery of Possession Conditions will be satisfied, until the Delivery of Possession Conditions have been satisfied.</w:t>
      </w:r>
    </w:p>
    <w:p w14:paraId="7DCA4A68" w14:textId="7AE74A0A" w:rsidR="00DD5BF1" w:rsidRDefault="00342D7A">
      <w:pPr>
        <w:pStyle w:val="Heading3"/>
        <w:adjustRightInd/>
        <w:rPr>
          <w:rFonts w:cs="Times New Roman"/>
          <w:szCs w:val="24"/>
        </w:rPr>
      </w:pPr>
      <w:r>
        <w:rPr>
          <w:rFonts w:cs="Times New Roman"/>
          <w:szCs w:val="24"/>
        </w:rPr>
        <w:t>If for any reason the Delivery of Possession Conditions have not been satisfied by the Anticipated Delivery Date</w:t>
      </w:r>
      <w:r w:rsidRPr="008012E5">
        <w:rPr>
          <w:rFonts w:cs="Times New Roman"/>
          <w:szCs w:val="24"/>
        </w:rPr>
        <w:t>, except to the extent solely due to Tenant Delay (defined below) or Force Majeure (as defined in Section</w:t>
      </w:r>
      <w:r>
        <w:rPr>
          <w:rFonts w:cs="Times New Roman"/>
          <w:szCs w:val="24"/>
        </w:rPr>
        <w:t> </w:t>
      </w:r>
      <w:r w:rsidRPr="008012E5">
        <w:rPr>
          <w:rFonts w:cs="Times New Roman"/>
          <w:szCs w:val="24"/>
        </w:rPr>
        <w:t>28.4 hereof)</w:t>
      </w:r>
      <w:r>
        <w:rPr>
          <w:rFonts w:cs="Times New Roman"/>
          <w:szCs w:val="24"/>
        </w:rPr>
        <w:t xml:space="preserve">, Landlord shall pay to Tenant as liquidated damages (and not as a penalty) the Late Delivery Fee. </w:t>
      </w:r>
      <w:r w:rsidR="00EB7654">
        <w:rPr>
          <w:rFonts w:cs="Times New Roman"/>
          <w:szCs w:val="24"/>
        </w:rPr>
        <w:t>“</w:t>
      </w:r>
      <w:r w:rsidRPr="008012E5">
        <w:rPr>
          <w:rFonts w:cs="Times New Roman"/>
          <w:b/>
          <w:szCs w:val="24"/>
        </w:rPr>
        <w:t>Tenant Delay</w:t>
      </w:r>
      <w:r w:rsidR="00EB7654">
        <w:rPr>
          <w:rFonts w:cs="Times New Roman"/>
          <w:szCs w:val="24"/>
        </w:rPr>
        <w:t>”</w:t>
      </w:r>
      <w:r w:rsidRPr="008012E5">
        <w:rPr>
          <w:rFonts w:cs="Times New Roman"/>
          <w:szCs w:val="24"/>
        </w:rPr>
        <w:t xml:space="preserve"> means </w:t>
      </w:r>
      <w:bookmarkStart w:id="77" w:name="_Hlk78448752"/>
      <w:r w:rsidRPr="008012E5">
        <w:rPr>
          <w:rFonts w:cs="Times New Roman"/>
          <w:szCs w:val="24"/>
        </w:rPr>
        <w:t>an act or omission of Tenant in violation of this Lease which (</w:t>
      </w:r>
      <w:proofErr w:type="spellStart"/>
      <w:r w:rsidRPr="008012E5">
        <w:rPr>
          <w:rFonts w:cs="Times New Roman"/>
          <w:szCs w:val="24"/>
        </w:rPr>
        <w:t>i</w:t>
      </w:r>
      <w:proofErr w:type="spellEnd"/>
      <w:r w:rsidRPr="008012E5">
        <w:rPr>
          <w:rFonts w:cs="Times New Roman"/>
          <w:szCs w:val="24"/>
        </w:rPr>
        <w:t>) is not cured within three (3) business days following Tenant’s receipt of notice from Landlord specifying the act or omission of Tenant that Landlord contends has or will delay Landlord in completion of Landlord’s Work, and (ii) actually causes Landlord to be delayed in completion of Landlord’s Work</w:t>
      </w:r>
      <w:bookmarkEnd w:id="77"/>
      <w:r w:rsidRPr="008012E5">
        <w:rPr>
          <w:rFonts w:cs="Times New Roman"/>
          <w:szCs w:val="24"/>
        </w:rPr>
        <w:t>.</w:t>
      </w:r>
      <w:r>
        <w:rPr>
          <w:rFonts w:cs="Times New Roman"/>
          <w:szCs w:val="24"/>
        </w:rPr>
        <w:t xml:space="preserve"> The parties agree that Tenant’s actual damages as a result of delay in satisfaction of the Delivery of Possession Conditions would be extremely difficult or impracticable to determine and acknowledge that the Late Delivery Fee has been agreed upon, after negotiation, as the parties’ best and reasonable estimate of Tenant’s damages. The Late Delivery Fee shall cease accruing on the date on which the Delivery of Possession Conditions are </w:t>
      </w:r>
      <w:proofErr w:type="gramStart"/>
      <w:r>
        <w:rPr>
          <w:rFonts w:cs="Times New Roman"/>
          <w:szCs w:val="24"/>
        </w:rPr>
        <w:t>satisfied</w:t>
      </w:r>
      <w:proofErr w:type="gramEnd"/>
      <w:r>
        <w:rPr>
          <w:rFonts w:cs="Times New Roman"/>
          <w:szCs w:val="24"/>
        </w:rPr>
        <w:t xml:space="preserve"> and Tenant receives notice thereof from Landlord, notwithstanding that the Construction Period may expire during a Dead Period as a result of such delay. To enable Tenant to mitigate its damages and reschedule its contractors and the merchandise, Landlord shall provide written notice to Tenant of the date on which Landlord </w:t>
      </w:r>
      <w:r>
        <w:rPr>
          <w:rFonts w:cs="Times New Roman"/>
          <w:szCs w:val="24"/>
        </w:rPr>
        <w:lastRenderedPageBreak/>
        <w:t>anticipates that the Delivery of Possession Conditions will be satisfied at least sixty (60) days prior to the Anticipated Delivery Date, but in any event upon the request of Tenant, which may be made from time to time.</w:t>
      </w:r>
    </w:p>
    <w:p w14:paraId="54957B94" w14:textId="1B0F0D47" w:rsidR="00DD5BF1" w:rsidRDefault="00DD5BF1">
      <w:pPr>
        <w:pStyle w:val="Heading3"/>
        <w:adjustRightInd/>
        <w:rPr>
          <w:rFonts w:cs="Times New Roman"/>
          <w:szCs w:val="24"/>
        </w:rPr>
      </w:pPr>
      <w:r>
        <w:rPr>
          <w:rFonts w:cs="Times New Roman"/>
          <w:szCs w:val="24"/>
        </w:rPr>
        <w:t xml:space="preserve">If the Delivery of Possession Conditions have not been satisfied within the period of one hundred </w:t>
      </w:r>
      <w:r w:rsidR="008F3513">
        <w:rPr>
          <w:rFonts w:cs="Times New Roman"/>
          <w:szCs w:val="24"/>
        </w:rPr>
        <w:t>eighty</w:t>
      </w:r>
      <w:r>
        <w:rPr>
          <w:rFonts w:cs="Times New Roman"/>
          <w:szCs w:val="24"/>
        </w:rPr>
        <w:t xml:space="preserve"> (1</w:t>
      </w:r>
      <w:r w:rsidR="008F3513">
        <w:rPr>
          <w:rFonts w:cs="Times New Roman"/>
          <w:szCs w:val="24"/>
        </w:rPr>
        <w:t>8</w:t>
      </w:r>
      <w:r>
        <w:rPr>
          <w:rFonts w:cs="Times New Roman"/>
          <w:szCs w:val="24"/>
        </w:rPr>
        <w:t xml:space="preserve">0) days after the Anticipated Delivery Date </w:t>
      </w:r>
      <w:r w:rsidRPr="00405561">
        <w:rPr>
          <w:rFonts w:cs="Times New Roman"/>
          <w:szCs w:val="24"/>
        </w:rPr>
        <w:t>(which period shall be extended due to Force Majeure</w:t>
      </w:r>
      <w:r w:rsidR="00230A7E">
        <w:rPr>
          <w:rFonts w:cs="Times New Roman"/>
          <w:szCs w:val="24"/>
        </w:rPr>
        <w:t xml:space="preserve"> (not to exceed ninety (90) days)</w:t>
      </w:r>
      <w:r w:rsidR="00342D7A">
        <w:rPr>
          <w:rFonts w:cs="Times New Roman"/>
          <w:szCs w:val="24"/>
        </w:rPr>
        <w:t xml:space="preserve"> </w:t>
      </w:r>
      <w:r w:rsidRPr="00405561">
        <w:rPr>
          <w:rFonts w:cs="Times New Roman"/>
          <w:szCs w:val="24"/>
        </w:rPr>
        <w:t>but shall be extended to the extent of delay solely due to Tenant Delay),</w:t>
      </w:r>
      <w:r>
        <w:rPr>
          <w:rFonts w:cs="Times New Roman"/>
          <w:szCs w:val="24"/>
        </w:rPr>
        <w:t xml:space="preserve"> then, in addition to Tenant’s right to receive payment of the Late Delivery Fee, Tenant shall have the right any time thereafter while such condition exists to terminate this Lease on ten (10) days’ prior written notice thereof to Landlord, which termination may be nullified by notice from either party given within such period of ten (10) days if the Delivery of Possession Conditions are satisfied within such period of ten (10) days. Upon such termination, this Lease shall be of no further force or effect, except that Tenant</w:t>
      </w:r>
      <w:r w:rsidR="00915A51">
        <w:rPr>
          <w:rFonts w:cs="Times New Roman"/>
          <w:szCs w:val="24"/>
        </w:rPr>
        <w:t xml:space="preserve">, as </w:t>
      </w:r>
      <w:r w:rsidR="00342D7A">
        <w:rPr>
          <w:rFonts w:cs="Times New Roman"/>
          <w:szCs w:val="24"/>
        </w:rPr>
        <w:t>its</w:t>
      </w:r>
      <w:r w:rsidR="00915A51">
        <w:rPr>
          <w:rFonts w:cs="Times New Roman"/>
          <w:szCs w:val="24"/>
        </w:rPr>
        <w:t xml:space="preserve"> sole remedy,</w:t>
      </w:r>
      <w:r>
        <w:rPr>
          <w:rFonts w:cs="Times New Roman"/>
          <w:szCs w:val="24"/>
        </w:rPr>
        <w:t xml:space="preserve"> shall have the right to receive payment of the Late Delivery Fee and Landlord shall also reimburse Tenant for the actual costs incurred by Tenant in the negotiation and documentation of this Lease and the preparation of the Premises for Tenant’s occupancy, including the preparation of plans and specifications and the ordering of fixtures, furniture and equipment for the Premises</w:t>
      </w:r>
      <w:r w:rsidR="000C3B35">
        <w:rPr>
          <w:rFonts w:cs="Times New Roman"/>
          <w:szCs w:val="24"/>
        </w:rPr>
        <w:t xml:space="preserve"> </w:t>
      </w:r>
      <w:r w:rsidR="00405561">
        <w:rPr>
          <w:rFonts w:cs="Times New Roman"/>
          <w:szCs w:val="24"/>
        </w:rPr>
        <w:t xml:space="preserve">not to exceed Seventy Thousand and 00/100 Dollars ($70,000.00) </w:t>
      </w:r>
      <w:r>
        <w:rPr>
          <w:rFonts w:cs="Times New Roman"/>
          <w:szCs w:val="24"/>
        </w:rPr>
        <w:t>(</w:t>
      </w:r>
      <w:r w:rsidR="00EB7654">
        <w:rPr>
          <w:rFonts w:cs="Times New Roman"/>
          <w:szCs w:val="24"/>
        </w:rPr>
        <w:t>“</w:t>
      </w:r>
      <w:r>
        <w:rPr>
          <w:rFonts w:cs="Times New Roman"/>
          <w:b/>
          <w:szCs w:val="24"/>
        </w:rPr>
        <w:t>Lease</w:t>
      </w:r>
      <w:r w:rsidR="00675061">
        <w:rPr>
          <w:rFonts w:cs="Times New Roman"/>
          <w:b/>
          <w:szCs w:val="24"/>
        </w:rPr>
        <w:t> </w:t>
      </w:r>
      <w:r>
        <w:rPr>
          <w:rFonts w:cs="Times New Roman"/>
          <w:b/>
          <w:szCs w:val="24"/>
        </w:rPr>
        <w:t>Costs</w:t>
      </w:r>
      <w:r w:rsidR="00EB7654">
        <w:rPr>
          <w:rFonts w:cs="Times New Roman"/>
          <w:szCs w:val="24"/>
        </w:rPr>
        <w:t>”</w:t>
      </w:r>
      <w:r>
        <w:rPr>
          <w:rFonts w:cs="Times New Roman"/>
          <w:szCs w:val="24"/>
        </w:rPr>
        <w:t xml:space="preserve">, and the Lease Costs together with the Late Delivery Fee, </w:t>
      </w:r>
      <w:r w:rsidR="00EB7654">
        <w:rPr>
          <w:rFonts w:cs="Times New Roman"/>
          <w:szCs w:val="24"/>
        </w:rPr>
        <w:t>“</w:t>
      </w:r>
      <w:r>
        <w:rPr>
          <w:rFonts w:cs="Times New Roman"/>
          <w:b/>
          <w:szCs w:val="24"/>
        </w:rPr>
        <w:t>Termination Fees</w:t>
      </w:r>
      <w:r w:rsidR="00EB7654">
        <w:rPr>
          <w:rFonts w:cs="Times New Roman"/>
          <w:szCs w:val="24"/>
        </w:rPr>
        <w:t>”</w:t>
      </w:r>
      <w:r>
        <w:rPr>
          <w:rFonts w:cs="Times New Roman"/>
          <w:szCs w:val="24"/>
        </w:rPr>
        <w:t xml:space="preserve">). </w:t>
      </w:r>
      <w:r w:rsidR="00675061">
        <w:rPr>
          <w:rFonts w:cs="Times New Roman"/>
          <w:szCs w:val="24"/>
        </w:rPr>
        <w:t>Landlord shall pay the Termination Fees</w:t>
      </w:r>
      <w:r>
        <w:rPr>
          <w:rFonts w:cs="Times New Roman"/>
          <w:szCs w:val="24"/>
        </w:rPr>
        <w:t xml:space="preserve"> within ten (10) business days after Tenant’s invoice is received by Landlord. Landlord’s obligation to pay the Termination Fees shall survive the termination of this Lease. If Tenant does not terminate this Lease, the Late Delivery Fee shall be credited against Rent first due and payable under this Lease.</w:t>
      </w:r>
    </w:p>
    <w:p w14:paraId="05B2CA17" w14:textId="77777777" w:rsidR="00DD5BF1" w:rsidRDefault="00DD5BF1">
      <w:pPr>
        <w:pStyle w:val="Heading2"/>
        <w:adjustRightInd/>
        <w:rPr>
          <w:rFonts w:cs="Times New Roman"/>
          <w:bCs w:val="0"/>
          <w:vanish/>
          <w:szCs w:val="24"/>
          <w:specVanish/>
        </w:rPr>
      </w:pPr>
      <w:r>
        <w:rPr>
          <w:rFonts w:cs="Times New Roman"/>
          <w:bCs w:val="0"/>
          <w:szCs w:val="24"/>
        </w:rPr>
        <w:t>Options to Extend Term</w:t>
      </w:r>
    </w:p>
    <w:p w14:paraId="36FF885B" w14:textId="77777777" w:rsidR="00DD5BF1" w:rsidRDefault="00DD5BF1">
      <w:pPr>
        <w:adjustRightInd/>
        <w:rPr>
          <w:rFonts w:cs="Times New Roman"/>
          <w:szCs w:val="24"/>
        </w:rPr>
      </w:pPr>
    </w:p>
    <w:p w14:paraId="041EE726" w14:textId="2D2417CE" w:rsidR="00DD5BF1" w:rsidRPr="00107C5E" w:rsidRDefault="00915A51">
      <w:pPr>
        <w:pStyle w:val="Heading3"/>
        <w:adjustRightInd/>
        <w:rPr>
          <w:rFonts w:cs="Times New Roman"/>
          <w:i/>
          <w:szCs w:val="24"/>
          <w:u w:val="single"/>
        </w:rPr>
      </w:pPr>
      <w:bookmarkStart w:id="78" w:name="_cp_change_325"/>
      <w:bookmarkStart w:id="79" w:name="_cp_change_326"/>
      <w:bookmarkEnd w:id="78"/>
      <w:bookmarkEnd w:id="79"/>
      <w:r w:rsidRPr="00915A51">
        <w:rPr>
          <w:rFonts w:cs="Times New Roman"/>
          <w:szCs w:val="24"/>
        </w:rPr>
        <w:t xml:space="preserve">Provided </w:t>
      </w:r>
      <w:r w:rsidR="00D918BB">
        <w:rPr>
          <w:rFonts w:cs="Times New Roman"/>
          <w:szCs w:val="24"/>
        </w:rPr>
        <w:t xml:space="preserve">there is no Event of Default </w:t>
      </w:r>
      <w:r w:rsidR="00611866">
        <w:rPr>
          <w:rFonts w:cs="Times New Roman"/>
          <w:szCs w:val="24"/>
        </w:rPr>
        <w:t>at the time of notice</w:t>
      </w:r>
      <w:r w:rsidRPr="00915A51">
        <w:rPr>
          <w:rFonts w:cs="Times New Roman"/>
          <w:szCs w:val="24"/>
        </w:rPr>
        <w:t xml:space="preserve">, </w:t>
      </w:r>
      <w:r w:rsidR="00DD5BF1" w:rsidRPr="00107C5E">
        <w:rPr>
          <w:rFonts w:cs="Times New Roman"/>
          <w:szCs w:val="24"/>
        </w:rPr>
        <w:t xml:space="preserve">Tenant shall have the option to extend the Term for each Option Period upon the same terms and conditions as are provided herein for the Original Term, except that Minimum Rent during each Option Period shall be as provided in Section 1.13 hereof. To exercise such option, Tenant must give Landlord written notice thereof no later than one hundred </w:t>
      </w:r>
      <w:r w:rsidR="00107C5E" w:rsidRPr="00107C5E">
        <w:rPr>
          <w:rFonts w:cs="Times New Roman"/>
          <w:szCs w:val="24"/>
        </w:rPr>
        <w:t>eighty</w:t>
      </w:r>
      <w:r w:rsidR="00DD5BF1" w:rsidRPr="00107C5E">
        <w:rPr>
          <w:rFonts w:cs="Times New Roman"/>
          <w:szCs w:val="24"/>
        </w:rPr>
        <w:t xml:space="preserve"> (1</w:t>
      </w:r>
      <w:r w:rsidR="00107C5E" w:rsidRPr="00107C5E">
        <w:rPr>
          <w:rFonts w:cs="Times New Roman"/>
          <w:szCs w:val="24"/>
        </w:rPr>
        <w:t>8</w:t>
      </w:r>
      <w:r w:rsidR="00DD5BF1" w:rsidRPr="00107C5E">
        <w:rPr>
          <w:rFonts w:cs="Times New Roman"/>
          <w:szCs w:val="24"/>
        </w:rPr>
        <w:t>0) days prior to the then current Expiration Date.</w:t>
      </w:r>
    </w:p>
    <w:p w14:paraId="2EF1D505" w14:textId="77777777" w:rsidR="00DD5BF1" w:rsidRDefault="00DD5BF1">
      <w:pPr>
        <w:pStyle w:val="Heading3"/>
        <w:numPr>
          <w:ilvl w:val="2"/>
          <w:numId w:val="9"/>
        </w:numPr>
        <w:adjustRightInd/>
        <w:rPr>
          <w:rFonts w:cs="Times New Roman"/>
          <w:szCs w:val="24"/>
        </w:rPr>
      </w:pPr>
      <w:r>
        <w:rPr>
          <w:rFonts w:cs="Times New Roman"/>
          <w:szCs w:val="24"/>
        </w:rPr>
        <w:t>Promptly upon request of either party, the parties shall execute an amendment to this Lease documenting the appropriate modifications as a result of Tenant's exercise of its option to extend the Term for the Option Period.</w:t>
      </w:r>
    </w:p>
    <w:p w14:paraId="0E85E288" w14:textId="77777777" w:rsidR="00DD5BF1" w:rsidRDefault="00DD5BF1">
      <w:pPr>
        <w:pStyle w:val="Heading2"/>
        <w:adjustRightInd/>
        <w:rPr>
          <w:rFonts w:cs="Times New Roman"/>
          <w:bCs w:val="0"/>
          <w:vanish/>
          <w:szCs w:val="24"/>
          <w:specVanish/>
        </w:rPr>
      </w:pPr>
      <w:r>
        <w:rPr>
          <w:rFonts w:cs="Times New Roman"/>
          <w:bCs w:val="0"/>
          <w:szCs w:val="24"/>
        </w:rPr>
        <w:t>Tenant’s Gross Sales Termination Right</w:t>
      </w:r>
    </w:p>
    <w:p w14:paraId="41503A59" w14:textId="77777777" w:rsidR="00DD5BF1" w:rsidRDefault="00DD5BF1">
      <w:pPr>
        <w:adjustRightInd/>
        <w:rPr>
          <w:rFonts w:cs="Times New Roman"/>
          <w:szCs w:val="24"/>
        </w:rPr>
      </w:pPr>
    </w:p>
    <w:p w14:paraId="3DDB31FD" w14:textId="2FDA6A01" w:rsidR="00DD5BF1" w:rsidRDefault="00DD5BF1">
      <w:pPr>
        <w:pStyle w:val="Heading3"/>
        <w:adjustRightInd/>
        <w:rPr>
          <w:rFonts w:cs="Times New Roman"/>
          <w:szCs w:val="24"/>
        </w:rPr>
      </w:pPr>
      <w:r>
        <w:rPr>
          <w:rFonts w:cs="Times New Roman"/>
          <w:szCs w:val="24"/>
        </w:rPr>
        <w:t>If Tenant’s Gross Sales for the Termination Measuring Period do not equal or exceed the Termination Threshold</w:t>
      </w:r>
      <w:r w:rsidR="00F26192">
        <w:rPr>
          <w:rFonts w:cs="Times New Roman"/>
          <w:szCs w:val="24"/>
        </w:rPr>
        <w:t xml:space="preserve"> and provided </w:t>
      </w:r>
      <w:r w:rsidR="008008F5">
        <w:rPr>
          <w:rFonts w:cs="Times New Roman"/>
          <w:szCs w:val="24"/>
        </w:rPr>
        <w:t xml:space="preserve">that </w:t>
      </w:r>
      <w:r w:rsidR="00F26192">
        <w:rPr>
          <w:rFonts w:cs="Times New Roman"/>
          <w:szCs w:val="24"/>
        </w:rPr>
        <w:t>Tenant has continuously operated during the Termination Measuring Period (</w:t>
      </w:r>
      <w:r w:rsidR="00DF3A14">
        <w:rPr>
          <w:rFonts w:cs="Times New Roman"/>
          <w:szCs w:val="24"/>
        </w:rPr>
        <w:t>excluding Permitted Closures permitted pursuant to Section 13.4(D)</w:t>
      </w:r>
      <w:r w:rsidR="00F26192">
        <w:rPr>
          <w:rFonts w:cs="Times New Roman"/>
          <w:szCs w:val="24"/>
        </w:rPr>
        <w:t>)</w:t>
      </w:r>
      <w:r>
        <w:rPr>
          <w:rFonts w:cs="Times New Roman"/>
          <w:szCs w:val="24"/>
        </w:rPr>
        <w:t>, at any time during the first three (3) calendar months after the Termination Measuring Period</w:t>
      </w:r>
      <w:r w:rsidR="00915A51">
        <w:rPr>
          <w:rFonts w:cs="Times New Roman"/>
          <w:szCs w:val="24"/>
        </w:rPr>
        <w:t xml:space="preserve"> (time being of the essence)</w:t>
      </w:r>
      <w:r>
        <w:rPr>
          <w:rFonts w:cs="Times New Roman"/>
          <w:szCs w:val="24"/>
        </w:rPr>
        <w:t>,</w:t>
      </w:r>
      <w:r w:rsidR="008008F5">
        <w:rPr>
          <w:rFonts w:cs="Times New Roman"/>
          <w:szCs w:val="24"/>
        </w:rPr>
        <w:t xml:space="preserve"> Tenant shall have the one (1) time right to</w:t>
      </w:r>
      <w:r>
        <w:rPr>
          <w:rFonts w:cs="Times New Roman"/>
          <w:szCs w:val="24"/>
        </w:rPr>
        <w:t xml:space="preserve"> terminate this Lease by giving notice thereof to Landlord, which termination shall be effective as of a date which shall be specified in Tenant’s notice of termination, provided that such date shall be no less than sixty (60) days following receipt by Landlord of such notice. </w:t>
      </w:r>
      <w:r w:rsidR="00D558EA">
        <w:rPr>
          <w:rFonts w:cs="Times New Roman"/>
          <w:szCs w:val="24"/>
        </w:rPr>
        <w:t>The Termination Threshold shall be reduced by 1/365</w:t>
      </w:r>
      <w:r w:rsidR="00D558EA">
        <w:rPr>
          <w:rFonts w:cs="Times New Roman"/>
          <w:szCs w:val="24"/>
          <w:vertAlign w:val="superscript"/>
        </w:rPr>
        <w:t>th</w:t>
      </w:r>
      <w:r w:rsidR="00D558EA">
        <w:rPr>
          <w:rFonts w:cs="Times New Roman"/>
          <w:szCs w:val="24"/>
        </w:rPr>
        <w:t xml:space="preserve"> (1/366</w:t>
      </w:r>
      <w:r w:rsidR="00D558EA">
        <w:rPr>
          <w:rFonts w:cs="Times New Roman"/>
          <w:szCs w:val="24"/>
          <w:vertAlign w:val="superscript"/>
        </w:rPr>
        <w:t>th</w:t>
      </w:r>
      <w:r w:rsidR="00D558EA">
        <w:rPr>
          <w:rFonts w:cs="Times New Roman"/>
          <w:szCs w:val="24"/>
        </w:rPr>
        <w:t xml:space="preserve"> if the Termination Measuring Period occurs during a leap year) for each day during the Termination Measuring Period that Tenant fails to open the Premises for business, excluding Easter Sunday, Juneteenth, Thanksgiving Day, Christmas Day, New Year’s Day and any other holidays observed by the majority of the occupants of the Shopping Center. </w:t>
      </w:r>
      <w:r w:rsidR="00D558EA" w:rsidRPr="00F91EC0">
        <w:rPr>
          <w:rFonts w:cs="Times New Roman"/>
          <w:szCs w:val="24"/>
        </w:rPr>
        <w:t>If Tenant terminates this Lease pursuant to this Section 6.6, Tenant</w:t>
      </w:r>
      <w:r w:rsidR="00915A51">
        <w:rPr>
          <w:rFonts w:cs="Times New Roman"/>
          <w:szCs w:val="24"/>
        </w:rPr>
        <w:t>, as a condition to the termination right,</w:t>
      </w:r>
      <w:r w:rsidR="00D558EA" w:rsidRPr="00F91EC0">
        <w:rPr>
          <w:rFonts w:cs="Times New Roman"/>
          <w:szCs w:val="24"/>
        </w:rPr>
        <w:t xml:space="preserve"> shall pay Landlord on or before the effective date of the termination a sum equal to the amount of the Construction Allowance paid by Landlord pursuant hereto which remains unamortized as of the effective date of termination (amortized on a straight line basis over the Original Term)</w:t>
      </w:r>
      <w:r w:rsidR="00A56A12">
        <w:rPr>
          <w:rFonts w:cs="Times New Roman"/>
          <w:szCs w:val="24"/>
        </w:rPr>
        <w:t xml:space="preserve">; </w:t>
      </w:r>
      <w:r w:rsidR="00A56A12" w:rsidRPr="00014290">
        <w:rPr>
          <w:rFonts w:cs="Times New Roman"/>
          <w:szCs w:val="24"/>
        </w:rPr>
        <w:t xml:space="preserve">provided that </w:t>
      </w:r>
      <w:r w:rsidR="00A56A12">
        <w:rPr>
          <w:rFonts w:cs="Times New Roman"/>
          <w:szCs w:val="24"/>
        </w:rPr>
        <w:t>an</w:t>
      </w:r>
      <w:r w:rsidR="00A56A12" w:rsidRPr="00014290">
        <w:rPr>
          <w:rFonts w:cs="Times New Roman"/>
          <w:szCs w:val="24"/>
        </w:rPr>
        <w:t xml:space="preserve"> Ongoing Co-Tenancy </w:t>
      </w:r>
      <w:r w:rsidR="00A56A12">
        <w:rPr>
          <w:rFonts w:cs="Times New Roman"/>
          <w:szCs w:val="24"/>
        </w:rPr>
        <w:t xml:space="preserve">Failure </w:t>
      </w:r>
      <w:r w:rsidR="00A56A12" w:rsidRPr="00014290">
        <w:rPr>
          <w:rFonts w:cs="Times New Roman"/>
          <w:szCs w:val="24"/>
        </w:rPr>
        <w:t>(as defined in Section 1</w:t>
      </w:r>
      <w:r w:rsidR="00A56A12">
        <w:rPr>
          <w:rFonts w:cs="Times New Roman"/>
          <w:szCs w:val="24"/>
        </w:rPr>
        <w:t>3</w:t>
      </w:r>
      <w:r w:rsidR="00A56A12" w:rsidRPr="00014290">
        <w:rPr>
          <w:rFonts w:cs="Times New Roman"/>
          <w:szCs w:val="24"/>
        </w:rPr>
        <w:t>.4(</w:t>
      </w:r>
      <w:r w:rsidR="00A56A12">
        <w:rPr>
          <w:rFonts w:cs="Times New Roman"/>
          <w:szCs w:val="24"/>
        </w:rPr>
        <w:t>B</w:t>
      </w:r>
      <w:r w:rsidR="00A56A12" w:rsidRPr="00014290">
        <w:rPr>
          <w:rFonts w:cs="Times New Roman"/>
          <w:szCs w:val="24"/>
        </w:rPr>
        <w:t xml:space="preserve">) hereof) </w:t>
      </w:r>
      <w:r w:rsidR="00A56A12">
        <w:rPr>
          <w:rFonts w:cs="Times New Roman"/>
          <w:szCs w:val="24"/>
        </w:rPr>
        <w:t>did not exist</w:t>
      </w:r>
      <w:r w:rsidR="00A56A12" w:rsidRPr="00014290">
        <w:rPr>
          <w:rFonts w:cs="Times New Roman"/>
          <w:szCs w:val="24"/>
        </w:rPr>
        <w:t xml:space="preserve"> on the date of Tenant’s termination notice</w:t>
      </w:r>
      <w:r w:rsidRPr="00014290">
        <w:rPr>
          <w:rFonts w:cs="Times New Roman"/>
          <w:szCs w:val="24"/>
        </w:rPr>
        <w:t>.</w:t>
      </w:r>
    </w:p>
    <w:p w14:paraId="29083AAA" w14:textId="75615672" w:rsidR="00DD5BF1" w:rsidRDefault="00DD5BF1">
      <w:pPr>
        <w:pStyle w:val="Heading3"/>
        <w:numPr>
          <w:ilvl w:val="2"/>
          <w:numId w:val="8"/>
        </w:numPr>
        <w:adjustRightInd/>
        <w:rPr>
          <w:rFonts w:cs="Times New Roman"/>
          <w:szCs w:val="24"/>
        </w:rPr>
      </w:pPr>
      <w:r>
        <w:rPr>
          <w:rFonts w:cs="Times New Roman"/>
          <w:szCs w:val="24"/>
        </w:rPr>
        <w:lastRenderedPageBreak/>
        <w:t xml:space="preserve">Notwithstanding the foregoing to the contrary, if at any time prior to or during the Termination Measuring Period Tenant shall own, operate or control any so-called </w:t>
      </w:r>
      <w:r w:rsidR="00EB7654">
        <w:rPr>
          <w:rFonts w:cs="Times New Roman"/>
          <w:szCs w:val="24"/>
        </w:rPr>
        <w:t>“</w:t>
      </w:r>
      <w:r>
        <w:rPr>
          <w:rFonts w:cs="Times New Roman"/>
          <w:szCs w:val="24"/>
        </w:rPr>
        <w:t>bricks and mortar</w:t>
      </w:r>
      <w:r w:rsidR="00EB7654">
        <w:rPr>
          <w:rFonts w:cs="Times New Roman"/>
          <w:szCs w:val="24"/>
        </w:rPr>
        <w:t>”</w:t>
      </w:r>
      <w:r>
        <w:rPr>
          <w:rFonts w:cs="Times New Roman"/>
          <w:szCs w:val="24"/>
        </w:rPr>
        <w:t xml:space="preserve"> store operating under the trade name Sephora and located within a straight-line </w:t>
      </w:r>
      <w:r w:rsidR="00D558EA">
        <w:rPr>
          <w:rFonts w:cs="Times New Roman"/>
          <w:szCs w:val="24"/>
        </w:rPr>
        <w:t>three</w:t>
      </w:r>
      <w:r>
        <w:rPr>
          <w:rFonts w:cs="Times New Roman"/>
          <w:szCs w:val="24"/>
        </w:rPr>
        <w:t xml:space="preserve"> (</w:t>
      </w:r>
      <w:r w:rsidR="00D558EA">
        <w:rPr>
          <w:rFonts w:cs="Times New Roman"/>
          <w:szCs w:val="24"/>
        </w:rPr>
        <w:t>3</w:t>
      </w:r>
      <w:r>
        <w:rPr>
          <w:rFonts w:cs="Times New Roman"/>
          <w:szCs w:val="24"/>
        </w:rPr>
        <w:t>) mile radius of the Premises (</w:t>
      </w:r>
      <w:r w:rsidR="00EB7654">
        <w:rPr>
          <w:rFonts w:cs="Times New Roman"/>
          <w:szCs w:val="24"/>
        </w:rPr>
        <w:t>“</w:t>
      </w:r>
      <w:r>
        <w:rPr>
          <w:rFonts w:cs="Times New Roman"/>
          <w:b/>
          <w:szCs w:val="24"/>
        </w:rPr>
        <w:t>Competing Business</w:t>
      </w:r>
      <w:r w:rsidR="00EB7654">
        <w:rPr>
          <w:rFonts w:cs="Times New Roman"/>
          <w:szCs w:val="24"/>
        </w:rPr>
        <w:t>”</w:t>
      </w:r>
      <w:r>
        <w:rPr>
          <w:rFonts w:cs="Times New Roman"/>
          <w:szCs w:val="24"/>
        </w:rPr>
        <w:t xml:space="preserve">), then, as Landlord’s sole and exclusive remedy on account of such Competing Business, Tenant’s right to terminate this Lease pursuant to this Section 6.6 shall be null and void. In no event, however, shall any of the following be considered a Competing Business: (1) a department or concession in a department store (such as, but not limited to, a </w:t>
      </w:r>
      <w:r>
        <w:rPr>
          <w:rFonts w:cs="Times New Roman"/>
          <w:i/>
          <w:szCs w:val="24"/>
        </w:rPr>
        <w:t>Sephora</w:t>
      </w:r>
      <w:r>
        <w:rPr>
          <w:rFonts w:cs="Times New Roman"/>
          <w:szCs w:val="24"/>
        </w:rPr>
        <w:t xml:space="preserve"> concession located inside a </w:t>
      </w:r>
      <w:r>
        <w:rPr>
          <w:rFonts w:cs="Times New Roman"/>
          <w:i/>
          <w:szCs w:val="24"/>
        </w:rPr>
        <w:t>JCPenney</w:t>
      </w:r>
      <w:r>
        <w:rPr>
          <w:rFonts w:cs="Times New Roman"/>
          <w:szCs w:val="24"/>
        </w:rPr>
        <w:t xml:space="preserve"> or </w:t>
      </w:r>
      <w:r>
        <w:rPr>
          <w:rFonts w:cs="Times New Roman"/>
          <w:i/>
          <w:szCs w:val="24"/>
        </w:rPr>
        <w:t xml:space="preserve">Kohl’s </w:t>
      </w:r>
      <w:r>
        <w:rPr>
          <w:rFonts w:cs="Times New Roman"/>
          <w:szCs w:val="24"/>
        </w:rPr>
        <w:t xml:space="preserve">department store); (2) the wholesale sale of products or merchandise; (3) any duty-free store; (4) any store open and operating as of the Commencement Date; (5) any store acquired by Tenant after the date of this Lease which is acquired as part of an acquisition of a company with at least five (5) stores; and (6) any store operated by the successor of substantially all of Tenant’s stores in the State of </w:t>
      </w:r>
      <w:r w:rsidR="00D558EA" w:rsidRPr="00D558EA">
        <w:rPr>
          <w:rFonts w:cs="Times New Roman"/>
          <w:szCs w:val="24"/>
        </w:rPr>
        <w:t>Georgia</w:t>
      </w:r>
      <w:r>
        <w:rPr>
          <w:rFonts w:cs="Times New Roman"/>
          <w:szCs w:val="24"/>
        </w:rPr>
        <w:t xml:space="preserve"> or a majority or more of Tenant’s stores in the United States. </w:t>
      </w:r>
    </w:p>
    <w:p w14:paraId="3BBF50EB" w14:textId="77777777" w:rsidR="00DD5BF1" w:rsidRDefault="00DD5BF1">
      <w:pPr>
        <w:pStyle w:val="Heading1"/>
        <w:adjustRightInd/>
        <w:ind w:left="0"/>
        <w:rPr>
          <w:rFonts w:cs="Times New Roman"/>
          <w:bCs w:val="0"/>
          <w:szCs w:val="24"/>
        </w:rPr>
      </w:pPr>
      <w:r>
        <w:rPr>
          <w:rFonts w:cs="Times New Roman"/>
          <w:bCs w:val="0"/>
          <w:szCs w:val="24"/>
        </w:rPr>
        <w:t xml:space="preserve"> MINIMUM RENT</w:t>
      </w:r>
    </w:p>
    <w:p w14:paraId="359013F3" w14:textId="77777777" w:rsidR="00DD5BF1" w:rsidRDefault="00DD5BF1">
      <w:pPr>
        <w:pStyle w:val="Heading2"/>
        <w:adjustRightInd/>
        <w:rPr>
          <w:rFonts w:cs="Times New Roman"/>
          <w:bCs w:val="0"/>
          <w:vanish/>
          <w:szCs w:val="24"/>
          <w:specVanish/>
        </w:rPr>
      </w:pPr>
      <w:r>
        <w:rPr>
          <w:rFonts w:cs="Times New Roman"/>
          <w:bCs w:val="0"/>
          <w:szCs w:val="24"/>
        </w:rPr>
        <w:t>Minimum Rent</w:t>
      </w:r>
    </w:p>
    <w:p w14:paraId="735A1D2D" w14:textId="77777777" w:rsidR="00DD5BF1" w:rsidRDefault="00DD5BF1">
      <w:pPr>
        <w:adjustRightInd/>
        <w:rPr>
          <w:rFonts w:cs="Times New Roman"/>
          <w:szCs w:val="24"/>
        </w:rPr>
      </w:pPr>
    </w:p>
    <w:p w14:paraId="631E47A0" w14:textId="1C5639BE" w:rsidR="00DD5BF1" w:rsidRDefault="00DD5BF1">
      <w:pPr>
        <w:pStyle w:val="Body"/>
        <w:adjustRightInd/>
        <w:rPr>
          <w:rFonts w:cs="Times New Roman"/>
          <w:szCs w:val="24"/>
        </w:rPr>
      </w:pPr>
      <w:bookmarkStart w:id="80" w:name="_Hlk99025601"/>
      <w:r>
        <w:rPr>
          <w:rFonts w:cs="Times New Roman"/>
          <w:szCs w:val="24"/>
        </w:rPr>
        <w:t xml:space="preserve">Tenant </w:t>
      </w:r>
      <w:bookmarkStart w:id="81" w:name="_Hlk99025641"/>
      <w:r>
        <w:rPr>
          <w:rFonts w:cs="Times New Roman"/>
          <w:szCs w:val="24"/>
        </w:rPr>
        <w:t>shall pay to Landlord via ACH payments set forth in Section 9.1(D) hereof, or at such other account designated by Landlord in writing by notice given to Tenant at least thirty (30) days in advance, without prior demand</w:t>
      </w:r>
      <w:r w:rsidR="00915A51">
        <w:rPr>
          <w:rFonts w:cs="Times New Roman"/>
          <w:szCs w:val="24"/>
        </w:rPr>
        <w:t>, abatement or offset (except as provided for herein)</w:t>
      </w:r>
      <w:r>
        <w:rPr>
          <w:rFonts w:cs="Times New Roman"/>
          <w:szCs w:val="24"/>
        </w:rPr>
        <w:t xml:space="preserve"> therefor, </w:t>
      </w:r>
      <w:bookmarkEnd w:id="81"/>
      <w:r>
        <w:rPr>
          <w:rFonts w:cs="Times New Roman"/>
          <w:szCs w:val="24"/>
        </w:rPr>
        <w:t>Minimum Rent.</w:t>
      </w:r>
    </w:p>
    <w:bookmarkEnd w:id="80"/>
    <w:p w14:paraId="1BAE9DC5" w14:textId="77777777" w:rsidR="00DD5BF1" w:rsidRDefault="00DD5BF1">
      <w:pPr>
        <w:pStyle w:val="Heading2"/>
        <w:adjustRightInd/>
        <w:rPr>
          <w:rFonts w:cs="Times New Roman"/>
          <w:bCs w:val="0"/>
          <w:vanish/>
          <w:szCs w:val="24"/>
          <w:specVanish/>
        </w:rPr>
      </w:pPr>
      <w:r>
        <w:rPr>
          <w:rFonts w:cs="Times New Roman"/>
          <w:bCs w:val="0"/>
          <w:szCs w:val="24"/>
        </w:rPr>
        <w:t>Payment of Minimum Rent</w:t>
      </w:r>
    </w:p>
    <w:p w14:paraId="14E73D79" w14:textId="77777777" w:rsidR="00DD5BF1" w:rsidRDefault="00DD5BF1">
      <w:pPr>
        <w:adjustRightInd/>
        <w:rPr>
          <w:rFonts w:cs="Times New Roman"/>
          <w:szCs w:val="24"/>
        </w:rPr>
      </w:pPr>
    </w:p>
    <w:p w14:paraId="7A103BE4" w14:textId="09B709A5" w:rsidR="00DD5BF1" w:rsidRDefault="001B0A56" w:rsidP="00DB6BF9">
      <w:pPr>
        <w:pStyle w:val="Body"/>
        <w:adjustRightInd/>
        <w:rPr>
          <w:rFonts w:cs="Times New Roman"/>
          <w:szCs w:val="24"/>
        </w:rPr>
      </w:pPr>
      <w:r>
        <w:rPr>
          <w:rFonts w:cs="Times New Roman"/>
          <w:szCs w:val="24"/>
        </w:rPr>
        <w:t>Minimum Rent shall accrue commencing on the Commencement Date and shall be payable in equal monthly installments, in advance, on the first day of each calendar month during the Term, except that Tenant’s first installment of Minimum Rent shall not be due until ten (10) days after the later to occur of (A) the Commencement Date</w:t>
      </w:r>
      <w:r w:rsidRPr="000D1B4D">
        <w:rPr>
          <w:rFonts w:cs="Times New Roman"/>
          <w:szCs w:val="24"/>
        </w:rPr>
        <w:t>, (B) Tenant’s receipt of an invoice for such first installment,</w:t>
      </w:r>
      <w:r>
        <w:rPr>
          <w:rFonts w:cs="Times New Roman"/>
          <w:szCs w:val="24"/>
        </w:rPr>
        <w:t xml:space="preserve"> (C) a notice certifying the trade name and GLA of each tenant and occupant of the Shopping Center as of the Commencement Date. Minimum Rent for any partial calendar month during the Term shall be prorated based on a calendar year of 365 days (366 days for a leap year), calculated by multiplying the number of days in such partial calendar month by a fraction, the numerator of which is the applicable annual Minimum Rent and the denominator of which is 365 (366 for a leap year), and (D) receipt of a recordable Non-Disturbance Agreement to the extent set forth in Section 24.1 hereafter. Landlord acknowledges that Tenant cannot make any payments to Landlord without Landlord’s Federal Tax Identification Number, which, as of the date of this Lease, is as identified in Section 1.18 hereof.</w:t>
      </w:r>
    </w:p>
    <w:p w14:paraId="2A405E76" w14:textId="55FF05DB" w:rsidR="00FF44EB" w:rsidRDefault="000C3B35" w:rsidP="00FF44EB">
      <w:pPr>
        <w:pStyle w:val="Heading1"/>
        <w:adjustRightInd/>
        <w:ind w:left="0"/>
        <w:rPr>
          <w:rFonts w:cs="Times New Roman"/>
          <w:bCs w:val="0"/>
          <w:szCs w:val="24"/>
        </w:rPr>
      </w:pPr>
      <w:r>
        <w:rPr>
          <w:rFonts w:cs="Times New Roman"/>
          <w:bCs w:val="0"/>
          <w:szCs w:val="24"/>
        </w:rPr>
        <w:t xml:space="preserve"> </w:t>
      </w:r>
      <w:r w:rsidR="00FF44EB">
        <w:rPr>
          <w:rFonts w:cs="Times New Roman"/>
          <w:bCs w:val="0"/>
          <w:szCs w:val="24"/>
        </w:rPr>
        <w:t>GROSS SALES</w:t>
      </w:r>
    </w:p>
    <w:p w14:paraId="2614664F" w14:textId="77777777" w:rsidR="00DD5BF1" w:rsidRDefault="00DD5BF1">
      <w:pPr>
        <w:pStyle w:val="Heading2"/>
        <w:adjustRightInd/>
        <w:rPr>
          <w:rFonts w:cs="Times New Roman"/>
          <w:bCs w:val="0"/>
          <w:vanish/>
          <w:szCs w:val="24"/>
          <w:specVanish/>
        </w:rPr>
      </w:pPr>
      <w:bookmarkStart w:id="82" w:name="_Hlk84422730"/>
      <w:r>
        <w:rPr>
          <w:rFonts w:cs="Times New Roman"/>
          <w:bCs w:val="0"/>
          <w:szCs w:val="24"/>
        </w:rPr>
        <w:t>Gross Sales</w:t>
      </w:r>
    </w:p>
    <w:p w14:paraId="77A5A210" w14:textId="77777777" w:rsidR="00DD5BF1" w:rsidRDefault="00DD5BF1">
      <w:pPr>
        <w:adjustRightInd/>
        <w:rPr>
          <w:rFonts w:cs="Times New Roman"/>
          <w:szCs w:val="24"/>
        </w:rPr>
      </w:pPr>
    </w:p>
    <w:p w14:paraId="284736F3" w14:textId="7A949BF6" w:rsidR="00DD5BF1" w:rsidRDefault="00EB7654">
      <w:pPr>
        <w:pStyle w:val="Heading3"/>
        <w:adjustRightInd/>
        <w:rPr>
          <w:rFonts w:cs="Times New Roman"/>
          <w:szCs w:val="24"/>
        </w:rPr>
      </w:pPr>
      <w:bookmarkStart w:id="83" w:name="_Hlk78372538"/>
      <w:bookmarkEnd w:id="82"/>
      <w:r>
        <w:rPr>
          <w:rFonts w:cs="Times New Roman"/>
          <w:szCs w:val="24"/>
        </w:rPr>
        <w:t>“</w:t>
      </w:r>
      <w:r w:rsidR="00DD5BF1">
        <w:rPr>
          <w:rFonts w:cs="Times New Roman"/>
          <w:b/>
          <w:szCs w:val="24"/>
        </w:rPr>
        <w:t>Gross Sales</w:t>
      </w:r>
      <w:r>
        <w:rPr>
          <w:rFonts w:cs="Times New Roman"/>
          <w:szCs w:val="24"/>
        </w:rPr>
        <w:t>”</w:t>
      </w:r>
      <w:r w:rsidR="00DD5BF1">
        <w:rPr>
          <w:rFonts w:cs="Times New Roman"/>
          <w:szCs w:val="24"/>
        </w:rPr>
        <w:t xml:space="preserve"> means the gross amount received by Tenant, including (for this purpose) any subtenant (as defined in Section 22.2 hereof), from all sales, both for cash and on credit, made or rendered in, upon or from the Premises (and in cases of sales on credit whether or not payment be actually made therefor). Each sale on credit shall be treated as a sale for the regular cash price in the month in which such sale occurs, without regard to the time payment is made or title passes. Notwithstanding anything herein to the contrary, Gross Sales shall not include (or, if included, there may be deducted therefrom) the following:</w:t>
      </w:r>
    </w:p>
    <w:p w14:paraId="4F13DAEC" w14:textId="77777777" w:rsidR="00DD5BF1" w:rsidRDefault="00DD5BF1">
      <w:pPr>
        <w:pStyle w:val="Heading4"/>
        <w:adjustRightInd/>
        <w:rPr>
          <w:rFonts w:cs="Times New Roman"/>
          <w:szCs w:val="24"/>
        </w:rPr>
      </w:pPr>
      <w:r>
        <w:rPr>
          <w:rFonts w:cs="Times New Roman"/>
          <w:szCs w:val="24"/>
        </w:rPr>
        <w:t xml:space="preserve">the amount of any refund </w:t>
      </w:r>
      <w:proofErr w:type="gramStart"/>
      <w:r>
        <w:rPr>
          <w:rFonts w:cs="Times New Roman"/>
          <w:szCs w:val="24"/>
        </w:rPr>
        <w:t>made</w:t>
      </w:r>
      <w:proofErr w:type="gramEnd"/>
      <w:r>
        <w:rPr>
          <w:rFonts w:cs="Times New Roman"/>
          <w:szCs w:val="24"/>
        </w:rPr>
        <w:t xml:space="preserve"> or discount or credit allowed by Tenant or any subtenant upon any sale where the merchandise, or some part thereof, is returned to the Premises;</w:t>
      </w:r>
    </w:p>
    <w:p w14:paraId="47C276FC" w14:textId="77777777" w:rsidR="00DD5BF1" w:rsidRDefault="00DD5BF1">
      <w:pPr>
        <w:pStyle w:val="Heading4"/>
        <w:adjustRightInd/>
        <w:rPr>
          <w:rFonts w:cs="Times New Roman"/>
          <w:szCs w:val="24"/>
        </w:rPr>
      </w:pPr>
      <w:r>
        <w:rPr>
          <w:rFonts w:cs="Times New Roman"/>
          <w:szCs w:val="24"/>
        </w:rPr>
        <w:t>exchanges or transfers of merchandise between stores and/or warehouses where such exchanges are made solely for the convenient operation of the business of Tenant or any subtenant and not for the purpose of consummating a sale which has been made in, upon or from the Premises;</w:t>
      </w:r>
    </w:p>
    <w:p w14:paraId="0A5B86EE" w14:textId="77777777" w:rsidR="00DD5BF1" w:rsidRDefault="00DD5BF1">
      <w:pPr>
        <w:pStyle w:val="Heading4"/>
        <w:adjustRightInd/>
        <w:rPr>
          <w:rFonts w:cs="Times New Roman"/>
          <w:szCs w:val="24"/>
        </w:rPr>
      </w:pPr>
      <w:r w:rsidRPr="00EA1F19">
        <w:rPr>
          <w:rFonts w:cs="Times New Roman"/>
          <w:szCs w:val="24"/>
        </w:rPr>
        <w:lastRenderedPageBreak/>
        <w:t>returns to suppliers, manufacturers or other retailers</w:t>
      </w:r>
      <w:r>
        <w:rPr>
          <w:rFonts w:cs="Times New Roman"/>
          <w:szCs w:val="24"/>
        </w:rPr>
        <w:t>;</w:t>
      </w:r>
    </w:p>
    <w:p w14:paraId="745402B8" w14:textId="77777777" w:rsidR="00DD5BF1" w:rsidRDefault="00DD5BF1">
      <w:pPr>
        <w:pStyle w:val="Heading4"/>
        <w:adjustRightInd/>
        <w:rPr>
          <w:rFonts w:cs="Times New Roman"/>
          <w:szCs w:val="24"/>
        </w:rPr>
      </w:pPr>
      <w:r>
        <w:rPr>
          <w:rFonts w:cs="Times New Roman"/>
          <w:szCs w:val="24"/>
        </w:rPr>
        <w:t>the amount of any city, county, state or federal sales, use, luxury, retailer’s occupation, gross receipts or excise tax on the sale of merchandise or services which is both added to the selling price or absorbed therein and paid to the taxing authorities by Tenant or any subtenant;</w:t>
      </w:r>
    </w:p>
    <w:p w14:paraId="55F937C4" w14:textId="77777777" w:rsidR="00DD5BF1" w:rsidRDefault="00DD5BF1">
      <w:pPr>
        <w:pStyle w:val="Heading4"/>
        <w:adjustRightInd/>
        <w:rPr>
          <w:rFonts w:cs="Times New Roman"/>
          <w:szCs w:val="24"/>
        </w:rPr>
      </w:pPr>
      <w:r>
        <w:rPr>
          <w:rFonts w:cs="Times New Roman"/>
          <w:szCs w:val="24"/>
        </w:rPr>
        <w:t>any penalty charged for a returned check;</w:t>
      </w:r>
    </w:p>
    <w:p w14:paraId="54DD3BD5" w14:textId="77777777" w:rsidR="00DD5BF1" w:rsidRDefault="00DD5BF1">
      <w:pPr>
        <w:pStyle w:val="Heading4"/>
        <w:adjustRightInd/>
        <w:rPr>
          <w:rFonts w:cs="Times New Roman"/>
          <w:szCs w:val="24"/>
        </w:rPr>
      </w:pPr>
      <w:r>
        <w:rPr>
          <w:rFonts w:cs="Times New Roman"/>
          <w:szCs w:val="24"/>
        </w:rPr>
        <w:t>reimbursement of amounts for postage, shipping and delivery services, including United Parcel Service, incurred in delivering merchandise;</w:t>
      </w:r>
    </w:p>
    <w:p w14:paraId="464D4E38" w14:textId="46D8DD6A" w:rsidR="00DD5BF1" w:rsidRDefault="00DD5BF1">
      <w:pPr>
        <w:pStyle w:val="Heading4"/>
        <w:adjustRightInd/>
        <w:rPr>
          <w:rFonts w:cs="Times New Roman"/>
          <w:szCs w:val="24"/>
        </w:rPr>
      </w:pPr>
      <w:r>
        <w:rPr>
          <w:rFonts w:cs="Times New Roman"/>
          <w:szCs w:val="24"/>
        </w:rPr>
        <w:t>any sale at a discount pursuant to an employee discount program of Tenant, any subtenant or either of their respective Affiliates</w:t>
      </w:r>
      <w:r w:rsidR="003A5532">
        <w:rPr>
          <w:rFonts w:cs="Times New Roman"/>
          <w:szCs w:val="24"/>
        </w:rPr>
        <w:t xml:space="preserve"> not to exceed </w:t>
      </w:r>
      <w:r w:rsidR="00105D21">
        <w:rPr>
          <w:rFonts w:cs="Times New Roman"/>
          <w:szCs w:val="24"/>
        </w:rPr>
        <w:t>three percent (3</w:t>
      </w:r>
      <w:r w:rsidR="003A5532">
        <w:rPr>
          <w:rFonts w:cs="Times New Roman"/>
          <w:szCs w:val="24"/>
        </w:rPr>
        <w:t>%</w:t>
      </w:r>
      <w:r w:rsidR="00105D21">
        <w:rPr>
          <w:rFonts w:cs="Times New Roman"/>
          <w:szCs w:val="24"/>
        </w:rPr>
        <w:t>)</w:t>
      </w:r>
      <w:r w:rsidR="003A5532">
        <w:rPr>
          <w:rFonts w:cs="Times New Roman"/>
          <w:szCs w:val="24"/>
        </w:rPr>
        <w:t xml:space="preserve"> of Gross Sales</w:t>
      </w:r>
      <w:r>
        <w:rPr>
          <w:rFonts w:cs="Times New Roman"/>
          <w:szCs w:val="24"/>
        </w:rPr>
        <w:t>;</w:t>
      </w:r>
    </w:p>
    <w:p w14:paraId="1EBE8D24" w14:textId="77777777" w:rsidR="00DD5BF1" w:rsidRDefault="00DD5BF1">
      <w:pPr>
        <w:pStyle w:val="Heading4"/>
        <w:adjustRightInd/>
        <w:rPr>
          <w:rFonts w:cs="Times New Roman"/>
          <w:szCs w:val="24"/>
        </w:rPr>
      </w:pPr>
      <w:r>
        <w:rPr>
          <w:rFonts w:cs="Times New Roman"/>
          <w:szCs w:val="24"/>
        </w:rPr>
        <w:t>receipts from vending machines and coin operated games from which revenues are donated to charitable organizations or which are not available for use by the public and receipts from pay telephones;</w:t>
      </w:r>
    </w:p>
    <w:p w14:paraId="0F396CE8" w14:textId="77777777" w:rsidR="00DD5BF1" w:rsidRDefault="00DD5BF1">
      <w:pPr>
        <w:pStyle w:val="Heading4"/>
        <w:adjustRightInd/>
        <w:rPr>
          <w:rFonts w:cs="Times New Roman"/>
          <w:szCs w:val="24"/>
        </w:rPr>
      </w:pPr>
      <w:r>
        <w:rPr>
          <w:rFonts w:cs="Times New Roman"/>
          <w:szCs w:val="24"/>
        </w:rPr>
        <w:t>any charge added to the regular cash price of merchandise or services as a finance charge for sales on credit;</w:t>
      </w:r>
    </w:p>
    <w:p w14:paraId="2913B70E" w14:textId="77777777" w:rsidR="00DD5BF1" w:rsidRDefault="00DD5BF1">
      <w:pPr>
        <w:pStyle w:val="Heading4"/>
        <w:adjustRightInd/>
        <w:rPr>
          <w:rFonts w:cs="Times New Roman"/>
          <w:szCs w:val="24"/>
        </w:rPr>
      </w:pPr>
      <w:r>
        <w:rPr>
          <w:rFonts w:cs="Times New Roman"/>
          <w:szCs w:val="24"/>
        </w:rPr>
        <w:t>any charges paid to the issuers of credit, debit or charge cards and for check, debit or charge authorization fees;</w:t>
      </w:r>
    </w:p>
    <w:p w14:paraId="74626575" w14:textId="77777777" w:rsidR="00DD5BF1" w:rsidRDefault="00DD5BF1">
      <w:pPr>
        <w:pStyle w:val="Heading4"/>
        <w:adjustRightInd/>
        <w:rPr>
          <w:rFonts w:cs="Times New Roman"/>
          <w:szCs w:val="24"/>
        </w:rPr>
      </w:pPr>
      <w:r>
        <w:rPr>
          <w:rFonts w:cs="Times New Roman"/>
          <w:szCs w:val="24"/>
        </w:rPr>
        <w:t>any sale of fixtures or equipment not in the regular course of business;</w:t>
      </w:r>
    </w:p>
    <w:p w14:paraId="7DDB1D61" w14:textId="77777777" w:rsidR="00DD5BF1" w:rsidRDefault="00DD5BF1">
      <w:pPr>
        <w:pStyle w:val="Heading4"/>
        <w:adjustRightInd/>
        <w:rPr>
          <w:rFonts w:cs="Times New Roman"/>
          <w:szCs w:val="24"/>
        </w:rPr>
      </w:pPr>
      <w:r>
        <w:rPr>
          <w:rFonts w:cs="Times New Roman"/>
          <w:szCs w:val="24"/>
        </w:rPr>
        <w:t>gift certificates, or like vouchers, until such time as the same have been converted into a sale by redemption at the Premises;</w:t>
      </w:r>
    </w:p>
    <w:p w14:paraId="5A031762" w14:textId="47312B3E" w:rsidR="00DD5BF1" w:rsidRDefault="00DD5BF1">
      <w:pPr>
        <w:pStyle w:val="Heading4"/>
        <w:adjustRightInd/>
        <w:rPr>
          <w:rFonts w:cs="Times New Roman"/>
          <w:szCs w:val="24"/>
        </w:rPr>
      </w:pPr>
      <w:r>
        <w:rPr>
          <w:rFonts w:cs="Times New Roman"/>
          <w:szCs w:val="24"/>
        </w:rPr>
        <w:t xml:space="preserve">catalog sales or sales made over the Internet or the technological evolution thereof (collectively, </w:t>
      </w:r>
      <w:r w:rsidR="00EB7654">
        <w:rPr>
          <w:rFonts w:cs="Times New Roman"/>
          <w:szCs w:val="24"/>
        </w:rPr>
        <w:t>“</w:t>
      </w:r>
      <w:r>
        <w:rPr>
          <w:rFonts w:cs="Times New Roman"/>
          <w:b/>
          <w:szCs w:val="24"/>
        </w:rPr>
        <w:t>Remote Sales</w:t>
      </w:r>
      <w:r w:rsidR="00EB7654">
        <w:rPr>
          <w:rFonts w:cs="Times New Roman"/>
          <w:szCs w:val="24"/>
        </w:rPr>
        <w:t>”</w:t>
      </w:r>
      <w:r>
        <w:rPr>
          <w:rFonts w:cs="Times New Roman"/>
          <w:szCs w:val="24"/>
        </w:rPr>
        <w:t xml:space="preserve">) </w:t>
      </w:r>
      <w:r w:rsidRPr="00296A09">
        <w:rPr>
          <w:rFonts w:cs="Times New Roman"/>
          <w:szCs w:val="24"/>
        </w:rPr>
        <w:t xml:space="preserve">except </w:t>
      </w:r>
      <w:r w:rsidR="003A5532">
        <w:rPr>
          <w:rFonts w:cs="Times New Roman"/>
          <w:szCs w:val="24"/>
        </w:rPr>
        <w:t>merchandise that is picked up at the Premises</w:t>
      </w:r>
      <w:r w:rsidR="00D64410">
        <w:rPr>
          <w:rFonts w:cs="Times New Roman"/>
          <w:szCs w:val="24"/>
        </w:rPr>
        <w:t xml:space="preserve"> and</w:t>
      </w:r>
      <w:r w:rsidR="00B67F00">
        <w:rPr>
          <w:rFonts w:cs="Times New Roman"/>
          <w:szCs w:val="24"/>
        </w:rPr>
        <w:t>/or</w:t>
      </w:r>
      <w:r w:rsidR="00D64410">
        <w:rPr>
          <w:rFonts w:cs="Times New Roman"/>
          <w:szCs w:val="24"/>
        </w:rPr>
        <w:t xml:space="preserve"> drawn from inventory therefrom</w:t>
      </w:r>
      <w:r w:rsidR="003A5532">
        <w:rPr>
          <w:rFonts w:cs="Times New Roman"/>
          <w:szCs w:val="24"/>
        </w:rPr>
        <w:t xml:space="preserve"> by customers who have ordered over the Internet</w:t>
      </w:r>
      <w:r w:rsidR="003A5532">
        <w:rPr>
          <w:rFonts w:cs="Times New Roman"/>
          <w:szCs w:val="24"/>
          <w:u w:val="single"/>
        </w:rPr>
        <w:t>;</w:t>
      </w:r>
    </w:p>
    <w:p w14:paraId="43A50243" w14:textId="77777777" w:rsidR="00DD5BF1" w:rsidRPr="002B5EC9" w:rsidRDefault="00DD5BF1">
      <w:pPr>
        <w:pStyle w:val="Heading4"/>
        <w:adjustRightInd/>
        <w:rPr>
          <w:rFonts w:cs="Times New Roman"/>
          <w:szCs w:val="24"/>
        </w:rPr>
      </w:pPr>
      <w:r w:rsidRPr="002B5EC9">
        <w:rPr>
          <w:rFonts w:cs="Times New Roman"/>
          <w:szCs w:val="24"/>
        </w:rPr>
        <w:t>layaway sales until the sale is completed or the deposit abandoned by the customer;</w:t>
      </w:r>
    </w:p>
    <w:p w14:paraId="2C54A141" w14:textId="77777777" w:rsidR="00DD5BF1" w:rsidRPr="002B5EC9" w:rsidRDefault="00DD5BF1">
      <w:pPr>
        <w:pStyle w:val="Heading4"/>
        <w:adjustRightInd/>
        <w:rPr>
          <w:rFonts w:cs="Times New Roman"/>
          <w:szCs w:val="24"/>
        </w:rPr>
      </w:pPr>
      <w:bookmarkStart w:id="84" w:name="_Hlk163817096"/>
      <w:r w:rsidRPr="002B5EC9">
        <w:rPr>
          <w:rFonts w:cs="Times New Roman"/>
          <w:szCs w:val="24"/>
        </w:rPr>
        <w:t>the amount of any special discount to customers for damaged or defective merchandise;</w:t>
      </w:r>
      <w:bookmarkEnd w:id="84"/>
    </w:p>
    <w:p w14:paraId="45BAF715" w14:textId="77777777" w:rsidR="00DD5BF1" w:rsidRPr="002B5EC9" w:rsidRDefault="00DD5BF1">
      <w:pPr>
        <w:pStyle w:val="Heading4"/>
        <w:adjustRightInd/>
        <w:rPr>
          <w:rFonts w:cs="Times New Roman"/>
          <w:szCs w:val="24"/>
        </w:rPr>
      </w:pPr>
      <w:r w:rsidRPr="002B5EC9">
        <w:rPr>
          <w:rFonts w:cs="Times New Roman"/>
          <w:szCs w:val="24"/>
        </w:rPr>
        <w:t>the amount of any promotional or coupon discount granted to the customer;</w:t>
      </w:r>
    </w:p>
    <w:p w14:paraId="30A5AA82" w14:textId="77777777" w:rsidR="00DD5BF1" w:rsidRPr="002B5EC9" w:rsidRDefault="00DD5BF1">
      <w:pPr>
        <w:pStyle w:val="Heading4"/>
        <w:adjustRightInd/>
        <w:rPr>
          <w:rFonts w:cs="Times New Roman"/>
          <w:szCs w:val="24"/>
        </w:rPr>
      </w:pPr>
      <w:r w:rsidRPr="002B5EC9">
        <w:rPr>
          <w:rFonts w:cs="Times New Roman"/>
          <w:szCs w:val="24"/>
        </w:rPr>
        <w:t>bad debt expenses with respect to merchandise sold on credit or purchased by check or debit card;</w:t>
      </w:r>
    </w:p>
    <w:p w14:paraId="5E8B1ACF" w14:textId="77777777" w:rsidR="00DD5BF1" w:rsidRPr="002B5EC9" w:rsidRDefault="00DD5BF1">
      <w:pPr>
        <w:pStyle w:val="Heading4"/>
        <w:adjustRightInd/>
        <w:rPr>
          <w:rFonts w:cs="Times New Roman"/>
          <w:szCs w:val="24"/>
        </w:rPr>
      </w:pPr>
      <w:r w:rsidRPr="002B5EC9">
        <w:rPr>
          <w:rFonts w:cs="Times New Roman"/>
          <w:szCs w:val="24"/>
        </w:rPr>
        <w:t>charges collected from customers for gift wrapping, repairs, customizing, fittings and/or alterations;</w:t>
      </w:r>
    </w:p>
    <w:p w14:paraId="19907262" w14:textId="77777777" w:rsidR="00DD5BF1" w:rsidRPr="002B5EC9" w:rsidRDefault="00DD5BF1">
      <w:pPr>
        <w:pStyle w:val="Heading4"/>
        <w:adjustRightInd/>
        <w:rPr>
          <w:rFonts w:cs="Times New Roman"/>
          <w:szCs w:val="24"/>
        </w:rPr>
      </w:pPr>
      <w:r w:rsidRPr="002B5EC9">
        <w:rPr>
          <w:rFonts w:cs="Times New Roman"/>
          <w:szCs w:val="24"/>
        </w:rPr>
        <w:t>insurance proceeds;</w:t>
      </w:r>
    </w:p>
    <w:p w14:paraId="5580E4C1" w14:textId="77777777" w:rsidR="00DD5BF1" w:rsidRPr="002B5EC9" w:rsidRDefault="00DD5BF1">
      <w:pPr>
        <w:pStyle w:val="Heading4"/>
        <w:adjustRightInd/>
        <w:rPr>
          <w:rFonts w:cs="Times New Roman"/>
          <w:szCs w:val="24"/>
        </w:rPr>
      </w:pPr>
      <w:r w:rsidRPr="002B5EC9">
        <w:rPr>
          <w:rFonts w:cs="Times New Roman"/>
          <w:szCs w:val="24"/>
        </w:rPr>
        <w:t>bulk sales of out-of-season merchandise to jobbers or other retailers at or below cost;</w:t>
      </w:r>
    </w:p>
    <w:p w14:paraId="4CD4A112" w14:textId="77777777" w:rsidR="00DD5BF1" w:rsidRPr="002B5EC9" w:rsidRDefault="00DD5BF1">
      <w:pPr>
        <w:pStyle w:val="Heading4"/>
        <w:adjustRightInd/>
        <w:rPr>
          <w:rFonts w:cs="Times New Roman"/>
          <w:szCs w:val="24"/>
        </w:rPr>
      </w:pPr>
      <w:r w:rsidRPr="002B5EC9">
        <w:rPr>
          <w:rFonts w:cs="Times New Roman"/>
          <w:szCs w:val="24"/>
        </w:rPr>
        <w:t xml:space="preserve">canceled sales, but only to the extent that the purchase price is not retained by Tenant or a subtenant; </w:t>
      </w:r>
    </w:p>
    <w:p w14:paraId="14340B08" w14:textId="5ADCCFE7" w:rsidR="00DD5BF1" w:rsidRPr="002B5EC9" w:rsidRDefault="00DD5BF1">
      <w:pPr>
        <w:pStyle w:val="Heading4"/>
        <w:adjustRightInd/>
        <w:rPr>
          <w:rFonts w:cs="Times New Roman"/>
          <w:szCs w:val="24"/>
        </w:rPr>
      </w:pPr>
      <w:r w:rsidRPr="002B5EC9">
        <w:rPr>
          <w:rFonts w:cs="Times New Roman"/>
          <w:szCs w:val="24"/>
        </w:rPr>
        <w:lastRenderedPageBreak/>
        <w:t>hazardous materials return fees or restocking fees;</w:t>
      </w:r>
      <w:r w:rsidR="00BD406A">
        <w:rPr>
          <w:rFonts w:cs="Times New Roman"/>
          <w:szCs w:val="24"/>
        </w:rPr>
        <w:t xml:space="preserve"> and</w:t>
      </w:r>
    </w:p>
    <w:p w14:paraId="2B97DD11" w14:textId="76F0310D" w:rsidR="00DD5BF1" w:rsidRDefault="00DD5BF1">
      <w:pPr>
        <w:pStyle w:val="Heading4"/>
        <w:adjustRightInd/>
        <w:rPr>
          <w:rFonts w:cs="Times New Roman"/>
          <w:szCs w:val="24"/>
        </w:rPr>
      </w:pPr>
      <w:bookmarkStart w:id="85" w:name="_Hlk163817144"/>
      <w:r w:rsidRPr="002B5EC9">
        <w:rPr>
          <w:rFonts w:cs="Times New Roman"/>
          <w:szCs w:val="24"/>
        </w:rPr>
        <w:t>rent, fees or other consideration received in connection with an assignment of this Lease or a sublease of the Premises (provided, however, sales from any subtenant shall be included in Gross Sales, subject to the exclusions and deductions from Gross Sales herein provided)</w:t>
      </w:r>
      <w:bookmarkEnd w:id="83"/>
      <w:bookmarkEnd w:id="85"/>
      <w:r w:rsidR="00BD406A">
        <w:rPr>
          <w:rFonts w:cs="Times New Roman"/>
          <w:szCs w:val="24"/>
        </w:rPr>
        <w:t>.</w:t>
      </w:r>
    </w:p>
    <w:p w14:paraId="32D1C7F9" w14:textId="77777777" w:rsidR="00DD5BF1" w:rsidRDefault="00DD5BF1">
      <w:pPr>
        <w:adjustRightInd/>
        <w:ind w:firstLine="720"/>
        <w:jc w:val="both"/>
        <w:rPr>
          <w:rFonts w:cs="Times New Roman"/>
          <w:szCs w:val="24"/>
        </w:rPr>
      </w:pPr>
      <w:r>
        <w:rPr>
          <w:rFonts w:cs="Times New Roman"/>
          <w:szCs w:val="24"/>
        </w:rPr>
        <w:t>(B)</w:t>
      </w:r>
      <w:r>
        <w:rPr>
          <w:rFonts w:cs="Times New Roman"/>
          <w:szCs w:val="24"/>
        </w:rPr>
        <w:tab/>
        <w:t>If Tenant terminates this Lease pursuant to Section 6.6, Tenant shall deliver to Landlord, concurrent with Tenant’s termination notice, a written statement showing the amount of Gross Sales made in the Premises during the Termination Measuring Period.</w:t>
      </w:r>
    </w:p>
    <w:p w14:paraId="203E2527" w14:textId="77777777" w:rsidR="00DD5BF1" w:rsidRDefault="00DD5BF1">
      <w:pPr>
        <w:pStyle w:val="Heading2"/>
        <w:adjustRightInd/>
        <w:rPr>
          <w:rFonts w:cs="Times New Roman"/>
          <w:bCs w:val="0"/>
          <w:vanish/>
          <w:szCs w:val="24"/>
          <w:specVanish/>
        </w:rPr>
      </w:pPr>
      <w:r>
        <w:rPr>
          <w:rFonts w:cs="Times New Roman"/>
          <w:bCs w:val="0"/>
          <w:szCs w:val="24"/>
        </w:rPr>
        <w:t>Landlord’s Audit</w:t>
      </w:r>
    </w:p>
    <w:p w14:paraId="0B241513" w14:textId="77777777" w:rsidR="00DD5BF1" w:rsidRDefault="00DD5BF1">
      <w:pPr>
        <w:adjustRightInd/>
        <w:rPr>
          <w:rFonts w:cs="Times New Roman"/>
          <w:szCs w:val="24"/>
        </w:rPr>
      </w:pPr>
    </w:p>
    <w:p w14:paraId="034E4DB4" w14:textId="532FA4B9" w:rsidR="00DD5BF1" w:rsidRPr="00C0769B" w:rsidRDefault="00DD5BF1">
      <w:pPr>
        <w:pStyle w:val="Body"/>
        <w:adjustRightInd/>
        <w:rPr>
          <w:rFonts w:cs="Times New Roman"/>
          <w:szCs w:val="24"/>
        </w:rPr>
      </w:pPr>
      <w:bookmarkStart w:id="86" w:name="_Hlk78372325"/>
      <w:r w:rsidRPr="00C0769B">
        <w:rPr>
          <w:rFonts w:cs="Times New Roman"/>
          <w:szCs w:val="24"/>
        </w:rPr>
        <w:t xml:space="preserve">Tenant shall keep safe and intact at Tenant’s offices in the United States </w:t>
      </w:r>
      <w:proofErr w:type="gramStart"/>
      <w:r w:rsidRPr="00C0769B">
        <w:rPr>
          <w:rFonts w:cs="Times New Roman"/>
          <w:szCs w:val="24"/>
        </w:rPr>
        <w:t>all of</w:t>
      </w:r>
      <w:proofErr w:type="gramEnd"/>
      <w:r w:rsidRPr="00C0769B">
        <w:rPr>
          <w:rFonts w:cs="Times New Roman"/>
          <w:szCs w:val="24"/>
        </w:rPr>
        <w:t xml:space="preserve"> the records, books, accounts and other data which are regularly kept by Tenant in the ordinary course of its business to establish Tenant’s Gross Sales during the Termination Measuring Period. Notwithstanding the foregoing to the contrary, in the event Tenant elects to terminate this Lease pursuant to Section 6.6, Landlord or its designated Agent shall have the right at its own cost and expense to audit and/or inspect Tenant’s records, books, accounts and other data relating to Tenant’s Gross Sales at the Premises for the Termination Measuring Period, provided that Landlord shall give Tenant not less than ten (10) days’ written notice of its intention to conduct any such audit and Landlord conducts said audit within thirty (30) days following receipt of Tenant’s termination notice pursuant to Section 6.6. The results of the audit and any claim relating thereto shall be kept strictly confidential.</w:t>
      </w:r>
    </w:p>
    <w:bookmarkEnd w:id="86"/>
    <w:p w14:paraId="6E07B18D" w14:textId="77777777" w:rsidR="00DD5BF1" w:rsidRDefault="00DD5BF1">
      <w:pPr>
        <w:pStyle w:val="Heading1"/>
        <w:adjustRightInd/>
        <w:ind w:left="0"/>
        <w:rPr>
          <w:rFonts w:cs="Times New Roman"/>
          <w:bCs w:val="0"/>
          <w:szCs w:val="24"/>
        </w:rPr>
      </w:pPr>
      <w:r>
        <w:rPr>
          <w:rFonts w:cs="Times New Roman"/>
          <w:bCs w:val="0"/>
          <w:szCs w:val="24"/>
        </w:rPr>
        <w:t xml:space="preserve"> OTHER CHARGES; TENANT’S AUDIT</w:t>
      </w:r>
    </w:p>
    <w:p w14:paraId="38337326" w14:textId="77777777" w:rsidR="00DD5BF1" w:rsidRDefault="00DD5BF1">
      <w:pPr>
        <w:pStyle w:val="Heading2"/>
        <w:adjustRightInd/>
        <w:rPr>
          <w:rFonts w:cs="Times New Roman"/>
          <w:bCs w:val="0"/>
          <w:szCs w:val="24"/>
        </w:rPr>
      </w:pPr>
      <w:r>
        <w:rPr>
          <w:rFonts w:cs="Times New Roman"/>
          <w:bCs w:val="0"/>
          <w:szCs w:val="24"/>
        </w:rPr>
        <w:t>Other Charges</w:t>
      </w:r>
    </w:p>
    <w:p w14:paraId="28D54C34" w14:textId="38BB7E71" w:rsidR="00DD5BF1" w:rsidRDefault="00DD5BF1">
      <w:pPr>
        <w:pStyle w:val="Heading3"/>
        <w:adjustRightInd/>
        <w:rPr>
          <w:rFonts w:cs="Times New Roman"/>
          <w:szCs w:val="24"/>
        </w:rPr>
      </w:pPr>
      <w:r>
        <w:rPr>
          <w:rFonts w:cs="Times New Roman"/>
          <w:szCs w:val="24"/>
        </w:rPr>
        <w:t xml:space="preserve">All rent, payments and charges, if any, to be made hereunder by Tenant to Landlord other than Minimum Rent shall be deemed to be </w:t>
      </w:r>
      <w:r w:rsidR="00EB7654">
        <w:rPr>
          <w:rFonts w:cs="Times New Roman"/>
          <w:szCs w:val="24"/>
        </w:rPr>
        <w:t>“</w:t>
      </w:r>
      <w:r>
        <w:rPr>
          <w:rFonts w:cs="Times New Roman"/>
          <w:b/>
          <w:szCs w:val="24"/>
        </w:rPr>
        <w:t>Other Charges</w:t>
      </w:r>
      <w:r w:rsidR="00EB7654">
        <w:rPr>
          <w:rFonts w:cs="Times New Roman"/>
          <w:szCs w:val="24"/>
        </w:rPr>
        <w:t>”</w:t>
      </w:r>
      <w:r>
        <w:rPr>
          <w:rFonts w:cs="Times New Roman"/>
          <w:szCs w:val="24"/>
        </w:rPr>
        <w:t xml:space="preserve">. Unless the context requires otherwise, Other Charges for any partial calendar month during the Term shall be prorated based on a calendar year of 365 days (366 days for a leap year), calculated by multiplying the number of days in such partial calendar month by a fraction, the numerator of which is the applicable amount of Other Charges and the denominator of which is 365 (366 for a leap year). Landlord shall have the same rights and remedies hereunder with respect to the collection of Other Charges as it has with respect to the collection of Minimum Rent. </w:t>
      </w:r>
      <w:r w:rsidR="00D64410">
        <w:rPr>
          <w:rFonts w:cs="Times New Roman"/>
          <w:szCs w:val="24"/>
        </w:rPr>
        <w:t xml:space="preserve">Notwithstanding anything herein to the contrary, Landlord shall have no right to make demand upon Tenant for, and Landlord hereby waives any rights to collect, additional amounts due with respect to Other Charges for any calendar year more than </w:t>
      </w:r>
      <w:r w:rsidR="00B67F00">
        <w:rPr>
          <w:rFonts w:cs="Times New Roman"/>
          <w:szCs w:val="24"/>
        </w:rPr>
        <w:t xml:space="preserve">twelve (12) </w:t>
      </w:r>
      <w:r w:rsidR="00D64410">
        <w:rPr>
          <w:rFonts w:cs="Times New Roman"/>
          <w:szCs w:val="24"/>
        </w:rPr>
        <w:t>months after the end of such calendar year.</w:t>
      </w:r>
    </w:p>
    <w:p w14:paraId="19D920BD" w14:textId="77777777" w:rsidR="00DD5BF1" w:rsidRDefault="00DD5BF1">
      <w:pPr>
        <w:pStyle w:val="Heading3"/>
        <w:adjustRightInd/>
        <w:rPr>
          <w:rFonts w:cs="Times New Roman"/>
          <w:szCs w:val="24"/>
        </w:rPr>
      </w:pPr>
      <w:r>
        <w:rPr>
          <w:rFonts w:cs="Times New Roman"/>
          <w:szCs w:val="24"/>
        </w:rPr>
        <w:t>Notwithstanding anything to the contrary in this Lease, Tenant shall not pay more than its proportionate share of Other Charges based on proportionate share or otherwise subsidize the proportionate share of Other Charges for any other tenant or occupant of the Shopping Center, any undeveloped building of the Shopping Center, or any vacant space. Landlord shall exclude Other Charges attributable to each undeveloped building of the Shopping Center and each such building’s proportionate share of Common Areas, until such building is constructed and initially occupied, so that Tenant does not subsidize the Other Charges of such undeveloped buildings. Under no circumstances shall any expansion or contraction of the Shopping Center increase the amount of Tenant’s Tax Payment, CAM Charge or any Other Charges, other than a contraction due to demolition or Taking as described in Section 2.1(B).</w:t>
      </w:r>
    </w:p>
    <w:p w14:paraId="39C9AED4" w14:textId="302B9C2D" w:rsidR="00DD5BF1" w:rsidRDefault="00DD5BF1">
      <w:pPr>
        <w:pStyle w:val="Heading3"/>
        <w:adjustRightInd/>
        <w:rPr>
          <w:rFonts w:cs="Times New Roman"/>
          <w:szCs w:val="24"/>
        </w:rPr>
      </w:pPr>
      <w:r>
        <w:rPr>
          <w:rFonts w:cs="Times New Roman"/>
          <w:szCs w:val="24"/>
        </w:rPr>
        <w:t>Minimum Rent</w:t>
      </w:r>
      <w:r w:rsidR="007E1D1D">
        <w:rPr>
          <w:rFonts w:cs="Times New Roman"/>
          <w:szCs w:val="24"/>
        </w:rPr>
        <w:t xml:space="preserve"> </w:t>
      </w:r>
      <w:r>
        <w:rPr>
          <w:rFonts w:cs="Times New Roman"/>
          <w:szCs w:val="24"/>
        </w:rPr>
        <w:t xml:space="preserve">and all Other Charges are collectively referred to herein as </w:t>
      </w:r>
      <w:r w:rsidR="00EB7654">
        <w:rPr>
          <w:rFonts w:cs="Times New Roman"/>
          <w:szCs w:val="24"/>
        </w:rPr>
        <w:t>“</w:t>
      </w:r>
      <w:r>
        <w:rPr>
          <w:rFonts w:cs="Times New Roman"/>
          <w:b/>
          <w:szCs w:val="24"/>
        </w:rPr>
        <w:t>Rent</w:t>
      </w:r>
      <w:r w:rsidR="00EB7654">
        <w:rPr>
          <w:rFonts w:cs="Times New Roman"/>
          <w:szCs w:val="24"/>
        </w:rPr>
        <w:t>”</w:t>
      </w:r>
      <w:r>
        <w:rPr>
          <w:rFonts w:cs="Times New Roman"/>
          <w:szCs w:val="24"/>
        </w:rPr>
        <w:t xml:space="preserve">. In no event shall any amount due to be paid by Tenant under any Section of this Lease be a duplicate of other charges to Tenant under such Section or any other Section of this Lease. Notwithstanding anything to the contrary contained herein, (1) any and all credits and/or offsets against, and/or reductions or abatements in Rent to which Tenant is entitled under this Lease shall be cumulative and not co-extensive, and (2) if Tenant is entitled to a credit against future payments of Rent </w:t>
      </w:r>
      <w:r>
        <w:rPr>
          <w:rFonts w:cs="Times New Roman"/>
          <w:szCs w:val="24"/>
        </w:rPr>
        <w:lastRenderedPageBreak/>
        <w:t>becoming due (whether by offset or otherwise) and the Expiration Date occurs prior to the date that such credit is exhausted, Landlord shall pay to Tenant the unused portion of such credit within thirty (30) days after the Expiration Date (and Landlord’s obligation to make such payment shall survive the Expiration Date). Notwithstanding anything contained in this Lease to the contrary, Tenant shall not be obligated to pay any Rent until receipt of any Non-Disturbance Agreement required by Section 24.1 of this Lease, unless Tenant waives in writing, in its sole discretion, the receipt of such Non-Disturbance Agreement.</w:t>
      </w:r>
    </w:p>
    <w:p w14:paraId="0944CF63" w14:textId="4186B1B3" w:rsidR="00DD5BF1" w:rsidRDefault="00DD5BF1">
      <w:pPr>
        <w:pStyle w:val="Heading3"/>
        <w:adjustRightInd/>
        <w:rPr>
          <w:rFonts w:cs="Times New Roman"/>
          <w:szCs w:val="24"/>
        </w:rPr>
      </w:pPr>
      <w:bookmarkStart w:id="87" w:name="_Hlk96081413"/>
      <w:bookmarkStart w:id="88" w:name="_Hlk95139459"/>
      <w:bookmarkStart w:id="89" w:name="_Hlk96503776"/>
      <w:r>
        <w:rPr>
          <w:rFonts w:cs="Times New Roman"/>
          <w:szCs w:val="24"/>
        </w:rPr>
        <w:t>All amounts paid from Tenant to Landlord shall be made by electronic funds transfer via an automated clearing house (</w:t>
      </w:r>
      <w:r w:rsidR="00EB7654">
        <w:rPr>
          <w:rFonts w:cs="Times New Roman"/>
          <w:szCs w:val="24"/>
        </w:rPr>
        <w:t>“</w:t>
      </w:r>
      <w:r>
        <w:rPr>
          <w:rFonts w:cs="Times New Roman"/>
          <w:b/>
          <w:szCs w:val="24"/>
        </w:rPr>
        <w:t>ACH</w:t>
      </w:r>
      <w:r w:rsidR="00EB7654">
        <w:rPr>
          <w:rFonts w:cs="Times New Roman"/>
          <w:szCs w:val="24"/>
        </w:rPr>
        <w:t>”</w:t>
      </w:r>
      <w:r>
        <w:rPr>
          <w:rFonts w:cs="Times New Roman"/>
          <w:szCs w:val="24"/>
        </w:rPr>
        <w:t xml:space="preserve">). Landlord shall enroll in Tenant’s ACH program upon receipt of instructions for such enrollment, including participation in a video conference. Such instructions shall be provided by Tenant with reasonably </w:t>
      </w:r>
      <w:proofErr w:type="gramStart"/>
      <w:r>
        <w:rPr>
          <w:rFonts w:cs="Times New Roman"/>
          <w:szCs w:val="24"/>
        </w:rPr>
        <w:t>sufficient</w:t>
      </w:r>
      <w:proofErr w:type="gramEnd"/>
      <w:r>
        <w:rPr>
          <w:rFonts w:cs="Times New Roman"/>
          <w:szCs w:val="24"/>
        </w:rPr>
        <w:t xml:space="preserve"> time to make any regularly scheduled payments. Landlord acknowledges that Tenant cannot, and shall not be obligated to, make any payments to Landlord until Tenant has (</w:t>
      </w:r>
      <w:proofErr w:type="spellStart"/>
      <w:r>
        <w:rPr>
          <w:rFonts w:cs="Times New Roman"/>
          <w:szCs w:val="24"/>
        </w:rPr>
        <w:t>i</w:t>
      </w:r>
      <w:proofErr w:type="spellEnd"/>
      <w:r>
        <w:rPr>
          <w:rFonts w:cs="Times New Roman"/>
          <w:szCs w:val="24"/>
        </w:rPr>
        <w:t>) received a completed W</w:t>
      </w:r>
      <w:r>
        <w:rPr>
          <w:rFonts w:cs="Times New Roman"/>
          <w:szCs w:val="24"/>
        </w:rPr>
        <w:noBreakHyphen/>
        <w:t xml:space="preserve">9 form signed by Landlord for tax purposes, (ii) verified Landlord’s bank account information, and (iii) completed the Tenant’s Vendor Form set forth on </w:t>
      </w:r>
      <w:r>
        <w:rPr>
          <w:rFonts w:cs="Times New Roman"/>
          <w:b/>
          <w:szCs w:val="24"/>
        </w:rPr>
        <w:t>Exhibit K</w:t>
      </w:r>
      <w:r>
        <w:rPr>
          <w:rFonts w:cs="Times New Roman"/>
          <w:szCs w:val="24"/>
        </w:rPr>
        <w:t>. Landlord understands that (a) in no event will Tenant pay any amounts by other than ACH</w:t>
      </w:r>
      <w:bookmarkEnd w:id="87"/>
      <w:r>
        <w:rPr>
          <w:rFonts w:cs="Times New Roman"/>
          <w:szCs w:val="24"/>
        </w:rPr>
        <w:t>.</w:t>
      </w:r>
      <w:bookmarkEnd w:id="88"/>
      <w:r>
        <w:rPr>
          <w:rFonts w:cs="Times New Roman"/>
          <w:szCs w:val="24"/>
        </w:rPr>
        <w:t xml:space="preserve"> </w:t>
      </w:r>
    </w:p>
    <w:bookmarkEnd w:id="89"/>
    <w:p w14:paraId="0E8E9D14" w14:textId="77777777" w:rsidR="00DD5BF1" w:rsidRDefault="00DD5BF1">
      <w:pPr>
        <w:pStyle w:val="Heading2"/>
        <w:adjustRightInd/>
        <w:rPr>
          <w:rFonts w:cs="Times New Roman"/>
          <w:bCs w:val="0"/>
          <w:szCs w:val="24"/>
        </w:rPr>
      </w:pPr>
      <w:r>
        <w:rPr>
          <w:rFonts w:cs="Times New Roman"/>
          <w:bCs w:val="0"/>
          <w:szCs w:val="24"/>
        </w:rPr>
        <w:t>Tenant’s Audit</w:t>
      </w:r>
    </w:p>
    <w:p w14:paraId="102CC88F" w14:textId="3849480D" w:rsidR="00DD5BF1" w:rsidRDefault="00DD5BF1">
      <w:pPr>
        <w:pStyle w:val="Body"/>
        <w:adjustRightInd/>
        <w:rPr>
          <w:rFonts w:cs="Times New Roman"/>
          <w:szCs w:val="24"/>
        </w:rPr>
      </w:pPr>
      <w:r>
        <w:rPr>
          <w:rFonts w:cs="Times New Roman"/>
          <w:szCs w:val="24"/>
        </w:rPr>
        <w:t xml:space="preserve">Landlord shall keep safe and intact at Landlord’s principal offices in the United States </w:t>
      </w:r>
      <w:proofErr w:type="gramStart"/>
      <w:r>
        <w:rPr>
          <w:rFonts w:cs="Times New Roman"/>
          <w:szCs w:val="24"/>
        </w:rPr>
        <w:t>all of</w:t>
      </w:r>
      <w:proofErr w:type="gramEnd"/>
      <w:r>
        <w:rPr>
          <w:rFonts w:cs="Times New Roman"/>
          <w:szCs w:val="24"/>
        </w:rPr>
        <w:t xml:space="preserve"> the records, books, accounts and other data relating to Other Charges. Tenant or its designated Agent shall have the right at its own cost and expense to audit and inspect Landlord’s records, books, accounts and other data relating to Other Charges for any calendar year. Tenant shall give Landlord not less than one (1) month’s written notice of its intention to conduct any such audit. Tenant shall have the right to use an auditor on a contingency fee basis to conduct the audit but not to prepare any claim or to discuss any claim with Landlord; only an employee of Tenant may prepare any claim and enter into discussions with Landlord relating to such claim. The results of the audit and any claim relating thereto shall be kept confidential. If such audit discloses that the amount paid by Tenant as Other Charges for the period under consideration has been overstated, then, subject to rebuttal by Landlord, Landlord shall promptly pay to Tenant the overcharge or, at Tenant’s election, Tenant may offset the amount of the overcharge against Rent becoming due. If such audit discloses that the amount paid by Tenant for such type of Other Charges for the period under consideration has been overstated by more than three percent (3%) per annum, then, subject to rebuttal by Landlord, in addition to paying to Tenant the overcharge, Landlord shall also pay the reasonable out-of-pocket costs incurred by Tenant for such audit</w:t>
      </w:r>
      <w:r w:rsidR="00D64410">
        <w:rPr>
          <w:rFonts w:cs="Times New Roman"/>
          <w:szCs w:val="24"/>
        </w:rPr>
        <w:t>, provided that, if Tenant uses a contingency fee auditor, Landlord shall only be obligated to pay Tenant the reasonable out-of-pocket costs charged by the auditor and not any contingency fee payable to the auditor.</w:t>
      </w:r>
    </w:p>
    <w:p w14:paraId="2116C395" w14:textId="77777777" w:rsidR="00DD5BF1" w:rsidRDefault="00DD5BF1">
      <w:pPr>
        <w:pStyle w:val="Heading1"/>
        <w:adjustRightInd/>
        <w:ind w:left="0"/>
        <w:rPr>
          <w:rFonts w:cs="Times New Roman"/>
          <w:bCs w:val="0"/>
          <w:szCs w:val="24"/>
        </w:rPr>
      </w:pPr>
      <w:r>
        <w:rPr>
          <w:rFonts w:cs="Times New Roman"/>
          <w:bCs w:val="0"/>
          <w:szCs w:val="24"/>
        </w:rPr>
        <w:t xml:space="preserve"> TAXES</w:t>
      </w:r>
    </w:p>
    <w:p w14:paraId="734CE8FB" w14:textId="77777777" w:rsidR="00DD5BF1" w:rsidRDefault="00DD5BF1">
      <w:pPr>
        <w:pStyle w:val="Heading2"/>
        <w:adjustRightInd/>
        <w:rPr>
          <w:rFonts w:cs="Times New Roman"/>
          <w:bCs w:val="0"/>
          <w:vanish/>
          <w:szCs w:val="24"/>
          <w:specVanish/>
        </w:rPr>
      </w:pPr>
      <w:r>
        <w:rPr>
          <w:rFonts w:cs="Times New Roman"/>
          <w:bCs w:val="0"/>
          <w:szCs w:val="24"/>
        </w:rPr>
        <w:t>Tenant’s Obligation</w:t>
      </w:r>
    </w:p>
    <w:p w14:paraId="6892E2EA" w14:textId="77777777" w:rsidR="00DD5BF1" w:rsidRDefault="00DD5BF1">
      <w:pPr>
        <w:adjustRightInd/>
        <w:rPr>
          <w:rFonts w:cs="Times New Roman"/>
          <w:szCs w:val="24"/>
        </w:rPr>
      </w:pPr>
    </w:p>
    <w:p w14:paraId="4CE405EF" w14:textId="7E6A8C1A" w:rsidR="003B5B04" w:rsidRDefault="00DD5BF1" w:rsidP="003B5B04">
      <w:pPr>
        <w:pStyle w:val="Heading3"/>
        <w:adjustRightInd/>
        <w:rPr>
          <w:rFonts w:cs="Times New Roman"/>
          <w:szCs w:val="24"/>
        </w:rPr>
      </w:pPr>
      <w:r>
        <w:rPr>
          <w:rFonts w:cs="Times New Roman"/>
          <w:szCs w:val="24"/>
        </w:rPr>
        <w:t xml:space="preserve">Subject to other provisions of this Article, Tenant shall pay to Landlord Tenant’s Tax Share of Taxes during the Term with respect to the Tax Parcel, which payment by Tenant is referred to herein as the </w:t>
      </w:r>
      <w:r w:rsidR="00EB7654">
        <w:rPr>
          <w:rFonts w:cs="Times New Roman"/>
          <w:szCs w:val="24"/>
        </w:rPr>
        <w:t>“</w:t>
      </w:r>
      <w:r>
        <w:rPr>
          <w:rFonts w:cs="Times New Roman"/>
          <w:b/>
          <w:szCs w:val="24"/>
        </w:rPr>
        <w:t>Tax Payment</w:t>
      </w:r>
      <w:r w:rsidR="00EB7654">
        <w:rPr>
          <w:rFonts w:cs="Times New Roman"/>
          <w:szCs w:val="24"/>
        </w:rPr>
        <w:t>”</w:t>
      </w:r>
      <w:r>
        <w:rPr>
          <w:rFonts w:cs="Times New Roman"/>
          <w:szCs w:val="24"/>
        </w:rPr>
        <w:t>. Except for the Tax Payment, Tenant shall have no obligation to pay Taxes with respect to the Shopping Center.</w:t>
      </w:r>
    </w:p>
    <w:p w14:paraId="3F10C70D" w14:textId="3A2F0B6B" w:rsidR="00543E8F" w:rsidRPr="003B5B04" w:rsidRDefault="00EB7654" w:rsidP="003B5B04">
      <w:pPr>
        <w:pStyle w:val="Heading3"/>
        <w:adjustRightInd/>
      </w:pPr>
      <w:r>
        <w:t>“</w:t>
      </w:r>
      <w:r w:rsidR="00DD5BF1" w:rsidRPr="003B5B04">
        <w:rPr>
          <w:b/>
        </w:rPr>
        <w:t>Taxes</w:t>
      </w:r>
      <w:r>
        <w:t>”</w:t>
      </w:r>
      <w:r w:rsidR="00DD5BF1">
        <w:t xml:space="preserve"> means the </w:t>
      </w:r>
      <w:r w:rsidR="00DD5BF1" w:rsidRPr="003B5B04">
        <w:rPr>
          <w:i/>
        </w:rPr>
        <w:t>ad valorem</w:t>
      </w:r>
      <w:r w:rsidR="00DD5BF1">
        <w:t xml:space="preserve"> real estate taxes and Special Assessments levied or assessed upon the Tax Parcel. Subject to other provisions of this Article, Taxes shall include assessments included in Landlord’s real estate tax bill which are imposed by a governmental authority against the Tax Parcel for </w:t>
      </w:r>
      <w:r w:rsidR="00675061">
        <w:t>offsite</w:t>
      </w:r>
      <w:r w:rsidR="00DD5BF1">
        <w:t xml:space="preserve"> highway improvements or off site utility improvements constructed by a governmental authority and directly benefiting or serving the Tax Parcel (</w:t>
      </w:r>
      <w:r>
        <w:t>“</w:t>
      </w:r>
      <w:r w:rsidR="00DD5BF1" w:rsidRPr="003B5B04">
        <w:rPr>
          <w:b/>
        </w:rPr>
        <w:t>Special Assessments</w:t>
      </w:r>
      <w:r>
        <w:t>”</w:t>
      </w:r>
      <w:r w:rsidR="00DD5BF1">
        <w:t>),</w:t>
      </w:r>
      <w:r w:rsidR="000C3B35">
        <w:t xml:space="preserve"> </w:t>
      </w:r>
      <w:bookmarkStart w:id="90" w:name="_Hlk78446153"/>
      <w:r w:rsidR="00DD5BF1">
        <w:t xml:space="preserve">Taxes shall also include any so-called </w:t>
      </w:r>
      <w:r>
        <w:t>“</w:t>
      </w:r>
      <w:r w:rsidR="00DD5BF1">
        <w:t>rent tax</w:t>
      </w:r>
      <w:r>
        <w:t>”</w:t>
      </w:r>
      <w:r w:rsidR="00DD5BF1">
        <w:t xml:space="preserve"> to the extent it applies exclusively to rentals receivable from real estate and to no other forms of receipts, such as the Florida sales tax on rents. </w:t>
      </w:r>
      <w:bookmarkEnd w:id="90"/>
      <w:r w:rsidR="00DD5BF1">
        <w:t xml:space="preserve">Taxes shall also include any so-called </w:t>
      </w:r>
      <w:r>
        <w:t>“</w:t>
      </w:r>
      <w:r w:rsidR="00DD5BF1">
        <w:t>tax increment financing</w:t>
      </w:r>
      <w:r>
        <w:t>”</w:t>
      </w:r>
      <w:r w:rsidR="00DD5BF1">
        <w:t xml:space="preserve"> existing as of the date of this Lease and used to develop the infrastructure of the Shopping Center, but only to the extent that all occupants of the Shopping Center are required to pay, and actually pay, Taxes applicable to such tax increment financing. Notwithstanding anything herein to the </w:t>
      </w:r>
      <w:r w:rsidR="00DD5BF1">
        <w:lastRenderedPageBreak/>
        <w:t>contrary, Taxes shall not include fines, penalties, (except as permitted in Section 10.3 hereof) interest, income taxes, profit taxes, margin taxes (such as the Texas Margin Tax), business taxes, gross receipts taxes, capital levy taxes, inheritance taxes, estate taxes, succession taxes, transfer taxes, recordation taxes, gift taxes, franchise taxes, corporation taxes, documentary stamp taxes, mortgage lien taxes, transfer gains taxes or recording fees. Taxes shall be calculated taking into account (1) any discount that Landlord receives by virtue of any early payment of Taxes, and (2) any discount, credit, rebate, refund, reduction or other benefit derived by Landlord relative to the Tax Parcel</w:t>
      </w:r>
      <w:r w:rsidR="00230A7E">
        <w:t xml:space="preserve"> </w:t>
      </w:r>
      <w:r w:rsidR="00230A7E" w:rsidRPr="00230A7E">
        <w:t xml:space="preserve">including any so-called “TIF” or special service area or business improvement district payments and any reduction in the valuation of the Tax Parcel due to historic or landmark-related status. </w:t>
      </w:r>
      <w:r w:rsidR="006812F1" w:rsidRPr="003B5B04">
        <w:t xml:space="preserve">Landlord may </w:t>
      </w:r>
      <w:r w:rsidR="006812F1">
        <w:t>sell and concomitantly lease the Shopping Center (“</w:t>
      </w:r>
      <w:r w:rsidR="006812F1" w:rsidRPr="00F9783A">
        <w:rPr>
          <w:b/>
          <w:bCs/>
        </w:rPr>
        <w:t>Transaction</w:t>
      </w:r>
      <w:r w:rsidR="006812F1">
        <w:t>”) to the</w:t>
      </w:r>
      <w:r w:rsidR="006812F1" w:rsidRPr="003B5B04">
        <w:t xml:space="preserve"> Development Authority of Fulton County, Georgia (</w:t>
      </w:r>
      <w:r w:rsidR="006812F1">
        <w:t>“</w:t>
      </w:r>
      <w:r w:rsidR="006812F1" w:rsidRPr="003B5B04">
        <w:rPr>
          <w:b/>
          <w:bCs/>
        </w:rPr>
        <w:t>Authority</w:t>
      </w:r>
      <w:r w:rsidR="006812F1">
        <w:t>”</w:t>
      </w:r>
      <w:r w:rsidR="006812F1" w:rsidRPr="003B5B04">
        <w:t>)</w:t>
      </w:r>
      <w:r w:rsidR="006812F1">
        <w:t xml:space="preserve"> pursuant to </w:t>
      </w:r>
      <w:r w:rsidR="006812F1" w:rsidRPr="00F9783A">
        <w:rPr>
          <w:u w:val="single"/>
        </w:rPr>
        <w:t>Section 36-62-6(a)(7)</w:t>
      </w:r>
      <w:r w:rsidR="006812F1">
        <w:t xml:space="preserve"> of the Official Code of Georgia Annotated so that the Authority may issue bonds that are repaid by Landlord’s lease payments pursuant to O.C.G.A. § 36-62-6(a)(3).</w:t>
      </w:r>
      <w:r w:rsidR="007E15BA">
        <w:t xml:space="preserve"> </w:t>
      </w:r>
      <w:r w:rsidR="006812F1">
        <w:t xml:space="preserve">As a result, the Authority shall be fee simple owner of the Shopping Center and </w:t>
      </w:r>
      <w:r w:rsidR="006812F1" w:rsidRPr="003B5B04">
        <w:t xml:space="preserve">ad valorem taxes payable </w:t>
      </w:r>
      <w:r w:rsidR="006812F1">
        <w:t>for</w:t>
      </w:r>
      <w:r w:rsidR="006812F1" w:rsidRPr="003B5B04">
        <w:t xml:space="preserve"> the Shopping Center will be reduced (</w:t>
      </w:r>
      <w:r w:rsidR="006812F1">
        <w:t>“</w:t>
      </w:r>
      <w:r w:rsidR="006812F1" w:rsidRPr="003B5B04">
        <w:rPr>
          <w:b/>
          <w:bCs/>
        </w:rPr>
        <w:t>Tax</w:t>
      </w:r>
      <w:r w:rsidR="006812F1">
        <w:rPr>
          <w:b/>
          <w:bCs/>
        </w:rPr>
        <w:t> </w:t>
      </w:r>
      <w:r w:rsidR="006812F1" w:rsidRPr="003B5B04">
        <w:rPr>
          <w:b/>
          <w:bCs/>
        </w:rPr>
        <w:t>Abatement</w:t>
      </w:r>
      <w:r w:rsidR="006812F1">
        <w:t>”</w:t>
      </w:r>
      <w:r w:rsidR="006812F1" w:rsidRPr="003B5B04">
        <w:t>)</w:t>
      </w:r>
      <w:r w:rsidR="006812F1">
        <w:t xml:space="preserve"> as a result of the Transaction</w:t>
      </w:r>
      <w:r w:rsidR="006812F1" w:rsidRPr="003B5B04">
        <w:t xml:space="preserve">. </w:t>
      </w:r>
      <w:r w:rsidR="006812F1">
        <w:t>The parties shall disregard the</w:t>
      </w:r>
      <w:r w:rsidR="006812F1" w:rsidRPr="003B5B04">
        <w:t xml:space="preserve"> Tax Abatement</w:t>
      </w:r>
      <w:r w:rsidR="006812F1">
        <w:t xml:space="preserve"> for purposes of calculating Tenant’s Tax Payment so long as every other tenant or occupant in the Shopping Center is also required to so disregard</w:t>
      </w:r>
      <w:r w:rsidR="006812F1" w:rsidRPr="003B5B04">
        <w:t xml:space="preserve">; provided, however, in no event shall Tenant be required to pay Taxes in an amount in excess of its </w:t>
      </w:r>
      <w:r w:rsidR="006812F1">
        <w:t>Tax Payment</w:t>
      </w:r>
      <w:r w:rsidR="006812F1" w:rsidRPr="003B5B04">
        <w:t xml:space="preserve"> that would otherwise be </w:t>
      </w:r>
      <w:r w:rsidR="006812F1">
        <w:t>if the</w:t>
      </w:r>
      <w:r w:rsidR="006812F1" w:rsidRPr="003B5B04">
        <w:t xml:space="preserve"> Tax Abatement not in effect</w:t>
      </w:r>
      <w:r w:rsidR="006812F1">
        <w:t xml:space="preserve"> and Landlord shall, within ten (10) days, provide reasonable documentation to support the same</w:t>
      </w:r>
      <w:r w:rsidR="006812F1" w:rsidRPr="003B5B04">
        <w:t>.</w:t>
      </w:r>
    </w:p>
    <w:p w14:paraId="425F6B01" w14:textId="1E31B7E7" w:rsidR="00DD5BF1" w:rsidRDefault="00EB7654">
      <w:pPr>
        <w:pStyle w:val="Heading3"/>
        <w:adjustRightInd/>
        <w:rPr>
          <w:rFonts w:cs="Times New Roman"/>
          <w:szCs w:val="24"/>
        </w:rPr>
      </w:pPr>
      <w:r>
        <w:rPr>
          <w:rFonts w:cs="Times New Roman"/>
          <w:szCs w:val="24"/>
        </w:rPr>
        <w:t>“</w:t>
      </w:r>
      <w:r w:rsidR="00DD5BF1">
        <w:rPr>
          <w:rFonts w:cs="Times New Roman"/>
          <w:b/>
          <w:szCs w:val="24"/>
        </w:rPr>
        <w:t>Tax Parcel</w:t>
      </w:r>
      <w:r>
        <w:rPr>
          <w:rFonts w:cs="Times New Roman"/>
          <w:szCs w:val="24"/>
        </w:rPr>
        <w:t>”</w:t>
      </w:r>
      <w:r w:rsidR="00DD5BF1">
        <w:rPr>
          <w:rFonts w:cs="Times New Roman"/>
          <w:szCs w:val="24"/>
        </w:rPr>
        <w:t xml:space="preserve"> means all tax or assessment parcels comprising the Shopping Center, subject to exclusion of Separate Parcels pursuant to Section 10.2(B). Landlord shall deliver to Tenant, upon Tenant’s request from time to time, a legible map of the Tax Parcel.</w:t>
      </w:r>
    </w:p>
    <w:p w14:paraId="6198E592" w14:textId="60777BE5" w:rsidR="00DD5BF1" w:rsidRDefault="00EB7654">
      <w:pPr>
        <w:pStyle w:val="Heading3"/>
        <w:adjustRightInd/>
        <w:rPr>
          <w:rFonts w:cs="Times New Roman"/>
          <w:szCs w:val="24"/>
        </w:rPr>
      </w:pPr>
      <w:r>
        <w:rPr>
          <w:rFonts w:cs="Times New Roman"/>
          <w:szCs w:val="24"/>
        </w:rPr>
        <w:t>“</w:t>
      </w:r>
      <w:r w:rsidR="00DD5BF1">
        <w:rPr>
          <w:rFonts w:cs="Times New Roman"/>
          <w:b/>
          <w:szCs w:val="24"/>
        </w:rPr>
        <w:t>Tax Year</w:t>
      </w:r>
      <w:r>
        <w:rPr>
          <w:rFonts w:cs="Times New Roman"/>
          <w:szCs w:val="24"/>
        </w:rPr>
        <w:t>”</w:t>
      </w:r>
      <w:r w:rsidR="00DD5BF1">
        <w:rPr>
          <w:rFonts w:cs="Times New Roman"/>
          <w:szCs w:val="24"/>
        </w:rPr>
        <w:t xml:space="preserve"> means a fiscal or calendar year for which Taxes are imposed occurring partly or wholly within the Term.</w:t>
      </w:r>
    </w:p>
    <w:p w14:paraId="41ABF492" w14:textId="77777777" w:rsidR="00DD5BF1" w:rsidRDefault="00DD5BF1">
      <w:pPr>
        <w:pStyle w:val="Heading2"/>
        <w:adjustRightInd/>
        <w:rPr>
          <w:rFonts w:cs="Times New Roman"/>
          <w:bCs w:val="0"/>
          <w:vanish/>
          <w:szCs w:val="24"/>
          <w:specVanish/>
        </w:rPr>
      </w:pPr>
      <w:r>
        <w:rPr>
          <w:rFonts w:cs="Times New Roman"/>
          <w:bCs w:val="0"/>
          <w:szCs w:val="24"/>
        </w:rPr>
        <w:t>Tenant’s Tax Share</w:t>
      </w:r>
    </w:p>
    <w:p w14:paraId="7CD25968" w14:textId="77777777" w:rsidR="00DD5BF1" w:rsidRDefault="00DD5BF1">
      <w:pPr>
        <w:adjustRightInd/>
        <w:rPr>
          <w:rFonts w:cs="Times New Roman"/>
          <w:szCs w:val="24"/>
        </w:rPr>
      </w:pPr>
    </w:p>
    <w:p w14:paraId="2CBCD8DA" w14:textId="63BB7495" w:rsidR="00DD5BF1" w:rsidRDefault="00C42D8A">
      <w:pPr>
        <w:pStyle w:val="Heading3"/>
        <w:adjustRightInd/>
        <w:rPr>
          <w:rFonts w:cs="Times New Roman"/>
          <w:szCs w:val="24"/>
        </w:rPr>
      </w:pPr>
      <w:r>
        <w:rPr>
          <w:rFonts w:cs="Times New Roman"/>
          <w:b/>
          <w:szCs w:val="24"/>
        </w:rPr>
        <w:t>Tenant’s Tax Share</w:t>
      </w:r>
      <w:r w:rsidR="00EB7654">
        <w:rPr>
          <w:rFonts w:cs="Times New Roman"/>
          <w:szCs w:val="24"/>
        </w:rPr>
        <w:t>”</w:t>
      </w:r>
      <w:r>
        <w:rPr>
          <w:rFonts w:cs="Times New Roman"/>
          <w:szCs w:val="24"/>
        </w:rPr>
        <w:t xml:space="preserve"> means that amount, expressed as a percentage which is represented as a fraction, the numerator of which is the GLA of the Premises and the denominator of which is the GLA of all improvements on the Tax Parcel, as such GLA may be changed from time to time. Any change in Tenant’s Tax Share shall be effective as of the first day of the calendar month next following any change in the GLA of either the numerator or denominator of such fraction. As of the date hereof, Landlord represents and warrants to Tenant that Tenant’s Tax Share is </w:t>
      </w:r>
      <w:r w:rsidR="007A079E">
        <w:rPr>
          <w:rFonts w:cs="Times New Roman"/>
          <w:szCs w:val="24"/>
        </w:rPr>
        <w:t>3.73%</w:t>
      </w:r>
      <w:r>
        <w:rPr>
          <w:rFonts w:cs="Times New Roman"/>
          <w:szCs w:val="24"/>
        </w:rPr>
        <w:t>% (</w:t>
      </w:r>
      <w:r w:rsidR="00E70E06">
        <w:rPr>
          <w:rFonts w:cs="Times New Roman"/>
          <w:szCs w:val="24"/>
        </w:rPr>
        <w:t>4,721</w:t>
      </w:r>
      <w:r>
        <w:rPr>
          <w:rFonts w:cs="Times New Roman"/>
          <w:szCs w:val="24"/>
        </w:rPr>
        <w:t xml:space="preserve"> square feet of GLA of the Premises/</w:t>
      </w:r>
      <w:r w:rsidR="007A079E">
        <w:rPr>
          <w:rFonts w:cs="Times New Roman"/>
          <w:szCs w:val="24"/>
        </w:rPr>
        <w:t>126,397</w:t>
      </w:r>
      <w:r>
        <w:rPr>
          <w:rFonts w:cs="Times New Roman"/>
          <w:szCs w:val="24"/>
        </w:rPr>
        <w:t xml:space="preserve"> square feet of GLA of the Tax Parcel). Landlord’s good faith estimate of Tenant’s Tax Payment for the first calendar year of the Term (on an annualized basis) is the Initial Tax Payment set forth in Section 1.14 hereof. Notwithstanding anything to the contrary in this Lease, Tenant shall not pay more than its proportionate share of Taxes or otherwise subsidize the proportionate share of Taxes for any other occupant of the Shopping Center, any undeveloped building of the Shopping Center, or any vacant space. </w:t>
      </w:r>
      <w:r w:rsidR="006B1BA1">
        <w:rPr>
          <w:rFonts w:cs="Times New Roman"/>
          <w:szCs w:val="24"/>
        </w:rPr>
        <w:t>Landlord shall exclude from calculation of the Tax Payment Taxes attributable to each undeveloped building of the Shopping Center and each such building’s proportionate share of Common Areas, until such building is constructed and initially occupied, so that Tenant does not subsidize the Taxes of such undeveloped buildings.</w:t>
      </w:r>
    </w:p>
    <w:p w14:paraId="63D7F697" w14:textId="7F643CEE" w:rsidR="00EF12F2" w:rsidRPr="00FC3EDA" w:rsidRDefault="00EB7654" w:rsidP="00EF12F2">
      <w:pPr>
        <w:pStyle w:val="Heading3"/>
        <w:adjustRightInd/>
      </w:pPr>
      <w:r>
        <w:rPr>
          <w:rFonts w:cs="Times New Roman"/>
          <w:szCs w:val="24"/>
        </w:rPr>
        <w:t>“</w:t>
      </w:r>
      <w:r w:rsidR="00DD5BF1">
        <w:rPr>
          <w:rFonts w:cs="Times New Roman"/>
          <w:b/>
          <w:szCs w:val="24"/>
        </w:rPr>
        <w:t>Separate Parcel</w:t>
      </w:r>
      <w:r>
        <w:rPr>
          <w:rFonts w:cs="Times New Roman"/>
          <w:szCs w:val="24"/>
        </w:rPr>
        <w:t>”</w:t>
      </w:r>
      <w:r w:rsidR="00DD5BF1">
        <w:rPr>
          <w:rFonts w:cs="Times New Roman"/>
          <w:szCs w:val="24"/>
        </w:rPr>
        <w:t xml:space="preserve"> means a tax or assessment parcel comprising a part of the Shopping Center but owned by a party other than Landlord or an Affiliate of Landlord, for which Taxes are assessed separately from the other tax or assessment parcels comprising the Shopping Center. If Landlord desires to exclude a Separate Parcel from the Tax Parcel, then, provided that the Tax Payment is not increased as a result of such exclusion, Landlord may elect to exclude the Separate Parcel from the Tax Parcel. Upon request, Landlord shall provide Tenant reasonable documentation confirming that the Tax Payment will not be increased as a result of such exclusion. The purpose of this Section 10.2(B) is to ensure that Tenant does not pay a disproportionate share of Taxes as a result of a </w:t>
      </w:r>
      <w:proofErr w:type="gramStart"/>
      <w:r w:rsidR="00DD5BF1">
        <w:rPr>
          <w:rFonts w:cs="Times New Roman"/>
          <w:szCs w:val="24"/>
        </w:rPr>
        <w:t>separately-assessed</w:t>
      </w:r>
      <w:proofErr w:type="gramEnd"/>
      <w:r w:rsidR="00DD5BF1">
        <w:rPr>
          <w:rFonts w:cs="Times New Roman"/>
          <w:szCs w:val="24"/>
        </w:rPr>
        <w:t xml:space="preserve"> parcel containing less than its proportionate share of Common Areas of the Shopping Center.</w:t>
      </w:r>
      <w:bookmarkStart w:id="91" w:name="_Hlk78448494"/>
    </w:p>
    <w:bookmarkEnd w:id="91"/>
    <w:p w14:paraId="4E13082F" w14:textId="77777777" w:rsidR="00DD5BF1" w:rsidRDefault="00DD5BF1">
      <w:pPr>
        <w:pStyle w:val="Heading2"/>
        <w:adjustRightInd/>
        <w:rPr>
          <w:rFonts w:cs="Times New Roman"/>
          <w:bCs w:val="0"/>
          <w:vanish/>
          <w:szCs w:val="24"/>
          <w:specVanish/>
        </w:rPr>
      </w:pPr>
      <w:r>
        <w:rPr>
          <w:rFonts w:cs="Times New Roman"/>
          <w:bCs w:val="0"/>
          <w:szCs w:val="24"/>
        </w:rPr>
        <w:lastRenderedPageBreak/>
        <w:t>Payment of Taxes</w:t>
      </w:r>
    </w:p>
    <w:p w14:paraId="4B2DC246" w14:textId="77777777" w:rsidR="00DD5BF1" w:rsidRDefault="00DD5BF1">
      <w:pPr>
        <w:adjustRightInd/>
        <w:rPr>
          <w:rFonts w:cs="Times New Roman"/>
          <w:szCs w:val="24"/>
        </w:rPr>
      </w:pPr>
    </w:p>
    <w:p w14:paraId="0B527214" w14:textId="77777777" w:rsidR="00820A40" w:rsidRDefault="00820A40" w:rsidP="00820A40">
      <w:pPr>
        <w:pStyle w:val="Heading3"/>
        <w:adjustRightInd/>
        <w:rPr>
          <w:rFonts w:cs="Times New Roman"/>
          <w:szCs w:val="24"/>
        </w:rPr>
      </w:pPr>
      <w:r>
        <w:rPr>
          <w:rFonts w:cs="Times New Roman"/>
          <w:szCs w:val="24"/>
        </w:rPr>
        <w:t>Landlord covenants to timely pay, or to cause to be timely paid, all Taxes and, within one (1) month of Tenant’s request, to provide Tenant with a copy of the receipted tax bill or other reasonable evidence of payment.</w:t>
      </w:r>
    </w:p>
    <w:p w14:paraId="74EF2F9F" w14:textId="77777777" w:rsidR="00820A40" w:rsidRDefault="00820A40" w:rsidP="00820A40">
      <w:pPr>
        <w:pStyle w:val="Heading3"/>
        <w:adjustRightInd/>
        <w:rPr>
          <w:rFonts w:cs="Times New Roman"/>
          <w:szCs w:val="24"/>
        </w:rPr>
      </w:pPr>
      <w:r>
        <w:rPr>
          <w:rFonts w:cs="Times New Roman"/>
          <w:szCs w:val="24"/>
        </w:rPr>
        <w:t xml:space="preserve">Landlord shall render to Tenant, promptly after the receipt of the tax bill applicable to the Tax Parcel for a given Tax Year, a legible copy of such tax bill and a statement showing the amount of Taxes and indicating in reasonable detail the items included in Taxes and the computation of the Tax Payment. Tenant shall pay its Tax Payment by the later to occur of one (1) month after Tenant’s receipt thereof or one (1) month prior to the date on which such tax bill will be delinquent; it being understood, however, that Tenant’s obligation for the payment of any Taxes during each calendar year shall apply only to Taxes which are allocable to the Tax Year then in progress (plus any previously accrued Taxes which Tenant has not yet paid) and Tenant shall not be obligated to make any prepayment of Taxes for Tax Years not yet in progress unless the taxing authority has billed Landlord for the same. If Taxes are refunded after Tenant’s payment, Landlord shall pay to Tenant Tenant’s Tax Share of such refund. Taxes for any fraction of a Tax Year at the commencement or expiration of the Term shall be apportioned </w:t>
      </w:r>
      <w:r>
        <w:rPr>
          <w:rFonts w:cs="Times New Roman"/>
          <w:i/>
          <w:szCs w:val="24"/>
        </w:rPr>
        <w:t>pro rata</w:t>
      </w:r>
      <w:r>
        <w:rPr>
          <w:rFonts w:cs="Times New Roman"/>
          <w:szCs w:val="24"/>
        </w:rPr>
        <w:t xml:space="preserve"> between the parties, with Tenant responsible only for that portion of Taxes applicable to the Term.</w:t>
      </w:r>
    </w:p>
    <w:p w14:paraId="32AE737E" w14:textId="77777777" w:rsidR="00A86616" w:rsidRDefault="00820A40" w:rsidP="00A86616">
      <w:pPr>
        <w:pStyle w:val="Heading3"/>
        <w:adjustRightInd/>
        <w:rPr>
          <w:rFonts w:cs="Times New Roman"/>
          <w:szCs w:val="24"/>
        </w:rPr>
      </w:pPr>
      <w:r>
        <w:rPr>
          <w:rFonts w:cs="Times New Roman"/>
          <w:szCs w:val="24"/>
        </w:rPr>
        <w:t xml:space="preserve">Landlord shall have the right to require Tenant to pay the Tax Payment on a monthly basis, as follows. On the first day of each calendar month during the Term, Tenant shall pay, along with and at the same time as each monthly installment of Minimum Rent, one-twelfth (1/12th) of Tenant’s annual Tax Payment for such Tax Year, as reasonably estimated in good faith by Landlord and disclosed to Tenant at the beginning of such Tax Year, subject to the limits set forth in this Article 10. Such amounts shall be held by Landlord in escrow for payment of Taxes. </w:t>
      </w:r>
      <w:bookmarkStart w:id="92" w:name="_Hlk78448650"/>
      <w:r>
        <w:rPr>
          <w:rFonts w:cs="Times New Roman"/>
          <w:szCs w:val="24"/>
        </w:rPr>
        <w:t>Within ninety (90) days after the end of each Tax Year or partial Tax Year, but in no event later than one (1) month after Landlord’s receipt of the tax bill from the taxing authority, Landlord shall furnish Tenant with an itemized statement of actual Taxes showing in reasonable detail how Taxes and Tenant’s Tax Share were calculated by Landlord. If Tenant’s aggregate payments exceed the actual amount of Tenant’s Tax Share of Taxes, Landlord shall promptly pay to Tenant the overcharge at the time of delivery of the annual statement. If Tenant’s aggregate payments are less than the actual amount of Tenant’s Tax Share of Taxes, Tenant shall pay such deficiency to Landlord within one (1) month after Tenant’s receipt of such annual statement. Landlord shall give Tenant such other documentation supporting Landlord’s itemized statement as Tenant may reasonably request.</w:t>
      </w:r>
      <w:bookmarkEnd w:id="92"/>
    </w:p>
    <w:p w14:paraId="4333497D" w14:textId="4FFCDCC6" w:rsidR="00DD5BF1" w:rsidRPr="00A86616" w:rsidRDefault="00820A40" w:rsidP="00A86616">
      <w:pPr>
        <w:pStyle w:val="Heading3"/>
        <w:adjustRightInd/>
        <w:rPr>
          <w:rFonts w:cs="Times New Roman"/>
          <w:szCs w:val="24"/>
        </w:rPr>
      </w:pPr>
      <w:r w:rsidRPr="00A86616">
        <w:rPr>
          <w:rFonts w:cs="Times New Roman"/>
          <w:szCs w:val="24"/>
        </w:rPr>
        <w:t>The Tax Payment shall constitute the sole and exclusive obligation of Tenant with respect to real estate taxes and assessments. Tenant shall have no obligation whatsoever for the payment or reimbursement of any costs for other real estate taxes and assessments.</w:t>
      </w:r>
    </w:p>
    <w:p w14:paraId="219724AB" w14:textId="77777777" w:rsidR="00DD5BF1" w:rsidRDefault="00DD5BF1">
      <w:pPr>
        <w:pStyle w:val="Heading2"/>
        <w:adjustRightInd/>
        <w:rPr>
          <w:rFonts w:cs="Times New Roman"/>
          <w:bCs w:val="0"/>
          <w:vanish/>
          <w:szCs w:val="24"/>
          <w:specVanish/>
        </w:rPr>
      </w:pPr>
      <w:r>
        <w:rPr>
          <w:rFonts w:cs="Times New Roman"/>
          <w:bCs w:val="0"/>
          <w:szCs w:val="24"/>
        </w:rPr>
        <w:t>Contest of Taxes</w:t>
      </w:r>
    </w:p>
    <w:p w14:paraId="3E6668F2" w14:textId="77777777" w:rsidR="00DD5BF1" w:rsidRDefault="00DD5BF1">
      <w:pPr>
        <w:adjustRightInd/>
        <w:rPr>
          <w:rFonts w:cs="Times New Roman"/>
          <w:szCs w:val="24"/>
        </w:rPr>
      </w:pPr>
    </w:p>
    <w:p w14:paraId="79D4E7EC" w14:textId="77777777" w:rsidR="00DD5BF1" w:rsidRDefault="00DD5BF1">
      <w:pPr>
        <w:pStyle w:val="Body"/>
        <w:adjustRightInd/>
        <w:rPr>
          <w:rFonts w:cs="Times New Roman"/>
          <w:szCs w:val="24"/>
        </w:rPr>
      </w:pPr>
      <w:bookmarkStart w:id="93" w:name="_Hlk78448523"/>
      <w:r>
        <w:rPr>
          <w:rFonts w:cs="Times New Roman"/>
          <w:szCs w:val="24"/>
        </w:rPr>
        <w:t xml:space="preserve">Landlord shall use commercially reasonable efforts to ensure that the Tax Parcel is properly assessed to minimize Taxes to the greatest extent </w:t>
      </w:r>
      <w:proofErr w:type="gramStart"/>
      <w:r>
        <w:rPr>
          <w:rFonts w:cs="Times New Roman"/>
          <w:szCs w:val="24"/>
        </w:rPr>
        <w:t>possible, and</w:t>
      </w:r>
      <w:proofErr w:type="gramEnd"/>
      <w:r>
        <w:rPr>
          <w:rFonts w:cs="Times New Roman"/>
          <w:szCs w:val="24"/>
        </w:rPr>
        <w:t xml:space="preserve"> shall seek a reduction in the valuation of the Tax Parcel to the extent necessary to achieve such result. All reasonable out-of-pocket costs incurred by Landlord in seeking such reduction may be included in Taxes, not to exceed the amount of savings in Taxes generated as a result of such contest. If the Premises comprises twenty-five percent (25%) or more of the Tax Parcel, Tenant shall have the right to contest the amount or validity of any Taxes or to seek a reduction in the valuation of the Premises or the Tax Parcel and to prosecute any proceedings to that end and shall give written notice thereof to Landlord. Landlord shall not be required to join in any proceedings unless the provisions of any Legal Requirement require such proceedings to be brought by or in the name of Landlord, in which event Landlord shall join in such proceedings or permit such proceedings to be brought in its name. Tenant shall be entitled to a refund of any Taxes (and penalties or interest thereon) received by Landlord which have been paid by Tenant, or which have been paid by Landlord but previously reimbursed in full by Tenant. All reasonable out-of-pocket costs incurred by Tenant in seeking such reduction shall be reimbursed to Tenant out of the savings in Taxes generated as a result of such contest.</w:t>
      </w:r>
    </w:p>
    <w:bookmarkEnd w:id="93"/>
    <w:p w14:paraId="77D24B08" w14:textId="77777777" w:rsidR="00DD5BF1" w:rsidRDefault="00DD5BF1">
      <w:pPr>
        <w:pStyle w:val="Heading2"/>
        <w:adjustRightInd/>
        <w:rPr>
          <w:rFonts w:cs="Times New Roman"/>
          <w:bCs w:val="0"/>
          <w:vanish/>
          <w:szCs w:val="24"/>
          <w:specVanish/>
        </w:rPr>
      </w:pPr>
      <w:r>
        <w:rPr>
          <w:rFonts w:cs="Times New Roman"/>
          <w:bCs w:val="0"/>
          <w:szCs w:val="24"/>
        </w:rPr>
        <w:lastRenderedPageBreak/>
        <w:t>Tenant’s Personal Property Taxes</w:t>
      </w:r>
    </w:p>
    <w:p w14:paraId="59956D50" w14:textId="77777777" w:rsidR="00DD5BF1" w:rsidRDefault="00DD5BF1">
      <w:pPr>
        <w:adjustRightInd/>
        <w:rPr>
          <w:rFonts w:cs="Times New Roman"/>
          <w:szCs w:val="24"/>
        </w:rPr>
      </w:pPr>
    </w:p>
    <w:p w14:paraId="548F7632" w14:textId="3A5AF782" w:rsidR="00DD5BF1" w:rsidRDefault="00DD5BF1">
      <w:pPr>
        <w:pStyle w:val="Body"/>
        <w:adjustRightInd/>
        <w:rPr>
          <w:rFonts w:cs="Times New Roman"/>
          <w:szCs w:val="24"/>
        </w:rPr>
      </w:pPr>
      <w:r>
        <w:rPr>
          <w:rFonts w:cs="Times New Roman"/>
          <w:szCs w:val="24"/>
        </w:rPr>
        <w:t>Tenant shall pay to the applicable taxing authorities any personal property taxes which may be levied directly against Tenant for Tenant’s Personal Property (as defined in Section 17.2(A) hereof) in and about the Premises</w:t>
      </w:r>
      <w:r w:rsidR="00C05112">
        <w:rPr>
          <w:rFonts w:cs="Times New Roman"/>
          <w:szCs w:val="24"/>
        </w:rPr>
        <w:t xml:space="preserve"> before delinquency</w:t>
      </w:r>
      <w:r>
        <w:rPr>
          <w:rFonts w:cs="Times New Roman"/>
          <w:szCs w:val="24"/>
        </w:rPr>
        <w:t>.</w:t>
      </w:r>
    </w:p>
    <w:p w14:paraId="4F1502C4" w14:textId="1AE0C499" w:rsidR="00DD5BF1" w:rsidRDefault="00C4550D">
      <w:pPr>
        <w:pStyle w:val="Heading1"/>
        <w:adjustRightInd/>
        <w:ind w:left="0"/>
        <w:rPr>
          <w:rFonts w:cs="Times New Roman"/>
          <w:bCs w:val="0"/>
          <w:szCs w:val="24"/>
        </w:rPr>
      </w:pPr>
      <w:r>
        <w:rPr>
          <w:rFonts w:cs="Times New Roman"/>
          <w:bCs w:val="0"/>
          <w:szCs w:val="24"/>
        </w:rPr>
        <w:t xml:space="preserve"> </w:t>
      </w:r>
      <w:r w:rsidR="00DD5BF1">
        <w:rPr>
          <w:rFonts w:cs="Times New Roman"/>
          <w:bCs w:val="0"/>
          <w:szCs w:val="24"/>
        </w:rPr>
        <w:t>COMMON AREA MAINTENANCE</w:t>
      </w:r>
    </w:p>
    <w:p w14:paraId="741806BF" w14:textId="77777777" w:rsidR="00DD5BF1" w:rsidRDefault="00DD5BF1">
      <w:pPr>
        <w:pStyle w:val="Heading2"/>
        <w:adjustRightInd/>
        <w:rPr>
          <w:rFonts w:cs="Times New Roman"/>
          <w:bCs w:val="0"/>
          <w:vanish/>
          <w:szCs w:val="24"/>
          <w:specVanish/>
        </w:rPr>
      </w:pPr>
      <w:r>
        <w:rPr>
          <w:rFonts w:cs="Times New Roman"/>
          <w:bCs w:val="0"/>
          <w:szCs w:val="24"/>
        </w:rPr>
        <w:t>Common Area Maintenance</w:t>
      </w:r>
    </w:p>
    <w:p w14:paraId="58C7BCA7" w14:textId="77777777" w:rsidR="00DD5BF1" w:rsidRDefault="00DD5BF1">
      <w:pPr>
        <w:adjustRightInd/>
        <w:rPr>
          <w:rFonts w:cs="Times New Roman"/>
          <w:szCs w:val="24"/>
        </w:rPr>
      </w:pPr>
    </w:p>
    <w:p w14:paraId="019D48D6" w14:textId="1887621A" w:rsidR="00DD5BF1" w:rsidRDefault="00442F6B">
      <w:pPr>
        <w:pStyle w:val="Body"/>
        <w:adjustRightInd/>
        <w:rPr>
          <w:rFonts w:cs="Times New Roman"/>
          <w:szCs w:val="24"/>
        </w:rPr>
      </w:pPr>
      <w:r>
        <w:rPr>
          <w:rFonts w:cs="Times New Roman"/>
          <w:szCs w:val="24"/>
        </w:rPr>
        <w:t xml:space="preserve">Landlord shall operate, manage, equip, police, light, decorate, repair, replace, clean and maintain, or cause to be operated, managed, equipped, policed, lighted, decorated, repaired, replaced, cleaned and maintained, the Common Areas of the Shopping Center and shall preserve, or cause to be preserved, the same in good order, repair and operable condition, consistent with standards of good shopping center property management, including, without limitation, cleaning; garbage collection; snow and ice removal; operating and maintaining all lighting, loudspeaker systems and exterior and interior signs serving the Common Areas; security (to the extent necessary); maintenance, repair and replacement of landscaping, including trees and shrubs; maintenance, repair and replacement of all paved surfaces, including walkways, curbs, roadways and parking areas, including the periodic patching, resurfacing and resealing thereof in a smooth and evenly covered condition with the type of surface material originally installed or such substitute material of equal or better quality; maintenance and repair of the roof, including patching and general repairs to the roof membrane; maintenance and repair of all fixtures and equipment serving the Common Areas; and employing a staff to perform such obligations. All Common Areas shall be illuminated from dusk to at least one (1) hour after Tenant closes for the day with lighting that is at least adequate and commercially reasonable for a safe environment consistent with Comparable Centers, and thereafter with lighting that is at least </w:t>
      </w:r>
      <w:proofErr w:type="gramStart"/>
      <w:r>
        <w:rPr>
          <w:rFonts w:cs="Times New Roman"/>
          <w:szCs w:val="24"/>
        </w:rPr>
        <w:t>sufficient</w:t>
      </w:r>
      <w:proofErr w:type="gramEnd"/>
      <w:r>
        <w:rPr>
          <w:rFonts w:cs="Times New Roman"/>
          <w:szCs w:val="24"/>
        </w:rPr>
        <w:t xml:space="preserve"> for security purposes.</w:t>
      </w:r>
    </w:p>
    <w:p w14:paraId="370ED39E" w14:textId="4C9C1AEB" w:rsidR="00DD5BF1" w:rsidRDefault="00DD5BF1">
      <w:pPr>
        <w:pStyle w:val="Heading2"/>
        <w:adjustRightInd/>
        <w:rPr>
          <w:rFonts w:cs="Times New Roman"/>
          <w:bCs w:val="0"/>
          <w:vanish/>
          <w:szCs w:val="24"/>
          <w:specVanish/>
        </w:rPr>
      </w:pPr>
      <w:r>
        <w:rPr>
          <w:rFonts w:cs="Times New Roman"/>
          <w:bCs w:val="0"/>
          <w:szCs w:val="24"/>
        </w:rPr>
        <w:t>CAM Charge</w:t>
      </w:r>
      <w:r w:rsidR="00F12E9B">
        <w:rPr>
          <w:rFonts w:cs="Times New Roman"/>
          <w:bCs w:val="0"/>
          <w:szCs w:val="24"/>
        </w:rPr>
        <w:t xml:space="preserve"> and Insurance Costs</w:t>
      </w:r>
    </w:p>
    <w:p w14:paraId="4ED92249" w14:textId="77777777" w:rsidR="00DD5BF1" w:rsidRDefault="00DD5BF1">
      <w:pPr>
        <w:adjustRightInd/>
        <w:rPr>
          <w:rFonts w:cs="Times New Roman"/>
          <w:szCs w:val="24"/>
        </w:rPr>
      </w:pPr>
    </w:p>
    <w:p w14:paraId="7B05306B" w14:textId="505A0286" w:rsidR="00DD5BF1" w:rsidRDefault="00DD5BF1">
      <w:pPr>
        <w:pStyle w:val="Heading3"/>
        <w:adjustRightInd/>
        <w:rPr>
          <w:rFonts w:cs="Times New Roman"/>
          <w:szCs w:val="24"/>
        </w:rPr>
      </w:pPr>
      <w:r>
        <w:rPr>
          <w:rFonts w:cs="Times New Roman"/>
          <w:szCs w:val="24"/>
        </w:rPr>
        <w:t xml:space="preserve">During the Term, Tenant shall pay Landlord the CAM Charge </w:t>
      </w:r>
      <w:r w:rsidR="00C86E31">
        <w:rPr>
          <w:rFonts w:cs="Times New Roman"/>
          <w:szCs w:val="24"/>
        </w:rPr>
        <w:t xml:space="preserve">in equal monthly installments </w:t>
      </w:r>
      <w:r>
        <w:rPr>
          <w:rFonts w:cs="Times New Roman"/>
          <w:szCs w:val="24"/>
        </w:rPr>
        <w:t>as Tenant’s contribution towards the costs incurred by Landlord in performing its obligations under Section 11.1 hereof.</w:t>
      </w:r>
    </w:p>
    <w:p w14:paraId="7FA29D94" w14:textId="047CCA07" w:rsidR="00DD5BF1" w:rsidRDefault="00D76363">
      <w:pPr>
        <w:pStyle w:val="Heading3"/>
        <w:adjustRightInd/>
        <w:rPr>
          <w:rFonts w:cs="Times New Roman"/>
          <w:szCs w:val="24"/>
        </w:rPr>
      </w:pPr>
      <w:r w:rsidRPr="00D76363">
        <w:rPr>
          <w:rFonts w:cs="Times New Roman"/>
          <w:szCs w:val="24"/>
        </w:rPr>
        <w:t>During the Term, Tenant shall pay Landlord Tenant’s Proportionate Share of the actual cost (without markup or administrative surcharge) of Landlord’s property and liability insurance pursuant to Section 18.1, provided that, if such insurance covers other liabilities and/or locations and/or is under a blanket policy or policies of insurance, then only that portion of the premium for such policy or policies reasonably allocable to the Shopping Center may be included (</w:t>
      </w:r>
      <w:r w:rsidR="00EB7654">
        <w:rPr>
          <w:rFonts w:cs="Times New Roman"/>
          <w:szCs w:val="24"/>
        </w:rPr>
        <w:t>“</w:t>
      </w:r>
      <w:r w:rsidRPr="00D76363">
        <w:rPr>
          <w:rFonts w:cs="Times New Roman"/>
          <w:b/>
          <w:szCs w:val="24"/>
        </w:rPr>
        <w:t>Insurance Costs</w:t>
      </w:r>
      <w:r w:rsidR="00EB7654">
        <w:rPr>
          <w:rFonts w:cs="Times New Roman"/>
          <w:szCs w:val="24"/>
        </w:rPr>
        <w:t>”</w:t>
      </w:r>
      <w:r w:rsidRPr="00D76363">
        <w:rPr>
          <w:rFonts w:cs="Times New Roman"/>
          <w:szCs w:val="24"/>
        </w:rPr>
        <w:t>).</w:t>
      </w:r>
      <w:r w:rsidR="000C3B35">
        <w:rPr>
          <w:rFonts w:cs="Times New Roman"/>
          <w:szCs w:val="24"/>
        </w:rPr>
        <w:t xml:space="preserve"> </w:t>
      </w:r>
      <w:r w:rsidRPr="00D76363">
        <w:rPr>
          <w:rFonts w:cs="Times New Roman"/>
          <w:szCs w:val="24"/>
        </w:rPr>
        <w:t>Tenant shall reimburse Landlord for Tenant’s Proportionate Share of the Insurance Costs as provided below in Section 11.</w:t>
      </w:r>
      <w:r w:rsidR="00C0769B">
        <w:rPr>
          <w:rFonts w:cs="Times New Roman"/>
          <w:szCs w:val="24"/>
        </w:rPr>
        <w:t>4</w:t>
      </w:r>
      <w:r w:rsidRPr="00D76363">
        <w:rPr>
          <w:rFonts w:cs="Times New Roman"/>
          <w:szCs w:val="24"/>
        </w:rPr>
        <w:t xml:space="preserve">. </w:t>
      </w:r>
      <w:r>
        <w:rPr>
          <w:rFonts w:cs="Times New Roman"/>
          <w:szCs w:val="24"/>
        </w:rPr>
        <w:t xml:space="preserve">In no event shall the </w:t>
      </w:r>
      <w:r w:rsidRPr="00D76363">
        <w:rPr>
          <w:rFonts w:cs="Times New Roman"/>
          <w:szCs w:val="24"/>
        </w:rPr>
        <w:t xml:space="preserve">Tenant’s Proportionate Share of the Insurance Costs for the first Lease Year of the Term </w:t>
      </w:r>
      <w:r>
        <w:rPr>
          <w:rFonts w:cs="Times New Roman"/>
          <w:szCs w:val="24"/>
        </w:rPr>
        <w:t>exceed</w:t>
      </w:r>
      <w:r w:rsidRPr="00D76363">
        <w:rPr>
          <w:rFonts w:cs="Times New Roman"/>
          <w:szCs w:val="24"/>
        </w:rPr>
        <w:t xml:space="preserve"> None and </w:t>
      </w:r>
      <w:r>
        <w:rPr>
          <w:rFonts w:cs="Times New Roman"/>
          <w:szCs w:val="24"/>
        </w:rPr>
        <w:t>75</w:t>
      </w:r>
      <w:r w:rsidRPr="00D76363">
        <w:rPr>
          <w:rFonts w:cs="Times New Roman"/>
          <w:szCs w:val="24"/>
        </w:rPr>
        <w:t>/100 Dollars ($0.</w:t>
      </w:r>
      <w:r>
        <w:rPr>
          <w:rFonts w:cs="Times New Roman"/>
          <w:szCs w:val="24"/>
        </w:rPr>
        <w:t>75</w:t>
      </w:r>
      <w:r w:rsidRPr="00D76363">
        <w:rPr>
          <w:rFonts w:cs="Times New Roman"/>
          <w:szCs w:val="24"/>
        </w:rPr>
        <w:t>) per square foot of GLA of the Premises on an annualized basis</w:t>
      </w:r>
      <w:r w:rsidR="00C0769B">
        <w:rPr>
          <w:rFonts w:cs="Times New Roman"/>
          <w:szCs w:val="24"/>
        </w:rPr>
        <w:t>.</w:t>
      </w:r>
    </w:p>
    <w:p w14:paraId="459C3732" w14:textId="77777777" w:rsidR="00DD5BF1" w:rsidRDefault="00DD5BF1">
      <w:pPr>
        <w:pStyle w:val="Heading2"/>
        <w:adjustRightInd/>
        <w:rPr>
          <w:rFonts w:cs="Times New Roman"/>
          <w:bCs w:val="0"/>
          <w:vanish/>
          <w:szCs w:val="24"/>
          <w:specVanish/>
        </w:rPr>
      </w:pPr>
      <w:r>
        <w:rPr>
          <w:rFonts w:cs="Times New Roman"/>
          <w:bCs w:val="0"/>
          <w:szCs w:val="24"/>
        </w:rPr>
        <w:t>Tenant’s Proportionate Share</w:t>
      </w:r>
    </w:p>
    <w:p w14:paraId="14FE5567" w14:textId="77777777" w:rsidR="00DD5BF1" w:rsidRDefault="00DD5BF1">
      <w:pPr>
        <w:adjustRightInd/>
        <w:rPr>
          <w:rFonts w:cs="Times New Roman"/>
          <w:szCs w:val="24"/>
        </w:rPr>
      </w:pPr>
    </w:p>
    <w:p w14:paraId="775D40EF" w14:textId="10389A98" w:rsidR="00C0769B" w:rsidRDefault="00EB7654">
      <w:pPr>
        <w:pStyle w:val="Heading3"/>
        <w:adjustRightInd/>
        <w:rPr>
          <w:rFonts w:cs="Times New Roman"/>
          <w:szCs w:val="24"/>
        </w:rPr>
      </w:pPr>
      <w:r>
        <w:rPr>
          <w:rFonts w:cs="Times New Roman"/>
          <w:szCs w:val="24"/>
        </w:rPr>
        <w:t>“</w:t>
      </w:r>
      <w:r w:rsidR="00C0769B" w:rsidRPr="00C0769B">
        <w:rPr>
          <w:rFonts w:cs="Times New Roman"/>
          <w:b/>
          <w:szCs w:val="24"/>
        </w:rPr>
        <w:t>Tenant’s Proportionate Share</w:t>
      </w:r>
      <w:r>
        <w:rPr>
          <w:rFonts w:cs="Times New Roman"/>
          <w:szCs w:val="24"/>
        </w:rPr>
        <w:t>”</w:t>
      </w:r>
      <w:r w:rsidR="00C0769B" w:rsidRPr="00C0769B">
        <w:rPr>
          <w:rFonts w:cs="Times New Roman"/>
          <w:szCs w:val="24"/>
        </w:rPr>
        <w:t xml:space="preserve"> means that amount, expressed as a percentage that is represented as a fraction, the numerator of which is the GLA of the Premises and the denominator of which is the GLA of the Shopping Center, as such GLA may be changed from time to time, subject to exclusion of Separately Insured Parcels pursuant to Section 11.4(</w:t>
      </w:r>
      <w:r w:rsidR="009F3465">
        <w:rPr>
          <w:rFonts w:cs="Times New Roman"/>
          <w:szCs w:val="24"/>
        </w:rPr>
        <w:t>B</w:t>
      </w:r>
      <w:r w:rsidR="00C0769B" w:rsidRPr="00C0769B">
        <w:rPr>
          <w:rFonts w:cs="Times New Roman"/>
          <w:szCs w:val="24"/>
        </w:rPr>
        <w:t xml:space="preserve">). As of the date hereof, Landlord represents to Tenant that Tenant’s Proportionate Share for purposes of calculating Insurance Costs is </w:t>
      </w:r>
      <w:bookmarkStart w:id="94" w:name="_cp_text_1_154"/>
      <w:r w:rsidR="007E15BA" w:rsidRPr="007E15BA">
        <w:rPr>
          <w:rFonts w:cs="Times New Roman"/>
          <w:szCs w:val="24"/>
        </w:rPr>
        <w:t>3.73</w:t>
      </w:r>
      <w:r w:rsidR="00C0769B" w:rsidRPr="00C0769B">
        <w:rPr>
          <w:rFonts w:cs="Times New Roman"/>
          <w:szCs w:val="24"/>
        </w:rPr>
        <w:t>% (</w:t>
      </w:r>
      <w:r w:rsidR="009F3465">
        <w:rPr>
          <w:rFonts w:cs="Times New Roman"/>
          <w:szCs w:val="24"/>
        </w:rPr>
        <w:t>4,</w:t>
      </w:r>
      <w:r w:rsidR="00CD59B9">
        <w:rPr>
          <w:rFonts w:cs="Times New Roman"/>
          <w:szCs w:val="24"/>
        </w:rPr>
        <w:t>721</w:t>
      </w:r>
      <w:r w:rsidR="009F3465">
        <w:rPr>
          <w:rFonts w:cs="Times New Roman"/>
          <w:szCs w:val="24"/>
        </w:rPr>
        <w:t xml:space="preserve"> </w:t>
      </w:r>
      <w:r w:rsidR="00C0769B" w:rsidRPr="00C0769B">
        <w:rPr>
          <w:rFonts w:cs="Times New Roman"/>
          <w:szCs w:val="24"/>
        </w:rPr>
        <w:t>square feet of GLA of the Premises/</w:t>
      </w:r>
      <w:bookmarkEnd w:id="94"/>
      <w:r w:rsidR="007E15BA">
        <w:rPr>
          <w:rFonts w:cs="Times New Roman"/>
          <w:szCs w:val="24"/>
        </w:rPr>
        <w:t xml:space="preserve">126,397 </w:t>
      </w:r>
      <w:r w:rsidR="00C0769B" w:rsidRPr="00C0769B">
        <w:rPr>
          <w:rFonts w:cs="Times New Roman"/>
          <w:szCs w:val="24"/>
        </w:rPr>
        <w:t xml:space="preserve">square feet of </w:t>
      </w:r>
      <w:r w:rsidR="00675061" w:rsidRPr="00C0769B">
        <w:rPr>
          <w:rFonts w:cs="Times New Roman"/>
          <w:szCs w:val="24"/>
        </w:rPr>
        <w:t>GLA of</w:t>
      </w:r>
      <w:r w:rsidR="00C0769B" w:rsidRPr="00C0769B">
        <w:rPr>
          <w:rFonts w:cs="Times New Roman"/>
          <w:szCs w:val="24"/>
        </w:rPr>
        <w:t xml:space="preserve"> the Shopping Center). Notwithstanding anything to the contrary in this Lease, Tenant shall not pay more than its proportionate share of Insurance Costs, or otherwise subsidize the proportionate share of Insurance Costs for any other occupant of the Shopping Center, any undeveloped building of the Shopping Center, or any vacant space.</w:t>
      </w:r>
    </w:p>
    <w:p w14:paraId="18F6F831" w14:textId="4187CEEC" w:rsidR="009F3465" w:rsidRPr="009F3465" w:rsidRDefault="009F3465" w:rsidP="009F3465">
      <w:pPr>
        <w:pStyle w:val="Heading3"/>
        <w:adjustRightInd/>
        <w:rPr>
          <w:rFonts w:cs="Times New Roman"/>
          <w:szCs w:val="24"/>
        </w:rPr>
      </w:pPr>
      <w:r>
        <w:rPr>
          <w:rFonts w:cs="Times New Roman"/>
          <w:szCs w:val="24"/>
        </w:rPr>
        <w:lastRenderedPageBreak/>
        <w:t xml:space="preserve">If the property and liability insurance for a parcel of the Shopping Center are maintained by the third-party owner or ground lessor of such parcel (any such separately-insured parcel, a </w:t>
      </w:r>
      <w:r w:rsidR="00EB7654">
        <w:rPr>
          <w:rFonts w:cs="Times New Roman"/>
          <w:szCs w:val="24"/>
        </w:rPr>
        <w:t>“</w:t>
      </w:r>
      <w:r>
        <w:rPr>
          <w:rFonts w:cs="Times New Roman"/>
          <w:b/>
          <w:szCs w:val="24"/>
        </w:rPr>
        <w:t>Separately Insured Parcel</w:t>
      </w:r>
      <w:r w:rsidR="00EB7654">
        <w:rPr>
          <w:rFonts w:cs="Times New Roman"/>
          <w:szCs w:val="24"/>
        </w:rPr>
        <w:t>”</w:t>
      </w:r>
      <w:r>
        <w:rPr>
          <w:rFonts w:cs="Times New Roman"/>
          <w:szCs w:val="24"/>
        </w:rPr>
        <w:t>) and Landlord desires to exclude the GLA of such Separately Insured Parcel from the GLA of the Shopping Center for purposes of calculating Tenant’s Proportionate Share of Insurance Costs, then Landlord may elect to exclude the GLA of such Separately Insured Parcel from the GLA of the Shopping Center for purposes of calculating Tenant’s Proportionate Share of Insurance Costs, provided that if Landlord desires to exclude a Separately Insured Parcel which has not been excluded from the Shopping Center in the calculation of Tenant’s Proportionate Share under Section</w:t>
      </w:r>
      <w:r w:rsidR="00753937">
        <w:rPr>
          <w:rFonts w:cs="Times New Roman"/>
          <w:szCs w:val="24"/>
        </w:rPr>
        <w:t> </w:t>
      </w:r>
      <w:r>
        <w:rPr>
          <w:rFonts w:cs="Times New Roman"/>
          <w:szCs w:val="24"/>
        </w:rPr>
        <w:t xml:space="preserve">11.4(A) hereof (any such Separately Insured Parcel, a </w:t>
      </w:r>
      <w:r w:rsidR="00EB7654">
        <w:rPr>
          <w:rFonts w:cs="Times New Roman"/>
          <w:szCs w:val="24"/>
        </w:rPr>
        <w:t>“</w:t>
      </w:r>
      <w:r>
        <w:rPr>
          <w:rFonts w:cs="Times New Roman"/>
          <w:b/>
          <w:szCs w:val="24"/>
        </w:rPr>
        <w:t>Future Separately Insured Parcel</w:t>
      </w:r>
      <w:r w:rsidR="00EB7654">
        <w:rPr>
          <w:rFonts w:cs="Times New Roman"/>
          <w:szCs w:val="24"/>
        </w:rPr>
        <w:t>”</w:t>
      </w:r>
      <w:r>
        <w:rPr>
          <w:rFonts w:cs="Times New Roman"/>
          <w:szCs w:val="24"/>
        </w:rPr>
        <w:t>), then Landlord may do so only if the Tenant’s Proportionate Share of Insurance Costs is not materially increased as a result of such exclusion. Upon request, Landlord shall provide Tenant reasonable documentation confirming that Tenant’s Proportionate Share of Insurance Costs will not be materially increased as a result of such exclusion.</w:t>
      </w:r>
    </w:p>
    <w:p w14:paraId="4F5AA92F" w14:textId="306A0861" w:rsidR="00DD5BF1" w:rsidRDefault="00DD5BF1">
      <w:pPr>
        <w:pStyle w:val="Heading2"/>
        <w:adjustRightInd/>
        <w:rPr>
          <w:rFonts w:cs="Times New Roman"/>
          <w:bCs w:val="0"/>
          <w:vanish/>
          <w:szCs w:val="24"/>
          <w:specVanish/>
        </w:rPr>
      </w:pPr>
      <w:r>
        <w:rPr>
          <w:rFonts w:cs="Times New Roman"/>
          <w:bCs w:val="0"/>
          <w:szCs w:val="24"/>
        </w:rPr>
        <w:t>Payment of CAM Charge</w:t>
      </w:r>
      <w:r w:rsidR="00C0769B">
        <w:rPr>
          <w:rFonts w:cs="Times New Roman"/>
          <w:bCs w:val="0"/>
          <w:szCs w:val="24"/>
        </w:rPr>
        <w:t xml:space="preserve"> and Tenant’s Proportionate Share of Insurance Costs</w:t>
      </w:r>
    </w:p>
    <w:p w14:paraId="64194531" w14:textId="77777777" w:rsidR="00DD5BF1" w:rsidRDefault="00DD5BF1">
      <w:pPr>
        <w:adjustRightInd/>
        <w:rPr>
          <w:rFonts w:cs="Times New Roman"/>
          <w:szCs w:val="24"/>
        </w:rPr>
      </w:pPr>
    </w:p>
    <w:p w14:paraId="6D3A619A" w14:textId="3390272E" w:rsidR="00776EF9" w:rsidRDefault="00776EF9" w:rsidP="00776EF9">
      <w:pPr>
        <w:pStyle w:val="Heading3"/>
        <w:adjustRightInd/>
        <w:rPr>
          <w:rFonts w:cs="Times New Roman"/>
          <w:szCs w:val="24"/>
        </w:rPr>
      </w:pPr>
      <w:r>
        <w:rPr>
          <w:rFonts w:cs="Times New Roman"/>
          <w:szCs w:val="24"/>
        </w:rPr>
        <w:t>Tenant shall pay Landlord, at Landlord’s address for payments set forth in Section 1.</w:t>
      </w:r>
      <w:r w:rsidR="00545219">
        <w:rPr>
          <w:rFonts w:cs="Times New Roman"/>
          <w:szCs w:val="24"/>
        </w:rPr>
        <w:t>18</w:t>
      </w:r>
      <w:r>
        <w:rPr>
          <w:rFonts w:cs="Times New Roman"/>
          <w:szCs w:val="24"/>
        </w:rPr>
        <w:t xml:space="preserve"> hereof, or at such other place designated by Landlord in writing by notice given to Tenant at least one (1) month in advance, on the first day of each calendar month of the Term, the monthly CAM Charge.</w:t>
      </w:r>
    </w:p>
    <w:p w14:paraId="1BB21BB7" w14:textId="1CAAB0A9" w:rsidR="00776EF9" w:rsidRPr="00776EF9" w:rsidRDefault="00776EF9" w:rsidP="00776EF9">
      <w:pPr>
        <w:pStyle w:val="Heading3"/>
        <w:adjustRightInd/>
        <w:rPr>
          <w:rFonts w:cs="Times New Roman"/>
          <w:szCs w:val="24"/>
        </w:rPr>
      </w:pPr>
      <w:r>
        <w:rPr>
          <w:rFonts w:cs="Times New Roman"/>
          <w:szCs w:val="24"/>
        </w:rPr>
        <w:t>Tenant shall pay Landlord, at Landlord’s address for payments set forth in Section 1.</w:t>
      </w:r>
      <w:r w:rsidR="00545219">
        <w:rPr>
          <w:rFonts w:cs="Times New Roman"/>
          <w:szCs w:val="24"/>
        </w:rPr>
        <w:t>18</w:t>
      </w:r>
      <w:r>
        <w:rPr>
          <w:rFonts w:cs="Times New Roman"/>
          <w:szCs w:val="24"/>
        </w:rPr>
        <w:t xml:space="preserve"> hereof, or at such other place designated by Landlord in writing by notice given to Tenant at least one (1) month in advance, on the first day of each calendar month of the Term, the amount reasonably estimated by Landlord in good faith to be the monthly Tenant’s Proportionate Share of Insurance Costs. Upon at least one (1) months’ notice to Tenant, Landlord may adjust such estimated amount at the end of any calendar month on the basis of Landlord’s experience and reasonably anticipated Insurance Costs, provided, however, that such estimated amounts may not be adjusted more than once during or for any calendar year.</w:t>
      </w:r>
    </w:p>
    <w:p w14:paraId="2D83487D" w14:textId="25EC2ED4" w:rsidR="00DD5BF1" w:rsidRDefault="00DD5BF1">
      <w:pPr>
        <w:pStyle w:val="Heading3"/>
        <w:adjustRightInd/>
        <w:rPr>
          <w:rFonts w:cs="Times New Roman"/>
          <w:szCs w:val="24"/>
        </w:rPr>
      </w:pPr>
      <w:r>
        <w:rPr>
          <w:rFonts w:cs="Times New Roman"/>
          <w:szCs w:val="24"/>
        </w:rPr>
        <w:t xml:space="preserve">By April 1 of each calendar year, Landlord shall furnish Tenant a statement covering the immediately preceding calendar year, certified as correct by an authorized representative of Landlord, and itemized in reasonable detail sufficient to verify (1) the proper inclusion and exclusion of costs and expenses pursuant to this Article, (2) the computation of the </w:t>
      </w:r>
      <w:r w:rsidR="00545219">
        <w:rPr>
          <w:rFonts w:cs="Times New Roman"/>
          <w:szCs w:val="24"/>
        </w:rPr>
        <w:t>Insurance Costs</w:t>
      </w:r>
      <w:r>
        <w:rPr>
          <w:rFonts w:cs="Times New Roman"/>
          <w:szCs w:val="24"/>
        </w:rPr>
        <w:t xml:space="preserve">, (3) the amount of Tenant’s Proportionate Share of such </w:t>
      </w:r>
      <w:r w:rsidR="00545219">
        <w:rPr>
          <w:rFonts w:cs="Times New Roman"/>
          <w:szCs w:val="24"/>
        </w:rPr>
        <w:t>Insurance</w:t>
      </w:r>
      <w:r>
        <w:rPr>
          <w:rFonts w:cs="Times New Roman"/>
          <w:szCs w:val="24"/>
        </w:rPr>
        <w:t xml:space="preserve"> Costs, and (4) the payments made by Tenant on an estimated basis during such calendar year. If Tenant has not received such annual statement by April 1, Tenant may suspend payment of the </w:t>
      </w:r>
      <w:r w:rsidR="00545219">
        <w:rPr>
          <w:rFonts w:cs="Times New Roman"/>
          <w:szCs w:val="24"/>
        </w:rPr>
        <w:t xml:space="preserve">Tenant’s Proportionate Share of Insurance Costs </w:t>
      </w:r>
      <w:r>
        <w:rPr>
          <w:rFonts w:cs="Times New Roman"/>
          <w:szCs w:val="24"/>
        </w:rPr>
        <w:t xml:space="preserve">until Tenant’s receipt of such annual statement. If Tenant’s aggregate payments on an estimated basis for such calendar year exceed the actual </w:t>
      </w:r>
      <w:r w:rsidR="00545219">
        <w:rPr>
          <w:rFonts w:cs="Times New Roman"/>
          <w:szCs w:val="24"/>
        </w:rPr>
        <w:t>amount of Tenant’s Proportionate Share of Insurance Costs</w:t>
      </w:r>
      <w:r>
        <w:rPr>
          <w:rFonts w:cs="Times New Roman"/>
          <w:szCs w:val="24"/>
        </w:rPr>
        <w:t>, Landlord shall promptly pay to Tenant the overcharge at the time of delivery of the annual statement. If Tenant’s aggregate payments are less than the</w:t>
      </w:r>
      <w:r w:rsidR="00545219">
        <w:rPr>
          <w:rFonts w:cs="Times New Roman"/>
          <w:szCs w:val="24"/>
        </w:rPr>
        <w:t xml:space="preserve"> actual amount of Tenant’s Proportionate Share of Insurance Costs</w:t>
      </w:r>
      <w:r>
        <w:rPr>
          <w:rFonts w:cs="Times New Roman"/>
          <w:szCs w:val="24"/>
        </w:rPr>
        <w:t>, Tenant shall pay such deficiency to Landlord within one (1) month after Tenant’s receipt of such annual statement, provided that Tenant may suspend payment of any amount which it disputes in good faith or for which it has not been provided with reasonable details as set forth above until resolution thereof.</w:t>
      </w:r>
    </w:p>
    <w:p w14:paraId="761172D4" w14:textId="43CC7EC1" w:rsidR="00DD5BF1" w:rsidRDefault="00C0769B">
      <w:pPr>
        <w:pStyle w:val="Heading1"/>
        <w:adjustRightInd/>
        <w:ind w:left="0"/>
        <w:rPr>
          <w:rFonts w:cs="Times New Roman"/>
          <w:bCs w:val="0"/>
          <w:szCs w:val="24"/>
        </w:rPr>
      </w:pPr>
      <w:r>
        <w:rPr>
          <w:rFonts w:cs="Times New Roman"/>
          <w:bCs w:val="0"/>
          <w:szCs w:val="24"/>
        </w:rPr>
        <w:t xml:space="preserve"> </w:t>
      </w:r>
      <w:r w:rsidR="00DD5BF1">
        <w:rPr>
          <w:rFonts w:cs="Times New Roman"/>
          <w:bCs w:val="0"/>
          <w:szCs w:val="24"/>
        </w:rPr>
        <w:t>UTILITIES; TRASH REMOVAL</w:t>
      </w:r>
    </w:p>
    <w:p w14:paraId="166F2BED" w14:textId="77777777" w:rsidR="00DD5BF1" w:rsidRDefault="00DD5BF1">
      <w:pPr>
        <w:pStyle w:val="Heading2"/>
        <w:adjustRightInd/>
        <w:rPr>
          <w:rFonts w:cs="Times New Roman"/>
          <w:bCs w:val="0"/>
          <w:vanish/>
          <w:szCs w:val="24"/>
          <w:specVanish/>
        </w:rPr>
      </w:pPr>
      <w:r>
        <w:rPr>
          <w:rFonts w:cs="Times New Roman"/>
          <w:bCs w:val="0"/>
          <w:szCs w:val="24"/>
        </w:rPr>
        <w:t>Utilities</w:t>
      </w:r>
    </w:p>
    <w:p w14:paraId="41F4CEC8" w14:textId="77777777" w:rsidR="00DD5BF1" w:rsidRDefault="00DD5BF1">
      <w:pPr>
        <w:adjustRightInd/>
        <w:rPr>
          <w:rFonts w:cs="Times New Roman"/>
          <w:szCs w:val="24"/>
        </w:rPr>
      </w:pPr>
    </w:p>
    <w:p w14:paraId="5422B2A7" w14:textId="4D4C9A1D" w:rsidR="00BF11FC" w:rsidRPr="00814CC7" w:rsidRDefault="00442F6B" w:rsidP="00BF11FC">
      <w:pPr>
        <w:ind w:firstLine="720"/>
        <w:jc w:val="both"/>
        <w:rPr>
          <w:sz w:val="21"/>
          <w:szCs w:val="21"/>
        </w:rPr>
      </w:pPr>
      <w:r>
        <w:rPr>
          <w:rFonts w:cs="Times New Roman"/>
          <w:szCs w:val="24"/>
        </w:rPr>
        <w:t xml:space="preserve">Tenant shall pay all charges for all utility services used by Tenant on the Premises. Landlord, as part of Landlord’s Work, shall install a separate meter or submeter for each utility to the Premises, to the extent possible under Legal Requirements. Tenant’s charge for any utility for which Tenant’s consumption is metered or can be reasonably estimated shall not exceed the product of the amount of units consumed by Tenant multiplied by the lesser of the rate per unit actually paid by Landlord to the utility provider or the rate per unit otherwise competitively available to Tenant in the area. Tenant shall have no obligation to use any utilities offered by Landlord, including, without limitation, </w:t>
      </w:r>
      <w:r>
        <w:rPr>
          <w:rFonts w:cs="Times New Roman"/>
          <w:szCs w:val="24"/>
        </w:rPr>
        <w:lastRenderedPageBreak/>
        <w:t>electrical or data transmission services</w:t>
      </w:r>
      <w:r w:rsidR="00222B00">
        <w:rPr>
          <w:rFonts w:cs="Times New Roman"/>
          <w:szCs w:val="24"/>
        </w:rPr>
        <w:t xml:space="preserve">, </w:t>
      </w:r>
      <w:r w:rsidR="00222B00" w:rsidRPr="00222B00">
        <w:rPr>
          <w:rFonts w:cs="Times New Roman"/>
          <w:szCs w:val="24"/>
        </w:rPr>
        <w:t>and shall have the right to select the utility companies serving the Premises</w:t>
      </w:r>
      <w:r>
        <w:rPr>
          <w:rFonts w:cs="Times New Roman"/>
          <w:szCs w:val="24"/>
        </w:rPr>
        <w:t xml:space="preserve">. If any utilities supplied by Landlord are disrupted </w:t>
      </w:r>
      <w:r w:rsidR="00633324">
        <w:rPr>
          <w:rFonts w:cs="Times New Roman"/>
          <w:szCs w:val="24"/>
        </w:rPr>
        <w:t xml:space="preserve">for more than twenty four (24) hours after Tenant delivers notice (either email or telephonic notice to the property manager shall constitute sufficient notice) and the disruption is </w:t>
      </w:r>
      <w:r>
        <w:rPr>
          <w:rFonts w:cs="Times New Roman"/>
          <w:szCs w:val="24"/>
        </w:rPr>
        <w:t>due to the negligence of Landlord or Landlord’s Agents, Rent shall abate to the extent to which such disruption</w:t>
      </w:r>
      <w:r w:rsidR="00633324">
        <w:rPr>
          <w:rFonts w:cs="Times New Roman"/>
          <w:szCs w:val="24"/>
        </w:rPr>
        <w:t xml:space="preserve"> materially</w:t>
      </w:r>
      <w:r>
        <w:rPr>
          <w:rFonts w:cs="Times New Roman"/>
          <w:szCs w:val="24"/>
        </w:rPr>
        <w:t xml:space="preserve"> interferes with the conduct by Tenant of its business. If such disruption interferes with the conduct by Tenant of its business to such an extent that Tenant, in the exercise of its reasonable business judgment, closes the Premises for business, then Rent shall totally abate for each day or portion thereof that such disruption continues. Landlord may discontinue such service only upon the later to occur of three (3) months after Tenant’s receipt of notice from Landlord or the date on which comparable service is otherwise made available by Landlord at the Premises for Tenant’s use. </w:t>
      </w:r>
      <w:r w:rsidRPr="00FA0847">
        <w:rPr>
          <w:rFonts w:cs="Times New Roman"/>
          <w:szCs w:val="24"/>
        </w:rPr>
        <w:t xml:space="preserve">Landlord represents and warrants to Tenant that, as of Delivery of Possession, all utilities to the Premises shall be separately </w:t>
      </w:r>
      <w:r w:rsidR="00EF12F2">
        <w:rPr>
          <w:rFonts w:cs="Times New Roman"/>
          <w:szCs w:val="24"/>
        </w:rPr>
        <w:t xml:space="preserve">or sub-metered </w:t>
      </w:r>
      <w:r w:rsidRPr="00FA0847">
        <w:rPr>
          <w:rFonts w:cs="Times New Roman"/>
          <w:szCs w:val="24"/>
        </w:rPr>
        <w:t>for consumption.</w:t>
      </w:r>
    </w:p>
    <w:p w14:paraId="0B8D88AB" w14:textId="77777777" w:rsidR="00DD5BF1" w:rsidRDefault="00DD5BF1">
      <w:pPr>
        <w:pStyle w:val="Heading2"/>
        <w:adjustRightInd/>
        <w:rPr>
          <w:rFonts w:cs="Times New Roman"/>
          <w:bCs w:val="0"/>
          <w:vanish/>
          <w:szCs w:val="24"/>
          <w:specVanish/>
        </w:rPr>
      </w:pPr>
      <w:r>
        <w:rPr>
          <w:rFonts w:cs="Times New Roman"/>
          <w:bCs w:val="0"/>
          <w:szCs w:val="24"/>
        </w:rPr>
        <w:t>Trash Removal</w:t>
      </w:r>
    </w:p>
    <w:p w14:paraId="4FC0AF62" w14:textId="77777777" w:rsidR="00DD5BF1" w:rsidRDefault="00DD5BF1">
      <w:pPr>
        <w:adjustRightInd/>
        <w:rPr>
          <w:rFonts w:cs="Times New Roman"/>
          <w:szCs w:val="24"/>
        </w:rPr>
      </w:pPr>
    </w:p>
    <w:p w14:paraId="2E152356" w14:textId="4420EF8B" w:rsidR="00DD5BF1" w:rsidRPr="00343C29" w:rsidRDefault="004E23E1">
      <w:pPr>
        <w:pStyle w:val="Body"/>
        <w:adjustRightInd/>
        <w:rPr>
          <w:rFonts w:cs="Times New Roman"/>
          <w:szCs w:val="24"/>
        </w:rPr>
      </w:pPr>
      <w:r>
        <w:rPr>
          <w:rFonts w:cs="Times New Roman"/>
          <w:szCs w:val="24"/>
        </w:rPr>
        <w:t xml:space="preserve">Tenant shall be responsible for trash and garbage removal </w:t>
      </w:r>
      <w:r w:rsidR="00CE38A2">
        <w:rPr>
          <w:rFonts w:cs="Times New Roman"/>
          <w:szCs w:val="24"/>
        </w:rPr>
        <w:t>from</w:t>
      </w:r>
      <w:r>
        <w:rPr>
          <w:rFonts w:cs="Times New Roman"/>
          <w:szCs w:val="24"/>
        </w:rPr>
        <w:t xml:space="preserve"> the Premises, including the placing of all trash and garbage in containers provided by Landlord for such purpose. </w:t>
      </w:r>
      <w:r w:rsidR="00442F6B">
        <w:rPr>
          <w:rFonts w:cs="Times New Roman"/>
          <w:szCs w:val="24"/>
        </w:rPr>
        <w:t xml:space="preserve">Landlord shall provide, at no additional charge to Tenant, a concrete pad and utility shed for Tenant’s trash receptacles as close to the rear door of the Premises as possible but in no event more than </w:t>
      </w:r>
      <w:r w:rsidR="00E70E06">
        <w:rPr>
          <w:rFonts w:cs="Times New Roman"/>
          <w:szCs w:val="24"/>
        </w:rPr>
        <w:t xml:space="preserve">approximately </w:t>
      </w:r>
      <w:r w:rsidR="00442F6B">
        <w:rPr>
          <w:rFonts w:cs="Times New Roman"/>
          <w:szCs w:val="24"/>
        </w:rPr>
        <w:t xml:space="preserve">one hundred </w:t>
      </w:r>
      <w:r w:rsidR="00E70E06">
        <w:rPr>
          <w:rFonts w:cs="Times New Roman"/>
          <w:szCs w:val="24"/>
        </w:rPr>
        <w:t xml:space="preserve">eighty-five </w:t>
      </w:r>
      <w:r w:rsidR="00442F6B">
        <w:rPr>
          <w:rFonts w:cs="Times New Roman"/>
          <w:szCs w:val="24"/>
        </w:rPr>
        <w:t>(</w:t>
      </w:r>
      <w:r w:rsidR="00E70E06">
        <w:rPr>
          <w:rFonts w:cs="Times New Roman"/>
          <w:szCs w:val="24"/>
        </w:rPr>
        <w:t>185</w:t>
      </w:r>
      <w:r w:rsidR="00442F6B">
        <w:rPr>
          <w:rFonts w:cs="Times New Roman"/>
          <w:szCs w:val="24"/>
        </w:rPr>
        <w:t xml:space="preserve">) feet from the rear door of the Premises. Tenant shall be permitted to maintain and operate, at no additional charge from Landlord or Landlord’s Agents, a trash compactor and reasonable number of trash receptacles </w:t>
      </w:r>
      <w:proofErr w:type="gramStart"/>
      <w:r w:rsidR="00442F6B">
        <w:rPr>
          <w:rFonts w:cs="Times New Roman"/>
          <w:szCs w:val="24"/>
        </w:rPr>
        <w:t>sufficient</w:t>
      </w:r>
      <w:proofErr w:type="gramEnd"/>
      <w:r w:rsidR="00442F6B">
        <w:rPr>
          <w:rFonts w:cs="Times New Roman"/>
          <w:szCs w:val="24"/>
        </w:rPr>
        <w:t xml:space="preserve"> to contain Tenant’s trash. </w:t>
      </w:r>
      <w:r w:rsidR="00442F6B" w:rsidRPr="00343C29">
        <w:rPr>
          <w:rFonts w:cs="Times New Roman"/>
          <w:szCs w:val="24"/>
        </w:rPr>
        <w:t xml:space="preserve">Tenant shall contract directly with a service provider of its choice for its trash removal </w:t>
      </w:r>
      <w:r w:rsidR="00BE6947" w:rsidRPr="00343C29">
        <w:rPr>
          <w:rFonts w:cs="Times New Roman"/>
          <w:szCs w:val="24"/>
        </w:rPr>
        <w:t>services and</w:t>
      </w:r>
      <w:r w:rsidR="00442F6B" w:rsidRPr="00343C29">
        <w:rPr>
          <w:rFonts w:cs="Times New Roman"/>
          <w:szCs w:val="24"/>
        </w:rPr>
        <w:t xml:space="preserve"> shall be responsible for payment of such services directly to such provider.</w:t>
      </w:r>
      <w:r w:rsidR="00442F6B">
        <w:rPr>
          <w:rFonts w:cs="Times New Roman"/>
          <w:szCs w:val="24"/>
        </w:rPr>
        <w:t xml:space="preserve"> Alternatively, i</w:t>
      </w:r>
      <w:r w:rsidR="00442F6B" w:rsidRPr="00343C29">
        <w:rPr>
          <w:rFonts w:cs="Times New Roman"/>
          <w:szCs w:val="24"/>
        </w:rPr>
        <w:t xml:space="preserve">f Tenant elects to use Landlord or Landlord’s designated non-affiliated service provider for trash removal services, Tenant shall reimburse Landlord Tenant’s proportionate share of the reasonable out-of-pocket cost to Landlord of such service (after rebates and other concessions and without markup or charge for rent for the receptacles or the space occupied by the receptacles), which proportionate share shall be calculated based on relative intensity of use of such service given the actual use of such service by each tenant and occupant using such service as reasonably measured by Landlord or its designated non-affiliated service provider (or, if actual use is not measured by Landlord or such provider, then as reasonably estimated by Landlord or such provider using industry standards based on the nature of the business of the tenant or occupant), with those tenants and occupants having a business which necessitates use of such service more intensely, </w:t>
      </w:r>
      <w:r w:rsidR="00442F6B" w:rsidRPr="00343C29">
        <w:rPr>
          <w:rFonts w:cs="Times New Roman"/>
          <w:i/>
          <w:szCs w:val="24"/>
        </w:rPr>
        <w:t>e.g.</w:t>
      </w:r>
      <w:r w:rsidR="00442F6B" w:rsidRPr="00343C29">
        <w:rPr>
          <w:rFonts w:cs="Times New Roman"/>
          <w:szCs w:val="24"/>
        </w:rPr>
        <w:t xml:space="preserve">, restaurants, fitness centers, beauty salons, spas and grocery stores, bearing a proportionately larger share of such costs. </w:t>
      </w:r>
    </w:p>
    <w:p w14:paraId="7BF960D2" w14:textId="77777777" w:rsidR="00DD5BF1" w:rsidRDefault="00DD5BF1">
      <w:pPr>
        <w:pStyle w:val="Heading1"/>
        <w:adjustRightInd/>
        <w:ind w:left="0"/>
        <w:rPr>
          <w:rFonts w:cs="Times New Roman"/>
          <w:bCs w:val="0"/>
          <w:szCs w:val="24"/>
        </w:rPr>
      </w:pPr>
      <w:r>
        <w:rPr>
          <w:rFonts w:cs="Times New Roman"/>
          <w:bCs w:val="0"/>
          <w:szCs w:val="24"/>
        </w:rPr>
        <w:t xml:space="preserve"> USE</w:t>
      </w:r>
    </w:p>
    <w:p w14:paraId="29045C8A" w14:textId="77777777" w:rsidR="00DD5BF1" w:rsidRDefault="00DD5BF1">
      <w:pPr>
        <w:pStyle w:val="Heading2"/>
        <w:adjustRightInd/>
        <w:rPr>
          <w:rFonts w:cs="Times New Roman"/>
          <w:bCs w:val="0"/>
          <w:vanish/>
          <w:szCs w:val="24"/>
          <w:specVanish/>
        </w:rPr>
      </w:pPr>
      <w:r>
        <w:rPr>
          <w:rFonts w:cs="Times New Roman"/>
          <w:bCs w:val="0"/>
          <w:szCs w:val="24"/>
        </w:rPr>
        <w:t>Permitted Use</w:t>
      </w:r>
    </w:p>
    <w:p w14:paraId="275EE48A" w14:textId="77777777" w:rsidR="00DD5BF1" w:rsidRDefault="00DD5BF1">
      <w:pPr>
        <w:adjustRightInd/>
        <w:rPr>
          <w:rFonts w:cs="Times New Roman"/>
          <w:szCs w:val="24"/>
        </w:rPr>
      </w:pPr>
    </w:p>
    <w:p w14:paraId="7E7243C4" w14:textId="1C77A01C" w:rsidR="00DD5BF1" w:rsidRDefault="00DD5BF1">
      <w:pPr>
        <w:pStyle w:val="Body"/>
        <w:adjustRightInd/>
        <w:rPr>
          <w:rFonts w:cs="Times New Roman"/>
          <w:szCs w:val="24"/>
        </w:rPr>
      </w:pPr>
      <w:r>
        <w:rPr>
          <w:rFonts w:cs="Times New Roman"/>
          <w:szCs w:val="24"/>
        </w:rPr>
        <w:t>Subject to Sections 13.2 and 13.3, the Premises may be used for the Permitted Use. Landlord</w:t>
      </w:r>
      <w:r w:rsidR="00C86E31">
        <w:rPr>
          <w:rFonts w:cs="Times New Roman"/>
          <w:szCs w:val="24"/>
        </w:rPr>
        <w:t>, to its knowledge,</w:t>
      </w:r>
      <w:r>
        <w:rPr>
          <w:rFonts w:cs="Times New Roman"/>
          <w:szCs w:val="24"/>
        </w:rPr>
        <w:t xml:space="preserve"> represents and warrants to Tenant that Legal Requirements do not prevent Tenant’s Permitted Use of the Premises. Landlord shall take no action and shall permit no action to be taken that would impair or limit Tenant’s ability to conduct the Permitted Use.</w:t>
      </w:r>
    </w:p>
    <w:p w14:paraId="009EBAE8" w14:textId="77777777" w:rsidR="00DD5BF1" w:rsidRDefault="00DD5BF1">
      <w:pPr>
        <w:pStyle w:val="Heading2"/>
        <w:adjustRightInd/>
        <w:rPr>
          <w:rFonts w:cs="Times New Roman"/>
          <w:bCs w:val="0"/>
          <w:vanish/>
          <w:szCs w:val="24"/>
          <w:specVanish/>
        </w:rPr>
      </w:pPr>
      <w:r>
        <w:rPr>
          <w:rFonts w:cs="Times New Roman"/>
          <w:bCs w:val="0"/>
          <w:szCs w:val="24"/>
        </w:rPr>
        <w:t>Restrictions</w:t>
      </w:r>
    </w:p>
    <w:p w14:paraId="6474FDC4" w14:textId="77777777" w:rsidR="00DD5BF1" w:rsidRDefault="00DD5BF1">
      <w:pPr>
        <w:adjustRightInd/>
        <w:rPr>
          <w:rFonts w:cs="Times New Roman"/>
          <w:szCs w:val="24"/>
        </w:rPr>
      </w:pPr>
    </w:p>
    <w:p w14:paraId="77383DD7" w14:textId="6178969C" w:rsidR="00DD5BF1" w:rsidRDefault="00DD5BF1">
      <w:pPr>
        <w:pStyle w:val="Heading3"/>
        <w:adjustRightInd/>
        <w:rPr>
          <w:rFonts w:cs="Times New Roman"/>
          <w:szCs w:val="24"/>
        </w:rPr>
      </w:pPr>
      <w:r>
        <w:rPr>
          <w:rFonts w:cs="Times New Roman"/>
          <w:szCs w:val="24"/>
        </w:rPr>
        <w:t xml:space="preserve">Landlord acknowledges that, except as expressly set forth in this Section 13.2 and Section 13.3, Tenant is entering into this Lease in reliance upon its ability to conduct the Permitted Use without any limitation or restriction by reason of any exclusive provision, or contractual prohibition, restriction or limitation, including any Prohibited Uses (as defined in Section 13.3), which applies to the Premises or restricts use thereof (each a </w:t>
      </w:r>
      <w:r w:rsidR="00EB7654">
        <w:rPr>
          <w:rFonts w:cs="Times New Roman"/>
          <w:szCs w:val="24"/>
        </w:rPr>
        <w:t>“</w:t>
      </w:r>
      <w:r>
        <w:rPr>
          <w:rFonts w:cs="Times New Roman"/>
          <w:b/>
          <w:szCs w:val="24"/>
        </w:rPr>
        <w:t>Restriction</w:t>
      </w:r>
      <w:r w:rsidR="00EB7654">
        <w:rPr>
          <w:rFonts w:cs="Times New Roman"/>
          <w:szCs w:val="24"/>
        </w:rPr>
        <w:t>”</w:t>
      </w:r>
      <w:r>
        <w:rPr>
          <w:rFonts w:cs="Times New Roman"/>
          <w:szCs w:val="24"/>
        </w:rPr>
        <w:t>).</w:t>
      </w:r>
    </w:p>
    <w:p w14:paraId="43A94D27" w14:textId="611416DB" w:rsidR="00DD5BF1" w:rsidRDefault="00DD5BF1">
      <w:pPr>
        <w:pStyle w:val="Heading3"/>
        <w:adjustRightInd/>
        <w:rPr>
          <w:rFonts w:cs="Times New Roman"/>
          <w:szCs w:val="24"/>
        </w:rPr>
      </w:pPr>
      <w:r>
        <w:rPr>
          <w:rFonts w:cs="Times New Roman"/>
          <w:szCs w:val="24"/>
        </w:rPr>
        <w:t xml:space="preserve">Landlord represents and warrants to Tenant that </w:t>
      </w:r>
      <w:r>
        <w:rPr>
          <w:rFonts w:cs="Times New Roman"/>
          <w:b/>
          <w:szCs w:val="24"/>
        </w:rPr>
        <w:fldChar w:fldCharType="begin"/>
      </w:r>
      <w:r>
        <w:rPr>
          <w:rFonts w:cs="Times New Roman"/>
          <w:b/>
          <w:szCs w:val="24"/>
        </w:rPr>
        <w:instrText xml:space="preserve"> REF _Ref9433699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E</w:t>
      </w:r>
      <w:r>
        <w:rPr>
          <w:rFonts w:cs="Times New Roman"/>
          <w:b/>
          <w:szCs w:val="24"/>
        </w:rPr>
        <w:fldChar w:fldCharType="end"/>
      </w:r>
      <w:r>
        <w:rPr>
          <w:rFonts w:cs="Times New Roman"/>
          <w:szCs w:val="24"/>
        </w:rPr>
        <w:t xml:space="preserve"> and </w:t>
      </w:r>
      <w:r>
        <w:rPr>
          <w:rFonts w:cs="Times New Roman"/>
          <w:b/>
          <w:szCs w:val="24"/>
        </w:rPr>
        <w:fldChar w:fldCharType="begin"/>
      </w:r>
      <w:r>
        <w:rPr>
          <w:rFonts w:cs="Times New Roman"/>
          <w:b/>
          <w:szCs w:val="24"/>
        </w:rPr>
        <w:instrText xml:space="preserve"> REF _Ref9433713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F</w:t>
      </w:r>
      <w:r>
        <w:rPr>
          <w:rFonts w:cs="Times New Roman"/>
          <w:b/>
          <w:szCs w:val="24"/>
        </w:rPr>
        <w:fldChar w:fldCharType="end"/>
      </w:r>
      <w:r>
        <w:rPr>
          <w:rFonts w:cs="Times New Roman"/>
          <w:szCs w:val="24"/>
        </w:rPr>
        <w:t xml:space="preserve"> contain complete and correct verbatim excerpts of all Restrictions (including all Prohibited Uses) in effect as of the date of this Lease (each </w:t>
      </w:r>
      <w:r>
        <w:rPr>
          <w:rFonts w:cs="Times New Roman"/>
          <w:szCs w:val="24"/>
        </w:rPr>
        <w:lastRenderedPageBreak/>
        <w:t xml:space="preserve">an </w:t>
      </w:r>
      <w:r w:rsidR="00EB7654">
        <w:rPr>
          <w:rFonts w:cs="Times New Roman"/>
          <w:szCs w:val="24"/>
        </w:rPr>
        <w:t>“</w:t>
      </w:r>
      <w:r>
        <w:rPr>
          <w:rFonts w:cs="Times New Roman"/>
          <w:b/>
          <w:szCs w:val="24"/>
        </w:rPr>
        <w:t>Existing Restriction</w:t>
      </w:r>
      <w:r w:rsidR="00EB7654">
        <w:rPr>
          <w:rFonts w:cs="Times New Roman"/>
          <w:szCs w:val="24"/>
        </w:rPr>
        <w:t>”</w:t>
      </w:r>
      <w:r>
        <w:rPr>
          <w:rFonts w:cs="Times New Roman"/>
          <w:szCs w:val="24"/>
        </w:rPr>
        <w:t xml:space="preserve">) and the name of the party to which each Existing Restriction benefits. </w:t>
      </w:r>
      <w:r w:rsidR="00442F6B">
        <w:rPr>
          <w:rFonts w:cs="Times New Roman"/>
          <w:szCs w:val="24"/>
        </w:rPr>
        <w:t xml:space="preserve">Landlord represents and warrants to Tenant that </w:t>
      </w:r>
      <w:r w:rsidR="00442F6B">
        <w:rPr>
          <w:rFonts w:cs="Times New Roman"/>
          <w:b/>
          <w:szCs w:val="24"/>
        </w:rPr>
        <w:fldChar w:fldCharType="begin"/>
      </w:r>
      <w:r w:rsidR="00442F6B">
        <w:rPr>
          <w:rFonts w:cs="Times New Roman"/>
          <w:b/>
          <w:szCs w:val="24"/>
        </w:rPr>
        <w:instrText xml:space="preserve"> REF _Ref9433699 \* Caps \h  \* MERGEFORMAT </w:instrText>
      </w:r>
      <w:r w:rsidR="00442F6B">
        <w:rPr>
          <w:rFonts w:cs="Times New Roman"/>
          <w:b/>
          <w:szCs w:val="24"/>
        </w:rPr>
      </w:r>
      <w:r w:rsidR="00442F6B">
        <w:rPr>
          <w:rFonts w:cs="Times New Roman"/>
          <w:b/>
          <w:szCs w:val="24"/>
        </w:rPr>
        <w:fldChar w:fldCharType="separate"/>
      </w:r>
      <w:r w:rsidR="00442F6B">
        <w:rPr>
          <w:rFonts w:cs="Times New Roman"/>
          <w:b/>
          <w:szCs w:val="24"/>
        </w:rPr>
        <w:t>Exhibit</w:t>
      </w:r>
      <w:r w:rsidR="00442F6B">
        <w:rPr>
          <w:rFonts w:cs="Times New Roman"/>
          <w:szCs w:val="24"/>
        </w:rPr>
        <w:t xml:space="preserve"> </w:t>
      </w:r>
      <w:r w:rsidR="00442F6B">
        <w:rPr>
          <w:rFonts w:cs="Times New Roman"/>
          <w:b/>
          <w:szCs w:val="24"/>
        </w:rPr>
        <w:t>E</w:t>
      </w:r>
      <w:r w:rsidR="00442F6B">
        <w:rPr>
          <w:rFonts w:cs="Times New Roman"/>
          <w:b/>
          <w:szCs w:val="24"/>
        </w:rPr>
        <w:fldChar w:fldCharType="end"/>
      </w:r>
      <w:r w:rsidR="00442F6B">
        <w:rPr>
          <w:rFonts w:cs="Times New Roman"/>
          <w:szCs w:val="24"/>
        </w:rPr>
        <w:t xml:space="preserve"> and </w:t>
      </w:r>
      <w:r w:rsidR="00442F6B">
        <w:rPr>
          <w:rFonts w:cs="Times New Roman"/>
          <w:b/>
          <w:szCs w:val="24"/>
        </w:rPr>
        <w:fldChar w:fldCharType="begin"/>
      </w:r>
      <w:r w:rsidR="00442F6B">
        <w:rPr>
          <w:rFonts w:cs="Times New Roman"/>
          <w:b/>
          <w:szCs w:val="24"/>
        </w:rPr>
        <w:instrText xml:space="preserve"> REF _Ref9433713 \* Caps \h  \* MERGEFORMAT </w:instrText>
      </w:r>
      <w:r w:rsidR="00442F6B">
        <w:rPr>
          <w:rFonts w:cs="Times New Roman"/>
          <w:b/>
          <w:szCs w:val="24"/>
        </w:rPr>
      </w:r>
      <w:r w:rsidR="00442F6B">
        <w:rPr>
          <w:rFonts w:cs="Times New Roman"/>
          <w:b/>
          <w:szCs w:val="24"/>
        </w:rPr>
        <w:fldChar w:fldCharType="separate"/>
      </w:r>
      <w:r w:rsidR="00442F6B">
        <w:rPr>
          <w:rFonts w:cs="Times New Roman"/>
          <w:b/>
          <w:szCs w:val="24"/>
        </w:rPr>
        <w:t>Exhibit</w:t>
      </w:r>
      <w:r w:rsidR="00442F6B">
        <w:rPr>
          <w:rFonts w:cs="Times New Roman"/>
          <w:szCs w:val="24"/>
        </w:rPr>
        <w:t xml:space="preserve"> </w:t>
      </w:r>
      <w:r w:rsidR="00442F6B">
        <w:rPr>
          <w:rFonts w:cs="Times New Roman"/>
          <w:b/>
          <w:szCs w:val="24"/>
        </w:rPr>
        <w:t>F</w:t>
      </w:r>
      <w:r w:rsidR="00442F6B">
        <w:rPr>
          <w:rFonts w:cs="Times New Roman"/>
          <w:b/>
          <w:szCs w:val="24"/>
        </w:rPr>
        <w:fldChar w:fldCharType="end"/>
      </w:r>
      <w:r w:rsidR="00442F6B">
        <w:rPr>
          <w:rFonts w:cs="Times New Roman"/>
          <w:szCs w:val="24"/>
        </w:rPr>
        <w:t xml:space="preserve"> contain complete and correct verbatim excerpts of all Restrictions (including all Prohibited Uses) in effect as of the date of this Lease (each an </w:t>
      </w:r>
      <w:r w:rsidR="00EB7654">
        <w:rPr>
          <w:rFonts w:cs="Times New Roman"/>
          <w:szCs w:val="24"/>
        </w:rPr>
        <w:t>“</w:t>
      </w:r>
      <w:r w:rsidR="00442F6B">
        <w:rPr>
          <w:rFonts w:cs="Times New Roman"/>
          <w:b/>
          <w:szCs w:val="24"/>
        </w:rPr>
        <w:t>Existing Restriction</w:t>
      </w:r>
      <w:r w:rsidR="00EB7654">
        <w:rPr>
          <w:rFonts w:cs="Times New Roman"/>
          <w:szCs w:val="24"/>
        </w:rPr>
        <w:t>”</w:t>
      </w:r>
      <w:r w:rsidR="00442F6B">
        <w:rPr>
          <w:rFonts w:cs="Times New Roman"/>
          <w:szCs w:val="24"/>
        </w:rPr>
        <w:t>) and the name of the party to which each Existing Restriction benefits.</w:t>
      </w:r>
      <w:r w:rsidR="005E60C2">
        <w:rPr>
          <w:rFonts w:cs="Times New Roman"/>
          <w:szCs w:val="24"/>
        </w:rPr>
        <w:t xml:space="preserve"> </w:t>
      </w:r>
      <w:r w:rsidR="00442F6B">
        <w:rPr>
          <w:rFonts w:cs="Times New Roman"/>
          <w:szCs w:val="24"/>
        </w:rPr>
        <w:t xml:space="preserve">Tenant covenants that Tenant shall be bound by each Existing Restriction set forth in </w:t>
      </w:r>
      <w:r w:rsidR="00442F6B">
        <w:rPr>
          <w:rFonts w:cs="Times New Roman"/>
          <w:b/>
          <w:szCs w:val="24"/>
        </w:rPr>
        <w:fldChar w:fldCharType="begin"/>
      </w:r>
      <w:r w:rsidR="00442F6B">
        <w:rPr>
          <w:rFonts w:cs="Times New Roman"/>
          <w:b/>
          <w:szCs w:val="24"/>
        </w:rPr>
        <w:instrText xml:space="preserve"> REF _Ref9433699 \* Caps \h  \* MERGEFORMAT </w:instrText>
      </w:r>
      <w:r w:rsidR="00442F6B">
        <w:rPr>
          <w:rFonts w:cs="Times New Roman"/>
          <w:b/>
          <w:szCs w:val="24"/>
        </w:rPr>
      </w:r>
      <w:r w:rsidR="00442F6B">
        <w:rPr>
          <w:rFonts w:cs="Times New Roman"/>
          <w:b/>
          <w:szCs w:val="24"/>
        </w:rPr>
        <w:fldChar w:fldCharType="separate"/>
      </w:r>
      <w:r w:rsidR="00442F6B">
        <w:rPr>
          <w:rFonts w:cs="Times New Roman"/>
          <w:b/>
          <w:szCs w:val="24"/>
        </w:rPr>
        <w:t>Exhibit</w:t>
      </w:r>
      <w:r w:rsidR="00442F6B">
        <w:rPr>
          <w:rFonts w:cs="Times New Roman"/>
          <w:szCs w:val="24"/>
        </w:rPr>
        <w:t xml:space="preserve"> </w:t>
      </w:r>
      <w:r w:rsidR="00442F6B">
        <w:rPr>
          <w:rFonts w:cs="Times New Roman"/>
          <w:b/>
          <w:szCs w:val="24"/>
        </w:rPr>
        <w:t>E</w:t>
      </w:r>
      <w:r w:rsidR="00442F6B">
        <w:rPr>
          <w:rFonts w:cs="Times New Roman"/>
          <w:b/>
          <w:szCs w:val="24"/>
        </w:rPr>
        <w:fldChar w:fldCharType="end"/>
      </w:r>
      <w:r w:rsidR="00442F6B">
        <w:rPr>
          <w:rFonts w:cs="Times New Roman"/>
          <w:szCs w:val="24"/>
        </w:rPr>
        <w:t xml:space="preserve"> and </w:t>
      </w:r>
      <w:r w:rsidR="00442F6B">
        <w:rPr>
          <w:rFonts w:cs="Times New Roman"/>
          <w:b/>
          <w:szCs w:val="24"/>
        </w:rPr>
        <w:fldChar w:fldCharType="begin"/>
      </w:r>
      <w:r w:rsidR="00442F6B">
        <w:rPr>
          <w:rFonts w:cs="Times New Roman"/>
          <w:b/>
          <w:szCs w:val="24"/>
        </w:rPr>
        <w:instrText xml:space="preserve"> REF _Ref9433713 \* Caps \h  \* MERGEFORMAT </w:instrText>
      </w:r>
      <w:r w:rsidR="00442F6B">
        <w:rPr>
          <w:rFonts w:cs="Times New Roman"/>
          <w:b/>
          <w:szCs w:val="24"/>
        </w:rPr>
      </w:r>
      <w:r w:rsidR="00442F6B">
        <w:rPr>
          <w:rFonts w:cs="Times New Roman"/>
          <w:b/>
          <w:szCs w:val="24"/>
        </w:rPr>
        <w:fldChar w:fldCharType="separate"/>
      </w:r>
      <w:r w:rsidR="00442F6B">
        <w:rPr>
          <w:rFonts w:cs="Times New Roman"/>
          <w:b/>
          <w:szCs w:val="24"/>
        </w:rPr>
        <w:t>Exhibit</w:t>
      </w:r>
      <w:r w:rsidR="00442F6B">
        <w:rPr>
          <w:rFonts w:cs="Times New Roman"/>
          <w:szCs w:val="24"/>
        </w:rPr>
        <w:t xml:space="preserve"> </w:t>
      </w:r>
      <w:r w:rsidR="00442F6B">
        <w:rPr>
          <w:rFonts w:cs="Times New Roman"/>
          <w:b/>
          <w:szCs w:val="24"/>
        </w:rPr>
        <w:t>F</w:t>
      </w:r>
      <w:r w:rsidR="00442F6B">
        <w:rPr>
          <w:rFonts w:cs="Times New Roman"/>
          <w:b/>
          <w:szCs w:val="24"/>
        </w:rPr>
        <w:fldChar w:fldCharType="end"/>
      </w:r>
      <w:r w:rsidR="00442F6B">
        <w:rPr>
          <w:rFonts w:cs="Times New Roman"/>
          <w:szCs w:val="24"/>
        </w:rPr>
        <w:t xml:space="preserve"> to the extent it applies to the Premises and Tenant until the date on which the lease, operating agreement or other instrument containing the Existing Restriction expires, is terminated or is modified to remove such Existing Restriction.</w:t>
      </w:r>
    </w:p>
    <w:p w14:paraId="5101A84F" w14:textId="77777777" w:rsidR="00DD5BF1" w:rsidRDefault="00DD5BF1">
      <w:pPr>
        <w:pStyle w:val="Heading3"/>
        <w:adjustRightInd/>
        <w:rPr>
          <w:rFonts w:cs="Times New Roman"/>
          <w:szCs w:val="24"/>
        </w:rPr>
      </w:pPr>
      <w:r>
        <w:rPr>
          <w:rFonts w:cs="Times New Roman"/>
          <w:szCs w:val="24"/>
        </w:rPr>
        <w:t>Landlord covenants that no Restriction (including any Prohibited Use) first in effect after the date of this Lease shall apply to the Premises (as the same may be enlarged or decreased) during the Term (as the same may be extended pursuant to this Lease or otherwise).</w:t>
      </w:r>
    </w:p>
    <w:p w14:paraId="47A2C20E" w14:textId="2B2A5925" w:rsidR="00DD5BF1" w:rsidRDefault="00DD5BF1">
      <w:pPr>
        <w:pStyle w:val="Heading3"/>
        <w:adjustRightInd/>
        <w:rPr>
          <w:rFonts w:cs="Times New Roman"/>
          <w:szCs w:val="24"/>
        </w:rPr>
      </w:pPr>
      <w:r>
        <w:rPr>
          <w:rFonts w:cs="Times New Roman"/>
          <w:szCs w:val="24"/>
        </w:rPr>
        <w:t xml:space="preserve">Landlord shall indemnify, defend and hold Tenant and any party claiming by or through Tenant harmless from and against any and all Indemnified Costs relating to the enforcement by any party of any Restriction (including any Prohibited Use), except the Existing Restrictions set forth in </w:t>
      </w:r>
      <w:r>
        <w:rPr>
          <w:rFonts w:cs="Times New Roman"/>
          <w:b/>
          <w:szCs w:val="24"/>
        </w:rPr>
        <w:fldChar w:fldCharType="begin"/>
      </w:r>
      <w:r>
        <w:rPr>
          <w:rFonts w:cs="Times New Roman"/>
          <w:b/>
          <w:szCs w:val="24"/>
        </w:rPr>
        <w:instrText xml:space="preserve"> REF _Ref9433699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E</w:t>
      </w:r>
      <w:r>
        <w:rPr>
          <w:rFonts w:cs="Times New Roman"/>
          <w:b/>
          <w:szCs w:val="24"/>
        </w:rPr>
        <w:fldChar w:fldCharType="end"/>
      </w:r>
      <w:r>
        <w:rPr>
          <w:rFonts w:cs="Times New Roman"/>
          <w:szCs w:val="24"/>
        </w:rPr>
        <w:t xml:space="preserve"> and </w:t>
      </w:r>
      <w:r>
        <w:rPr>
          <w:rFonts w:cs="Times New Roman"/>
          <w:b/>
          <w:szCs w:val="24"/>
        </w:rPr>
        <w:fldChar w:fldCharType="begin"/>
      </w:r>
      <w:r>
        <w:rPr>
          <w:rFonts w:cs="Times New Roman"/>
          <w:b/>
          <w:szCs w:val="24"/>
        </w:rPr>
        <w:instrText xml:space="preserve"> REF _Ref9433713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F</w:t>
      </w:r>
      <w:r>
        <w:rPr>
          <w:rFonts w:cs="Times New Roman"/>
          <w:b/>
          <w:szCs w:val="24"/>
        </w:rPr>
        <w:fldChar w:fldCharType="end"/>
      </w:r>
      <w:r>
        <w:rPr>
          <w:rFonts w:cs="Times New Roman"/>
          <w:szCs w:val="24"/>
        </w:rPr>
        <w:t>.</w:t>
      </w:r>
    </w:p>
    <w:p w14:paraId="3FF95F46" w14:textId="77777777" w:rsidR="00222B00" w:rsidRDefault="00222B00" w:rsidP="00222B00">
      <w:pPr>
        <w:pStyle w:val="Heading2"/>
        <w:adjustRightInd/>
        <w:rPr>
          <w:rFonts w:cs="Times New Roman"/>
          <w:bCs w:val="0"/>
          <w:vanish/>
          <w:szCs w:val="24"/>
          <w:specVanish/>
        </w:rPr>
      </w:pPr>
      <w:bookmarkStart w:id="95" w:name="_Hlk119071312"/>
      <w:r>
        <w:rPr>
          <w:rFonts w:cs="Times New Roman"/>
          <w:bCs w:val="0"/>
          <w:szCs w:val="24"/>
        </w:rPr>
        <w:t>Prohibited Uses</w:t>
      </w:r>
    </w:p>
    <w:bookmarkEnd w:id="95"/>
    <w:p w14:paraId="5CC8C43D" w14:textId="216CE3DE" w:rsidR="00222B00" w:rsidRDefault="00222B00" w:rsidP="00F21B07">
      <w:pPr>
        <w:pStyle w:val="Heading3"/>
        <w:numPr>
          <w:ilvl w:val="0"/>
          <w:numId w:val="0"/>
        </w:numPr>
        <w:adjustRightInd/>
        <w:rPr>
          <w:rFonts w:cs="Times New Roman"/>
          <w:szCs w:val="24"/>
        </w:rPr>
      </w:pPr>
    </w:p>
    <w:p w14:paraId="1D1D40C3" w14:textId="77777777" w:rsidR="00222B00" w:rsidRPr="00585610" w:rsidRDefault="00222B00" w:rsidP="00222B00">
      <w:pPr>
        <w:pStyle w:val="Heading3"/>
        <w:numPr>
          <w:ilvl w:val="2"/>
          <w:numId w:val="6"/>
        </w:numPr>
        <w:adjustRightInd/>
        <w:rPr>
          <w:rFonts w:cs="Times New Roman"/>
          <w:szCs w:val="24"/>
        </w:rPr>
      </w:pPr>
      <w:bookmarkStart w:id="96" w:name="_Hlk96086047"/>
      <w:bookmarkStart w:id="97" w:name="_Hlk78383071"/>
      <w:r w:rsidRPr="00585610">
        <w:rPr>
          <w:rFonts w:cs="Times New Roman"/>
          <w:szCs w:val="24"/>
        </w:rPr>
        <w:t xml:space="preserve">Landlord covenants that no portion of the Shopping Center shall be used for any of the following purposes: </w:t>
      </w:r>
    </w:p>
    <w:p w14:paraId="064A4233" w14:textId="48B03775" w:rsidR="00222B00" w:rsidRDefault="00222B00" w:rsidP="00222B00">
      <w:pPr>
        <w:pStyle w:val="Heading4"/>
        <w:adjustRightInd/>
        <w:rPr>
          <w:rFonts w:cs="Times New Roman"/>
          <w:szCs w:val="24"/>
        </w:rPr>
      </w:pPr>
      <w:r>
        <w:rPr>
          <w:rFonts w:cs="Times New Roman"/>
          <w:szCs w:val="24"/>
        </w:rPr>
        <w:t>a bowling alley within nine hundred (900) feet of the front entrance to the Premises</w:t>
      </w:r>
      <w:r w:rsidR="004C231D">
        <w:rPr>
          <w:rFonts w:cs="Times New Roman"/>
          <w:szCs w:val="24"/>
        </w:rPr>
        <w:t xml:space="preserve"> (except within the “Entertainment/Hotel Build Area” as shown on Exhibit A-1 (“</w:t>
      </w:r>
      <w:r w:rsidR="004C231D" w:rsidRPr="004C231D">
        <w:rPr>
          <w:rFonts w:cs="Times New Roman"/>
          <w:b/>
          <w:bCs/>
          <w:szCs w:val="24"/>
        </w:rPr>
        <w:t>Entertainment Build Area</w:t>
      </w:r>
      <w:r w:rsidR="004C231D">
        <w:rPr>
          <w:rFonts w:cs="Times New Roman"/>
          <w:szCs w:val="24"/>
        </w:rPr>
        <w:t>”)</w:t>
      </w:r>
      <w:r>
        <w:rPr>
          <w:rFonts w:cs="Times New Roman"/>
          <w:szCs w:val="24"/>
        </w:rPr>
        <w:t xml:space="preserve">; </w:t>
      </w:r>
    </w:p>
    <w:p w14:paraId="69DA4B55" w14:textId="5AB95141" w:rsidR="00222B00" w:rsidRDefault="00222B00" w:rsidP="00222B00">
      <w:pPr>
        <w:pStyle w:val="Heading4"/>
        <w:adjustRightInd/>
        <w:rPr>
          <w:rFonts w:cs="Times New Roman"/>
          <w:szCs w:val="24"/>
        </w:rPr>
      </w:pPr>
      <w:r>
        <w:rPr>
          <w:rFonts w:cs="Times New Roman"/>
          <w:szCs w:val="24"/>
        </w:rPr>
        <w:t xml:space="preserve">a video or amusement arcade within three hundred (300) feet of the front entrance to the Premises (other than as an </w:t>
      </w:r>
      <w:r w:rsidR="002E426F">
        <w:rPr>
          <w:rFonts w:cs="Times New Roman"/>
          <w:szCs w:val="24"/>
        </w:rPr>
        <w:t>i</w:t>
      </w:r>
      <w:r>
        <w:rPr>
          <w:rFonts w:cs="Times New Roman"/>
          <w:szCs w:val="24"/>
        </w:rPr>
        <w:t>ncidental us</w:t>
      </w:r>
      <w:r w:rsidR="002E426F">
        <w:rPr>
          <w:rFonts w:cs="Times New Roman"/>
          <w:szCs w:val="24"/>
        </w:rPr>
        <w:t>e</w:t>
      </w:r>
      <w:r>
        <w:rPr>
          <w:rFonts w:cs="Times New Roman"/>
          <w:szCs w:val="24"/>
        </w:rPr>
        <w:t xml:space="preserve">); </w:t>
      </w:r>
    </w:p>
    <w:p w14:paraId="7688ED8B" w14:textId="295C9A86" w:rsidR="00222B00" w:rsidRDefault="00222B00" w:rsidP="00222B00">
      <w:pPr>
        <w:pStyle w:val="Heading4"/>
        <w:adjustRightInd/>
        <w:rPr>
          <w:rFonts w:cs="Times New Roman"/>
          <w:szCs w:val="24"/>
        </w:rPr>
      </w:pPr>
      <w:r>
        <w:rPr>
          <w:rFonts w:cs="Times New Roman"/>
          <w:szCs w:val="24"/>
        </w:rPr>
        <w:t xml:space="preserve">the sale of alcoholic beverages for on-premises consumption within three hundred (300) feet of the front entrance to the Premises (except </w:t>
      </w:r>
      <w:r w:rsidR="0012783A">
        <w:rPr>
          <w:rFonts w:cs="Times New Roman"/>
          <w:szCs w:val="24"/>
        </w:rPr>
        <w:t>for restaurants which derive no more than thirty percent (30%) of its total gross revenue from the sale of alcohol</w:t>
      </w:r>
      <w:r>
        <w:rPr>
          <w:rFonts w:cs="Times New Roman"/>
          <w:szCs w:val="24"/>
        </w:rPr>
        <w:t xml:space="preserve">); </w:t>
      </w:r>
    </w:p>
    <w:p w14:paraId="7E0DDC63" w14:textId="17940B41" w:rsidR="00222B00" w:rsidRDefault="00222B00" w:rsidP="00222B00">
      <w:pPr>
        <w:pStyle w:val="Heading4"/>
        <w:adjustRightInd/>
        <w:rPr>
          <w:rFonts w:cs="Times New Roman"/>
          <w:szCs w:val="24"/>
        </w:rPr>
      </w:pPr>
      <w:r>
        <w:rPr>
          <w:rFonts w:cs="Times New Roman"/>
          <w:szCs w:val="24"/>
        </w:rPr>
        <w:t>a movie theatre within nine hundred (900) feet of the front entrance to the Premises</w:t>
      </w:r>
      <w:r w:rsidR="004C231D">
        <w:rPr>
          <w:rFonts w:cs="Times New Roman"/>
          <w:szCs w:val="24"/>
        </w:rPr>
        <w:t xml:space="preserve"> (except within the Entertainment Build Area);</w:t>
      </w:r>
      <w:r>
        <w:rPr>
          <w:rFonts w:cs="Times New Roman"/>
          <w:szCs w:val="24"/>
        </w:rPr>
        <w:t xml:space="preserve"> </w:t>
      </w:r>
    </w:p>
    <w:p w14:paraId="74CCBB92" w14:textId="27A6ACA0" w:rsidR="00222B00" w:rsidRDefault="00222B00" w:rsidP="00222B00">
      <w:pPr>
        <w:pStyle w:val="Heading4"/>
        <w:adjustRightInd/>
        <w:rPr>
          <w:rFonts w:cs="Times New Roman"/>
          <w:szCs w:val="24"/>
        </w:rPr>
      </w:pPr>
      <w:bookmarkStart w:id="98" w:name="_Hlk163823061"/>
      <w:r>
        <w:rPr>
          <w:rFonts w:cs="Times New Roman"/>
          <w:szCs w:val="24"/>
        </w:rPr>
        <w:t xml:space="preserve">a fitness center, gymnasium, aerobics studio or weightlifting center </w:t>
      </w:r>
      <w:r w:rsidR="00E37846">
        <w:rPr>
          <w:rFonts w:cs="Times New Roman"/>
          <w:szCs w:val="24"/>
        </w:rPr>
        <w:t>within the “Prohibited Uses Area” set forth in Exhibit A-1</w:t>
      </w:r>
      <w:r>
        <w:rPr>
          <w:rFonts w:cs="Times New Roman"/>
          <w:szCs w:val="24"/>
        </w:rPr>
        <w:t xml:space="preserve">; </w:t>
      </w:r>
      <w:bookmarkEnd w:id="98"/>
    </w:p>
    <w:p w14:paraId="6D44C8BF" w14:textId="77777777" w:rsidR="00222B00" w:rsidRDefault="00222B00" w:rsidP="00222B00">
      <w:pPr>
        <w:pStyle w:val="Heading4"/>
        <w:adjustRightInd/>
        <w:rPr>
          <w:rFonts w:cs="Times New Roman"/>
          <w:szCs w:val="24"/>
        </w:rPr>
      </w:pPr>
      <w:r>
        <w:rPr>
          <w:rFonts w:cs="Times New Roman"/>
          <w:szCs w:val="24"/>
        </w:rPr>
        <w:t xml:space="preserve">the sale of automotive parts including tires (other than as an incidental use) or automotive services including repair services; </w:t>
      </w:r>
    </w:p>
    <w:p w14:paraId="02D63935" w14:textId="77777777" w:rsidR="00222B00" w:rsidRDefault="00222B00" w:rsidP="00222B00">
      <w:pPr>
        <w:pStyle w:val="Heading4"/>
        <w:adjustRightInd/>
        <w:rPr>
          <w:rFonts w:cs="Times New Roman"/>
          <w:szCs w:val="24"/>
        </w:rPr>
      </w:pPr>
      <w:r>
        <w:rPr>
          <w:rFonts w:cs="Times New Roman"/>
          <w:szCs w:val="24"/>
        </w:rPr>
        <w:t xml:space="preserve">the sale, rental or display of materials that are pornographic in nature; </w:t>
      </w:r>
    </w:p>
    <w:p w14:paraId="6F5D566E" w14:textId="77777777" w:rsidR="00222B00" w:rsidRDefault="00222B00" w:rsidP="00222B00">
      <w:pPr>
        <w:pStyle w:val="Heading4"/>
        <w:adjustRightInd/>
        <w:rPr>
          <w:rFonts w:cs="Times New Roman"/>
          <w:szCs w:val="24"/>
        </w:rPr>
      </w:pPr>
      <w:r>
        <w:rPr>
          <w:rFonts w:cs="Times New Roman"/>
          <w:szCs w:val="24"/>
        </w:rPr>
        <w:t xml:space="preserve">any unusual fire, explosive or dangerous hazards (including the storage, display or sale of explosives or fireworks other than “sparklers”); </w:t>
      </w:r>
    </w:p>
    <w:p w14:paraId="6AC9B24C" w14:textId="77777777" w:rsidR="00222B00" w:rsidRDefault="00222B00" w:rsidP="00222B00">
      <w:pPr>
        <w:pStyle w:val="Heading4"/>
        <w:adjustRightInd/>
        <w:rPr>
          <w:rFonts w:cs="Times New Roman"/>
          <w:szCs w:val="24"/>
        </w:rPr>
      </w:pPr>
      <w:r>
        <w:rPr>
          <w:rFonts w:cs="Times New Roman"/>
          <w:szCs w:val="24"/>
        </w:rPr>
        <w:t xml:space="preserve">a restaurant adjacent to the Premises; </w:t>
      </w:r>
    </w:p>
    <w:p w14:paraId="56C9F396" w14:textId="77777777" w:rsidR="00222B00" w:rsidRDefault="00222B00" w:rsidP="00222B00">
      <w:pPr>
        <w:pStyle w:val="Heading4"/>
        <w:adjustRightInd/>
        <w:rPr>
          <w:rFonts w:cs="Times New Roman"/>
          <w:szCs w:val="24"/>
        </w:rPr>
      </w:pPr>
      <w:r>
        <w:rPr>
          <w:rFonts w:cs="Times New Roman"/>
          <w:szCs w:val="24"/>
        </w:rPr>
        <w:t xml:space="preserve">a carnival or amusement park; </w:t>
      </w:r>
    </w:p>
    <w:p w14:paraId="1C92A393" w14:textId="77777777" w:rsidR="00222B00" w:rsidRDefault="00222B00" w:rsidP="00222B00">
      <w:pPr>
        <w:pStyle w:val="Heading4"/>
        <w:adjustRightInd/>
        <w:rPr>
          <w:rFonts w:cs="Times New Roman"/>
          <w:szCs w:val="24"/>
        </w:rPr>
      </w:pPr>
      <w:r>
        <w:rPr>
          <w:rFonts w:cs="Times New Roman"/>
          <w:szCs w:val="24"/>
        </w:rPr>
        <w:t xml:space="preserve">an assembling, manufacturing, distilling, refining, smelting, industrial, agricultural, drilling or mining operation; </w:t>
      </w:r>
    </w:p>
    <w:p w14:paraId="409A0F53" w14:textId="77777777" w:rsidR="00222B00" w:rsidRDefault="00222B00" w:rsidP="00222B00">
      <w:pPr>
        <w:pStyle w:val="Heading4"/>
        <w:adjustRightInd/>
        <w:rPr>
          <w:rFonts w:cs="Times New Roman"/>
          <w:szCs w:val="24"/>
        </w:rPr>
      </w:pPr>
      <w:r>
        <w:rPr>
          <w:rFonts w:cs="Times New Roman"/>
          <w:szCs w:val="24"/>
        </w:rPr>
        <w:lastRenderedPageBreak/>
        <w:t xml:space="preserve">storage (other than as an incidental use); </w:t>
      </w:r>
    </w:p>
    <w:p w14:paraId="714AC395" w14:textId="735B66C8" w:rsidR="00222B00" w:rsidRDefault="00222B00" w:rsidP="00222B00">
      <w:pPr>
        <w:pStyle w:val="Heading4"/>
        <w:adjustRightInd/>
        <w:rPr>
          <w:rFonts w:cs="Times New Roman"/>
          <w:szCs w:val="24"/>
        </w:rPr>
      </w:pPr>
      <w:r>
        <w:rPr>
          <w:rFonts w:cs="Times New Roman"/>
          <w:szCs w:val="24"/>
        </w:rPr>
        <w:t xml:space="preserve">a commercial laundry or </w:t>
      </w:r>
      <w:r w:rsidR="009A3A44">
        <w:rPr>
          <w:rFonts w:cs="Times New Roman"/>
          <w:szCs w:val="24"/>
        </w:rPr>
        <w:t>dry-cleaning</w:t>
      </w:r>
      <w:r>
        <w:rPr>
          <w:rFonts w:cs="Times New Roman"/>
          <w:szCs w:val="24"/>
        </w:rPr>
        <w:t xml:space="preserve"> plant; </w:t>
      </w:r>
    </w:p>
    <w:p w14:paraId="56C0DCD5" w14:textId="5A9E89DA" w:rsidR="00222B00" w:rsidRDefault="00727ACC" w:rsidP="00222B00">
      <w:pPr>
        <w:pStyle w:val="Heading4"/>
        <w:adjustRightInd/>
        <w:rPr>
          <w:rFonts w:cs="Times New Roman"/>
          <w:szCs w:val="24"/>
        </w:rPr>
      </w:pPr>
      <w:r w:rsidRPr="00727ACC">
        <w:rPr>
          <w:rFonts w:cs="Times New Roman"/>
          <w:szCs w:val="24"/>
        </w:rPr>
        <w:t>any pet supply store, pet grooming or boarding establishment, or veterinarian or veterinary hospital (other than as an incidental use) within the Prohibited Use area</w:t>
      </w:r>
      <w:r w:rsidR="00222B00">
        <w:rPr>
          <w:rFonts w:cs="Times New Roman"/>
          <w:szCs w:val="24"/>
        </w:rPr>
        <w:t xml:space="preserve">; </w:t>
      </w:r>
    </w:p>
    <w:p w14:paraId="3FE4AE25" w14:textId="77777777" w:rsidR="00222B00" w:rsidRDefault="00222B00" w:rsidP="00222B00">
      <w:pPr>
        <w:pStyle w:val="Heading4"/>
        <w:adjustRightInd/>
        <w:rPr>
          <w:rFonts w:cs="Times New Roman"/>
          <w:szCs w:val="24"/>
        </w:rPr>
      </w:pPr>
      <w:r>
        <w:rPr>
          <w:rFonts w:cs="Times New Roman"/>
          <w:szCs w:val="24"/>
        </w:rPr>
        <w:t xml:space="preserve">a mortuary or funeral establishment; </w:t>
      </w:r>
    </w:p>
    <w:p w14:paraId="42F9A851" w14:textId="77777777" w:rsidR="00222B00" w:rsidRDefault="00222B00" w:rsidP="00222B00">
      <w:pPr>
        <w:pStyle w:val="Heading4"/>
        <w:adjustRightInd/>
        <w:rPr>
          <w:rFonts w:cs="Times New Roman"/>
          <w:szCs w:val="24"/>
        </w:rPr>
      </w:pPr>
      <w:r>
        <w:rPr>
          <w:rFonts w:cs="Times New Roman"/>
          <w:szCs w:val="24"/>
        </w:rPr>
        <w:t xml:space="preserve">the sale of coffins or caskets; </w:t>
      </w:r>
    </w:p>
    <w:p w14:paraId="7EBB1452" w14:textId="77777777" w:rsidR="00222B00" w:rsidRDefault="00222B00" w:rsidP="00222B00">
      <w:pPr>
        <w:pStyle w:val="Heading4"/>
        <w:adjustRightInd/>
        <w:rPr>
          <w:rFonts w:cs="Times New Roman"/>
          <w:szCs w:val="24"/>
        </w:rPr>
      </w:pPr>
      <w:r>
        <w:rPr>
          <w:rFonts w:cs="Times New Roman"/>
          <w:szCs w:val="24"/>
        </w:rPr>
        <w:t xml:space="preserve">a pawn shop; </w:t>
      </w:r>
    </w:p>
    <w:p w14:paraId="6A079961" w14:textId="77777777" w:rsidR="00222B00" w:rsidRDefault="00222B00" w:rsidP="00222B00">
      <w:pPr>
        <w:pStyle w:val="Heading4"/>
        <w:adjustRightInd/>
        <w:rPr>
          <w:rFonts w:cs="Times New Roman"/>
          <w:szCs w:val="24"/>
        </w:rPr>
      </w:pPr>
      <w:r>
        <w:rPr>
          <w:rFonts w:cs="Times New Roman"/>
          <w:szCs w:val="24"/>
        </w:rPr>
        <w:t xml:space="preserve">a flea market; </w:t>
      </w:r>
    </w:p>
    <w:p w14:paraId="4094075D" w14:textId="77777777" w:rsidR="00222B00" w:rsidRDefault="00222B00" w:rsidP="00222B00">
      <w:pPr>
        <w:pStyle w:val="Heading4"/>
        <w:adjustRightInd/>
        <w:rPr>
          <w:rFonts w:cs="Times New Roman"/>
          <w:szCs w:val="24"/>
        </w:rPr>
      </w:pPr>
      <w:r>
        <w:rPr>
          <w:rFonts w:cs="Times New Roman"/>
          <w:szCs w:val="24"/>
        </w:rPr>
        <w:t xml:space="preserve">a shooting gallery; </w:t>
      </w:r>
    </w:p>
    <w:p w14:paraId="09EB4E8F" w14:textId="77777777" w:rsidR="00222B00" w:rsidRDefault="00222B00" w:rsidP="00222B00">
      <w:pPr>
        <w:pStyle w:val="Heading4"/>
        <w:adjustRightInd/>
        <w:rPr>
          <w:rFonts w:cs="Times New Roman"/>
          <w:szCs w:val="24"/>
        </w:rPr>
      </w:pPr>
      <w:r>
        <w:rPr>
          <w:rFonts w:cs="Times New Roman"/>
          <w:szCs w:val="24"/>
        </w:rPr>
        <w:t xml:space="preserve">any use that permits a pest infestation without prompt action to eliminate the infestation; </w:t>
      </w:r>
    </w:p>
    <w:p w14:paraId="23317A46" w14:textId="77777777" w:rsidR="00222B00" w:rsidRDefault="00222B00" w:rsidP="00222B00">
      <w:pPr>
        <w:pStyle w:val="Heading4"/>
        <w:adjustRightInd/>
        <w:rPr>
          <w:rFonts w:cs="Times New Roman"/>
          <w:szCs w:val="24"/>
        </w:rPr>
      </w:pPr>
      <w:r>
        <w:rPr>
          <w:rFonts w:cs="Times New Roman"/>
          <w:szCs w:val="24"/>
        </w:rPr>
        <w:t xml:space="preserve">any use that permits music or sounds to be heard inside of the Premises when all doors are opened; </w:t>
      </w:r>
    </w:p>
    <w:p w14:paraId="3C2C9D5B" w14:textId="77777777" w:rsidR="00222B00" w:rsidRDefault="00222B00" w:rsidP="00222B00">
      <w:pPr>
        <w:pStyle w:val="Heading4"/>
        <w:adjustRightInd/>
        <w:rPr>
          <w:rFonts w:cs="Times New Roman"/>
          <w:szCs w:val="24"/>
        </w:rPr>
      </w:pPr>
      <w:bookmarkStart w:id="99" w:name="_Hlk75506165"/>
      <w:r>
        <w:rPr>
          <w:rFonts w:cs="Times New Roman"/>
          <w:szCs w:val="24"/>
        </w:rPr>
        <w:t>any use that permits noxious odors to be smelled outside of the Premises</w:t>
      </w:r>
      <w:bookmarkEnd w:id="99"/>
      <w:r>
        <w:rPr>
          <w:rFonts w:cs="Times New Roman"/>
          <w:szCs w:val="24"/>
        </w:rPr>
        <w:t xml:space="preserve">; </w:t>
      </w:r>
    </w:p>
    <w:p w14:paraId="169D824E" w14:textId="77777777" w:rsidR="00222B00" w:rsidRDefault="00222B00" w:rsidP="00222B00">
      <w:pPr>
        <w:pStyle w:val="Heading4"/>
        <w:adjustRightInd/>
        <w:rPr>
          <w:rFonts w:cs="Times New Roman"/>
          <w:szCs w:val="24"/>
        </w:rPr>
      </w:pPr>
      <w:r>
        <w:rPr>
          <w:rFonts w:cs="Times New Roman"/>
          <w:szCs w:val="24"/>
        </w:rPr>
        <w:t xml:space="preserve">and any use that permits vibrations to be felt inside of the Premises. </w:t>
      </w:r>
    </w:p>
    <w:p w14:paraId="339CA06F" w14:textId="77777777" w:rsidR="00222B00" w:rsidRDefault="00222B00" w:rsidP="00222B00">
      <w:pPr>
        <w:pStyle w:val="Heading4"/>
        <w:numPr>
          <w:ilvl w:val="0"/>
          <w:numId w:val="0"/>
        </w:numPr>
        <w:adjustRightInd/>
        <w:rPr>
          <w:rFonts w:cs="Times New Roman"/>
          <w:szCs w:val="24"/>
        </w:rPr>
      </w:pPr>
      <w:r>
        <w:rPr>
          <w:rFonts w:cs="Times New Roman"/>
          <w:szCs w:val="24"/>
        </w:rPr>
        <w:t xml:space="preserve">Landlord shall immediately take all prudent actions to ensure that such uses are prohibited, including, without limitation, taking prompt legal action as necessary or prudent to enforce such prohibitions. </w:t>
      </w:r>
    </w:p>
    <w:bookmarkEnd w:id="96"/>
    <w:p w14:paraId="44C5A7C0" w14:textId="286932DA" w:rsidR="00E6693B" w:rsidRDefault="00222B00" w:rsidP="00222B00">
      <w:pPr>
        <w:pStyle w:val="Heading3"/>
        <w:rPr>
          <w:rFonts w:cs="Times New Roman"/>
          <w:szCs w:val="24"/>
        </w:rPr>
      </w:pPr>
      <w:r>
        <w:rPr>
          <w:rFonts w:cs="Times New Roman"/>
          <w:szCs w:val="24"/>
        </w:rPr>
        <w:t>To the extent that all other occupants of the Shopping Center observe the prohibitions of this Section 13.3, Tenant covenants that no portion of the Premises shall be used for any of the prohibited uses described in this Section 13.3, except for those uses that are prohibited only in certain proximity to the Premises under this Section 13.3 (</w:t>
      </w:r>
      <w:r>
        <w:rPr>
          <w:rFonts w:cs="Times New Roman"/>
          <w:i/>
          <w:szCs w:val="24"/>
        </w:rPr>
        <w:t>e.g.</w:t>
      </w:r>
      <w:r>
        <w:rPr>
          <w:rFonts w:cs="Times New Roman"/>
          <w:szCs w:val="24"/>
        </w:rPr>
        <w:t>, a use that is prohibited only within three hundred (300) feet of the front entrance to the Premises).</w:t>
      </w:r>
      <w:bookmarkEnd w:id="97"/>
      <w:r>
        <w:rPr>
          <w:rFonts w:cs="Times New Roman"/>
          <w:szCs w:val="24"/>
        </w:rPr>
        <w:t>In addition, Landlord covenants that, during the Term, no portion of the Shopping Center (including the Premises) shall be used for any of the prohibited uses contained in a lease, operating agreement or other instrument applicable to the Shopping Center (“</w:t>
      </w:r>
      <w:r>
        <w:rPr>
          <w:rFonts w:cs="Times New Roman"/>
          <w:b/>
          <w:szCs w:val="24"/>
        </w:rPr>
        <w:t>Prohibited Uses</w:t>
      </w:r>
      <w:r>
        <w:rPr>
          <w:rFonts w:cs="Times New Roman"/>
          <w:szCs w:val="24"/>
        </w:rPr>
        <w:t xml:space="preserve">”) to the extent such Prohibited Uses are set forth verbatim on </w:t>
      </w:r>
      <w:r>
        <w:rPr>
          <w:rFonts w:cs="Times New Roman"/>
          <w:b/>
          <w:szCs w:val="24"/>
        </w:rPr>
        <w:fldChar w:fldCharType="begin"/>
      </w:r>
      <w:r>
        <w:rPr>
          <w:rFonts w:cs="Times New Roman"/>
          <w:b/>
          <w:szCs w:val="24"/>
        </w:rPr>
        <w:instrText xml:space="preserve"> REF _Ref9433713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F</w:t>
      </w:r>
      <w:r>
        <w:rPr>
          <w:rFonts w:cs="Times New Roman"/>
          <w:b/>
          <w:szCs w:val="24"/>
        </w:rPr>
        <w:fldChar w:fldCharType="end"/>
      </w:r>
      <w:r>
        <w:rPr>
          <w:rFonts w:cs="Times New Roman"/>
          <w:szCs w:val="24"/>
        </w:rPr>
        <w:t xml:space="preserve"> (“</w:t>
      </w:r>
      <w:r>
        <w:rPr>
          <w:rFonts w:cs="Times New Roman"/>
          <w:b/>
          <w:szCs w:val="24"/>
        </w:rPr>
        <w:t>Existing Prohibited Uses</w:t>
      </w:r>
      <w:r>
        <w:rPr>
          <w:rFonts w:cs="Times New Roman"/>
          <w:szCs w:val="24"/>
        </w:rPr>
        <w:t>”).</w:t>
      </w:r>
    </w:p>
    <w:p w14:paraId="66D0A451" w14:textId="2F21C3F6" w:rsidR="00096606" w:rsidRPr="00096606" w:rsidRDefault="00096606" w:rsidP="00096606">
      <w:pPr>
        <w:pStyle w:val="Heading3"/>
      </w:pPr>
      <w:r>
        <w:t>Tenant shall use good faith efforts to avoid any action which would cause any work stoppage, picketing, labor disruption or dispute, or any material interference with the business of Landlord or any other tenant.</w:t>
      </w:r>
    </w:p>
    <w:p w14:paraId="713F1903" w14:textId="77777777" w:rsidR="00DD5BF1" w:rsidRDefault="00DD5BF1">
      <w:pPr>
        <w:pStyle w:val="Heading2"/>
        <w:adjustRightInd/>
        <w:rPr>
          <w:rFonts w:cs="Times New Roman"/>
          <w:bCs w:val="0"/>
          <w:vanish/>
          <w:szCs w:val="24"/>
          <w:specVanish/>
        </w:rPr>
      </w:pPr>
      <w:r>
        <w:rPr>
          <w:rFonts w:cs="Times New Roman"/>
          <w:bCs w:val="0"/>
          <w:szCs w:val="24"/>
        </w:rPr>
        <w:t>Days and Hours of Operation</w:t>
      </w:r>
    </w:p>
    <w:p w14:paraId="1CAF8D8A" w14:textId="77777777" w:rsidR="00DD5BF1" w:rsidRDefault="00DD5BF1">
      <w:pPr>
        <w:adjustRightInd/>
        <w:rPr>
          <w:rFonts w:cs="Times New Roman"/>
          <w:szCs w:val="24"/>
        </w:rPr>
      </w:pPr>
    </w:p>
    <w:p w14:paraId="15D5ADF1" w14:textId="7534F698" w:rsidR="00DD5BF1" w:rsidRDefault="00DD5BF1">
      <w:pPr>
        <w:pStyle w:val="Heading3"/>
        <w:adjustRightInd/>
        <w:rPr>
          <w:rFonts w:cs="Times New Roman"/>
          <w:i/>
          <w:szCs w:val="24"/>
          <w:u w:val="single"/>
        </w:rPr>
      </w:pPr>
      <w:r>
        <w:rPr>
          <w:rFonts w:cs="Times New Roman"/>
          <w:szCs w:val="24"/>
        </w:rPr>
        <w:t xml:space="preserve">Expressly subject to other provisions of this Lease, including, without limitation, Section 13.4(B) and Article 14, Tenant shall </w:t>
      </w:r>
      <w:r w:rsidR="00BD7D3F">
        <w:rPr>
          <w:rFonts w:cs="Times New Roman"/>
          <w:szCs w:val="24"/>
        </w:rPr>
        <w:t xml:space="preserve">continuously </w:t>
      </w:r>
      <w:r>
        <w:rPr>
          <w:rFonts w:cs="Times New Roman"/>
          <w:szCs w:val="24"/>
        </w:rPr>
        <w:t>operate its business at the Premises during the Tenant’s Minimum Times (as defined hereafter)</w:t>
      </w:r>
      <w:r w:rsidRPr="003678C5">
        <w:rPr>
          <w:rFonts w:cs="Times New Roman"/>
          <w:szCs w:val="24"/>
        </w:rPr>
        <w:t xml:space="preserve">, </w:t>
      </w:r>
      <w:bookmarkStart w:id="100" w:name="_Hlk78380327"/>
      <w:r w:rsidRPr="003678C5">
        <w:rPr>
          <w:rFonts w:cs="Times New Roman"/>
          <w:szCs w:val="24"/>
        </w:rPr>
        <w:t xml:space="preserve">provided that </w:t>
      </w:r>
      <w:r w:rsidR="003678C5">
        <w:rPr>
          <w:rFonts w:cs="Times New Roman"/>
          <w:szCs w:val="24"/>
        </w:rPr>
        <w:t xml:space="preserve">the Name Co-Tenant (as defined in Section </w:t>
      </w:r>
      <w:r w:rsidR="002D001B">
        <w:rPr>
          <w:rFonts w:cs="Times New Roman"/>
          <w:szCs w:val="24"/>
        </w:rPr>
        <w:t>14.1</w:t>
      </w:r>
      <w:r w:rsidR="00704EB5">
        <w:rPr>
          <w:rFonts w:cs="Times New Roman"/>
          <w:szCs w:val="24"/>
        </w:rPr>
        <w:t xml:space="preserve"> hereof</w:t>
      </w:r>
      <w:r w:rsidR="002D001B">
        <w:rPr>
          <w:rFonts w:cs="Times New Roman"/>
          <w:szCs w:val="24"/>
        </w:rPr>
        <w:t xml:space="preserve">) </w:t>
      </w:r>
      <w:r w:rsidR="003678C5">
        <w:rPr>
          <w:rFonts w:cs="Times New Roman"/>
          <w:szCs w:val="24"/>
        </w:rPr>
        <w:t xml:space="preserve">and </w:t>
      </w:r>
      <w:r w:rsidRPr="003678C5">
        <w:rPr>
          <w:rFonts w:cs="Times New Roman"/>
          <w:szCs w:val="24"/>
        </w:rPr>
        <w:t xml:space="preserve">at least </w:t>
      </w:r>
      <w:r w:rsidR="003678C5" w:rsidRPr="003678C5">
        <w:rPr>
          <w:rFonts w:cs="Times New Roman"/>
          <w:szCs w:val="24"/>
        </w:rPr>
        <w:t>ninety</w:t>
      </w:r>
      <w:r w:rsidRPr="003678C5">
        <w:rPr>
          <w:rFonts w:cs="Times New Roman"/>
          <w:szCs w:val="24"/>
        </w:rPr>
        <w:t xml:space="preserve"> percent </w:t>
      </w:r>
      <w:r w:rsidR="002D001B">
        <w:rPr>
          <w:rFonts w:cs="Times New Roman"/>
          <w:szCs w:val="24"/>
        </w:rPr>
        <w:t>(</w:t>
      </w:r>
      <w:r w:rsidR="003678C5" w:rsidRPr="003678C5">
        <w:rPr>
          <w:rFonts w:cs="Times New Roman"/>
          <w:szCs w:val="24"/>
        </w:rPr>
        <w:t>90</w:t>
      </w:r>
      <w:r w:rsidRPr="003678C5">
        <w:rPr>
          <w:rFonts w:cs="Times New Roman"/>
          <w:szCs w:val="24"/>
        </w:rPr>
        <w:t>%) of the other tenants and occupants of the Shopping Center are open for business during Tenant’s Minimum Times</w:t>
      </w:r>
      <w:bookmarkEnd w:id="100"/>
      <w:r>
        <w:rPr>
          <w:rFonts w:cs="Times New Roman"/>
          <w:szCs w:val="24"/>
        </w:rPr>
        <w:t xml:space="preserve">. </w:t>
      </w:r>
      <w:r w:rsidR="00EB7654">
        <w:rPr>
          <w:rFonts w:cs="Times New Roman"/>
          <w:szCs w:val="24"/>
        </w:rPr>
        <w:t>“</w:t>
      </w:r>
      <w:r>
        <w:rPr>
          <w:rFonts w:cs="Times New Roman"/>
          <w:b/>
          <w:szCs w:val="24"/>
        </w:rPr>
        <w:t>Tenant’s Minimum Times</w:t>
      </w:r>
      <w:r w:rsidR="00EB7654">
        <w:rPr>
          <w:rFonts w:cs="Times New Roman"/>
          <w:szCs w:val="24"/>
        </w:rPr>
        <w:t>”</w:t>
      </w:r>
      <w:r>
        <w:rPr>
          <w:rFonts w:cs="Times New Roman"/>
          <w:szCs w:val="24"/>
        </w:rPr>
        <w:t xml:space="preserve"> means from 1</w:t>
      </w:r>
      <w:r w:rsidR="003678C5">
        <w:rPr>
          <w:rFonts w:cs="Times New Roman"/>
          <w:szCs w:val="24"/>
        </w:rPr>
        <w:t>1</w:t>
      </w:r>
      <w:r>
        <w:rPr>
          <w:rFonts w:cs="Times New Roman"/>
          <w:szCs w:val="24"/>
        </w:rPr>
        <w:t xml:space="preserve">:00 AM to </w:t>
      </w:r>
      <w:r w:rsidR="003678C5">
        <w:rPr>
          <w:rFonts w:cs="Times New Roman"/>
          <w:szCs w:val="24"/>
        </w:rPr>
        <w:t>7</w:t>
      </w:r>
      <w:r>
        <w:rPr>
          <w:rFonts w:cs="Times New Roman"/>
          <w:szCs w:val="24"/>
        </w:rPr>
        <w:t xml:space="preserve">:00 PM Monday through Saturday and 12:00 PM to </w:t>
      </w:r>
      <w:r w:rsidR="00675061">
        <w:rPr>
          <w:rFonts w:cs="Times New Roman"/>
          <w:szCs w:val="24"/>
        </w:rPr>
        <w:t>6</w:t>
      </w:r>
      <w:r>
        <w:rPr>
          <w:rFonts w:cs="Times New Roman"/>
          <w:szCs w:val="24"/>
        </w:rPr>
        <w:t xml:space="preserve">:00 PM Sunday, excluding Easter Sunday, Juneteenth, Thanksgiving Day, Christmas Day, New Year’s Day, and any other holiday observed by </w:t>
      </w:r>
      <w:proofErr w:type="gramStart"/>
      <w:r>
        <w:rPr>
          <w:rFonts w:cs="Times New Roman"/>
          <w:szCs w:val="24"/>
        </w:rPr>
        <w:t>the majority of</w:t>
      </w:r>
      <w:proofErr w:type="gramEnd"/>
      <w:r>
        <w:rPr>
          <w:rFonts w:cs="Times New Roman"/>
          <w:szCs w:val="24"/>
        </w:rPr>
        <w:t xml:space="preserve"> the occupants of the Shopping Center.</w:t>
      </w:r>
    </w:p>
    <w:p w14:paraId="370AD526" w14:textId="3C59ACA3" w:rsidR="00DD5BF1" w:rsidRDefault="00DD5BF1" w:rsidP="00BD7D3F">
      <w:pPr>
        <w:pStyle w:val="Heading3"/>
        <w:keepNext/>
        <w:adjustRightInd/>
        <w:rPr>
          <w:rFonts w:cs="Times New Roman"/>
          <w:szCs w:val="24"/>
        </w:rPr>
      </w:pPr>
      <w:r>
        <w:rPr>
          <w:rFonts w:cs="Times New Roman"/>
          <w:szCs w:val="24"/>
        </w:rPr>
        <w:lastRenderedPageBreak/>
        <w:t>Notwithstanding anything in this Lease to the contrary, Tenant shall not be required to:</w:t>
      </w:r>
    </w:p>
    <w:p w14:paraId="246F1A26" w14:textId="5A8C29E4" w:rsidR="008E4B6A" w:rsidRPr="008E4B6A" w:rsidRDefault="008E4B6A" w:rsidP="008E4B6A">
      <w:pPr>
        <w:pStyle w:val="Heading4"/>
        <w:adjustRightInd/>
        <w:rPr>
          <w:rFonts w:cs="Times New Roman"/>
          <w:szCs w:val="24"/>
        </w:rPr>
      </w:pPr>
      <w:r>
        <w:rPr>
          <w:rFonts w:cs="Times New Roman"/>
          <w:szCs w:val="24"/>
        </w:rPr>
        <w:t>operate at all if Tenant would be required to operate less than Tenant’s Minimum Times or less than five (5) hours on Sunday;</w:t>
      </w:r>
    </w:p>
    <w:p w14:paraId="359FF4F6" w14:textId="7ECD48CF" w:rsidR="00DD5BF1" w:rsidRDefault="00DD5BF1">
      <w:pPr>
        <w:pStyle w:val="Heading4"/>
        <w:adjustRightInd/>
        <w:rPr>
          <w:rFonts w:cs="Times New Roman"/>
          <w:szCs w:val="24"/>
        </w:rPr>
      </w:pPr>
      <w:r>
        <w:rPr>
          <w:rFonts w:cs="Times New Roman"/>
          <w:szCs w:val="24"/>
        </w:rPr>
        <w:t xml:space="preserve">operate during periods when Tenant is taking inventory </w:t>
      </w:r>
      <w:r w:rsidRPr="002D001B">
        <w:rPr>
          <w:rFonts w:cs="Times New Roman"/>
          <w:iCs/>
          <w:szCs w:val="24"/>
        </w:rPr>
        <w:t xml:space="preserve">(not to exceed </w:t>
      </w:r>
      <w:r w:rsidR="002D001B" w:rsidRPr="002D001B">
        <w:rPr>
          <w:rFonts w:cs="Times New Roman"/>
          <w:iCs/>
          <w:szCs w:val="24"/>
        </w:rPr>
        <w:t>two</w:t>
      </w:r>
      <w:r w:rsidRPr="002D001B">
        <w:rPr>
          <w:rFonts w:cs="Times New Roman"/>
          <w:iCs/>
          <w:szCs w:val="24"/>
        </w:rPr>
        <w:t xml:space="preserve"> (</w:t>
      </w:r>
      <w:r w:rsidR="002D001B" w:rsidRPr="002D001B">
        <w:rPr>
          <w:rFonts w:cs="Times New Roman"/>
          <w:iCs/>
          <w:szCs w:val="24"/>
        </w:rPr>
        <w:t>2</w:t>
      </w:r>
      <w:r w:rsidRPr="002D001B">
        <w:rPr>
          <w:rFonts w:cs="Times New Roman"/>
          <w:iCs/>
          <w:szCs w:val="24"/>
        </w:rPr>
        <w:t>) days per calendar year)</w:t>
      </w:r>
      <w:r>
        <w:rPr>
          <w:rFonts w:cs="Times New Roman"/>
          <w:i/>
          <w:szCs w:val="24"/>
        </w:rPr>
        <w:t>, nor during</w:t>
      </w:r>
      <w:r>
        <w:rPr>
          <w:rFonts w:cs="Times New Roman"/>
          <w:szCs w:val="24"/>
        </w:rPr>
        <w:t xml:space="preserve"> the making of repairs to or remodeling of the Premises, </w:t>
      </w:r>
      <w:proofErr w:type="gramStart"/>
      <w:r>
        <w:rPr>
          <w:rFonts w:cs="Times New Roman"/>
          <w:szCs w:val="24"/>
        </w:rPr>
        <w:t>provided that</w:t>
      </w:r>
      <w:proofErr w:type="gramEnd"/>
      <w:r>
        <w:rPr>
          <w:rFonts w:cs="Times New Roman"/>
          <w:szCs w:val="24"/>
        </w:rPr>
        <w:t xml:space="preserve"> Tenant diligently pursues completion of such repairs or remodeling; </w:t>
      </w:r>
    </w:p>
    <w:p w14:paraId="54855942" w14:textId="77777777" w:rsidR="00DD5BF1" w:rsidRDefault="00DD5BF1">
      <w:pPr>
        <w:pStyle w:val="Heading4"/>
        <w:adjustRightInd/>
        <w:rPr>
          <w:rFonts w:cs="Times New Roman"/>
          <w:szCs w:val="24"/>
        </w:rPr>
      </w:pPr>
      <w:r>
        <w:rPr>
          <w:rFonts w:cs="Times New Roman"/>
          <w:szCs w:val="24"/>
        </w:rPr>
        <w:t xml:space="preserve">operate on Easter Sunday, Juneteenth, Thanksgiving Day, </w:t>
      </w:r>
      <w:bookmarkStart w:id="101" w:name="_Hlk61522625"/>
      <w:r>
        <w:rPr>
          <w:rFonts w:cs="Times New Roman"/>
          <w:szCs w:val="24"/>
        </w:rPr>
        <w:t xml:space="preserve">Christmas Day, New Year’s Day, or any other holiday observed by </w:t>
      </w:r>
      <w:proofErr w:type="gramStart"/>
      <w:r>
        <w:rPr>
          <w:rFonts w:cs="Times New Roman"/>
          <w:szCs w:val="24"/>
        </w:rPr>
        <w:t>the majority of</w:t>
      </w:r>
      <w:proofErr w:type="gramEnd"/>
      <w:r>
        <w:rPr>
          <w:rFonts w:cs="Times New Roman"/>
          <w:szCs w:val="24"/>
        </w:rPr>
        <w:t xml:space="preserve"> the occupants of the Shopping Center</w:t>
      </w:r>
      <w:bookmarkEnd w:id="101"/>
      <w:r>
        <w:rPr>
          <w:rFonts w:cs="Times New Roman"/>
          <w:szCs w:val="24"/>
        </w:rPr>
        <w:t>;</w:t>
      </w:r>
    </w:p>
    <w:p w14:paraId="1ABE154A" w14:textId="77777777" w:rsidR="00DD5BF1" w:rsidRDefault="00DD5BF1">
      <w:pPr>
        <w:pStyle w:val="Heading4"/>
        <w:adjustRightInd/>
        <w:rPr>
          <w:rFonts w:cs="Times New Roman"/>
          <w:szCs w:val="24"/>
        </w:rPr>
      </w:pPr>
      <w:r>
        <w:rPr>
          <w:rFonts w:cs="Times New Roman"/>
          <w:szCs w:val="24"/>
        </w:rPr>
        <w:t>open during periods when Tenant is holding special events at the Premises, such as, but not limited to, private sales restricted to attendance by select members of the public, not to exceed six (6) hours per occasion or six (6) occasions per calendar year;</w:t>
      </w:r>
    </w:p>
    <w:p w14:paraId="09438955" w14:textId="77777777" w:rsidR="00DD5BF1" w:rsidRDefault="00DD5BF1">
      <w:pPr>
        <w:pStyle w:val="Heading4"/>
        <w:adjustRightInd/>
        <w:rPr>
          <w:rFonts w:cs="Times New Roman"/>
          <w:szCs w:val="24"/>
        </w:rPr>
      </w:pPr>
      <w:r>
        <w:rPr>
          <w:rFonts w:cs="Times New Roman"/>
          <w:szCs w:val="24"/>
        </w:rPr>
        <w:t>operate when to do so would violate any Legal Requirement, criminal or civil, or subject Tenant or its employees to a fine or penalty, whether criminal or civil in nature; or</w:t>
      </w:r>
    </w:p>
    <w:p w14:paraId="7EF8465C" w14:textId="77777777" w:rsidR="00DD5BF1" w:rsidRDefault="00DD5BF1">
      <w:pPr>
        <w:pStyle w:val="Heading4"/>
        <w:adjustRightInd/>
        <w:rPr>
          <w:rFonts w:cs="Times New Roman"/>
          <w:szCs w:val="24"/>
        </w:rPr>
      </w:pPr>
      <w:bookmarkStart w:id="102" w:name="_Hlk94600355"/>
      <w:r>
        <w:rPr>
          <w:rFonts w:cs="Times New Roman"/>
          <w:szCs w:val="24"/>
        </w:rPr>
        <w:t>operate during the last thirty (30) days of the Term, whether by natural expiration of this Lease or earlier termination, so as to allow Tenant an adequate opportunity to wind down operations and prepare the Premises for surrender in accordance with the terms and conditions of Section 17.2 of this Lease.</w:t>
      </w:r>
    </w:p>
    <w:bookmarkEnd w:id="102"/>
    <w:p w14:paraId="15B03860" w14:textId="77777777" w:rsidR="00DD5BF1" w:rsidRDefault="00DD5BF1">
      <w:pPr>
        <w:pStyle w:val="Heading3"/>
        <w:adjustRightInd/>
        <w:rPr>
          <w:rFonts w:cs="Times New Roman"/>
          <w:szCs w:val="24"/>
        </w:rPr>
      </w:pPr>
      <w:r>
        <w:rPr>
          <w:rFonts w:cs="Times New Roman"/>
          <w:szCs w:val="24"/>
        </w:rPr>
        <w:t>Tenant shall have the right, but not the obligation, to open for business on days and for hours in excess of Tenant’s Minimum Times.</w:t>
      </w:r>
    </w:p>
    <w:p w14:paraId="246F8595" w14:textId="6CD4F38F" w:rsidR="00DD5BF1" w:rsidRDefault="00DD5BF1">
      <w:pPr>
        <w:pStyle w:val="Heading3"/>
        <w:adjustRightInd/>
        <w:rPr>
          <w:rFonts w:cs="Times New Roman"/>
          <w:szCs w:val="24"/>
        </w:rPr>
      </w:pPr>
      <w:r>
        <w:rPr>
          <w:rFonts w:cs="Times New Roman"/>
          <w:szCs w:val="24"/>
        </w:rPr>
        <w:t>In the event that Tenant is not open for business to the public pursuant to its rights set forth in (</w:t>
      </w:r>
      <w:proofErr w:type="spellStart"/>
      <w:r>
        <w:rPr>
          <w:rFonts w:cs="Times New Roman"/>
          <w:szCs w:val="24"/>
        </w:rPr>
        <w:t>i</w:t>
      </w:r>
      <w:proofErr w:type="spellEnd"/>
      <w:r>
        <w:rPr>
          <w:rFonts w:cs="Times New Roman"/>
          <w:szCs w:val="24"/>
        </w:rPr>
        <w:t>) Section 13.4 above, (ii) Article 14, (iii) Article 20, or (iv) Article 21 of this Lease, such closure shall be deemed to be permitted under, and not a violation of, this Lease (</w:t>
      </w:r>
      <w:r w:rsidR="00EB7654">
        <w:rPr>
          <w:rFonts w:cs="Times New Roman"/>
          <w:szCs w:val="24"/>
        </w:rPr>
        <w:t>“</w:t>
      </w:r>
      <w:r>
        <w:rPr>
          <w:rFonts w:cs="Times New Roman"/>
          <w:b/>
          <w:szCs w:val="24"/>
        </w:rPr>
        <w:t>Permitted Closure</w:t>
      </w:r>
      <w:r w:rsidR="00EB7654">
        <w:rPr>
          <w:rFonts w:cs="Times New Roman"/>
          <w:szCs w:val="24"/>
        </w:rPr>
        <w:t>”</w:t>
      </w:r>
      <w:r>
        <w:rPr>
          <w:rFonts w:cs="Times New Roman"/>
          <w:szCs w:val="24"/>
        </w:rPr>
        <w:t xml:space="preserve">). </w:t>
      </w:r>
      <w:r w:rsidRPr="00F26192">
        <w:rPr>
          <w:rFonts w:cs="Times New Roman"/>
          <w:szCs w:val="24"/>
        </w:rPr>
        <w:t>In no event shall Tenant be obligated to participate in midnight madness or similar events.</w:t>
      </w:r>
    </w:p>
    <w:p w14:paraId="68BE2478" w14:textId="37C080A9" w:rsidR="00C57A7D" w:rsidRPr="00C57A7D" w:rsidRDefault="00C57A7D" w:rsidP="00C57A7D">
      <w:pPr>
        <w:pStyle w:val="Heading3"/>
      </w:pPr>
      <w:r>
        <w:t xml:space="preserve">Notwithstanding anything contained in the Lease to the contrary, during any period that governmental agencies require the closure of Tenant’s business for reason such as, but not limited to, a public health crisis, then, commencing as of the </w:t>
      </w:r>
      <w:r w:rsidR="00EA1F19">
        <w:t>first</w:t>
      </w:r>
      <w:r>
        <w:t xml:space="preserve"> day following such restriction and continuing until such restriction is no longer in effect, Tenant shall be entitled to abate all </w:t>
      </w:r>
      <w:r w:rsidR="00C34D8E">
        <w:t>Minimum</w:t>
      </w:r>
      <w:r>
        <w:t xml:space="preserve"> Rent and Other Charges for a period not to exceed one hundred twenty (120) days.</w:t>
      </w:r>
    </w:p>
    <w:p w14:paraId="7F7EF17D" w14:textId="77777777" w:rsidR="008E4B6A" w:rsidRDefault="008E4B6A" w:rsidP="008E4B6A">
      <w:pPr>
        <w:pStyle w:val="Heading2"/>
        <w:adjustRightInd/>
        <w:rPr>
          <w:rFonts w:cs="Times New Roman"/>
          <w:bCs w:val="0"/>
          <w:vanish/>
          <w:szCs w:val="24"/>
          <w:specVanish/>
        </w:rPr>
      </w:pPr>
      <w:r>
        <w:rPr>
          <w:rFonts w:cs="Times New Roman"/>
          <w:bCs w:val="0"/>
          <w:szCs w:val="24"/>
        </w:rPr>
        <w:t>Tenant’s Exclusive Use Rights</w:t>
      </w:r>
    </w:p>
    <w:p w14:paraId="4403531A" w14:textId="77777777" w:rsidR="008E4B6A" w:rsidRDefault="008E4B6A" w:rsidP="008E4B6A">
      <w:pPr>
        <w:adjustRightInd/>
        <w:rPr>
          <w:rFonts w:cs="Times New Roman"/>
          <w:szCs w:val="24"/>
        </w:rPr>
      </w:pPr>
    </w:p>
    <w:p w14:paraId="361D6707" w14:textId="27DA6DC3" w:rsidR="00DD5BF1" w:rsidRDefault="00D977ED" w:rsidP="008E4B6A">
      <w:pPr>
        <w:pStyle w:val="Heading3"/>
        <w:adjustRightInd/>
        <w:rPr>
          <w:rFonts w:cs="Times New Roman"/>
          <w:szCs w:val="24"/>
        </w:rPr>
      </w:pPr>
      <w:r>
        <w:rPr>
          <w:rFonts w:cs="Times New Roman"/>
          <w:szCs w:val="24"/>
        </w:rPr>
        <w:t xml:space="preserve">Provided that Tenant </w:t>
      </w:r>
      <w:r w:rsidR="00C4502E">
        <w:rPr>
          <w:rFonts w:cs="Times New Roman"/>
          <w:szCs w:val="24"/>
        </w:rPr>
        <w:t>is</w:t>
      </w:r>
      <w:r>
        <w:rPr>
          <w:rFonts w:cs="Times New Roman"/>
          <w:szCs w:val="24"/>
        </w:rPr>
        <w:t xml:space="preserve"> </w:t>
      </w:r>
      <w:r w:rsidR="00C4502E">
        <w:rPr>
          <w:rFonts w:cs="Times New Roman"/>
          <w:szCs w:val="24"/>
        </w:rPr>
        <w:t>operating for the Permitted Use</w:t>
      </w:r>
      <w:r>
        <w:rPr>
          <w:rFonts w:cs="Times New Roman"/>
          <w:szCs w:val="24"/>
        </w:rPr>
        <w:t xml:space="preserve"> </w:t>
      </w:r>
      <w:r w:rsidR="00C4502E">
        <w:rPr>
          <w:rFonts w:cs="Times New Roman"/>
          <w:szCs w:val="24"/>
        </w:rPr>
        <w:t>and not</w:t>
      </w:r>
      <w:r>
        <w:rPr>
          <w:rFonts w:cs="Times New Roman"/>
          <w:szCs w:val="24"/>
        </w:rPr>
        <w:t xml:space="preserve"> in an Event of Default </w:t>
      </w:r>
      <w:r w:rsidR="00C4502E">
        <w:rPr>
          <w:rFonts w:cs="Times New Roman"/>
          <w:szCs w:val="24"/>
        </w:rPr>
        <w:t xml:space="preserve">for longer than nine (9) months </w:t>
      </w:r>
      <w:r>
        <w:rPr>
          <w:rFonts w:cs="Times New Roman"/>
          <w:szCs w:val="24"/>
        </w:rPr>
        <w:t>(“</w:t>
      </w:r>
      <w:r w:rsidRPr="00045DBE">
        <w:rPr>
          <w:rFonts w:cs="Times New Roman"/>
          <w:b/>
          <w:bCs/>
          <w:szCs w:val="24"/>
        </w:rPr>
        <w:t>Exclusive</w:t>
      </w:r>
      <w:r w:rsidR="00C4502E">
        <w:rPr>
          <w:rFonts w:cs="Times New Roman"/>
          <w:b/>
          <w:bCs/>
          <w:szCs w:val="24"/>
        </w:rPr>
        <w:t> </w:t>
      </w:r>
      <w:r w:rsidRPr="00045DBE">
        <w:rPr>
          <w:rFonts w:cs="Times New Roman"/>
          <w:b/>
          <w:bCs/>
          <w:szCs w:val="24"/>
        </w:rPr>
        <w:t>Suspension</w:t>
      </w:r>
      <w:r>
        <w:rPr>
          <w:rFonts w:cs="Times New Roman"/>
          <w:szCs w:val="24"/>
        </w:rPr>
        <w:t>”), Landlord shall not operate, or permit to be operated, any premises in the Shopping Center (other than the Premises) for a business engaged in the display, sale and/or distribution, either singly or in any combination, of items contained in any of the following respective categories of merchandise: (</w:t>
      </w:r>
      <w:proofErr w:type="spellStart"/>
      <w:r>
        <w:rPr>
          <w:rFonts w:cs="Times New Roman"/>
          <w:szCs w:val="24"/>
        </w:rPr>
        <w:t>i</w:t>
      </w:r>
      <w:proofErr w:type="spellEnd"/>
      <w:r>
        <w:rPr>
          <w:rFonts w:cs="Times New Roman"/>
          <w:szCs w:val="24"/>
        </w:rPr>
        <w:t>) cosmetics, (ii) makeup, (iii) skin-care products, (iv) hair-care products, (v) perfumes, and/or (vi) fragrances (which items, either singly or in any combination, are hereinafter referred to as “</w:t>
      </w:r>
      <w:r>
        <w:rPr>
          <w:rFonts w:cs="Times New Roman"/>
          <w:b/>
          <w:szCs w:val="24"/>
        </w:rPr>
        <w:t>Exclusive Items</w:t>
      </w:r>
      <w:r>
        <w:rPr>
          <w:rFonts w:cs="Times New Roman"/>
          <w:szCs w:val="24"/>
        </w:rPr>
        <w:t xml:space="preserve">”) (such as, by way of example only and not limitation, those businesses operating as of the date of this Lease under the following tradenames: </w:t>
      </w:r>
      <w:proofErr w:type="spellStart"/>
      <w:r>
        <w:rPr>
          <w:rFonts w:cs="Times New Roman"/>
          <w:i/>
          <w:szCs w:val="24"/>
        </w:rPr>
        <w:t>Ulta</w:t>
      </w:r>
      <w:proofErr w:type="spellEnd"/>
      <w:r>
        <w:rPr>
          <w:rFonts w:cs="Times New Roman"/>
          <w:i/>
          <w:szCs w:val="24"/>
        </w:rPr>
        <w:t>, Beauty Brands</w:t>
      </w:r>
      <w:r>
        <w:rPr>
          <w:rFonts w:cs="Times New Roman"/>
          <w:szCs w:val="24"/>
        </w:rPr>
        <w:t xml:space="preserve">, </w:t>
      </w:r>
      <w:r>
        <w:rPr>
          <w:rFonts w:cs="Times New Roman"/>
          <w:i/>
          <w:szCs w:val="24"/>
        </w:rPr>
        <w:t xml:space="preserve">Blue Mercury, CVS, Rite-Aid, </w:t>
      </w:r>
      <w:r>
        <w:rPr>
          <w:rFonts w:cs="Times New Roman"/>
          <w:szCs w:val="24"/>
        </w:rPr>
        <w:t xml:space="preserve">and </w:t>
      </w:r>
      <w:r>
        <w:rPr>
          <w:rFonts w:cs="Times New Roman"/>
          <w:i/>
          <w:szCs w:val="24"/>
        </w:rPr>
        <w:t xml:space="preserve">Walgreen’s </w:t>
      </w:r>
      <w:r>
        <w:rPr>
          <w:rFonts w:cs="Times New Roman"/>
          <w:szCs w:val="24"/>
        </w:rPr>
        <w:t>(“</w:t>
      </w:r>
      <w:r>
        <w:rPr>
          <w:rFonts w:cs="Times New Roman"/>
          <w:b/>
          <w:szCs w:val="24"/>
        </w:rPr>
        <w:t>Tenant’s Exclusive</w:t>
      </w:r>
      <w:r>
        <w:rPr>
          <w:rFonts w:cs="Times New Roman"/>
          <w:szCs w:val="24"/>
        </w:rPr>
        <w:t>”</w:t>
      </w:r>
      <w:r w:rsidRPr="00737790">
        <w:rPr>
          <w:rFonts w:cs="Times New Roman"/>
          <w:szCs w:val="24"/>
        </w:rPr>
        <w:t>), except on an Incidental Basis (as defined in Section 13.5(D) hereof)</w:t>
      </w:r>
      <w:r>
        <w:rPr>
          <w:rFonts w:cs="Times New Roman"/>
          <w:szCs w:val="24"/>
        </w:rPr>
        <w:t>.</w:t>
      </w:r>
      <w:r w:rsidR="00C4502E">
        <w:rPr>
          <w:rFonts w:cs="Times New Roman"/>
          <w:szCs w:val="24"/>
        </w:rPr>
        <w:t xml:space="preserve"> Any Exclusive Suspension shall end upon Tenant’s cure of any Event of Default or reopening from the Premises. Any leases signed during the Exclusive Suspension shall be considered “</w:t>
      </w:r>
      <w:r w:rsidR="00C4502E" w:rsidRPr="00C4502E">
        <w:rPr>
          <w:rFonts w:cs="Times New Roman"/>
          <w:b/>
          <w:bCs/>
          <w:szCs w:val="24"/>
        </w:rPr>
        <w:t>Existing</w:t>
      </w:r>
      <w:r w:rsidR="00C4502E">
        <w:rPr>
          <w:rFonts w:cs="Times New Roman"/>
          <w:b/>
          <w:bCs/>
          <w:szCs w:val="24"/>
        </w:rPr>
        <w:t> </w:t>
      </w:r>
      <w:r w:rsidR="00C4502E" w:rsidRPr="00C4502E">
        <w:rPr>
          <w:rFonts w:cs="Times New Roman"/>
          <w:b/>
          <w:bCs/>
          <w:szCs w:val="24"/>
        </w:rPr>
        <w:t>Tenant</w:t>
      </w:r>
      <w:r w:rsidR="00C4502E">
        <w:rPr>
          <w:rFonts w:cs="Times New Roman"/>
          <w:szCs w:val="24"/>
        </w:rPr>
        <w:t xml:space="preserve">” (defined below). </w:t>
      </w:r>
    </w:p>
    <w:p w14:paraId="2106403A" w14:textId="737394D6" w:rsidR="00DD5BF1" w:rsidRPr="00736889" w:rsidRDefault="00736889" w:rsidP="00736889">
      <w:pPr>
        <w:pStyle w:val="Heading3"/>
        <w:adjustRightInd/>
        <w:rPr>
          <w:rFonts w:cs="Times New Roman"/>
          <w:szCs w:val="24"/>
        </w:rPr>
      </w:pPr>
      <w:bookmarkStart w:id="103" w:name="_Hlk78444966"/>
      <w:bookmarkStart w:id="104" w:name="_Hlk61512054"/>
      <w:r>
        <w:rPr>
          <w:rFonts w:cs="Times New Roman"/>
          <w:szCs w:val="24"/>
        </w:rPr>
        <w:lastRenderedPageBreak/>
        <w:t xml:space="preserve">In the event of a violation of Tenant’s Exclusive, Tenant shall have the right, in addition to all other rights and remedies available to Tenant under this Lease, at law and in equity (including, but not limited to, injunctive relief), retroactively effective to the first day of such violation and for so long thereafter as such violation continues, to pay </w:t>
      </w:r>
      <w:r w:rsidR="00E22DEC" w:rsidRPr="00C4550D">
        <w:rPr>
          <w:rFonts w:cs="Times New Roman"/>
          <w:szCs w:val="24"/>
        </w:rPr>
        <w:t>fifty percent (50%) of (</w:t>
      </w:r>
      <w:proofErr w:type="spellStart"/>
      <w:r w:rsidR="00E22DEC" w:rsidRPr="00C4550D">
        <w:rPr>
          <w:rFonts w:cs="Times New Roman"/>
          <w:szCs w:val="24"/>
        </w:rPr>
        <w:t>i</w:t>
      </w:r>
      <w:proofErr w:type="spellEnd"/>
      <w:r w:rsidR="00E22DEC" w:rsidRPr="00C4550D">
        <w:rPr>
          <w:rFonts w:cs="Times New Roman"/>
          <w:szCs w:val="24"/>
        </w:rPr>
        <w:t>) Minimum Rent and (ii) Other Charges</w:t>
      </w:r>
      <w:r>
        <w:rPr>
          <w:rFonts w:cs="Times New Roman"/>
          <w:szCs w:val="24"/>
        </w:rPr>
        <w:t xml:space="preserve">. If such violation continues for a period of one (1) month, Tenant shall have the right to terminate this Lease at any </w:t>
      </w:r>
      <w:r w:rsidRPr="00F729B4">
        <w:rPr>
          <w:rFonts w:cs="Times New Roman"/>
          <w:szCs w:val="24"/>
        </w:rPr>
        <w:t xml:space="preserve">time thereafter and while such violation exists, in which event this Lease shall terminate on a date indicated by Tenant in its notice of termination, and Landlord shall be obligated to pay to Tenant, within ten (10) days after invoice from Tenant, </w:t>
      </w:r>
      <w:r w:rsidRPr="00736889">
        <w:rPr>
          <w:rFonts w:cs="Times New Roman"/>
          <w:szCs w:val="24"/>
        </w:rPr>
        <w:t>that portion of the costs to Tenant of Tenant’s Work and all subsequent Alterations paid for by Tenant which remains unamortized on Tenant’s books and records as of the effective date of termination (</w:t>
      </w:r>
      <w:r w:rsidR="00EB7654">
        <w:rPr>
          <w:rFonts w:cs="Times New Roman"/>
          <w:szCs w:val="24"/>
        </w:rPr>
        <w:t>“</w:t>
      </w:r>
      <w:r w:rsidRPr="00736889">
        <w:rPr>
          <w:rFonts w:cs="Times New Roman"/>
          <w:b/>
          <w:szCs w:val="24"/>
        </w:rPr>
        <w:t>Unamortized Tenant Costs</w:t>
      </w:r>
      <w:r w:rsidR="00EB7654">
        <w:rPr>
          <w:rFonts w:cs="Times New Roman"/>
          <w:szCs w:val="24"/>
        </w:rPr>
        <w:t>”</w:t>
      </w:r>
      <w:r w:rsidRPr="00736889">
        <w:rPr>
          <w:rFonts w:cs="Times New Roman"/>
          <w:szCs w:val="24"/>
        </w:rPr>
        <w:t>)</w:t>
      </w:r>
      <w:r w:rsidRPr="00F729B4">
        <w:rPr>
          <w:rFonts w:cs="Times New Roman"/>
          <w:szCs w:val="24"/>
        </w:rPr>
        <w:t>. Landlord’s</w:t>
      </w:r>
      <w:r>
        <w:rPr>
          <w:rFonts w:cs="Times New Roman"/>
          <w:szCs w:val="24"/>
        </w:rPr>
        <w:t xml:space="preserve"> obligation to pay the Unamortized Tenant Costs shall survive the termination of this Lease.</w:t>
      </w:r>
      <w:bookmarkEnd w:id="103"/>
      <w:bookmarkEnd w:id="104"/>
    </w:p>
    <w:p w14:paraId="07DAABE5" w14:textId="77777777" w:rsidR="00DD5BF1" w:rsidRDefault="00DD5BF1">
      <w:pPr>
        <w:pStyle w:val="Heading3"/>
        <w:adjustRightInd/>
        <w:rPr>
          <w:rFonts w:cs="Times New Roman"/>
          <w:szCs w:val="24"/>
        </w:rPr>
      </w:pPr>
      <w:r>
        <w:rPr>
          <w:rFonts w:cs="Times New Roman"/>
          <w:szCs w:val="24"/>
        </w:rPr>
        <w:t>Landlord shall indemnify, defend and hold Tenant and any party claiming by or through Tenant harmless from and against any and all Indemnified Costs relating to a violation or alleged violation of Tenant’s Exclusive.</w:t>
      </w:r>
    </w:p>
    <w:p w14:paraId="6B0113DB" w14:textId="3362F32C" w:rsidR="00DD5BF1" w:rsidRDefault="00EB7654">
      <w:pPr>
        <w:pStyle w:val="Heading3"/>
        <w:adjustRightInd/>
        <w:rPr>
          <w:rFonts w:cs="Times New Roman"/>
          <w:szCs w:val="24"/>
        </w:rPr>
      </w:pPr>
      <w:r>
        <w:rPr>
          <w:rFonts w:cs="Times New Roman"/>
          <w:szCs w:val="24"/>
        </w:rPr>
        <w:t>“</w:t>
      </w:r>
      <w:r w:rsidR="00DD5BF1">
        <w:rPr>
          <w:rFonts w:cs="Times New Roman"/>
          <w:b/>
          <w:szCs w:val="24"/>
        </w:rPr>
        <w:t>Incidental Basis</w:t>
      </w:r>
      <w:r>
        <w:rPr>
          <w:rFonts w:cs="Times New Roman"/>
          <w:szCs w:val="24"/>
        </w:rPr>
        <w:t>”</w:t>
      </w:r>
      <w:r w:rsidR="00DD5BF1">
        <w:rPr>
          <w:rFonts w:cs="Times New Roman"/>
          <w:szCs w:val="24"/>
        </w:rPr>
        <w:t xml:space="preserve"> means that the aggregate area devoted by a business to the display, sale and/or distribution of the Exclusive Items (which aggregate area shall include an allocable portion of the aisle space adjacent to the area devoted to the display, sale and/or distribution of the Exclusive Items) does not exceed </w:t>
      </w:r>
      <w:bookmarkStart w:id="105" w:name="_Hlk65142641"/>
      <w:r w:rsidR="00DD5BF1">
        <w:rPr>
          <w:rFonts w:cs="Times New Roman"/>
          <w:szCs w:val="24"/>
        </w:rPr>
        <w:t xml:space="preserve">the lesser of </w:t>
      </w:r>
      <w:r w:rsidR="00737790">
        <w:rPr>
          <w:rFonts w:cs="Times New Roman"/>
          <w:szCs w:val="24"/>
        </w:rPr>
        <w:t>ten</w:t>
      </w:r>
      <w:r w:rsidR="00DD5BF1">
        <w:rPr>
          <w:rFonts w:cs="Times New Roman"/>
          <w:szCs w:val="24"/>
        </w:rPr>
        <w:t xml:space="preserve"> percent (</w:t>
      </w:r>
      <w:r w:rsidR="00FA1022">
        <w:rPr>
          <w:rFonts w:cs="Times New Roman"/>
          <w:szCs w:val="24"/>
        </w:rPr>
        <w:t>10</w:t>
      </w:r>
      <w:r w:rsidR="00DD5BF1">
        <w:rPr>
          <w:rFonts w:cs="Times New Roman"/>
          <w:szCs w:val="24"/>
        </w:rPr>
        <w:t xml:space="preserve">%) of </w:t>
      </w:r>
      <w:bookmarkStart w:id="106" w:name="_Hlk78383357"/>
      <w:r w:rsidR="00DD5BF1">
        <w:rPr>
          <w:rFonts w:cs="Times New Roman"/>
          <w:szCs w:val="24"/>
        </w:rPr>
        <w:t>the total GLA of the space occupied by the applicable business or five hundred (500) square feet of GLA</w:t>
      </w:r>
      <w:bookmarkEnd w:id="105"/>
      <w:bookmarkEnd w:id="106"/>
      <w:r w:rsidR="00DD5BF1">
        <w:rPr>
          <w:rFonts w:cs="Times New Roman"/>
          <w:szCs w:val="24"/>
        </w:rPr>
        <w:t>.</w:t>
      </w:r>
    </w:p>
    <w:p w14:paraId="409A8648" w14:textId="645B731C" w:rsidR="00DD5BF1" w:rsidRPr="00FA1022" w:rsidRDefault="0005571E">
      <w:pPr>
        <w:pStyle w:val="Heading3"/>
        <w:adjustRightInd/>
        <w:rPr>
          <w:rFonts w:cs="Times New Roman"/>
          <w:szCs w:val="24"/>
        </w:rPr>
      </w:pPr>
      <w:r w:rsidRPr="00FA1022">
        <w:rPr>
          <w:rFonts w:cs="Times New Roman"/>
          <w:szCs w:val="24"/>
        </w:rPr>
        <w:t xml:space="preserve">Tenant’s Exclusive shall not apply to any tenant or occupant of the Shopping Center leasing or occupying space in the Shopping Center pursuant to a lease or occupancy agreement in effect as of the date of this Lease (any such tenant or occupant and its subtenant, successor or assignee, an </w:t>
      </w:r>
      <w:r w:rsidR="00EB7654">
        <w:rPr>
          <w:rFonts w:cs="Times New Roman"/>
          <w:szCs w:val="24"/>
        </w:rPr>
        <w:t>“</w:t>
      </w:r>
      <w:r w:rsidRPr="00FA1022">
        <w:rPr>
          <w:rFonts w:cs="Times New Roman"/>
          <w:b/>
          <w:szCs w:val="24"/>
        </w:rPr>
        <w:t>Existing Tenant</w:t>
      </w:r>
      <w:r w:rsidR="00EB7654">
        <w:rPr>
          <w:rFonts w:cs="Times New Roman"/>
          <w:szCs w:val="24"/>
        </w:rPr>
        <w:t>”</w:t>
      </w:r>
      <w:r w:rsidRPr="00FA1022">
        <w:rPr>
          <w:rFonts w:cs="Times New Roman"/>
          <w:szCs w:val="24"/>
        </w:rPr>
        <w:t xml:space="preserve">; and the lease or occupancy agreement of any Existing Tenant, an </w:t>
      </w:r>
      <w:r w:rsidR="00EB7654">
        <w:rPr>
          <w:rFonts w:cs="Times New Roman"/>
          <w:szCs w:val="24"/>
        </w:rPr>
        <w:t>“</w:t>
      </w:r>
      <w:r w:rsidRPr="00FA1022">
        <w:rPr>
          <w:rFonts w:cs="Times New Roman"/>
          <w:b/>
          <w:szCs w:val="24"/>
        </w:rPr>
        <w:t>Existing Lease</w:t>
      </w:r>
      <w:r w:rsidR="00EB7654">
        <w:rPr>
          <w:rFonts w:cs="Times New Roman"/>
          <w:szCs w:val="24"/>
        </w:rPr>
        <w:t>”</w:t>
      </w:r>
      <w:r w:rsidRPr="00FA1022">
        <w:rPr>
          <w:rFonts w:cs="Times New Roman"/>
          <w:szCs w:val="24"/>
        </w:rPr>
        <w:t>)</w:t>
      </w:r>
      <w:bookmarkStart w:id="107" w:name="_Hlk78383243"/>
      <w:r w:rsidRPr="00FA1022">
        <w:rPr>
          <w:rFonts w:cs="Times New Roman"/>
          <w:szCs w:val="24"/>
        </w:rPr>
        <w:t>, but only to the extent that the applicable Existing Lease permits as of the date of this Lease and without Landlord’s consent or approval use of the premises subject to such Existing Lease for the display, sale and/or distribution of the Exclusive Items</w:t>
      </w:r>
      <w:bookmarkEnd w:id="107"/>
      <w:r w:rsidRPr="00FA1022">
        <w:rPr>
          <w:rFonts w:cs="Times New Roman"/>
          <w:szCs w:val="24"/>
        </w:rPr>
        <w:t>.</w:t>
      </w:r>
      <w:r w:rsidR="00045DBE">
        <w:rPr>
          <w:rFonts w:cs="Times New Roman"/>
          <w:szCs w:val="24"/>
        </w:rPr>
        <w:t xml:space="preserve"> Additionally, any leases that Landlord executes during an Exclusive Suspension shall be considered an “Existing Lease”.</w:t>
      </w:r>
    </w:p>
    <w:p w14:paraId="6C4801B9" w14:textId="2694935B" w:rsidR="00DD5BF1" w:rsidRDefault="00DD5BF1">
      <w:pPr>
        <w:pStyle w:val="Heading3"/>
        <w:adjustRightInd/>
        <w:rPr>
          <w:rFonts w:cs="Times New Roman"/>
          <w:szCs w:val="24"/>
        </w:rPr>
      </w:pPr>
      <w:bookmarkStart w:id="108" w:name="_Hlk72241157"/>
      <w:r w:rsidRPr="00F10C24">
        <w:rPr>
          <w:rFonts w:cs="Times New Roman"/>
          <w:szCs w:val="24"/>
        </w:rPr>
        <w:t xml:space="preserve">Tenant’s Exclusive shall not apply to </w:t>
      </w:r>
      <w:r w:rsidR="00F10C24">
        <w:rPr>
          <w:rFonts w:cs="Times New Roman"/>
          <w:szCs w:val="24"/>
        </w:rPr>
        <w:t>(</w:t>
      </w:r>
      <w:proofErr w:type="spellStart"/>
      <w:r w:rsidR="00F10C24">
        <w:rPr>
          <w:rFonts w:cs="Times New Roman"/>
          <w:szCs w:val="24"/>
        </w:rPr>
        <w:t>i</w:t>
      </w:r>
      <w:proofErr w:type="spellEnd"/>
      <w:r w:rsidR="00F10C24">
        <w:rPr>
          <w:rFonts w:cs="Times New Roman"/>
          <w:szCs w:val="24"/>
        </w:rPr>
        <w:t xml:space="preserve">) any grocery store (or its assigns or successors); (ii) </w:t>
      </w:r>
      <w:r w:rsidR="00C53064">
        <w:rPr>
          <w:rFonts w:cs="Times New Roman"/>
          <w:szCs w:val="24"/>
        </w:rPr>
        <w:t xml:space="preserve">any </w:t>
      </w:r>
      <w:r w:rsidR="00F10C24">
        <w:rPr>
          <w:rFonts w:cs="Times New Roman"/>
          <w:szCs w:val="24"/>
        </w:rPr>
        <w:t xml:space="preserve">tenants </w:t>
      </w:r>
      <w:r w:rsidR="00C53064">
        <w:rPr>
          <w:rFonts w:cs="Times New Roman"/>
          <w:szCs w:val="24"/>
        </w:rPr>
        <w:t>leasing or occupying space in</w:t>
      </w:r>
      <w:r w:rsidR="00F10C24">
        <w:rPr>
          <w:rFonts w:cs="Times New Roman"/>
          <w:szCs w:val="24"/>
        </w:rPr>
        <w:t xml:space="preserve"> the Shopping Center </w:t>
      </w:r>
      <w:r w:rsidR="00C53064">
        <w:rPr>
          <w:rFonts w:cs="Times New Roman"/>
          <w:szCs w:val="24"/>
        </w:rPr>
        <w:t>in twenty thousand (20,000) square feet or more of GLA,</w:t>
      </w:r>
      <w:r w:rsidR="00F10C24">
        <w:rPr>
          <w:rFonts w:cs="Times New Roman"/>
          <w:szCs w:val="24"/>
        </w:rPr>
        <w:t xml:space="preserve"> provided such tenant</w:t>
      </w:r>
      <w:r w:rsidR="00C53064">
        <w:rPr>
          <w:rFonts w:cs="Times New Roman"/>
          <w:szCs w:val="24"/>
        </w:rPr>
        <w:t>s</w:t>
      </w:r>
      <w:r w:rsidR="00F10C24">
        <w:rPr>
          <w:rFonts w:cs="Times New Roman"/>
          <w:szCs w:val="24"/>
        </w:rPr>
        <w:t xml:space="preserve"> </w:t>
      </w:r>
      <w:r w:rsidR="00C53064">
        <w:rPr>
          <w:rFonts w:cs="Times New Roman"/>
          <w:szCs w:val="24"/>
        </w:rPr>
        <w:t>are</w:t>
      </w:r>
      <w:r w:rsidR="00F10C24">
        <w:rPr>
          <w:rFonts w:cs="Times New Roman"/>
          <w:szCs w:val="24"/>
        </w:rPr>
        <w:t xml:space="preserve"> not a business which operates with a primary use selling the Exclusive Items in more than twenty-five percent (25%) of </w:t>
      </w:r>
      <w:r w:rsidR="00C53064">
        <w:rPr>
          <w:rFonts w:cs="Times New Roman"/>
          <w:szCs w:val="24"/>
        </w:rPr>
        <w:t>the</w:t>
      </w:r>
      <w:r w:rsidR="00F10C24">
        <w:rPr>
          <w:rFonts w:cs="Times New Roman"/>
          <w:szCs w:val="24"/>
        </w:rPr>
        <w:t xml:space="preserve"> GLA; (iii) sales of products by nail and/or hair salons, so long as </w:t>
      </w:r>
      <w:r w:rsidR="00C53064">
        <w:rPr>
          <w:rFonts w:cs="Times New Roman"/>
          <w:szCs w:val="24"/>
        </w:rPr>
        <w:t>the display, sale and/or distribution of the Exclusive Items by such tenant under this subsection (iii) is</w:t>
      </w:r>
      <w:r w:rsidR="00F10C24">
        <w:rPr>
          <w:rFonts w:cs="Times New Roman"/>
          <w:szCs w:val="24"/>
        </w:rPr>
        <w:t xml:space="preserve"> on an Incidental Basis (as defined herein); and (iv) </w:t>
      </w:r>
      <w:r w:rsidRPr="00F10C24">
        <w:rPr>
          <w:rFonts w:cs="Times New Roman"/>
          <w:szCs w:val="24"/>
        </w:rPr>
        <w:t xml:space="preserve">any so-called </w:t>
      </w:r>
      <w:r w:rsidR="00EB7654">
        <w:rPr>
          <w:rFonts w:cs="Times New Roman"/>
          <w:szCs w:val="24"/>
        </w:rPr>
        <w:t>“</w:t>
      </w:r>
      <w:r w:rsidRPr="00F10C24">
        <w:rPr>
          <w:rFonts w:cs="Times New Roman"/>
          <w:szCs w:val="24"/>
        </w:rPr>
        <w:t>vertically-branded</w:t>
      </w:r>
      <w:r w:rsidR="00EB7654">
        <w:rPr>
          <w:rFonts w:cs="Times New Roman"/>
          <w:szCs w:val="24"/>
        </w:rPr>
        <w:t>”</w:t>
      </w:r>
      <w:r w:rsidRPr="00F10C24">
        <w:rPr>
          <w:rFonts w:cs="Times New Roman"/>
          <w:szCs w:val="24"/>
        </w:rPr>
        <w:t xml:space="preserve"> store displaying, selling and/or distributing Exclusive Items only under such store’s own private-label, such as those stores operating as of the date of this Lease under the following trade names: </w:t>
      </w:r>
      <w:r w:rsidRPr="00F10C24">
        <w:rPr>
          <w:rFonts w:cs="Times New Roman"/>
          <w:i/>
          <w:szCs w:val="24"/>
        </w:rPr>
        <w:t>MAC</w:t>
      </w:r>
      <w:r w:rsidRPr="00F10C24">
        <w:rPr>
          <w:rFonts w:cs="Times New Roman"/>
          <w:szCs w:val="24"/>
        </w:rPr>
        <w:t xml:space="preserve">, </w:t>
      </w:r>
      <w:proofErr w:type="spellStart"/>
      <w:r w:rsidRPr="00F10C24">
        <w:rPr>
          <w:rFonts w:cs="Times New Roman"/>
          <w:i/>
          <w:szCs w:val="24"/>
        </w:rPr>
        <w:t>L’Occitane</w:t>
      </w:r>
      <w:proofErr w:type="spellEnd"/>
      <w:r w:rsidRPr="00F10C24">
        <w:rPr>
          <w:rFonts w:cs="Times New Roman"/>
          <w:szCs w:val="24"/>
        </w:rPr>
        <w:t>,</w:t>
      </w:r>
      <w:r w:rsidR="00F10C24" w:rsidRPr="00F10C24">
        <w:rPr>
          <w:rFonts w:cs="Times New Roman"/>
          <w:szCs w:val="24"/>
        </w:rPr>
        <w:t xml:space="preserve"> </w:t>
      </w:r>
      <w:r w:rsidR="00F10C24" w:rsidRPr="00F10C24">
        <w:rPr>
          <w:rFonts w:cs="Times New Roman"/>
          <w:i/>
          <w:szCs w:val="24"/>
        </w:rPr>
        <w:t>Lush, and Bath &amp; Body Works</w:t>
      </w:r>
      <w:r w:rsidR="00F10C24" w:rsidRPr="00F10C24">
        <w:rPr>
          <w:rFonts w:cs="Times New Roman"/>
          <w:szCs w:val="24"/>
        </w:rPr>
        <w:t xml:space="preserve"> </w:t>
      </w:r>
      <w:r w:rsidRPr="00F10C24">
        <w:rPr>
          <w:rFonts w:cs="Times New Roman"/>
          <w:szCs w:val="24"/>
        </w:rPr>
        <w:t xml:space="preserve">(as such store operate as of the date of this Lease). </w:t>
      </w:r>
    </w:p>
    <w:p w14:paraId="5870609D" w14:textId="4E976790" w:rsidR="00736889" w:rsidRDefault="00736889" w:rsidP="00736889">
      <w:pPr>
        <w:pStyle w:val="Heading3"/>
        <w:adjustRightInd/>
      </w:pPr>
      <w:r w:rsidRPr="00FF6FA2">
        <w:t xml:space="preserve">Notwithstanding the provisions of this Section 13.5 to the contrary, with respect to a violation of Tenant’s Exclusive by a tenant or occupant of the Shopping Center operating in violation of its lease or occupancy agreement (any such tenant or occupant, a </w:t>
      </w:r>
      <w:r w:rsidR="00EB7654">
        <w:t>“</w:t>
      </w:r>
      <w:r w:rsidRPr="00FF6FA2">
        <w:rPr>
          <w:b/>
        </w:rPr>
        <w:t>Rogue Tenant</w:t>
      </w:r>
      <w:r w:rsidR="00EB7654">
        <w:t>”</w:t>
      </w:r>
      <w:r w:rsidRPr="00FF6FA2">
        <w:t xml:space="preserve">), </w:t>
      </w:r>
      <w:bookmarkStart w:id="109" w:name="_Hlk78444698"/>
      <w:r w:rsidRPr="00FF6FA2">
        <w:t xml:space="preserve">Tenant’s rights and remedies under this Section 13.5 for such violation shall toll for a period of </w:t>
      </w:r>
      <w:r>
        <w:t>one hundred eighty (180) days</w:t>
      </w:r>
      <w:r w:rsidRPr="00FF6FA2">
        <w:t xml:space="preserve"> following Tenant’s notice to Landlord of such violation, provided that, promptly after Tenant’s notice, Landlord commences and diligently and in good faith pursues all rights and remedies available to Landlord to cause such Rogue Tenant’s violation of Tenant’s Exclusive to cease, including prompt institution and diligent prosecution of judicial action and/or proceedings (including an action and/or proceeding for a temporary restraining order) and a termination of the Rogue Tenant’s lease or occupancy agreement. Nothing herein shall be construed to prohibit Tenant from exercising any right or remedy Tenant may have against a Rogue Tenant.</w:t>
      </w:r>
      <w:bookmarkEnd w:id="109"/>
    </w:p>
    <w:bookmarkEnd w:id="108"/>
    <w:p w14:paraId="217713DD" w14:textId="77777777" w:rsidR="00DD5BF1" w:rsidRDefault="00DD5BF1">
      <w:pPr>
        <w:pStyle w:val="Heading1"/>
        <w:adjustRightInd/>
        <w:ind w:left="0"/>
        <w:rPr>
          <w:rFonts w:cs="Times New Roman"/>
          <w:bCs w:val="0"/>
          <w:szCs w:val="24"/>
        </w:rPr>
      </w:pPr>
      <w:r>
        <w:rPr>
          <w:rFonts w:cs="Times New Roman"/>
          <w:bCs w:val="0"/>
          <w:szCs w:val="24"/>
        </w:rPr>
        <w:lastRenderedPageBreak/>
        <w:t xml:space="preserve"> CO TENANCY REQUIREMENTS</w:t>
      </w:r>
    </w:p>
    <w:p w14:paraId="27E079E8" w14:textId="243FA87A" w:rsidR="00DD5BF1" w:rsidRPr="00BD6C50" w:rsidRDefault="00DD5BF1" w:rsidP="00BD6C50">
      <w:pPr>
        <w:pStyle w:val="Heading2"/>
        <w:adjustRightInd/>
        <w:rPr>
          <w:rFonts w:cs="Times New Roman"/>
          <w:bCs w:val="0"/>
          <w:vanish/>
          <w:szCs w:val="24"/>
        </w:rPr>
      </w:pPr>
      <w:r w:rsidRPr="00BD6C50">
        <w:rPr>
          <w:rFonts w:cs="Times New Roman"/>
          <w:szCs w:val="24"/>
        </w:rPr>
        <w:t>Named Co-Tenant</w:t>
      </w:r>
    </w:p>
    <w:p w14:paraId="6A6A4E6F" w14:textId="57B20594" w:rsidR="00DD5BF1" w:rsidRDefault="00BD6C50" w:rsidP="005C4EB6">
      <w:pPr>
        <w:adjustRightInd/>
        <w:ind w:firstLine="720"/>
        <w:jc w:val="both"/>
        <w:rPr>
          <w:rFonts w:cs="Times New Roman"/>
          <w:szCs w:val="24"/>
        </w:rPr>
      </w:pPr>
      <w:r>
        <w:rPr>
          <w:rFonts w:cs="Times New Roman"/>
          <w:szCs w:val="24"/>
        </w:rPr>
        <w:t xml:space="preserve">Trader Joe’s is the </w:t>
      </w:r>
      <w:r w:rsidR="00EB7654">
        <w:rPr>
          <w:rFonts w:cs="Times New Roman"/>
          <w:szCs w:val="24"/>
        </w:rPr>
        <w:t>“</w:t>
      </w:r>
      <w:r w:rsidRPr="003C5B93">
        <w:rPr>
          <w:rFonts w:cs="Times New Roman"/>
          <w:b/>
          <w:bCs/>
          <w:szCs w:val="24"/>
        </w:rPr>
        <w:t>Named Co-Tenant</w:t>
      </w:r>
      <w:r w:rsidR="00EB7654">
        <w:rPr>
          <w:rFonts w:cs="Times New Roman"/>
          <w:szCs w:val="24"/>
        </w:rPr>
        <w:t>”</w:t>
      </w:r>
      <w:r>
        <w:rPr>
          <w:rFonts w:cs="Times New Roman"/>
          <w:szCs w:val="24"/>
        </w:rPr>
        <w:t xml:space="preserve">, comprising approximately </w:t>
      </w:r>
      <w:r w:rsidR="00F661BE">
        <w:rPr>
          <w:rFonts w:cs="Times New Roman"/>
          <w:szCs w:val="24"/>
        </w:rPr>
        <w:t>13,000</w:t>
      </w:r>
      <w:r>
        <w:rPr>
          <w:rFonts w:cs="Times New Roman"/>
          <w:szCs w:val="24"/>
        </w:rPr>
        <w:t xml:space="preserve"> square feet and in</w:t>
      </w:r>
      <w:r w:rsidR="003C5B93">
        <w:rPr>
          <w:rFonts w:cs="Times New Roman"/>
          <w:szCs w:val="24"/>
        </w:rPr>
        <w:t xml:space="preserve"> </w:t>
      </w:r>
      <w:r>
        <w:rPr>
          <w:rFonts w:cs="Times New Roman"/>
          <w:szCs w:val="24"/>
        </w:rPr>
        <w:t xml:space="preserve">the location identified on </w:t>
      </w:r>
      <w:r w:rsidR="003C5B93" w:rsidRPr="003C5B93">
        <w:rPr>
          <w:rFonts w:cs="Times New Roman"/>
          <w:b/>
          <w:bCs/>
          <w:szCs w:val="24"/>
        </w:rPr>
        <w:t>Exhibit A-1</w:t>
      </w:r>
      <w:r w:rsidR="003C5B93">
        <w:rPr>
          <w:rFonts w:cs="Times New Roman"/>
          <w:szCs w:val="24"/>
        </w:rPr>
        <w:t>.</w:t>
      </w:r>
    </w:p>
    <w:p w14:paraId="0B4FE832" w14:textId="77777777" w:rsidR="00DD5BF1" w:rsidRDefault="00DD5BF1">
      <w:pPr>
        <w:pStyle w:val="Heading2"/>
        <w:adjustRightInd/>
        <w:rPr>
          <w:rFonts w:cs="Times New Roman"/>
          <w:bCs w:val="0"/>
          <w:vanish/>
          <w:szCs w:val="24"/>
          <w:specVanish/>
        </w:rPr>
      </w:pPr>
      <w:r>
        <w:rPr>
          <w:rFonts w:cs="Times New Roman"/>
          <w:bCs w:val="0"/>
          <w:szCs w:val="24"/>
        </w:rPr>
        <w:t>Possession Requirements</w:t>
      </w:r>
    </w:p>
    <w:p w14:paraId="138B80E9" w14:textId="77777777" w:rsidR="00DD5BF1" w:rsidRDefault="00DD5BF1">
      <w:pPr>
        <w:adjustRightInd/>
        <w:rPr>
          <w:rFonts w:cs="Times New Roman"/>
          <w:szCs w:val="24"/>
        </w:rPr>
      </w:pPr>
    </w:p>
    <w:p w14:paraId="6039E548" w14:textId="78925E02" w:rsidR="003C5B93" w:rsidRPr="00F21B07" w:rsidRDefault="00EB7654" w:rsidP="00C56EB6">
      <w:pPr>
        <w:pStyle w:val="Heading3"/>
        <w:rPr>
          <w:color w:val="000000"/>
          <w:spacing w:val="-1"/>
        </w:rPr>
      </w:pPr>
      <w:r>
        <w:rPr>
          <w:spacing w:val="-1"/>
        </w:rPr>
        <w:t>“</w:t>
      </w:r>
      <w:r w:rsidR="0005571E">
        <w:rPr>
          <w:b/>
          <w:spacing w:val="-1"/>
        </w:rPr>
        <w:t>Possession</w:t>
      </w:r>
      <w:r w:rsidR="0005571E">
        <w:rPr>
          <w:b/>
          <w:spacing w:val="23"/>
        </w:rPr>
        <w:t xml:space="preserve"> </w:t>
      </w:r>
      <w:r w:rsidR="0005571E">
        <w:rPr>
          <w:b/>
          <w:spacing w:val="-1"/>
        </w:rPr>
        <w:t>Requirements</w:t>
      </w:r>
      <w:r>
        <w:rPr>
          <w:spacing w:val="-1"/>
        </w:rPr>
        <w:t>”</w:t>
      </w:r>
      <w:r w:rsidR="0005571E">
        <w:rPr>
          <w:spacing w:val="23"/>
        </w:rPr>
        <w:t xml:space="preserve"> </w:t>
      </w:r>
      <w:r w:rsidR="0005571E">
        <w:rPr>
          <w:spacing w:val="-1"/>
        </w:rPr>
        <w:t>are</w:t>
      </w:r>
      <w:r w:rsidR="0005571E">
        <w:rPr>
          <w:spacing w:val="24"/>
        </w:rPr>
        <w:t xml:space="preserve"> </w:t>
      </w:r>
      <w:r w:rsidR="0005571E">
        <w:t>all</w:t>
      </w:r>
      <w:r w:rsidR="0005571E">
        <w:rPr>
          <w:spacing w:val="22"/>
        </w:rPr>
        <w:t xml:space="preserve"> </w:t>
      </w:r>
      <w:r w:rsidR="0005571E">
        <w:t>of</w:t>
      </w:r>
      <w:r w:rsidR="0005571E">
        <w:rPr>
          <w:spacing w:val="21"/>
        </w:rPr>
        <w:t xml:space="preserve"> </w:t>
      </w:r>
      <w:r w:rsidR="0005571E">
        <w:t>the</w:t>
      </w:r>
      <w:r w:rsidR="0005571E">
        <w:rPr>
          <w:spacing w:val="21"/>
        </w:rPr>
        <w:t xml:space="preserve"> </w:t>
      </w:r>
      <w:r w:rsidR="0005571E">
        <w:t>following</w:t>
      </w:r>
      <w:r w:rsidR="0005571E">
        <w:rPr>
          <w:spacing w:val="22"/>
        </w:rPr>
        <w:t xml:space="preserve"> </w:t>
      </w:r>
      <w:r w:rsidR="0005571E">
        <w:t>conditions:</w:t>
      </w:r>
      <w:r w:rsidR="0005571E">
        <w:rPr>
          <w:spacing w:val="22"/>
        </w:rPr>
        <w:t xml:space="preserve"> </w:t>
      </w:r>
      <w:r w:rsidR="0005571E">
        <w:rPr>
          <w:spacing w:val="-1"/>
        </w:rPr>
        <w:t>(</w:t>
      </w:r>
      <w:proofErr w:type="spellStart"/>
      <w:r w:rsidR="0005571E">
        <w:rPr>
          <w:spacing w:val="-1"/>
        </w:rPr>
        <w:t>i</w:t>
      </w:r>
      <w:proofErr w:type="spellEnd"/>
      <w:r w:rsidR="0005571E">
        <w:rPr>
          <w:spacing w:val="-1"/>
        </w:rPr>
        <w:t>)</w:t>
      </w:r>
      <w:r w:rsidR="0005571E">
        <w:rPr>
          <w:spacing w:val="21"/>
        </w:rPr>
        <w:t xml:space="preserve"> </w:t>
      </w:r>
      <w:r w:rsidR="0005571E">
        <w:t>the</w:t>
      </w:r>
      <w:r w:rsidR="0005571E">
        <w:rPr>
          <w:spacing w:val="38"/>
        </w:rPr>
        <w:t xml:space="preserve"> </w:t>
      </w:r>
      <w:r w:rsidR="0005571E">
        <w:rPr>
          <w:spacing w:val="-1"/>
        </w:rPr>
        <w:t>Named</w:t>
      </w:r>
      <w:r w:rsidR="0005571E">
        <w:rPr>
          <w:spacing w:val="36"/>
        </w:rPr>
        <w:t xml:space="preserve"> </w:t>
      </w:r>
      <w:r w:rsidR="0005571E">
        <w:rPr>
          <w:spacing w:val="-1"/>
        </w:rPr>
        <w:t>Co</w:t>
      </w:r>
      <w:r w:rsidR="0005571E">
        <w:rPr>
          <w:color w:val="0000FF"/>
          <w:spacing w:val="-1"/>
        </w:rPr>
        <w:t>-</w:t>
      </w:r>
      <w:r w:rsidR="0005571E">
        <w:rPr>
          <w:spacing w:val="-1"/>
        </w:rPr>
        <w:t>Tenant</w:t>
      </w:r>
      <w:r w:rsidR="0005571E">
        <w:rPr>
          <w:spacing w:val="36"/>
        </w:rPr>
        <w:t xml:space="preserve"> </w:t>
      </w:r>
      <w:r w:rsidR="0005571E">
        <w:t>has</w:t>
      </w:r>
      <w:r w:rsidR="0005571E">
        <w:rPr>
          <w:spacing w:val="36"/>
        </w:rPr>
        <w:t xml:space="preserve"> </w:t>
      </w:r>
      <w:r w:rsidR="0005571E">
        <w:t>a</w:t>
      </w:r>
      <w:r w:rsidR="0005571E">
        <w:rPr>
          <w:spacing w:val="37"/>
        </w:rPr>
        <w:t xml:space="preserve"> </w:t>
      </w:r>
      <w:r w:rsidR="0005571E">
        <w:t>fully</w:t>
      </w:r>
      <w:r w:rsidR="0005571E">
        <w:rPr>
          <w:spacing w:val="36"/>
        </w:rPr>
        <w:t xml:space="preserve"> </w:t>
      </w:r>
      <w:r w:rsidR="0005571E">
        <w:t>executed</w:t>
      </w:r>
      <w:r w:rsidR="0005571E">
        <w:rPr>
          <w:spacing w:val="36"/>
        </w:rPr>
        <w:t xml:space="preserve"> </w:t>
      </w:r>
      <w:r w:rsidR="0005571E">
        <w:t>Qualified</w:t>
      </w:r>
      <w:r w:rsidR="0005571E">
        <w:rPr>
          <w:spacing w:val="36"/>
        </w:rPr>
        <w:t xml:space="preserve"> </w:t>
      </w:r>
      <w:r w:rsidR="0005571E">
        <w:t>Lease</w:t>
      </w:r>
      <w:r w:rsidR="0005571E">
        <w:rPr>
          <w:spacing w:val="36"/>
        </w:rPr>
        <w:t xml:space="preserve"> </w:t>
      </w:r>
      <w:r w:rsidR="0005571E">
        <w:rPr>
          <w:spacing w:val="-1"/>
        </w:rPr>
        <w:t>with</w:t>
      </w:r>
      <w:r w:rsidR="0005571E">
        <w:rPr>
          <w:spacing w:val="63"/>
        </w:rPr>
        <w:t xml:space="preserve"> </w:t>
      </w:r>
      <w:r w:rsidR="0005571E">
        <w:t>Landlord</w:t>
      </w:r>
      <w:r w:rsidR="0005571E">
        <w:rPr>
          <w:spacing w:val="14"/>
        </w:rPr>
        <w:t xml:space="preserve"> </w:t>
      </w:r>
      <w:r w:rsidR="0005571E">
        <w:rPr>
          <w:color w:val="000000"/>
        </w:rPr>
        <w:t>for</w:t>
      </w:r>
      <w:r w:rsidR="0005571E">
        <w:rPr>
          <w:color w:val="000000"/>
          <w:spacing w:val="14"/>
        </w:rPr>
        <w:t xml:space="preserve"> </w:t>
      </w:r>
      <w:r w:rsidR="0005571E">
        <w:rPr>
          <w:color w:val="000000"/>
        </w:rPr>
        <w:t>premises</w:t>
      </w:r>
      <w:r w:rsidR="0005571E">
        <w:rPr>
          <w:color w:val="000000"/>
          <w:spacing w:val="15"/>
        </w:rPr>
        <w:t xml:space="preserve"> </w:t>
      </w:r>
      <w:r w:rsidR="0005571E">
        <w:rPr>
          <w:color w:val="000000"/>
        </w:rPr>
        <w:t>in</w:t>
      </w:r>
      <w:r w:rsidR="0005571E">
        <w:rPr>
          <w:color w:val="000000"/>
          <w:spacing w:val="14"/>
        </w:rPr>
        <w:t xml:space="preserve"> </w:t>
      </w:r>
      <w:r w:rsidR="0005571E">
        <w:rPr>
          <w:color w:val="000000"/>
        </w:rPr>
        <w:t>the</w:t>
      </w:r>
      <w:r w:rsidR="0005571E">
        <w:rPr>
          <w:color w:val="000000"/>
          <w:spacing w:val="14"/>
        </w:rPr>
        <w:t xml:space="preserve"> </w:t>
      </w:r>
      <w:r w:rsidR="0005571E">
        <w:rPr>
          <w:color w:val="000000"/>
        </w:rPr>
        <w:t>approximate</w:t>
      </w:r>
      <w:r w:rsidR="0005571E">
        <w:rPr>
          <w:color w:val="000000"/>
          <w:spacing w:val="15"/>
        </w:rPr>
        <w:t xml:space="preserve"> </w:t>
      </w:r>
      <w:r w:rsidR="0005571E">
        <w:rPr>
          <w:color w:val="000000"/>
        </w:rPr>
        <w:t>dimensions</w:t>
      </w:r>
      <w:r w:rsidR="0005571E">
        <w:rPr>
          <w:color w:val="000000"/>
          <w:spacing w:val="15"/>
        </w:rPr>
        <w:t xml:space="preserve"> </w:t>
      </w:r>
      <w:r w:rsidR="0005571E">
        <w:rPr>
          <w:color w:val="000000"/>
        </w:rPr>
        <w:t>and</w:t>
      </w:r>
      <w:r w:rsidR="0005571E">
        <w:rPr>
          <w:color w:val="000000"/>
          <w:spacing w:val="14"/>
        </w:rPr>
        <w:t xml:space="preserve"> </w:t>
      </w:r>
      <w:r w:rsidR="0005571E">
        <w:rPr>
          <w:color w:val="000000"/>
        </w:rPr>
        <w:t>at</w:t>
      </w:r>
      <w:r w:rsidR="0005571E">
        <w:rPr>
          <w:color w:val="000000"/>
          <w:spacing w:val="14"/>
        </w:rPr>
        <w:t xml:space="preserve"> </w:t>
      </w:r>
      <w:r w:rsidR="0005571E">
        <w:rPr>
          <w:color w:val="000000"/>
        </w:rPr>
        <w:t>the</w:t>
      </w:r>
      <w:r w:rsidR="0005571E">
        <w:rPr>
          <w:color w:val="000000"/>
          <w:spacing w:val="14"/>
        </w:rPr>
        <w:t xml:space="preserve"> </w:t>
      </w:r>
      <w:r w:rsidR="0005571E">
        <w:rPr>
          <w:color w:val="000000"/>
        </w:rPr>
        <w:t>location</w:t>
      </w:r>
      <w:r w:rsidR="0005571E">
        <w:rPr>
          <w:color w:val="000000"/>
          <w:spacing w:val="14"/>
        </w:rPr>
        <w:t xml:space="preserve"> </w:t>
      </w:r>
      <w:r w:rsidR="0005571E">
        <w:rPr>
          <w:color w:val="000000"/>
          <w:spacing w:val="-1"/>
        </w:rPr>
        <w:t>shown</w:t>
      </w:r>
      <w:r w:rsidR="0005571E">
        <w:rPr>
          <w:color w:val="000000"/>
          <w:spacing w:val="14"/>
        </w:rPr>
        <w:t xml:space="preserve"> </w:t>
      </w:r>
      <w:r w:rsidR="0005571E">
        <w:rPr>
          <w:color w:val="000000"/>
        </w:rPr>
        <w:t>on</w:t>
      </w:r>
      <w:r w:rsidR="0005571E">
        <w:rPr>
          <w:color w:val="000000"/>
          <w:spacing w:val="14"/>
        </w:rPr>
        <w:t xml:space="preserve"> </w:t>
      </w:r>
      <w:r w:rsidR="0005571E">
        <w:rPr>
          <w:color w:val="000000"/>
        </w:rPr>
        <w:t>the</w:t>
      </w:r>
      <w:r w:rsidR="0005571E">
        <w:rPr>
          <w:color w:val="000000"/>
          <w:spacing w:val="12"/>
        </w:rPr>
        <w:t xml:space="preserve"> </w:t>
      </w:r>
      <w:r w:rsidR="0005571E">
        <w:rPr>
          <w:color w:val="000000"/>
          <w:spacing w:val="-1"/>
        </w:rPr>
        <w:t>Site</w:t>
      </w:r>
      <w:r w:rsidR="0005571E">
        <w:rPr>
          <w:color w:val="000000"/>
          <w:spacing w:val="12"/>
        </w:rPr>
        <w:t xml:space="preserve"> </w:t>
      </w:r>
      <w:r w:rsidR="0005571E">
        <w:rPr>
          <w:color w:val="000000"/>
          <w:spacing w:val="-1"/>
        </w:rPr>
        <w:t>Plan</w:t>
      </w:r>
      <w:r w:rsidR="0005571E">
        <w:rPr>
          <w:color w:val="000000"/>
          <w:spacing w:val="12"/>
        </w:rPr>
        <w:t xml:space="preserve"> </w:t>
      </w:r>
      <w:r w:rsidR="0005571E">
        <w:rPr>
          <w:color w:val="000000"/>
        </w:rPr>
        <w:t>for</w:t>
      </w:r>
      <w:r w:rsidR="0005571E">
        <w:rPr>
          <w:color w:val="000000"/>
          <w:spacing w:val="11"/>
        </w:rPr>
        <w:t xml:space="preserve"> </w:t>
      </w:r>
      <w:r w:rsidR="0005571E">
        <w:rPr>
          <w:color w:val="000000"/>
        </w:rPr>
        <w:t>such</w:t>
      </w:r>
      <w:r w:rsidR="0005571E">
        <w:rPr>
          <w:color w:val="000000"/>
          <w:spacing w:val="12"/>
        </w:rPr>
        <w:t xml:space="preserve"> </w:t>
      </w:r>
      <w:r w:rsidR="0005571E">
        <w:rPr>
          <w:color w:val="000000"/>
          <w:spacing w:val="-1"/>
        </w:rPr>
        <w:t>Named</w:t>
      </w:r>
      <w:r w:rsidR="0005571E">
        <w:rPr>
          <w:color w:val="000000"/>
          <w:spacing w:val="23"/>
        </w:rPr>
        <w:t xml:space="preserve"> </w:t>
      </w:r>
      <w:r w:rsidR="0005571E">
        <w:rPr>
          <w:color w:val="000000"/>
          <w:spacing w:val="-1"/>
        </w:rPr>
        <w:t>Co-Tenant; and</w:t>
      </w:r>
      <w:r w:rsidR="0005571E">
        <w:rPr>
          <w:color w:val="000000"/>
          <w:spacing w:val="12"/>
        </w:rPr>
        <w:t xml:space="preserve"> </w:t>
      </w:r>
      <w:r w:rsidR="0005571E">
        <w:rPr>
          <w:color w:val="000000"/>
          <w:spacing w:val="-1"/>
        </w:rPr>
        <w:t>(ii)</w:t>
      </w:r>
      <w:r w:rsidR="0005571E">
        <w:rPr>
          <w:color w:val="000000"/>
          <w:spacing w:val="13"/>
        </w:rPr>
        <w:t xml:space="preserve"> </w:t>
      </w:r>
      <w:r w:rsidR="0005571E">
        <w:rPr>
          <w:color w:val="000000"/>
          <w:spacing w:val="-1"/>
        </w:rPr>
        <w:t>Retailers</w:t>
      </w:r>
      <w:r w:rsidR="0005571E">
        <w:rPr>
          <w:color w:val="000000"/>
          <w:spacing w:val="12"/>
        </w:rPr>
        <w:t xml:space="preserve"> </w:t>
      </w:r>
      <w:r w:rsidR="0005571E">
        <w:rPr>
          <w:color w:val="000000"/>
          <w:spacing w:val="-1"/>
        </w:rPr>
        <w:t>(defined</w:t>
      </w:r>
      <w:r w:rsidR="0005571E">
        <w:rPr>
          <w:color w:val="000000"/>
          <w:spacing w:val="12"/>
        </w:rPr>
        <w:t xml:space="preserve"> </w:t>
      </w:r>
      <w:r w:rsidR="0005571E">
        <w:rPr>
          <w:color w:val="000000"/>
        </w:rPr>
        <w:t>in</w:t>
      </w:r>
      <w:r w:rsidR="0005571E">
        <w:rPr>
          <w:color w:val="000000"/>
          <w:spacing w:val="12"/>
        </w:rPr>
        <w:t xml:space="preserve"> </w:t>
      </w:r>
      <w:r w:rsidR="0005571E">
        <w:rPr>
          <w:color w:val="000000"/>
          <w:spacing w:val="-1"/>
        </w:rPr>
        <w:t>Section</w:t>
      </w:r>
      <w:r w:rsidR="0005571E">
        <w:rPr>
          <w:color w:val="000000"/>
          <w:spacing w:val="12"/>
        </w:rPr>
        <w:t xml:space="preserve"> </w:t>
      </w:r>
      <w:r w:rsidR="0005571E">
        <w:rPr>
          <w:color w:val="000000"/>
        </w:rPr>
        <w:t>14.5)</w:t>
      </w:r>
      <w:r w:rsidR="0005571E">
        <w:rPr>
          <w:color w:val="000000"/>
          <w:spacing w:val="11"/>
        </w:rPr>
        <w:t xml:space="preserve"> </w:t>
      </w:r>
      <w:r w:rsidR="0005571E">
        <w:rPr>
          <w:color w:val="000000"/>
        </w:rPr>
        <w:t>occupying</w:t>
      </w:r>
      <w:r w:rsidR="0005571E">
        <w:rPr>
          <w:color w:val="000000"/>
          <w:spacing w:val="11"/>
        </w:rPr>
        <w:t xml:space="preserve"> </w:t>
      </w:r>
      <w:r w:rsidR="0005571E">
        <w:rPr>
          <w:color w:val="000000"/>
          <w:spacing w:val="-1"/>
        </w:rPr>
        <w:t>(or</w:t>
      </w:r>
      <w:r w:rsidR="0005571E">
        <w:rPr>
          <w:color w:val="000000"/>
          <w:spacing w:val="11"/>
        </w:rPr>
        <w:t xml:space="preserve"> </w:t>
      </w:r>
      <w:r w:rsidR="0005571E">
        <w:rPr>
          <w:color w:val="000000"/>
        </w:rPr>
        <w:t>to</w:t>
      </w:r>
      <w:r w:rsidR="0005571E">
        <w:rPr>
          <w:color w:val="000000"/>
          <w:spacing w:val="12"/>
        </w:rPr>
        <w:t xml:space="preserve"> </w:t>
      </w:r>
      <w:r w:rsidR="0005571E">
        <w:rPr>
          <w:color w:val="000000"/>
        </w:rPr>
        <w:t>occupy)</w:t>
      </w:r>
      <w:r w:rsidR="0005571E">
        <w:rPr>
          <w:color w:val="000000"/>
          <w:spacing w:val="11"/>
        </w:rPr>
        <w:t xml:space="preserve"> </w:t>
      </w:r>
      <w:r w:rsidR="0005571E">
        <w:rPr>
          <w:color w:val="000000"/>
        </w:rPr>
        <w:t>at</w:t>
      </w:r>
      <w:r w:rsidR="0005571E">
        <w:rPr>
          <w:color w:val="000000"/>
          <w:spacing w:val="12"/>
        </w:rPr>
        <w:t xml:space="preserve"> </w:t>
      </w:r>
      <w:r w:rsidR="0005571E">
        <w:rPr>
          <w:color w:val="000000"/>
        </w:rPr>
        <w:t>least seventy-five</w:t>
      </w:r>
      <w:r w:rsidR="0005571E">
        <w:rPr>
          <w:color w:val="000000"/>
          <w:spacing w:val="13"/>
        </w:rPr>
        <w:t xml:space="preserve"> </w:t>
      </w:r>
      <w:r w:rsidR="0005571E">
        <w:rPr>
          <w:color w:val="000000"/>
        </w:rPr>
        <w:t>percent</w:t>
      </w:r>
      <w:r w:rsidR="0005571E">
        <w:rPr>
          <w:color w:val="000000"/>
          <w:spacing w:val="10"/>
        </w:rPr>
        <w:t xml:space="preserve"> </w:t>
      </w:r>
      <w:r w:rsidR="0005571E">
        <w:rPr>
          <w:color w:val="000000"/>
          <w:spacing w:val="-1"/>
        </w:rPr>
        <w:t>(</w:t>
      </w:r>
      <w:r w:rsidR="0005571E">
        <w:rPr>
          <w:color w:val="000000"/>
        </w:rPr>
        <w:t>75%)</w:t>
      </w:r>
      <w:r w:rsidR="0005571E">
        <w:rPr>
          <w:color w:val="000000"/>
          <w:spacing w:val="9"/>
        </w:rPr>
        <w:t xml:space="preserve"> </w:t>
      </w:r>
      <w:r w:rsidR="0005571E">
        <w:rPr>
          <w:color w:val="000000"/>
        </w:rPr>
        <w:t>of</w:t>
      </w:r>
      <w:r w:rsidR="0005571E">
        <w:rPr>
          <w:color w:val="000000"/>
          <w:spacing w:val="51"/>
        </w:rPr>
        <w:t xml:space="preserve"> </w:t>
      </w:r>
      <w:r w:rsidR="0005571E">
        <w:rPr>
          <w:color w:val="000000"/>
        </w:rPr>
        <w:t>the</w:t>
      </w:r>
      <w:r w:rsidR="0005571E">
        <w:rPr>
          <w:color w:val="000000"/>
          <w:spacing w:val="31"/>
        </w:rPr>
        <w:t xml:space="preserve"> </w:t>
      </w:r>
      <w:r w:rsidR="0005571E">
        <w:rPr>
          <w:color w:val="000000"/>
        </w:rPr>
        <w:t>GLA</w:t>
      </w:r>
      <w:r w:rsidR="0005571E">
        <w:rPr>
          <w:color w:val="000000"/>
          <w:spacing w:val="30"/>
        </w:rPr>
        <w:t xml:space="preserve"> </w:t>
      </w:r>
      <w:r w:rsidR="0005571E">
        <w:rPr>
          <w:color w:val="000000"/>
        </w:rPr>
        <w:t>of</w:t>
      </w:r>
      <w:r w:rsidR="0005571E">
        <w:rPr>
          <w:color w:val="000000"/>
          <w:spacing w:val="31"/>
        </w:rPr>
        <w:t xml:space="preserve"> </w:t>
      </w:r>
      <w:r w:rsidR="0005571E">
        <w:rPr>
          <w:color w:val="000000"/>
        </w:rPr>
        <w:t>the</w:t>
      </w:r>
      <w:r w:rsidR="0005571E">
        <w:rPr>
          <w:color w:val="000000"/>
          <w:spacing w:val="31"/>
        </w:rPr>
        <w:t xml:space="preserve"> </w:t>
      </w:r>
      <w:r w:rsidR="0005571E">
        <w:rPr>
          <w:color w:val="000000"/>
          <w:spacing w:val="-1"/>
        </w:rPr>
        <w:t>Shopping</w:t>
      </w:r>
      <w:r w:rsidR="0005571E">
        <w:rPr>
          <w:color w:val="000000"/>
          <w:spacing w:val="30"/>
        </w:rPr>
        <w:t xml:space="preserve"> </w:t>
      </w:r>
      <w:r w:rsidR="0005571E">
        <w:rPr>
          <w:color w:val="000000"/>
          <w:spacing w:val="-1"/>
        </w:rPr>
        <w:t>Center</w:t>
      </w:r>
      <w:r w:rsidR="0005571E">
        <w:rPr>
          <w:color w:val="000000"/>
          <w:spacing w:val="32"/>
        </w:rPr>
        <w:t xml:space="preserve"> </w:t>
      </w:r>
      <w:r w:rsidR="0005571E">
        <w:rPr>
          <w:color w:val="000000"/>
        </w:rPr>
        <w:t>(excluding</w:t>
      </w:r>
      <w:r w:rsidR="0005571E">
        <w:rPr>
          <w:color w:val="000000"/>
          <w:spacing w:val="31"/>
        </w:rPr>
        <w:t xml:space="preserve"> </w:t>
      </w:r>
      <w:r w:rsidR="0005571E">
        <w:rPr>
          <w:color w:val="000000"/>
        </w:rPr>
        <w:t>the</w:t>
      </w:r>
      <w:r w:rsidR="0005571E">
        <w:rPr>
          <w:color w:val="000000"/>
          <w:spacing w:val="29"/>
        </w:rPr>
        <w:t xml:space="preserve"> </w:t>
      </w:r>
      <w:r w:rsidR="004C231D">
        <w:rPr>
          <w:color w:val="000000"/>
          <w:spacing w:val="-1"/>
        </w:rPr>
        <w:t>Entertainment Build Area</w:t>
      </w:r>
      <w:r w:rsidR="0005571E">
        <w:rPr>
          <w:color w:val="000000"/>
          <w:spacing w:val="-1"/>
        </w:rPr>
        <w:t>)</w:t>
      </w:r>
      <w:r w:rsidR="0005571E">
        <w:rPr>
          <w:color w:val="000000"/>
          <w:spacing w:val="21"/>
        </w:rPr>
        <w:t xml:space="preserve"> </w:t>
      </w:r>
      <w:r w:rsidR="0005571E">
        <w:rPr>
          <w:color w:val="000000"/>
        </w:rPr>
        <w:t>have</w:t>
      </w:r>
      <w:r w:rsidR="0005571E">
        <w:rPr>
          <w:color w:val="000000"/>
          <w:spacing w:val="21"/>
        </w:rPr>
        <w:t xml:space="preserve"> </w:t>
      </w:r>
      <w:r w:rsidR="0005571E">
        <w:rPr>
          <w:color w:val="000000"/>
        </w:rPr>
        <w:t>a</w:t>
      </w:r>
      <w:r w:rsidR="0005571E">
        <w:rPr>
          <w:color w:val="000000"/>
          <w:spacing w:val="21"/>
        </w:rPr>
        <w:t xml:space="preserve"> </w:t>
      </w:r>
      <w:r w:rsidR="0005571E">
        <w:rPr>
          <w:color w:val="000000"/>
        </w:rPr>
        <w:t>fully</w:t>
      </w:r>
      <w:r w:rsidR="0005571E">
        <w:rPr>
          <w:color w:val="000000"/>
          <w:spacing w:val="22"/>
        </w:rPr>
        <w:t xml:space="preserve"> </w:t>
      </w:r>
      <w:r w:rsidR="0005571E">
        <w:rPr>
          <w:color w:val="000000"/>
        </w:rPr>
        <w:t>executed</w:t>
      </w:r>
      <w:r w:rsidR="0005571E">
        <w:rPr>
          <w:color w:val="000000"/>
          <w:spacing w:val="22"/>
        </w:rPr>
        <w:t xml:space="preserve"> </w:t>
      </w:r>
      <w:r w:rsidR="0005571E">
        <w:rPr>
          <w:color w:val="000000"/>
        </w:rPr>
        <w:t>Qualified</w:t>
      </w:r>
      <w:r w:rsidR="0005571E">
        <w:rPr>
          <w:color w:val="000000"/>
          <w:spacing w:val="22"/>
        </w:rPr>
        <w:t xml:space="preserve"> </w:t>
      </w:r>
      <w:r w:rsidR="0005571E">
        <w:rPr>
          <w:color w:val="000000"/>
        </w:rPr>
        <w:t>Lease</w:t>
      </w:r>
      <w:r w:rsidR="0005571E">
        <w:rPr>
          <w:color w:val="000000"/>
          <w:spacing w:val="22"/>
        </w:rPr>
        <w:t xml:space="preserve"> </w:t>
      </w:r>
      <w:r w:rsidR="0005571E">
        <w:rPr>
          <w:color w:val="000000"/>
          <w:spacing w:val="-1"/>
        </w:rPr>
        <w:t>with</w:t>
      </w:r>
      <w:r w:rsidR="0005571E">
        <w:rPr>
          <w:color w:val="000000"/>
          <w:spacing w:val="22"/>
        </w:rPr>
        <w:t xml:space="preserve"> </w:t>
      </w:r>
      <w:r w:rsidR="0005571E">
        <w:rPr>
          <w:color w:val="000000"/>
        </w:rPr>
        <w:t>Landlord</w:t>
      </w:r>
      <w:r w:rsidR="0005571E">
        <w:rPr>
          <w:color w:val="000000"/>
          <w:spacing w:val="21"/>
        </w:rPr>
        <w:t xml:space="preserve"> </w:t>
      </w:r>
      <w:r w:rsidR="0005571E">
        <w:rPr>
          <w:color w:val="000000"/>
        </w:rPr>
        <w:t>in</w:t>
      </w:r>
      <w:r w:rsidR="0005571E">
        <w:rPr>
          <w:color w:val="000000"/>
          <w:spacing w:val="21"/>
        </w:rPr>
        <w:t xml:space="preserve"> </w:t>
      </w:r>
      <w:r w:rsidR="0005571E">
        <w:rPr>
          <w:color w:val="000000"/>
        </w:rPr>
        <w:t>the</w:t>
      </w:r>
      <w:r w:rsidR="0005571E">
        <w:rPr>
          <w:color w:val="000000"/>
          <w:spacing w:val="19"/>
        </w:rPr>
        <w:t xml:space="preserve"> </w:t>
      </w:r>
      <w:r w:rsidR="0005571E">
        <w:rPr>
          <w:color w:val="000000"/>
          <w:spacing w:val="-1"/>
        </w:rPr>
        <w:t>Shopping</w:t>
      </w:r>
      <w:r w:rsidR="0005571E">
        <w:rPr>
          <w:color w:val="000000"/>
          <w:spacing w:val="49"/>
        </w:rPr>
        <w:t xml:space="preserve"> </w:t>
      </w:r>
      <w:r w:rsidR="0005571E">
        <w:rPr>
          <w:color w:val="000000"/>
          <w:spacing w:val="-1"/>
        </w:rPr>
        <w:t>Center.</w:t>
      </w:r>
      <w:r w:rsidR="007E15BA">
        <w:rPr>
          <w:color w:val="000000"/>
          <w:spacing w:val="14"/>
        </w:rPr>
        <w:t xml:space="preserve"> </w:t>
      </w:r>
      <w:r>
        <w:rPr>
          <w:color w:val="000000"/>
          <w:spacing w:val="-1"/>
        </w:rPr>
        <w:t>“</w:t>
      </w:r>
      <w:r w:rsidR="0005571E">
        <w:rPr>
          <w:b/>
          <w:color w:val="000000"/>
          <w:spacing w:val="-1"/>
        </w:rPr>
        <w:t>Qualified</w:t>
      </w:r>
      <w:r w:rsidR="0005571E">
        <w:rPr>
          <w:b/>
          <w:color w:val="000000"/>
          <w:spacing w:val="4"/>
        </w:rPr>
        <w:t xml:space="preserve"> </w:t>
      </w:r>
      <w:r w:rsidR="0005571E">
        <w:rPr>
          <w:b/>
          <w:color w:val="000000"/>
          <w:spacing w:val="-1"/>
        </w:rPr>
        <w:t>Lease</w:t>
      </w:r>
      <w:r>
        <w:rPr>
          <w:color w:val="000000"/>
          <w:spacing w:val="-1"/>
        </w:rPr>
        <w:t>”</w:t>
      </w:r>
      <w:r w:rsidR="0005571E">
        <w:rPr>
          <w:color w:val="000000"/>
          <w:spacing w:val="1"/>
        </w:rPr>
        <w:t xml:space="preserve"> </w:t>
      </w:r>
      <w:r w:rsidR="0005571E">
        <w:rPr>
          <w:color w:val="000000"/>
        </w:rPr>
        <w:t>shall</w:t>
      </w:r>
      <w:r w:rsidR="0005571E">
        <w:rPr>
          <w:color w:val="000000"/>
          <w:spacing w:val="2"/>
        </w:rPr>
        <w:t xml:space="preserve"> </w:t>
      </w:r>
      <w:r w:rsidR="0005571E">
        <w:rPr>
          <w:color w:val="000000"/>
        </w:rPr>
        <w:t>mean</w:t>
      </w:r>
      <w:r w:rsidR="0005571E">
        <w:rPr>
          <w:color w:val="000000"/>
          <w:spacing w:val="5"/>
        </w:rPr>
        <w:t xml:space="preserve"> </w:t>
      </w:r>
      <w:r w:rsidR="0005571E">
        <w:rPr>
          <w:color w:val="000000"/>
        </w:rPr>
        <w:t>a</w:t>
      </w:r>
      <w:r w:rsidR="0005571E">
        <w:rPr>
          <w:color w:val="000000"/>
          <w:spacing w:val="1"/>
        </w:rPr>
        <w:t xml:space="preserve"> </w:t>
      </w:r>
      <w:r w:rsidR="0005571E" w:rsidRPr="00F21B07">
        <w:rPr>
          <w:color w:val="000000"/>
          <w:spacing w:val="-1"/>
        </w:rPr>
        <w:t xml:space="preserve">fully </w:t>
      </w:r>
      <w:r w:rsidR="0005571E">
        <w:rPr>
          <w:color w:val="000000"/>
          <w:spacing w:val="-1"/>
        </w:rPr>
        <w:t>executed</w:t>
      </w:r>
      <w:r w:rsidR="0005571E" w:rsidRPr="00F21B07">
        <w:rPr>
          <w:color w:val="000000"/>
          <w:spacing w:val="-1"/>
        </w:rPr>
        <w:t xml:space="preserve"> lease </w:t>
      </w:r>
      <w:r w:rsidR="0005571E">
        <w:rPr>
          <w:color w:val="000000"/>
          <w:spacing w:val="-1"/>
        </w:rPr>
        <w:t>for</w:t>
      </w:r>
      <w:r w:rsidR="0005571E" w:rsidRPr="00F21B07">
        <w:rPr>
          <w:color w:val="000000"/>
          <w:spacing w:val="-1"/>
        </w:rPr>
        <w:t xml:space="preserve"> premises located in</w:t>
      </w:r>
      <w:r w:rsidR="0005571E">
        <w:rPr>
          <w:color w:val="000000"/>
          <w:spacing w:val="-1"/>
        </w:rPr>
        <w:t xml:space="preserve"> </w:t>
      </w:r>
      <w:r w:rsidR="0005571E" w:rsidRPr="00F21B07">
        <w:rPr>
          <w:color w:val="000000"/>
          <w:spacing w:val="-1"/>
        </w:rPr>
        <w:t xml:space="preserve">the </w:t>
      </w:r>
      <w:r w:rsidR="0005571E">
        <w:rPr>
          <w:color w:val="000000"/>
          <w:spacing w:val="-1"/>
        </w:rPr>
        <w:t>Shopping</w:t>
      </w:r>
      <w:r w:rsidR="0005571E" w:rsidRPr="00F21B07">
        <w:rPr>
          <w:color w:val="000000"/>
          <w:spacing w:val="-1"/>
        </w:rPr>
        <w:t xml:space="preserve"> </w:t>
      </w:r>
      <w:r w:rsidR="0005571E">
        <w:rPr>
          <w:color w:val="000000"/>
          <w:spacing w:val="-1"/>
        </w:rPr>
        <w:t>Center</w:t>
      </w:r>
      <w:r w:rsidR="0005571E" w:rsidRPr="00F21B07">
        <w:rPr>
          <w:color w:val="000000"/>
          <w:spacing w:val="-1"/>
        </w:rPr>
        <w:t xml:space="preserve"> </w:t>
      </w:r>
      <w:r w:rsidR="0005571E">
        <w:rPr>
          <w:color w:val="000000"/>
          <w:spacing w:val="-1"/>
        </w:rPr>
        <w:t>(</w:t>
      </w:r>
      <w:proofErr w:type="spellStart"/>
      <w:r w:rsidR="0005571E">
        <w:rPr>
          <w:color w:val="000000"/>
          <w:spacing w:val="-1"/>
        </w:rPr>
        <w:t>i</w:t>
      </w:r>
      <w:proofErr w:type="spellEnd"/>
      <w:r w:rsidR="0005571E">
        <w:rPr>
          <w:color w:val="000000"/>
          <w:spacing w:val="-1"/>
        </w:rPr>
        <w:t xml:space="preserve">) </w:t>
      </w:r>
      <w:r w:rsidR="0005571E" w:rsidRPr="00F21B07">
        <w:rPr>
          <w:color w:val="000000"/>
          <w:spacing w:val="-1"/>
        </w:rPr>
        <w:t xml:space="preserve">having a </w:t>
      </w:r>
      <w:r w:rsidR="0005571E">
        <w:rPr>
          <w:color w:val="000000"/>
          <w:spacing w:val="-1"/>
        </w:rPr>
        <w:t>term</w:t>
      </w:r>
      <w:r w:rsidR="0005571E" w:rsidRPr="00F21B07">
        <w:rPr>
          <w:color w:val="000000"/>
          <w:spacing w:val="-1"/>
        </w:rPr>
        <w:t xml:space="preserve"> of not less than </w:t>
      </w:r>
      <w:r w:rsidR="00836C24" w:rsidRPr="00F21B07">
        <w:rPr>
          <w:color w:val="000000"/>
          <w:spacing w:val="-1"/>
        </w:rPr>
        <w:t>five</w:t>
      </w:r>
      <w:r w:rsidR="00545522" w:rsidRPr="00F21B07">
        <w:rPr>
          <w:color w:val="000000"/>
          <w:spacing w:val="-1"/>
        </w:rPr>
        <w:t xml:space="preserve"> </w:t>
      </w:r>
      <w:r w:rsidR="0005571E">
        <w:rPr>
          <w:color w:val="000000"/>
          <w:spacing w:val="-1"/>
        </w:rPr>
        <w:t>(</w:t>
      </w:r>
      <w:r w:rsidR="00836C24">
        <w:rPr>
          <w:color w:val="000000"/>
          <w:spacing w:val="-1"/>
        </w:rPr>
        <w:t>5</w:t>
      </w:r>
      <w:r w:rsidR="0005571E">
        <w:rPr>
          <w:color w:val="000000"/>
          <w:spacing w:val="-1"/>
        </w:rPr>
        <w:t>)</w:t>
      </w:r>
      <w:r w:rsidR="0005571E" w:rsidRPr="00F21B07">
        <w:rPr>
          <w:color w:val="000000"/>
          <w:spacing w:val="-1"/>
        </w:rPr>
        <w:t xml:space="preserve"> years, (ii) requiring the </w:t>
      </w:r>
      <w:r w:rsidR="0005571E">
        <w:rPr>
          <w:color w:val="000000"/>
          <w:spacing w:val="-1"/>
        </w:rPr>
        <w:t>Retailer</w:t>
      </w:r>
      <w:r w:rsidR="0005571E" w:rsidRPr="00F21B07">
        <w:rPr>
          <w:color w:val="000000"/>
          <w:spacing w:val="-1"/>
        </w:rPr>
        <w:t xml:space="preserve"> under such lease to open for business </w:t>
      </w:r>
      <w:r w:rsidR="0005571E">
        <w:rPr>
          <w:color w:val="000000"/>
          <w:spacing w:val="-1"/>
        </w:rPr>
        <w:t>within</w:t>
      </w:r>
      <w:r w:rsidR="0005571E" w:rsidRPr="00F21B07">
        <w:rPr>
          <w:color w:val="000000"/>
          <w:spacing w:val="-1"/>
        </w:rPr>
        <w:t xml:space="preserve"> one hundred </w:t>
      </w:r>
      <w:r w:rsidR="0005571E">
        <w:rPr>
          <w:color w:val="000000"/>
          <w:spacing w:val="-1"/>
        </w:rPr>
        <w:t>thirty-five</w:t>
      </w:r>
      <w:r w:rsidR="0005571E" w:rsidRPr="00F21B07">
        <w:rPr>
          <w:color w:val="000000"/>
          <w:spacing w:val="-1"/>
        </w:rPr>
        <w:t xml:space="preserve"> </w:t>
      </w:r>
      <w:r w:rsidR="0005571E">
        <w:rPr>
          <w:color w:val="000000"/>
          <w:spacing w:val="-1"/>
        </w:rPr>
        <w:t>(135)</w:t>
      </w:r>
      <w:r w:rsidR="0005571E" w:rsidRPr="00F21B07">
        <w:rPr>
          <w:color w:val="000000"/>
          <w:spacing w:val="-1"/>
        </w:rPr>
        <w:t xml:space="preserve"> days after the </w:t>
      </w:r>
      <w:r w:rsidR="0005571E">
        <w:rPr>
          <w:color w:val="000000"/>
          <w:spacing w:val="-1"/>
        </w:rPr>
        <w:t>Anticipated</w:t>
      </w:r>
      <w:r w:rsidR="0005571E" w:rsidRPr="00F21B07">
        <w:rPr>
          <w:color w:val="000000"/>
          <w:spacing w:val="-1"/>
        </w:rPr>
        <w:t xml:space="preserve"> </w:t>
      </w:r>
      <w:r w:rsidR="0005571E">
        <w:rPr>
          <w:color w:val="000000"/>
          <w:spacing w:val="-1"/>
        </w:rPr>
        <w:t>Delivery</w:t>
      </w:r>
      <w:r w:rsidR="0005571E" w:rsidRPr="00F21B07">
        <w:rPr>
          <w:color w:val="000000"/>
          <w:spacing w:val="-1"/>
        </w:rPr>
        <w:t xml:space="preserve"> </w:t>
      </w:r>
      <w:r w:rsidR="0005571E">
        <w:rPr>
          <w:color w:val="000000"/>
          <w:spacing w:val="-1"/>
        </w:rPr>
        <w:t>Date</w:t>
      </w:r>
      <w:r w:rsidR="00F21B07">
        <w:rPr>
          <w:color w:val="000000"/>
          <w:spacing w:val="-1"/>
        </w:rPr>
        <w:t>, and thereafter to continuously operate</w:t>
      </w:r>
      <w:r w:rsidR="0005571E" w:rsidRPr="00F21B07">
        <w:rPr>
          <w:color w:val="000000"/>
          <w:spacing w:val="-1"/>
        </w:rPr>
        <w:t xml:space="preserve"> and (iii) in the case of the Named Co-Tenant be located in Space 1000 as shown on the Site Plan. A Qualified Lease may provide for a termination right so</w:t>
      </w:r>
      <w:r w:rsidR="0005571E">
        <w:rPr>
          <w:color w:val="000000"/>
          <w:spacing w:val="-1"/>
        </w:rPr>
        <w:t xml:space="preserve"> </w:t>
      </w:r>
      <w:r w:rsidR="0005571E" w:rsidRPr="00F21B07">
        <w:rPr>
          <w:color w:val="000000"/>
          <w:spacing w:val="-1"/>
        </w:rPr>
        <w:t>long as such</w:t>
      </w:r>
      <w:r w:rsidR="0005571E">
        <w:rPr>
          <w:color w:val="000000"/>
          <w:spacing w:val="-1"/>
        </w:rPr>
        <w:t xml:space="preserve"> </w:t>
      </w:r>
      <w:r w:rsidR="0005571E" w:rsidRPr="00F21B07">
        <w:rPr>
          <w:color w:val="000000"/>
          <w:spacing w:val="-1"/>
        </w:rPr>
        <w:t>termination (except for casualty, condemnation</w:t>
      </w:r>
      <w:r w:rsidR="00545522" w:rsidRPr="00F21B07">
        <w:rPr>
          <w:color w:val="000000"/>
          <w:spacing w:val="-1"/>
        </w:rPr>
        <w:t>,</w:t>
      </w:r>
      <w:r w:rsidR="0005571E" w:rsidRPr="00F21B07">
        <w:rPr>
          <w:color w:val="000000"/>
          <w:spacing w:val="-1"/>
        </w:rPr>
        <w:t xml:space="preserve"> Landlord default</w:t>
      </w:r>
      <w:r w:rsidR="00D57F98">
        <w:rPr>
          <w:color w:val="000000"/>
          <w:spacing w:val="-1"/>
        </w:rPr>
        <w:t xml:space="preserve"> or similar express termination rights as Tenant has pursuant to the terms of this Lease (e.g., </w:t>
      </w:r>
      <w:proofErr w:type="spellStart"/>
      <w:r w:rsidR="00D57F98">
        <w:rPr>
          <w:color w:val="000000"/>
          <w:spacing w:val="-1"/>
        </w:rPr>
        <w:t>cotenancy</w:t>
      </w:r>
      <w:proofErr w:type="spellEnd"/>
      <w:r w:rsidR="00D57F98">
        <w:rPr>
          <w:color w:val="000000"/>
          <w:spacing w:val="-1"/>
        </w:rPr>
        <w:t xml:space="preserve"> or business interruption)</w:t>
      </w:r>
      <w:r w:rsidR="0005571E" w:rsidRPr="00F21B07">
        <w:rPr>
          <w:color w:val="000000"/>
          <w:spacing w:val="-1"/>
        </w:rPr>
        <w:t xml:space="preserve">), does not occur prior to the </w:t>
      </w:r>
      <w:r w:rsidR="00E70E06" w:rsidRPr="00F21B07">
        <w:rPr>
          <w:color w:val="000000"/>
          <w:spacing w:val="-1"/>
        </w:rPr>
        <w:t xml:space="preserve">third </w:t>
      </w:r>
      <w:r w:rsidR="0005571E" w:rsidRPr="00F21B07">
        <w:rPr>
          <w:color w:val="000000"/>
          <w:spacing w:val="-1"/>
        </w:rPr>
        <w:t>(</w:t>
      </w:r>
      <w:r w:rsidR="00E70E06" w:rsidRPr="00F21B07">
        <w:rPr>
          <w:color w:val="000000"/>
          <w:spacing w:val="-1"/>
        </w:rPr>
        <w:t>3rd</w:t>
      </w:r>
      <w:r w:rsidR="0005571E" w:rsidRPr="00F21B07">
        <w:rPr>
          <w:color w:val="000000"/>
          <w:spacing w:val="-1"/>
        </w:rPr>
        <w:t>) year following the date that the Retailer under the applicable Qualified</w:t>
      </w:r>
      <w:r w:rsidR="0005571E">
        <w:rPr>
          <w:color w:val="000000"/>
          <w:spacing w:val="-1"/>
        </w:rPr>
        <w:t xml:space="preserve"> </w:t>
      </w:r>
      <w:r w:rsidR="0005571E" w:rsidRPr="00F21B07">
        <w:rPr>
          <w:color w:val="000000"/>
          <w:spacing w:val="-1"/>
        </w:rPr>
        <w:t xml:space="preserve">Lease opened for </w:t>
      </w:r>
      <w:r w:rsidR="0005571E">
        <w:rPr>
          <w:color w:val="000000"/>
          <w:spacing w:val="-1"/>
        </w:rPr>
        <w:t>business</w:t>
      </w:r>
      <w:r w:rsidR="0005571E" w:rsidRPr="00F21B07">
        <w:rPr>
          <w:color w:val="000000"/>
          <w:spacing w:val="-1"/>
        </w:rPr>
        <w:t xml:space="preserve"> pursuant to such Qualified Lease.</w:t>
      </w:r>
      <w:r w:rsidR="00DD5BF1" w:rsidRPr="00F21B07">
        <w:rPr>
          <w:color w:val="000000"/>
          <w:spacing w:val="-1"/>
        </w:rPr>
        <w:t xml:space="preserve"> </w:t>
      </w:r>
    </w:p>
    <w:p w14:paraId="60A8E0CE" w14:textId="1EDC7099" w:rsidR="009368FC" w:rsidRPr="009368FC" w:rsidRDefault="00DD5BF1" w:rsidP="009368FC">
      <w:pPr>
        <w:pStyle w:val="Heading3"/>
        <w:rPr>
          <w:color w:val="000000"/>
        </w:rPr>
      </w:pPr>
      <w:r>
        <w:rPr>
          <w:color w:val="000000"/>
        </w:rPr>
        <w:t>Landlord</w:t>
      </w:r>
      <w:r>
        <w:rPr>
          <w:color w:val="000000"/>
          <w:spacing w:val="22"/>
        </w:rPr>
        <w:t xml:space="preserve"> </w:t>
      </w:r>
      <w:r>
        <w:rPr>
          <w:color w:val="000000"/>
        </w:rPr>
        <w:t>shall</w:t>
      </w:r>
      <w:r>
        <w:rPr>
          <w:color w:val="000000"/>
          <w:spacing w:val="20"/>
        </w:rPr>
        <w:t xml:space="preserve"> </w:t>
      </w:r>
      <w:r>
        <w:rPr>
          <w:color w:val="000000"/>
        </w:rPr>
        <w:t>provide</w:t>
      </w:r>
      <w:r>
        <w:rPr>
          <w:color w:val="000000"/>
          <w:spacing w:val="19"/>
        </w:rPr>
        <w:t xml:space="preserve"> </w:t>
      </w:r>
      <w:r>
        <w:rPr>
          <w:color w:val="000000"/>
          <w:spacing w:val="-1"/>
        </w:rPr>
        <w:t>Tenant</w:t>
      </w:r>
      <w:r>
        <w:rPr>
          <w:color w:val="000000"/>
          <w:spacing w:val="19"/>
        </w:rPr>
        <w:t xml:space="preserve"> </w:t>
      </w:r>
      <w:r>
        <w:rPr>
          <w:color w:val="000000"/>
          <w:spacing w:val="-1"/>
        </w:rPr>
        <w:t>with</w:t>
      </w:r>
      <w:r>
        <w:rPr>
          <w:color w:val="000000"/>
          <w:spacing w:val="19"/>
        </w:rPr>
        <w:t xml:space="preserve"> </w:t>
      </w:r>
      <w:r>
        <w:rPr>
          <w:color w:val="000000"/>
        </w:rPr>
        <w:t>a</w:t>
      </w:r>
      <w:r>
        <w:rPr>
          <w:color w:val="000000"/>
          <w:spacing w:val="19"/>
        </w:rPr>
        <w:t xml:space="preserve"> </w:t>
      </w:r>
      <w:r>
        <w:rPr>
          <w:color w:val="000000"/>
          <w:spacing w:val="-1"/>
        </w:rPr>
        <w:t>written</w:t>
      </w:r>
      <w:r>
        <w:rPr>
          <w:color w:val="000000"/>
          <w:spacing w:val="19"/>
        </w:rPr>
        <w:t xml:space="preserve"> </w:t>
      </w:r>
      <w:r>
        <w:rPr>
          <w:color w:val="000000"/>
        </w:rPr>
        <w:t>certification</w:t>
      </w:r>
      <w:r>
        <w:rPr>
          <w:color w:val="000000"/>
          <w:spacing w:val="19"/>
        </w:rPr>
        <w:t xml:space="preserve"> </w:t>
      </w:r>
      <w:r>
        <w:rPr>
          <w:color w:val="000000"/>
        </w:rPr>
        <w:t>of</w:t>
      </w:r>
      <w:r>
        <w:rPr>
          <w:color w:val="000000"/>
          <w:spacing w:val="19"/>
        </w:rPr>
        <w:t xml:space="preserve"> </w:t>
      </w:r>
      <w:r>
        <w:rPr>
          <w:color w:val="000000"/>
        </w:rPr>
        <w:t>satisfaction</w:t>
      </w:r>
      <w:r>
        <w:rPr>
          <w:color w:val="000000"/>
          <w:spacing w:val="19"/>
        </w:rPr>
        <w:t xml:space="preserve"> </w:t>
      </w:r>
      <w:r>
        <w:rPr>
          <w:color w:val="000000"/>
        </w:rPr>
        <w:t>of</w:t>
      </w:r>
      <w:r>
        <w:rPr>
          <w:color w:val="000000"/>
          <w:spacing w:val="19"/>
        </w:rPr>
        <w:t xml:space="preserve"> </w:t>
      </w:r>
      <w:r>
        <w:rPr>
          <w:color w:val="000000"/>
        </w:rPr>
        <w:t>the</w:t>
      </w:r>
      <w:r>
        <w:rPr>
          <w:color w:val="000000"/>
          <w:spacing w:val="19"/>
        </w:rPr>
        <w:t xml:space="preserve"> </w:t>
      </w:r>
      <w:r>
        <w:rPr>
          <w:color w:val="000000"/>
          <w:spacing w:val="-1"/>
        </w:rPr>
        <w:t>Possession</w:t>
      </w:r>
      <w:r>
        <w:rPr>
          <w:color w:val="000000"/>
          <w:spacing w:val="43"/>
        </w:rPr>
        <w:t xml:space="preserve"> </w:t>
      </w:r>
      <w:r>
        <w:rPr>
          <w:color w:val="000000"/>
        </w:rPr>
        <w:t>Requirements</w:t>
      </w:r>
      <w:r>
        <w:rPr>
          <w:color w:val="000000"/>
          <w:spacing w:val="16"/>
        </w:rPr>
        <w:t xml:space="preserve"> </w:t>
      </w:r>
      <w:r>
        <w:rPr>
          <w:color w:val="000000"/>
          <w:spacing w:val="-1"/>
        </w:rPr>
        <w:t>(</w:t>
      </w:r>
      <w:r w:rsidR="00EB7654">
        <w:rPr>
          <w:color w:val="000000"/>
          <w:spacing w:val="-1"/>
        </w:rPr>
        <w:t>“</w:t>
      </w:r>
      <w:r>
        <w:rPr>
          <w:b/>
          <w:color w:val="000000"/>
          <w:spacing w:val="-1"/>
        </w:rPr>
        <w:t>Possession</w:t>
      </w:r>
      <w:r>
        <w:rPr>
          <w:b/>
          <w:color w:val="000000"/>
          <w:spacing w:val="15"/>
        </w:rPr>
        <w:t xml:space="preserve"> </w:t>
      </w:r>
      <w:r>
        <w:rPr>
          <w:b/>
          <w:color w:val="000000"/>
          <w:spacing w:val="-1"/>
        </w:rPr>
        <w:t>Requirements</w:t>
      </w:r>
      <w:r>
        <w:rPr>
          <w:b/>
          <w:color w:val="000000"/>
          <w:spacing w:val="15"/>
        </w:rPr>
        <w:t xml:space="preserve"> </w:t>
      </w:r>
      <w:r>
        <w:rPr>
          <w:b/>
          <w:color w:val="000000"/>
          <w:spacing w:val="-1"/>
        </w:rPr>
        <w:t>Documentation</w:t>
      </w:r>
      <w:r w:rsidR="00EB7654">
        <w:rPr>
          <w:color w:val="000000"/>
          <w:spacing w:val="-1"/>
        </w:rPr>
        <w:t>”</w:t>
      </w:r>
      <w:r>
        <w:rPr>
          <w:color w:val="000000"/>
          <w:spacing w:val="-1"/>
        </w:rPr>
        <w:t>),</w:t>
      </w:r>
      <w:r>
        <w:rPr>
          <w:color w:val="000000"/>
          <w:spacing w:val="13"/>
        </w:rPr>
        <w:t xml:space="preserve"> </w:t>
      </w:r>
      <w:r>
        <w:rPr>
          <w:color w:val="000000"/>
          <w:spacing w:val="-1"/>
        </w:rPr>
        <w:t>which</w:t>
      </w:r>
      <w:r>
        <w:rPr>
          <w:color w:val="000000"/>
          <w:spacing w:val="13"/>
        </w:rPr>
        <w:t xml:space="preserve"> </w:t>
      </w:r>
      <w:r>
        <w:rPr>
          <w:color w:val="000000"/>
          <w:spacing w:val="-1"/>
        </w:rPr>
        <w:t>Possession</w:t>
      </w:r>
      <w:r>
        <w:rPr>
          <w:color w:val="000000"/>
        </w:rPr>
        <w:t xml:space="preserve"> Requirements</w:t>
      </w:r>
      <w:r>
        <w:rPr>
          <w:color w:val="000000"/>
          <w:spacing w:val="18"/>
        </w:rPr>
        <w:t xml:space="preserve"> </w:t>
      </w:r>
      <w:r>
        <w:rPr>
          <w:color w:val="000000"/>
          <w:spacing w:val="-1"/>
        </w:rPr>
        <w:t>Documentation</w:t>
      </w:r>
      <w:r>
        <w:rPr>
          <w:color w:val="000000"/>
          <w:spacing w:val="17"/>
        </w:rPr>
        <w:t xml:space="preserve"> </w:t>
      </w:r>
      <w:r>
        <w:rPr>
          <w:color w:val="000000"/>
        </w:rPr>
        <w:t>shall</w:t>
      </w:r>
      <w:r>
        <w:rPr>
          <w:color w:val="000000"/>
          <w:spacing w:val="17"/>
        </w:rPr>
        <w:t xml:space="preserve"> </w:t>
      </w:r>
      <w:r>
        <w:rPr>
          <w:color w:val="000000"/>
        </w:rPr>
        <w:t>include</w:t>
      </w:r>
      <w:r>
        <w:rPr>
          <w:color w:val="000000"/>
          <w:spacing w:val="17"/>
        </w:rPr>
        <w:t xml:space="preserve"> </w:t>
      </w:r>
      <w:r>
        <w:rPr>
          <w:color w:val="000000"/>
          <w:spacing w:val="-1"/>
        </w:rPr>
        <w:t>the</w:t>
      </w:r>
      <w:r>
        <w:rPr>
          <w:color w:val="000000"/>
          <w:spacing w:val="16"/>
        </w:rPr>
        <w:t xml:space="preserve"> </w:t>
      </w:r>
      <w:r>
        <w:rPr>
          <w:color w:val="000000"/>
        </w:rPr>
        <w:t>following:</w:t>
      </w:r>
      <w:r>
        <w:rPr>
          <w:color w:val="000000"/>
          <w:spacing w:val="17"/>
        </w:rPr>
        <w:t xml:space="preserve"> </w:t>
      </w:r>
      <w:r>
        <w:rPr>
          <w:color w:val="000000"/>
          <w:spacing w:val="-1"/>
        </w:rPr>
        <w:t>(a)</w:t>
      </w:r>
      <w:r>
        <w:rPr>
          <w:color w:val="000000"/>
          <w:spacing w:val="17"/>
        </w:rPr>
        <w:t xml:space="preserve"> </w:t>
      </w:r>
      <w:r>
        <w:rPr>
          <w:color w:val="000000"/>
        </w:rPr>
        <w:t>Landlord’s</w:t>
      </w:r>
      <w:r>
        <w:rPr>
          <w:color w:val="000000"/>
          <w:spacing w:val="17"/>
        </w:rPr>
        <w:t xml:space="preserve"> </w:t>
      </w:r>
      <w:r>
        <w:rPr>
          <w:color w:val="000000"/>
        </w:rPr>
        <w:t>certification</w:t>
      </w:r>
      <w:r>
        <w:rPr>
          <w:color w:val="000000"/>
          <w:spacing w:val="17"/>
        </w:rPr>
        <w:t xml:space="preserve"> </w:t>
      </w:r>
      <w:r>
        <w:rPr>
          <w:color w:val="000000"/>
        </w:rPr>
        <w:t>as</w:t>
      </w:r>
      <w:r>
        <w:rPr>
          <w:color w:val="000000"/>
          <w:spacing w:val="18"/>
        </w:rPr>
        <w:t xml:space="preserve"> </w:t>
      </w:r>
      <w:r>
        <w:rPr>
          <w:color w:val="000000"/>
        </w:rPr>
        <w:t>to</w:t>
      </w:r>
      <w:r>
        <w:rPr>
          <w:color w:val="000000"/>
          <w:spacing w:val="14"/>
        </w:rPr>
        <w:t xml:space="preserve"> </w:t>
      </w:r>
      <w:r>
        <w:rPr>
          <w:color w:val="000000"/>
          <w:spacing w:val="-1"/>
        </w:rPr>
        <w:t>(</w:t>
      </w:r>
      <w:proofErr w:type="spellStart"/>
      <w:r>
        <w:rPr>
          <w:color w:val="000000"/>
          <w:spacing w:val="-1"/>
        </w:rPr>
        <w:t>i</w:t>
      </w:r>
      <w:proofErr w:type="spellEnd"/>
      <w:r>
        <w:rPr>
          <w:color w:val="000000"/>
          <w:spacing w:val="-1"/>
        </w:rPr>
        <w:t>)</w:t>
      </w:r>
      <w:r>
        <w:rPr>
          <w:color w:val="000000"/>
          <w:spacing w:val="39"/>
        </w:rPr>
        <w:t xml:space="preserve"> </w:t>
      </w:r>
      <w:r>
        <w:rPr>
          <w:color w:val="000000"/>
        </w:rPr>
        <w:t>satisfaction</w:t>
      </w:r>
      <w:r>
        <w:rPr>
          <w:color w:val="000000"/>
          <w:spacing w:val="-1"/>
        </w:rPr>
        <w:t xml:space="preserve"> </w:t>
      </w:r>
      <w:r>
        <w:rPr>
          <w:color w:val="000000"/>
        </w:rPr>
        <w:t>of the Possession Requirements, (ii) the total GLA of the Shopping Center, and (iii) the construction start</w:t>
      </w:r>
      <w:r>
        <w:rPr>
          <w:color w:val="000000"/>
          <w:spacing w:val="22"/>
        </w:rPr>
        <w:t xml:space="preserve"> </w:t>
      </w:r>
      <w:r>
        <w:rPr>
          <w:color w:val="000000"/>
        </w:rPr>
        <w:t>date</w:t>
      </w:r>
      <w:r>
        <w:rPr>
          <w:color w:val="000000"/>
          <w:spacing w:val="19"/>
        </w:rPr>
        <w:t xml:space="preserve"> </w:t>
      </w:r>
      <w:r>
        <w:rPr>
          <w:color w:val="000000"/>
        </w:rPr>
        <w:t>and</w:t>
      </w:r>
      <w:r>
        <w:rPr>
          <w:color w:val="000000"/>
          <w:spacing w:val="19"/>
        </w:rPr>
        <w:t xml:space="preserve"> </w:t>
      </w:r>
      <w:r>
        <w:rPr>
          <w:color w:val="000000"/>
          <w:spacing w:val="-1"/>
        </w:rPr>
        <w:t>required</w:t>
      </w:r>
      <w:r>
        <w:rPr>
          <w:color w:val="000000"/>
          <w:spacing w:val="19"/>
        </w:rPr>
        <w:t xml:space="preserve"> </w:t>
      </w:r>
      <w:r>
        <w:rPr>
          <w:color w:val="000000"/>
        </w:rPr>
        <w:t>opening</w:t>
      </w:r>
      <w:r>
        <w:rPr>
          <w:color w:val="000000"/>
          <w:spacing w:val="19"/>
        </w:rPr>
        <w:t xml:space="preserve"> </w:t>
      </w:r>
      <w:r>
        <w:rPr>
          <w:color w:val="000000"/>
        </w:rPr>
        <w:t>date</w:t>
      </w:r>
      <w:r>
        <w:rPr>
          <w:color w:val="000000"/>
          <w:spacing w:val="19"/>
        </w:rPr>
        <w:t xml:space="preserve"> </w:t>
      </w:r>
      <w:r>
        <w:rPr>
          <w:color w:val="000000"/>
        </w:rPr>
        <w:t>for</w:t>
      </w:r>
      <w:r>
        <w:rPr>
          <w:color w:val="000000"/>
          <w:spacing w:val="19"/>
        </w:rPr>
        <w:t xml:space="preserve"> </w:t>
      </w:r>
      <w:r>
        <w:rPr>
          <w:color w:val="000000"/>
        </w:rPr>
        <w:t>each</w:t>
      </w:r>
      <w:r>
        <w:rPr>
          <w:color w:val="000000"/>
          <w:spacing w:val="19"/>
        </w:rPr>
        <w:t xml:space="preserve"> </w:t>
      </w:r>
      <w:r>
        <w:rPr>
          <w:color w:val="000000"/>
        </w:rPr>
        <w:t>Retailer</w:t>
      </w:r>
      <w:r>
        <w:rPr>
          <w:color w:val="000000"/>
          <w:spacing w:val="19"/>
        </w:rPr>
        <w:t xml:space="preserve"> </w:t>
      </w:r>
      <w:r>
        <w:rPr>
          <w:color w:val="000000"/>
        </w:rPr>
        <w:t>that</w:t>
      </w:r>
      <w:r>
        <w:rPr>
          <w:color w:val="000000"/>
          <w:spacing w:val="19"/>
        </w:rPr>
        <w:t xml:space="preserve"> </w:t>
      </w:r>
      <w:r>
        <w:rPr>
          <w:color w:val="000000"/>
        </w:rPr>
        <w:t>has</w:t>
      </w:r>
      <w:r>
        <w:rPr>
          <w:color w:val="000000"/>
          <w:spacing w:val="20"/>
        </w:rPr>
        <w:t xml:space="preserve"> </w:t>
      </w:r>
      <w:r>
        <w:rPr>
          <w:color w:val="000000"/>
        </w:rPr>
        <w:t>entered</w:t>
      </w:r>
      <w:r>
        <w:rPr>
          <w:color w:val="000000"/>
          <w:spacing w:val="19"/>
        </w:rPr>
        <w:t xml:space="preserve"> </w:t>
      </w:r>
      <w:r>
        <w:rPr>
          <w:color w:val="000000"/>
        </w:rPr>
        <w:t>into</w:t>
      </w:r>
      <w:r>
        <w:rPr>
          <w:color w:val="000000"/>
          <w:spacing w:val="19"/>
        </w:rPr>
        <w:t xml:space="preserve"> </w:t>
      </w:r>
      <w:r>
        <w:rPr>
          <w:color w:val="000000"/>
        </w:rPr>
        <w:t>a</w:t>
      </w:r>
      <w:r>
        <w:rPr>
          <w:color w:val="000000"/>
          <w:spacing w:val="19"/>
        </w:rPr>
        <w:t xml:space="preserve"> </w:t>
      </w:r>
      <w:r>
        <w:rPr>
          <w:color w:val="000000"/>
        </w:rPr>
        <w:t>Qualified</w:t>
      </w:r>
      <w:r>
        <w:rPr>
          <w:color w:val="000000"/>
          <w:spacing w:val="19"/>
        </w:rPr>
        <w:t xml:space="preserve"> </w:t>
      </w:r>
      <w:r>
        <w:rPr>
          <w:color w:val="000000"/>
        </w:rPr>
        <w:t>Lease;</w:t>
      </w:r>
      <w:r>
        <w:rPr>
          <w:color w:val="000000"/>
          <w:spacing w:val="19"/>
        </w:rPr>
        <w:t xml:space="preserve"> </w:t>
      </w:r>
      <w:r>
        <w:rPr>
          <w:color w:val="000000"/>
        </w:rPr>
        <w:t>and</w:t>
      </w:r>
      <w:r>
        <w:rPr>
          <w:color w:val="000000"/>
          <w:spacing w:val="19"/>
        </w:rPr>
        <w:t xml:space="preserve"> </w:t>
      </w:r>
      <w:r>
        <w:rPr>
          <w:color w:val="000000"/>
          <w:spacing w:val="-1"/>
        </w:rPr>
        <w:t>(b)</w:t>
      </w:r>
      <w:r>
        <w:rPr>
          <w:color w:val="000000"/>
          <w:spacing w:val="19"/>
        </w:rPr>
        <w:t xml:space="preserve"> </w:t>
      </w:r>
      <w:r>
        <w:rPr>
          <w:color w:val="000000"/>
        </w:rPr>
        <w:t>a</w:t>
      </w:r>
      <w:r>
        <w:rPr>
          <w:color w:val="000000"/>
          <w:spacing w:val="17"/>
        </w:rPr>
        <w:t xml:space="preserve"> </w:t>
      </w:r>
      <w:r>
        <w:rPr>
          <w:color w:val="000000"/>
        </w:rPr>
        <w:t>leasing</w:t>
      </w:r>
      <w:r>
        <w:rPr>
          <w:color w:val="000000"/>
          <w:spacing w:val="17"/>
        </w:rPr>
        <w:t xml:space="preserve"> </w:t>
      </w:r>
      <w:r>
        <w:rPr>
          <w:color w:val="000000"/>
        </w:rPr>
        <w:t>plan</w:t>
      </w:r>
      <w:r>
        <w:rPr>
          <w:color w:val="000000"/>
          <w:spacing w:val="28"/>
        </w:rPr>
        <w:t xml:space="preserve"> </w:t>
      </w:r>
      <w:r>
        <w:rPr>
          <w:color w:val="000000"/>
        </w:rPr>
        <w:t>identifying</w:t>
      </w:r>
      <w:r>
        <w:rPr>
          <w:color w:val="000000"/>
          <w:spacing w:val="22"/>
        </w:rPr>
        <w:t xml:space="preserve"> </w:t>
      </w:r>
      <w:r>
        <w:rPr>
          <w:color w:val="000000"/>
        </w:rPr>
        <w:t>the</w:t>
      </w:r>
      <w:r>
        <w:rPr>
          <w:color w:val="000000"/>
          <w:spacing w:val="21"/>
        </w:rPr>
        <w:t xml:space="preserve"> </w:t>
      </w:r>
      <w:r>
        <w:rPr>
          <w:color w:val="000000"/>
        </w:rPr>
        <w:t>trade</w:t>
      </w:r>
      <w:r>
        <w:rPr>
          <w:color w:val="000000"/>
          <w:spacing w:val="21"/>
        </w:rPr>
        <w:t xml:space="preserve"> </w:t>
      </w:r>
      <w:r>
        <w:rPr>
          <w:color w:val="000000"/>
        </w:rPr>
        <w:t>names,</w:t>
      </w:r>
      <w:r>
        <w:rPr>
          <w:color w:val="000000"/>
          <w:spacing w:val="21"/>
        </w:rPr>
        <w:t xml:space="preserve"> </w:t>
      </w:r>
      <w:r>
        <w:rPr>
          <w:color w:val="000000"/>
        </w:rPr>
        <w:t>and</w:t>
      </w:r>
      <w:r>
        <w:rPr>
          <w:color w:val="000000"/>
          <w:spacing w:val="21"/>
        </w:rPr>
        <w:t xml:space="preserve"> </w:t>
      </w:r>
      <w:r>
        <w:rPr>
          <w:color w:val="000000"/>
        </w:rPr>
        <w:t>spaces</w:t>
      </w:r>
      <w:r>
        <w:rPr>
          <w:color w:val="000000"/>
          <w:spacing w:val="22"/>
        </w:rPr>
        <w:t xml:space="preserve"> </w:t>
      </w:r>
      <w:r>
        <w:rPr>
          <w:color w:val="000000"/>
        </w:rPr>
        <w:t>numbers</w:t>
      </w:r>
      <w:r>
        <w:rPr>
          <w:color w:val="000000"/>
          <w:spacing w:val="22"/>
        </w:rPr>
        <w:t xml:space="preserve"> </w:t>
      </w:r>
      <w:r>
        <w:rPr>
          <w:color w:val="000000"/>
        </w:rPr>
        <w:t>and</w:t>
      </w:r>
      <w:r>
        <w:rPr>
          <w:color w:val="000000"/>
          <w:spacing w:val="21"/>
        </w:rPr>
        <w:t xml:space="preserve"> </w:t>
      </w:r>
      <w:r>
        <w:rPr>
          <w:color w:val="000000"/>
        </w:rPr>
        <w:t>GLA</w:t>
      </w:r>
      <w:r>
        <w:rPr>
          <w:color w:val="000000"/>
          <w:spacing w:val="21"/>
        </w:rPr>
        <w:t xml:space="preserve"> </w:t>
      </w:r>
      <w:r>
        <w:rPr>
          <w:color w:val="000000"/>
        </w:rPr>
        <w:t>to</w:t>
      </w:r>
      <w:r>
        <w:rPr>
          <w:color w:val="000000"/>
          <w:spacing w:val="21"/>
        </w:rPr>
        <w:t xml:space="preserve"> </w:t>
      </w:r>
      <w:r>
        <w:rPr>
          <w:color w:val="000000"/>
        </w:rPr>
        <w:t>be</w:t>
      </w:r>
      <w:r>
        <w:rPr>
          <w:color w:val="000000"/>
          <w:spacing w:val="21"/>
        </w:rPr>
        <w:t xml:space="preserve"> </w:t>
      </w:r>
      <w:r>
        <w:rPr>
          <w:color w:val="000000"/>
        </w:rPr>
        <w:t>occupied</w:t>
      </w:r>
      <w:r>
        <w:rPr>
          <w:color w:val="000000"/>
          <w:spacing w:val="22"/>
        </w:rPr>
        <w:t xml:space="preserve"> </w:t>
      </w:r>
      <w:r>
        <w:rPr>
          <w:color w:val="000000"/>
        </w:rPr>
        <w:t>by</w:t>
      </w:r>
      <w:r>
        <w:rPr>
          <w:color w:val="000000"/>
          <w:spacing w:val="22"/>
        </w:rPr>
        <w:t xml:space="preserve"> </w:t>
      </w:r>
      <w:r>
        <w:rPr>
          <w:color w:val="000000"/>
        </w:rPr>
        <w:t>each</w:t>
      </w:r>
      <w:r>
        <w:rPr>
          <w:color w:val="000000"/>
          <w:spacing w:val="22"/>
        </w:rPr>
        <w:t xml:space="preserve"> </w:t>
      </w:r>
      <w:r>
        <w:rPr>
          <w:color w:val="000000"/>
        </w:rPr>
        <w:t xml:space="preserve">Retailer that has entered into a Qualified Lease. </w:t>
      </w:r>
    </w:p>
    <w:p w14:paraId="5FD42857" w14:textId="77777777" w:rsidR="009368FC" w:rsidRPr="009368FC" w:rsidRDefault="00DD5BF1" w:rsidP="009368FC">
      <w:pPr>
        <w:pStyle w:val="Heading3"/>
        <w:rPr>
          <w:color w:val="000000"/>
        </w:rPr>
      </w:pPr>
      <w:r>
        <w:rPr>
          <w:color w:val="000000"/>
        </w:rPr>
        <w:t>Tenant shall not be obligated to commence Tenant’s Work until</w:t>
      </w:r>
      <w:r>
        <w:rPr>
          <w:color w:val="000000"/>
          <w:spacing w:val="27"/>
        </w:rPr>
        <w:t xml:space="preserve"> </w:t>
      </w:r>
      <w:r>
        <w:t>thirty</w:t>
      </w:r>
      <w:r>
        <w:rPr>
          <w:spacing w:val="27"/>
        </w:rPr>
        <w:t xml:space="preserve"> </w:t>
      </w:r>
      <w:r>
        <w:rPr>
          <w:spacing w:val="-1"/>
        </w:rPr>
        <w:t>(30)</w:t>
      </w:r>
      <w:r>
        <w:rPr>
          <w:spacing w:val="26"/>
        </w:rPr>
        <w:t xml:space="preserve"> </w:t>
      </w:r>
      <w:r>
        <w:t>days</w:t>
      </w:r>
      <w:r>
        <w:rPr>
          <w:spacing w:val="27"/>
        </w:rPr>
        <w:t xml:space="preserve"> </w:t>
      </w:r>
      <w:r>
        <w:t>following</w:t>
      </w:r>
      <w:r>
        <w:rPr>
          <w:spacing w:val="26"/>
        </w:rPr>
        <w:t xml:space="preserve"> </w:t>
      </w:r>
      <w:r>
        <w:t>the</w:t>
      </w:r>
      <w:r>
        <w:rPr>
          <w:spacing w:val="26"/>
        </w:rPr>
        <w:t xml:space="preserve"> </w:t>
      </w:r>
      <w:r>
        <w:t>later</w:t>
      </w:r>
      <w:r>
        <w:rPr>
          <w:spacing w:val="27"/>
        </w:rPr>
        <w:t xml:space="preserve"> </w:t>
      </w:r>
      <w:r>
        <w:t>of</w:t>
      </w:r>
      <w:r>
        <w:rPr>
          <w:spacing w:val="26"/>
        </w:rPr>
        <w:t xml:space="preserve"> </w:t>
      </w:r>
      <w:r>
        <w:t>the</w:t>
      </w:r>
      <w:r>
        <w:rPr>
          <w:spacing w:val="26"/>
        </w:rPr>
        <w:t xml:space="preserve"> </w:t>
      </w:r>
      <w:r>
        <w:t>date</w:t>
      </w:r>
      <w:r>
        <w:rPr>
          <w:spacing w:val="26"/>
        </w:rPr>
        <w:t xml:space="preserve"> </w:t>
      </w:r>
      <w:r>
        <w:t>that</w:t>
      </w:r>
      <w:r>
        <w:rPr>
          <w:spacing w:val="26"/>
        </w:rPr>
        <w:t xml:space="preserve"> </w:t>
      </w:r>
      <w:r>
        <w:t>the</w:t>
      </w:r>
      <w:r>
        <w:rPr>
          <w:spacing w:val="26"/>
        </w:rPr>
        <w:t xml:space="preserve"> </w:t>
      </w:r>
      <w:r>
        <w:rPr>
          <w:spacing w:val="-1"/>
        </w:rPr>
        <w:t>Possession</w:t>
      </w:r>
      <w:r>
        <w:rPr>
          <w:spacing w:val="27"/>
        </w:rPr>
        <w:t xml:space="preserve"> </w:t>
      </w:r>
      <w:r>
        <w:rPr>
          <w:spacing w:val="-1"/>
        </w:rPr>
        <w:t>Requirements</w:t>
      </w:r>
      <w:r>
        <w:rPr>
          <w:spacing w:val="27"/>
        </w:rPr>
        <w:t xml:space="preserve"> </w:t>
      </w:r>
      <w:r>
        <w:t>have</w:t>
      </w:r>
      <w:r>
        <w:rPr>
          <w:spacing w:val="26"/>
        </w:rPr>
        <w:t xml:space="preserve"> </w:t>
      </w:r>
      <w:r>
        <w:t>each</w:t>
      </w:r>
      <w:r>
        <w:rPr>
          <w:spacing w:val="24"/>
        </w:rPr>
        <w:t xml:space="preserve"> </w:t>
      </w:r>
      <w:r>
        <w:t>been</w:t>
      </w:r>
      <w:r>
        <w:rPr>
          <w:spacing w:val="24"/>
        </w:rPr>
        <w:t xml:space="preserve"> </w:t>
      </w:r>
      <w:r>
        <w:t>met</w:t>
      </w:r>
      <w:r>
        <w:rPr>
          <w:spacing w:val="24"/>
        </w:rPr>
        <w:t xml:space="preserve"> </w:t>
      </w:r>
      <w:r>
        <w:t xml:space="preserve">and Tenant has received the Possession Requirement Documentation, or the date that Tenant waives such requirements in writing. </w:t>
      </w:r>
    </w:p>
    <w:p w14:paraId="69DD2DB4" w14:textId="78476D70" w:rsidR="00DD5BF1" w:rsidRDefault="00DD5BF1" w:rsidP="009368FC">
      <w:pPr>
        <w:pStyle w:val="Heading3"/>
        <w:rPr>
          <w:color w:val="000000"/>
        </w:rPr>
      </w:pPr>
      <w:r>
        <w:t xml:space="preserve">In the event the Possession Requirements are not satisfied </w:t>
      </w:r>
      <w:r w:rsidR="009368FC">
        <w:t>within one hundred eighty (180) days after the Anticipated Delivery Date,</w:t>
      </w:r>
      <w:r>
        <w:t xml:space="preserve"> then Tenant shall at any time prior to satisfaction of the Possession Requirements, have the right to terminate the Lease. Upon such termination, Landlord shall, within ten (10) days of such termination, reimburse </w:t>
      </w:r>
      <w:r w:rsidR="00B80105">
        <w:t>T</w:t>
      </w:r>
      <w:r>
        <w:t>enant for all costs incurred by Tenant in the negotiation and documentation of the Lease, the preparation of the Premises for Tenant’s occupancy, including, but not limited to, the preparation of plans and specifications, and the ordering of fixtures, furnishings and equipment for the Premises</w:t>
      </w:r>
      <w:r w:rsidR="000975F5">
        <w:t xml:space="preserve"> up to a maximum amount of $</w:t>
      </w:r>
      <w:r w:rsidR="004D1387">
        <w:t>7</w:t>
      </w:r>
      <w:r w:rsidR="000975F5">
        <w:t>0,000</w:t>
      </w:r>
      <w:r>
        <w:t>.</w:t>
      </w:r>
    </w:p>
    <w:p w14:paraId="652F4208" w14:textId="77777777" w:rsidR="00DD5BF1" w:rsidRPr="0005571E" w:rsidRDefault="00DD5BF1">
      <w:pPr>
        <w:pStyle w:val="Heading2"/>
        <w:adjustRightInd/>
        <w:rPr>
          <w:b w:val="0"/>
          <w:bCs w:val="0"/>
        </w:rPr>
      </w:pPr>
      <w:bookmarkStart w:id="110" w:name="_Hlk172562673"/>
      <w:r>
        <w:rPr>
          <w:rFonts w:cs="Times New Roman"/>
          <w:bCs w:val="0"/>
          <w:szCs w:val="24"/>
        </w:rPr>
        <w:t>Opening Co-</w:t>
      </w:r>
      <w:r w:rsidRPr="0005571E">
        <w:t>Tenancy Requirements</w:t>
      </w:r>
    </w:p>
    <w:bookmarkEnd w:id="110"/>
    <w:p w14:paraId="5E7038A0" w14:textId="18728B4C" w:rsidR="00A86616" w:rsidRPr="00A86616" w:rsidRDefault="00EB7654" w:rsidP="00AE09A7">
      <w:pPr>
        <w:pStyle w:val="Heading3"/>
      </w:pPr>
      <w:r>
        <w:rPr>
          <w:spacing w:val="-1"/>
        </w:rPr>
        <w:t>“</w:t>
      </w:r>
      <w:r w:rsidR="00503B01">
        <w:rPr>
          <w:b/>
          <w:spacing w:val="-1"/>
        </w:rPr>
        <w:t>Opening</w:t>
      </w:r>
      <w:r w:rsidR="00503B01">
        <w:rPr>
          <w:b/>
          <w:spacing w:val="21"/>
        </w:rPr>
        <w:t xml:space="preserve"> </w:t>
      </w:r>
      <w:r w:rsidR="00503B01">
        <w:rPr>
          <w:b/>
          <w:spacing w:val="-1"/>
        </w:rPr>
        <w:t>Co</w:t>
      </w:r>
      <w:r w:rsidR="00503B01">
        <w:rPr>
          <w:b/>
          <w:color w:val="0000FF"/>
          <w:spacing w:val="-1"/>
        </w:rPr>
        <w:t>-</w:t>
      </w:r>
      <w:r w:rsidR="00503B01">
        <w:rPr>
          <w:b/>
          <w:spacing w:val="-1"/>
        </w:rPr>
        <w:t>Tenancy</w:t>
      </w:r>
      <w:r w:rsidR="00503B01">
        <w:rPr>
          <w:b/>
          <w:spacing w:val="21"/>
        </w:rPr>
        <w:t xml:space="preserve"> </w:t>
      </w:r>
      <w:r w:rsidR="00503B01">
        <w:rPr>
          <w:b/>
          <w:spacing w:val="-1"/>
        </w:rPr>
        <w:t>Requirements</w:t>
      </w:r>
      <w:r>
        <w:rPr>
          <w:spacing w:val="-1"/>
        </w:rPr>
        <w:t>”</w:t>
      </w:r>
      <w:r w:rsidR="00503B01">
        <w:rPr>
          <w:spacing w:val="21"/>
        </w:rPr>
        <w:t xml:space="preserve"> </w:t>
      </w:r>
      <w:r w:rsidR="00503B01">
        <w:rPr>
          <w:spacing w:val="-1"/>
        </w:rPr>
        <w:t>are</w:t>
      </w:r>
      <w:r w:rsidR="00503B01">
        <w:rPr>
          <w:spacing w:val="21"/>
        </w:rPr>
        <w:t xml:space="preserve"> </w:t>
      </w:r>
      <w:r w:rsidR="00503B01">
        <w:t>all</w:t>
      </w:r>
      <w:r w:rsidR="00503B01">
        <w:rPr>
          <w:spacing w:val="20"/>
        </w:rPr>
        <w:t xml:space="preserve"> </w:t>
      </w:r>
      <w:r w:rsidR="00503B01">
        <w:t>of</w:t>
      </w:r>
      <w:r w:rsidR="00503B01">
        <w:rPr>
          <w:spacing w:val="19"/>
        </w:rPr>
        <w:t xml:space="preserve"> </w:t>
      </w:r>
      <w:r w:rsidR="00503B01">
        <w:t>the</w:t>
      </w:r>
      <w:r w:rsidR="00503B01">
        <w:rPr>
          <w:spacing w:val="19"/>
        </w:rPr>
        <w:t xml:space="preserve"> </w:t>
      </w:r>
      <w:r w:rsidR="00503B01">
        <w:t>following</w:t>
      </w:r>
      <w:r w:rsidR="00503B01">
        <w:rPr>
          <w:spacing w:val="19"/>
        </w:rPr>
        <w:t xml:space="preserve"> </w:t>
      </w:r>
      <w:r w:rsidR="00503B01">
        <w:t xml:space="preserve">conditions: </w:t>
      </w:r>
      <w:r w:rsidR="00503B01">
        <w:rPr>
          <w:spacing w:val="-1"/>
        </w:rPr>
        <w:t>(</w:t>
      </w:r>
      <w:proofErr w:type="spellStart"/>
      <w:r w:rsidR="00503B01">
        <w:rPr>
          <w:spacing w:val="-1"/>
        </w:rPr>
        <w:t>i</w:t>
      </w:r>
      <w:proofErr w:type="spellEnd"/>
      <w:r w:rsidR="00503B01">
        <w:rPr>
          <w:spacing w:val="-1"/>
        </w:rPr>
        <w:t>)</w:t>
      </w:r>
      <w:r w:rsidR="00503B01">
        <w:rPr>
          <w:spacing w:val="19"/>
        </w:rPr>
        <w:t xml:space="preserve"> </w:t>
      </w:r>
      <w:r w:rsidR="00503B01">
        <w:t>the</w:t>
      </w:r>
      <w:r w:rsidR="00503B01">
        <w:rPr>
          <w:spacing w:val="19"/>
        </w:rPr>
        <w:t xml:space="preserve"> </w:t>
      </w:r>
      <w:bookmarkStart w:id="111" w:name="_Hlk134537027"/>
      <w:r w:rsidR="00503B01">
        <w:rPr>
          <w:spacing w:val="-1"/>
        </w:rPr>
        <w:t>Named</w:t>
      </w:r>
      <w:r w:rsidR="00503B01">
        <w:rPr>
          <w:spacing w:val="22"/>
        </w:rPr>
        <w:t xml:space="preserve"> </w:t>
      </w:r>
      <w:r w:rsidR="00503B01">
        <w:rPr>
          <w:spacing w:val="-1"/>
        </w:rPr>
        <w:t>Co-Tenant</w:t>
      </w:r>
      <w:r w:rsidR="00503B01">
        <w:rPr>
          <w:spacing w:val="22"/>
        </w:rPr>
        <w:t xml:space="preserve"> </w:t>
      </w:r>
      <w:r w:rsidR="00503B01">
        <w:t>is</w:t>
      </w:r>
      <w:r w:rsidR="00503B01">
        <w:rPr>
          <w:spacing w:val="14"/>
        </w:rPr>
        <w:t xml:space="preserve"> </w:t>
      </w:r>
      <w:r w:rsidR="00503B01">
        <w:t>fully</w:t>
      </w:r>
      <w:r w:rsidR="00503B01">
        <w:rPr>
          <w:spacing w:val="15"/>
        </w:rPr>
        <w:t xml:space="preserve"> </w:t>
      </w:r>
      <w:r w:rsidR="00503B01">
        <w:t>stocked</w:t>
      </w:r>
      <w:r w:rsidR="00503B01">
        <w:rPr>
          <w:spacing w:val="14"/>
        </w:rPr>
        <w:t xml:space="preserve"> </w:t>
      </w:r>
      <w:r w:rsidR="00503B01">
        <w:t>and</w:t>
      </w:r>
      <w:r w:rsidR="00503B01">
        <w:rPr>
          <w:spacing w:val="14"/>
        </w:rPr>
        <w:t xml:space="preserve"> </w:t>
      </w:r>
      <w:r w:rsidR="00503B01">
        <w:t>staffed</w:t>
      </w:r>
      <w:r w:rsidR="00503B01">
        <w:rPr>
          <w:spacing w:val="14"/>
        </w:rPr>
        <w:t xml:space="preserve"> </w:t>
      </w:r>
      <w:r w:rsidR="00503B01">
        <w:t>for</w:t>
      </w:r>
      <w:r w:rsidR="00503B01">
        <w:rPr>
          <w:spacing w:val="14"/>
        </w:rPr>
        <w:t xml:space="preserve"> </w:t>
      </w:r>
      <w:r w:rsidR="00503B01">
        <w:t>the</w:t>
      </w:r>
      <w:r w:rsidR="00503B01">
        <w:rPr>
          <w:spacing w:val="12"/>
        </w:rPr>
        <w:t xml:space="preserve"> </w:t>
      </w:r>
      <w:r w:rsidR="00503B01">
        <w:t>conduct</w:t>
      </w:r>
      <w:r w:rsidR="00503B01">
        <w:rPr>
          <w:spacing w:val="12"/>
        </w:rPr>
        <w:t xml:space="preserve"> </w:t>
      </w:r>
      <w:r w:rsidR="00503B01">
        <w:t>of</w:t>
      </w:r>
      <w:r w:rsidR="00503B01">
        <w:rPr>
          <w:spacing w:val="12"/>
        </w:rPr>
        <w:t xml:space="preserve"> </w:t>
      </w:r>
      <w:r w:rsidR="00503B01">
        <w:t>its</w:t>
      </w:r>
      <w:r w:rsidR="00503B01">
        <w:rPr>
          <w:spacing w:val="12"/>
        </w:rPr>
        <w:t xml:space="preserve"> </w:t>
      </w:r>
      <w:r w:rsidR="00503B01">
        <w:t>primary</w:t>
      </w:r>
      <w:r w:rsidR="00503B01">
        <w:rPr>
          <w:spacing w:val="12"/>
        </w:rPr>
        <w:t xml:space="preserve"> </w:t>
      </w:r>
      <w:r w:rsidR="00503B01">
        <w:t>business</w:t>
      </w:r>
      <w:r w:rsidR="00503B01">
        <w:rPr>
          <w:spacing w:val="13"/>
        </w:rPr>
        <w:t xml:space="preserve"> </w:t>
      </w:r>
      <w:r w:rsidR="00503B01">
        <w:t>and</w:t>
      </w:r>
      <w:r w:rsidR="00503B01">
        <w:rPr>
          <w:spacing w:val="12"/>
        </w:rPr>
        <w:t xml:space="preserve"> </w:t>
      </w:r>
      <w:r w:rsidR="00503B01">
        <w:t>open</w:t>
      </w:r>
      <w:r w:rsidR="00503B01">
        <w:rPr>
          <w:spacing w:val="12"/>
        </w:rPr>
        <w:t xml:space="preserve"> </w:t>
      </w:r>
      <w:r w:rsidR="00503B01">
        <w:t>to</w:t>
      </w:r>
      <w:r w:rsidR="00503B01">
        <w:rPr>
          <w:spacing w:val="12"/>
        </w:rPr>
        <w:t xml:space="preserve"> </w:t>
      </w:r>
      <w:r w:rsidR="00503B01">
        <w:t xml:space="preserve">the public at least during Minimum </w:t>
      </w:r>
      <w:r w:rsidR="00503B01">
        <w:rPr>
          <w:spacing w:val="-1"/>
        </w:rPr>
        <w:t>Times</w:t>
      </w:r>
      <w:r w:rsidR="00503B01">
        <w:t xml:space="preserve"> </w:t>
      </w:r>
      <w:r w:rsidR="00503B01">
        <w:rPr>
          <w:spacing w:val="-1"/>
        </w:rPr>
        <w:t>(defined</w:t>
      </w:r>
      <w:r w:rsidR="00503B01">
        <w:rPr>
          <w:spacing w:val="11"/>
        </w:rPr>
        <w:t xml:space="preserve"> </w:t>
      </w:r>
      <w:r w:rsidR="00503B01">
        <w:t xml:space="preserve">in </w:t>
      </w:r>
      <w:r w:rsidR="00503B01">
        <w:rPr>
          <w:spacing w:val="-1"/>
        </w:rPr>
        <w:t>Section</w:t>
      </w:r>
      <w:r w:rsidR="00503B01">
        <w:t xml:space="preserve"> 14.5) </w:t>
      </w:r>
      <w:r w:rsidR="00503B01">
        <w:rPr>
          <w:spacing w:val="-1"/>
        </w:rPr>
        <w:t>(</w:t>
      </w:r>
      <w:r>
        <w:rPr>
          <w:spacing w:val="-1"/>
        </w:rPr>
        <w:t>“</w:t>
      </w:r>
      <w:r w:rsidR="00503B01">
        <w:rPr>
          <w:b/>
          <w:spacing w:val="-1"/>
        </w:rPr>
        <w:t>Open</w:t>
      </w:r>
      <w:r w:rsidR="00503B01">
        <w:rPr>
          <w:b/>
          <w:spacing w:val="12"/>
        </w:rPr>
        <w:t xml:space="preserve"> </w:t>
      </w:r>
      <w:r w:rsidR="00503B01">
        <w:rPr>
          <w:b/>
          <w:spacing w:val="-1"/>
        </w:rPr>
        <w:t>and</w:t>
      </w:r>
      <w:r w:rsidR="00503B01">
        <w:rPr>
          <w:b/>
        </w:rPr>
        <w:t xml:space="preserve"> </w:t>
      </w:r>
      <w:r w:rsidR="00503B01">
        <w:rPr>
          <w:b/>
          <w:spacing w:val="-1"/>
        </w:rPr>
        <w:t>Operating</w:t>
      </w:r>
      <w:r>
        <w:rPr>
          <w:spacing w:val="-1"/>
        </w:rPr>
        <w:t>”</w:t>
      </w:r>
      <w:r w:rsidR="00503B01">
        <w:rPr>
          <w:spacing w:val="-1"/>
        </w:rPr>
        <w:t>)</w:t>
      </w:r>
      <w:bookmarkEnd w:id="111"/>
      <w:r w:rsidR="00503B01">
        <w:t xml:space="preserve"> in</w:t>
      </w:r>
      <w:r w:rsidR="00503B01">
        <w:rPr>
          <w:spacing w:val="1"/>
        </w:rPr>
        <w:t xml:space="preserve"> </w:t>
      </w:r>
      <w:r w:rsidR="00503B01">
        <w:t>premises</w:t>
      </w:r>
      <w:r w:rsidR="00503B01">
        <w:rPr>
          <w:spacing w:val="3"/>
        </w:rPr>
        <w:t xml:space="preserve"> </w:t>
      </w:r>
      <w:r w:rsidR="00503B01">
        <w:t>containing</w:t>
      </w:r>
      <w:r w:rsidR="00503B01">
        <w:rPr>
          <w:spacing w:val="1"/>
        </w:rPr>
        <w:t xml:space="preserve"> </w:t>
      </w:r>
      <w:r w:rsidR="00503B01">
        <w:t>the approximate</w:t>
      </w:r>
      <w:r w:rsidR="00503B01">
        <w:rPr>
          <w:spacing w:val="1"/>
        </w:rPr>
        <w:t xml:space="preserve"> </w:t>
      </w:r>
      <w:r w:rsidR="00503B01">
        <w:t>dimensions</w:t>
      </w:r>
      <w:r w:rsidR="00503B01">
        <w:rPr>
          <w:spacing w:val="2"/>
        </w:rPr>
        <w:t xml:space="preserve"> </w:t>
      </w:r>
      <w:r w:rsidR="00503B01">
        <w:t>and at the</w:t>
      </w:r>
      <w:r w:rsidR="00503B01">
        <w:rPr>
          <w:spacing w:val="21"/>
        </w:rPr>
        <w:t xml:space="preserve"> </w:t>
      </w:r>
      <w:r w:rsidR="00503B01">
        <w:t>location</w:t>
      </w:r>
      <w:r w:rsidR="00503B01">
        <w:rPr>
          <w:spacing w:val="24"/>
        </w:rPr>
        <w:t xml:space="preserve"> </w:t>
      </w:r>
      <w:r w:rsidR="00503B01">
        <w:rPr>
          <w:spacing w:val="-1"/>
        </w:rPr>
        <w:t>shown</w:t>
      </w:r>
      <w:r w:rsidR="00503B01">
        <w:rPr>
          <w:spacing w:val="24"/>
        </w:rPr>
        <w:t xml:space="preserve"> </w:t>
      </w:r>
      <w:r w:rsidR="00503B01">
        <w:t>on</w:t>
      </w:r>
      <w:r w:rsidR="00503B01">
        <w:rPr>
          <w:spacing w:val="24"/>
        </w:rPr>
        <w:t xml:space="preserve"> </w:t>
      </w:r>
      <w:r w:rsidR="00503B01">
        <w:t>the</w:t>
      </w:r>
      <w:r w:rsidR="00503B01">
        <w:rPr>
          <w:spacing w:val="24"/>
        </w:rPr>
        <w:t xml:space="preserve"> </w:t>
      </w:r>
      <w:r w:rsidR="00503B01">
        <w:rPr>
          <w:spacing w:val="-1"/>
        </w:rPr>
        <w:t>Site</w:t>
      </w:r>
      <w:r w:rsidR="00503B01">
        <w:rPr>
          <w:spacing w:val="24"/>
        </w:rPr>
        <w:t xml:space="preserve"> </w:t>
      </w:r>
      <w:r w:rsidR="00503B01">
        <w:rPr>
          <w:spacing w:val="-1"/>
        </w:rPr>
        <w:t>Plan</w:t>
      </w:r>
      <w:r w:rsidR="00503B01">
        <w:rPr>
          <w:spacing w:val="24"/>
        </w:rPr>
        <w:t xml:space="preserve"> </w:t>
      </w:r>
      <w:r w:rsidR="00503B01">
        <w:t>for</w:t>
      </w:r>
      <w:r w:rsidR="00503B01">
        <w:rPr>
          <w:spacing w:val="23"/>
        </w:rPr>
        <w:t xml:space="preserve"> </w:t>
      </w:r>
      <w:r w:rsidR="00503B01">
        <w:t>such</w:t>
      </w:r>
      <w:r w:rsidR="00503B01">
        <w:rPr>
          <w:spacing w:val="24"/>
        </w:rPr>
        <w:t xml:space="preserve"> </w:t>
      </w:r>
      <w:r w:rsidR="00503B01">
        <w:rPr>
          <w:spacing w:val="-1"/>
        </w:rPr>
        <w:t>Named</w:t>
      </w:r>
      <w:r w:rsidR="00503B01">
        <w:rPr>
          <w:spacing w:val="36"/>
        </w:rPr>
        <w:t xml:space="preserve"> </w:t>
      </w:r>
      <w:r w:rsidR="00503B01">
        <w:rPr>
          <w:spacing w:val="-1"/>
        </w:rPr>
        <w:t>Co-Tenant; and</w:t>
      </w:r>
      <w:r w:rsidR="00503B01">
        <w:rPr>
          <w:spacing w:val="22"/>
        </w:rPr>
        <w:t xml:space="preserve"> </w:t>
      </w:r>
      <w:r w:rsidR="00503B01">
        <w:rPr>
          <w:spacing w:val="-1"/>
        </w:rPr>
        <w:t>(ii)</w:t>
      </w:r>
      <w:r w:rsidR="00503B01">
        <w:rPr>
          <w:spacing w:val="21"/>
        </w:rPr>
        <w:t xml:space="preserve"> </w:t>
      </w:r>
      <w:r w:rsidR="00503B01">
        <w:rPr>
          <w:spacing w:val="-1"/>
        </w:rPr>
        <w:t>Retailers</w:t>
      </w:r>
      <w:r w:rsidR="00503B01">
        <w:rPr>
          <w:spacing w:val="36"/>
        </w:rPr>
        <w:t xml:space="preserve"> </w:t>
      </w:r>
      <w:r w:rsidR="00503B01">
        <w:t>occupying</w:t>
      </w:r>
      <w:r w:rsidR="00503B01">
        <w:rPr>
          <w:spacing w:val="35"/>
        </w:rPr>
        <w:t xml:space="preserve"> </w:t>
      </w:r>
      <w:r w:rsidR="00503B01">
        <w:t>at</w:t>
      </w:r>
      <w:r w:rsidR="00503B01">
        <w:rPr>
          <w:spacing w:val="36"/>
        </w:rPr>
        <w:t xml:space="preserve"> </w:t>
      </w:r>
      <w:r w:rsidR="00503B01">
        <w:t>least seventy-five percent</w:t>
      </w:r>
      <w:r w:rsidR="00503B01">
        <w:rPr>
          <w:spacing w:val="24"/>
        </w:rPr>
        <w:t xml:space="preserve"> </w:t>
      </w:r>
      <w:r w:rsidR="00503B01">
        <w:rPr>
          <w:spacing w:val="-1"/>
        </w:rPr>
        <w:t>(75</w:t>
      </w:r>
      <w:r w:rsidR="00503B01">
        <w:t>%)</w:t>
      </w:r>
      <w:r w:rsidR="00503B01">
        <w:rPr>
          <w:spacing w:val="24"/>
        </w:rPr>
        <w:t xml:space="preserve"> </w:t>
      </w:r>
      <w:r w:rsidR="00503B01">
        <w:t>of</w:t>
      </w:r>
      <w:r w:rsidR="00503B01">
        <w:rPr>
          <w:spacing w:val="24"/>
        </w:rPr>
        <w:t xml:space="preserve"> </w:t>
      </w:r>
      <w:r w:rsidR="00503B01">
        <w:t>the</w:t>
      </w:r>
      <w:r w:rsidR="00503B01">
        <w:rPr>
          <w:spacing w:val="21"/>
        </w:rPr>
        <w:t xml:space="preserve"> </w:t>
      </w:r>
      <w:r w:rsidR="00503B01">
        <w:t>GLA</w:t>
      </w:r>
      <w:r w:rsidR="00503B01">
        <w:rPr>
          <w:spacing w:val="21"/>
        </w:rPr>
        <w:t xml:space="preserve"> </w:t>
      </w:r>
      <w:r w:rsidR="00503B01">
        <w:t>of</w:t>
      </w:r>
      <w:r w:rsidR="00503B01">
        <w:rPr>
          <w:spacing w:val="21"/>
        </w:rPr>
        <w:t xml:space="preserve"> </w:t>
      </w:r>
      <w:r w:rsidR="00503B01">
        <w:t>the</w:t>
      </w:r>
      <w:r w:rsidR="00503B01">
        <w:rPr>
          <w:spacing w:val="21"/>
        </w:rPr>
        <w:t xml:space="preserve"> </w:t>
      </w:r>
      <w:r w:rsidR="00503B01">
        <w:rPr>
          <w:spacing w:val="-1"/>
        </w:rPr>
        <w:t>Shopping</w:t>
      </w:r>
      <w:r w:rsidR="00503B01">
        <w:rPr>
          <w:spacing w:val="22"/>
        </w:rPr>
        <w:t xml:space="preserve"> </w:t>
      </w:r>
      <w:r w:rsidR="00503B01">
        <w:rPr>
          <w:spacing w:val="-1"/>
        </w:rPr>
        <w:t>Center</w:t>
      </w:r>
      <w:r w:rsidR="00503B01">
        <w:rPr>
          <w:spacing w:val="21"/>
        </w:rPr>
        <w:t xml:space="preserve"> </w:t>
      </w:r>
      <w:r w:rsidR="00503B01">
        <w:rPr>
          <w:spacing w:val="-1"/>
        </w:rPr>
        <w:t>(exclusive</w:t>
      </w:r>
      <w:r w:rsidR="00503B01">
        <w:rPr>
          <w:spacing w:val="22"/>
        </w:rPr>
        <w:t xml:space="preserve"> </w:t>
      </w:r>
      <w:r w:rsidR="00503B01">
        <w:t>of</w:t>
      </w:r>
      <w:r w:rsidR="00503B01">
        <w:rPr>
          <w:spacing w:val="21"/>
        </w:rPr>
        <w:t xml:space="preserve"> </w:t>
      </w:r>
      <w:r w:rsidR="00503B01">
        <w:t>the</w:t>
      </w:r>
      <w:r w:rsidR="00503B01">
        <w:rPr>
          <w:spacing w:val="21"/>
        </w:rPr>
        <w:t xml:space="preserve"> </w:t>
      </w:r>
      <w:r w:rsidR="00503B01">
        <w:rPr>
          <w:spacing w:val="-1"/>
        </w:rPr>
        <w:t>Named</w:t>
      </w:r>
      <w:r w:rsidR="00503B01">
        <w:rPr>
          <w:spacing w:val="22"/>
        </w:rPr>
        <w:t xml:space="preserve"> </w:t>
      </w:r>
      <w:r w:rsidR="00503B01">
        <w:rPr>
          <w:spacing w:val="-1"/>
        </w:rPr>
        <w:t>Co-Tenant</w:t>
      </w:r>
      <w:r w:rsidR="00503B01">
        <w:rPr>
          <w:spacing w:val="89"/>
        </w:rPr>
        <w:t xml:space="preserve"> </w:t>
      </w:r>
      <w:r w:rsidR="00503B01">
        <w:t>within</w:t>
      </w:r>
      <w:r w:rsidR="00503B01">
        <w:rPr>
          <w:spacing w:val="1"/>
        </w:rPr>
        <w:t xml:space="preserve"> </w:t>
      </w:r>
      <w:r w:rsidR="00503B01">
        <w:t>the Shopping Center and</w:t>
      </w:r>
      <w:r w:rsidR="00503B01">
        <w:rPr>
          <w:spacing w:val="1"/>
        </w:rPr>
        <w:t xml:space="preserve"> </w:t>
      </w:r>
      <w:r w:rsidR="00503B01">
        <w:t>the Premises)</w:t>
      </w:r>
      <w:r w:rsidR="00503B01">
        <w:rPr>
          <w:spacing w:val="2"/>
        </w:rPr>
        <w:t xml:space="preserve"> </w:t>
      </w:r>
      <w:r w:rsidR="00503B01">
        <w:rPr>
          <w:spacing w:val="-1"/>
        </w:rPr>
        <w:t>are</w:t>
      </w:r>
      <w:r w:rsidR="00503B01">
        <w:rPr>
          <w:spacing w:val="1"/>
        </w:rPr>
        <w:t xml:space="preserve"> </w:t>
      </w:r>
      <w:r w:rsidR="00503B01">
        <w:t>Open</w:t>
      </w:r>
      <w:r w:rsidR="00503B01">
        <w:rPr>
          <w:spacing w:val="1"/>
        </w:rPr>
        <w:t xml:space="preserve"> </w:t>
      </w:r>
      <w:r w:rsidR="00503B01">
        <w:t xml:space="preserve">and </w:t>
      </w:r>
      <w:r w:rsidR="00503B01">
        <w:rPr>
          <w:spacing w:val="-1"/>
        </w:rPr>
        <w:t>Operating.</w:t>
      </w:r>
      <w:r w:rsidR="00503B01">
        <w:rPr>
          <w:spacing w:val="4"/>
        </w:rPr>
        <w:t xml:space="preserve"> </w:t>
      </w:r>
    </w:p>
    <w:p w14:paraId="2E1F48DE" w14:textId="73DD964F" w:rsidR="00AE09A7" w:rsidRPr="0005571E" w:rsidRDefault="00DD5BF1" w:rsidP="00AE09A7">
      <w:pPr>
        <w:pStyle w:val="Heading3"/>
      </w:pPr>
      <w:r w:rsidRPr="0005571E">
        <w:t>Landlord shall provide Tenant with a written certification of satisfaction of the Opening Co-Tenancy Requirements (</w:t>
      </w:r>
      <w:r w:rsidR="00EB7654">
        <w:t>“</w:t>
      </w:r>
      <w:r w:rsidRPr="0005571E">
        <w:rPr>
          <w:b/>
          <w:bCs/>
        </w:rPr>
        <w:t>Opening Co-Tenancy Documentation</w:t>
      </w:r>
      <w:r w:rsidR="00EB7654">
        <w:t>”</w:t>
      </w:r>
      <w:r w:rsidRPr="0005571E">
        <w:t xml:space="preserve">), which Opening Co-Tenancy Documentation shall include </w:t>
      </w:r>
      <w:r w:rsidRPr="0005571E">
        <w:lastRenderedPageBreak/>
        <w:t>the following: (a) Landlord’s written certification as to (</w:t>
      </w:r>
      <w:proofErr w:type="spellStart"/>
      <w:r w:rsidRPr="0005571E">
        <w:t>i</w:t>
      </w:r>
      <w:proofErr w:type="spellEnd"/>
      <w:r w:rsidRPr="0005571E">
        <w:t>) satisfaction of the Opening Co-Tenancy Requirements</w:t>
      </w:r>
      <w:r w:rsidR="005832CD">
        <w:t xml:space="preserve"> (or </w:t>
      </w:r>
      <w:r w:rsidR="0058450D">
        <w:t xml:space="preserve">Landlord’s </w:t>
      </w:r>
      <w:r w:rsidR="005832CD">
        <w:t>reasonable, good faith belief that the necessary tenants to satisfy the Opening Co-Tenancy Requirements will be open on or before Tenant is scheduled to open)</w:t>
      </w:r>
      <w:r w:rsidRPr="0005571E">
        <w:t>, (ii) the total GLA of the Shopping Center, and (iii) the opening date (or estimated opening date if not already opened) of all Retailers; and (b) a leasing plan identifying the trade names, and spaces numbers and GLA to be occupied by each Retailer.</w:t>
      </w:r>
    </w:p>
    <w:p w14:paraId="61051F78" w14:textId="6FFF1572" w:rsidR="00DD5BF1" w:rsidRDefault="00DD5BF1" w:rsidP="00AE09A7">
      <w:pPr>
        <w:pStyle w:val="Heading3"/>
      </w:pPr>
      <w:r>
        <w:t>If</w:t>
      </w:r>
      <w:r w:rsidRPr="00FE6DAE">
        <w:t xml:space="preserve"> </w:t>
      </w:r>
      <w:r w:rsidR="00FE6DAE" w:rsidRPr="00FE6DAE">
        <w:t xml:space="preserve">neither </w:t>
      </w:r>
      <w:r>
        <w:t>the</w:t>
      </w:r>
      <w:r w:rsidRPr="00FE6DAE">
        <w:t xml:space="preserve"> </w:t>
      </w:r>
      <w:r>
        <w:t>Opening</w:t>
      </w:r>
      <w:r w:rsidRPr="00FE6DAE">
        <w:t xml:space="preserve"> Co-Tenancy Requirements are satisfied </w:t>
      </w:r>
      <w:r w:rsidR="00FE6DAE" w:rsidRPr="00FE6DAE">
        <w:t xml:space="preserve">nor has </w:t>
      </w:r>
      <w:r w:rsidRPr="00FE6DAE">
        <w:t>Tenant</w:t>
      </w:r>
      <w:r>
        <w:rPr>
          <w:spacing w:val="20"/>
        </w:rPr>
        <w:t xml:space="preserve"> </w:t>
      </w:r>
      <w:r>
        <w:t xml:space="preserve">received </w:t>
      </w:r>
      <w:r>
        <w:rPr>
          <w:spacing w:val="1"/>
        </w:rPr>
        <w:t>the</w:t>
      </w:r>
      <w:r>
        <w:rPr>
          <w:spacing w:val="-1"/>
        </w:rPr>
        <w:t xml:space="preserve"> </w:t>
      </w:r>
      <w:r>
        <w:t>Opening</w:t>
      </w:r>
      <w:r>
        <w:rPr>
          <w:spacing w:val="4"/>
        </w:rPr>
        <w:t xml:space="preserve"> </w:t>
      </w:r>
      <w:r>
        <w:rPr>
          <w:spacing w:val="-1"/>
        </w:rPr>
        <w:t>Co-Tenancy</w:t>
      </w:r>
      <w:r>
        <w:rPr>
          <w:spacing w:val="5"/>
        </w:rPr>
        <w:t xml:space="preserve"> </w:t>
      </w:r>
      <w:r>
        <w:rPr>
          <w:spacing w:val="-1"/>
        </w:rPr>
        <w:t>Documentation</w:t>
      </w:r>
      <w:r>
        <w:rPr>
          <w:spacing w:val="1"/>
        </w:rPr>
        <w:t xml:space="preserve"> </w:t>
      </w:r>
      <w:r>
        <w:t>verifying satisfaction</w:t>
      </w:r>
      <w:r>
        <w:rPr>
          <w:spacing w:val="1"/>
        </w:rPr>
        <w:t xml:space="preserve"> </w:t>
      </w:r>
      <w:r>
        <w:rPr>
          <w:spacing w:val="2"/>
        </w:rPr>
        <w:t>of</w:t>
      </w:r>
      <w:r>
        <w:rPr>
          <w:spacing w:val="-1"/>
        </w:rPr>
        <w:t xml:space="preserve"> </w:t>
      </w:r>
      <w:r>
        <w:rPr>
          <w:spacing w:val="1"/>
        </w:rPr>
        <w:t>the</w:t>
      </w:r>
      <w:r>
        <w:rPr>
          <w:spacing w:val="-1"/>
        </w:rPr>
        <w:t xml:space="preserve"> </w:t>
      </w:r>
      <w:r>
        <w:t>Opening</w:t>
      </w:r>
      <w:r>
        <w:rPr>
          <w:spacing w:val="4"/>
        </w:rPr>
        <w:t xml:space="preserve"> </w:t>
      </w:r>
      <w:r>
        <w:rPr>
          <w:spacing w:val="-1"/>
        </w:rPr>
        <w:t>Co-Tenancy</w:t>
      </w:r>
      <w:r>
        <w:rPr>
          <w:spacing w:val="5"/>
        </w:rPr>
        <w:t xml:space="preserve"> </w:t>
      </w:r>
      <w:r>
        <w:rPr>
          <w:spacing w:val="-1"/>
        </w:rPr>
        <w:t>Requirements</w:t>
      </w:r>
      <w:r w:rsidR="00FE6DAE">
        <w:rPr>
          <w:spacing w:val="-1"/>
        </w:rPr>
        <w:t xml:space="preserve"> by the time of Tenant’s scheduled opening</w:t>
      </w:r>
      <w:r>
        <w:rPr>
          <w:spacing w:val="-1"/>
        </w:rPr>
        <w:t>,</w:t>
      </w:r>
      <w:r>
        <w:rPr>
          <w:spacing w:val="76"/>
        </w:rPr>
        <w:t xml:space="preserve"> </w:t>
      </w:r>
      <w:r>
        <w:t>then</w:t>
      </w:r>
      <w:r>
        <w:rPr>
          <w:spacing w:val="29"/>
        </w:rPr>
        <w:t xml:space="preserve"> </w:t>
      </w:r>
      <w:r>
        <w:rPr>
          <w:spacing w:val="-1"/>
        </w:rPr>
        <w:t>Tenant</w:t>
      </w:r>
      <w:r>
        <w:rPr>
          <w:spacing w:val="29"/>
        </w:rPr>
        <w:t xml:space="preserve"> </w:t>
      </w:r>
      <w:r>
        <w:t>shall</w:t>
      </w:r>
      <w:r>
        <w:rPr>
          <w:spacing w:val="29"/>
        </w:rPr>
        <w:t xml:space="preserve"> </w:t>
      </w:r>
      <w:r>
        <w:t>have</w:t>
      </w:r>
      <w:r>
        <w:rPr>
          <w:spacing w:val="29"/>
        </w:rPr>
        <w:t xml:space="preserve"> </w:t>
      </w:r>
      <w:r>
        <w:t>the</w:t>
      </w:r>
      <w:r>
        <w:rPr>
          <w:spacing w:val="29"/>
        </w:rPr>
        <w:t xml:space="preserve"> </w:t>
      </w:r>
      <w:r>
        <w:rPr>
          <w:spacing w:val="-1"/>
        </w:rPr>
        <w:t>right</w:t>
      </w:r>
      <w:r>
        <w:rPr>
          <w:spacing w:val="29"/>
        </w:rPr>
        <w:t xml:space="preserve"> </w:t>
      </w:r>
      <w:r>
        <w:t>to</w:t>
      </w:r>
      <w:r>
        <w:rPr>
          <w:spacing w:val="29"/>
        </w:rPr>
        <w:t xml:space="preserve"> </w:t>
      </w:r>
      <w:r>
        <w:t>defer</w:t>
      </w:r>
      <w:r>
        <w:rPr>
          <w:spacing w:val="28"/>
        </w:rPr>
        <w:t xml:space="preserve"> </w:t>
      </w:r>
      <w:r>
        <w:t>opening</w:t>
      </w:r>
      <w:r>
        <w:rPr>
          <w:spacing w:val="29"/>
        </w:rPr>
        <w:t xml:space="preserve"> </w:t>
      </w:r>
      <w:r>
        <w:t>for</w:t>
      </w:r>
      <w:r>
        <w:rPr>
          <w:spacing w:val="28"/>
        </w:rPr>
        <w:t xml:space="preserve"> </w:t>
      </w:r>
      <w:r>
        <w:t>business</w:t>
      </w:r>
      <w:r>
        <w:rPr>
          <w:spacing w:val="29"/>
        </w:rPr>
        <w:t xml:space="preserve"> </w:t>
      </w:r>
      <w:r>
        <w:t>to</w:t>
      </w:r>
      <w:r>
        <w:rPr>
          <w:spacing w:val="28"/>
        </w:rPr>
        <w:t xml:space="preserve"> </w:t>
      </w:r>
      <w:r>
        <w:t>the</w:t>
      </w:r>
      <w:r>
        <w:rPr>
          <w:spacing w:val="30"/>
        </w:rPr>
        <w:t xml:space="preserve"> </w:t>
      </w:r>
      <w:r>
        <w:t>public</w:t>
      </w:r>
      <w:r>
        <w:rPr>
          <w:spacing w:val="29"/>
        </w:rPr>
        <w:t xml:space="preserve"> </w:t>
      </w:r>
      <w:r>
        <w:t>in</w:t>
      </w:r>
      <w:r>
        <w:rPr>
          <w:spacing w:val="28"/>
        </w:rPr>
        <w:t xml:space="preserve"> </w:t>
      </w:r>
      <w:r>
        <w:t>the</w:t>
      </w:r>
      <w:r>
        <w:rPr>
          <w:spacing w:val="29"/>
        </w:rPr>
        <w:t xml:space="preserve"> </w:t>
      </w:r>
      <w:r>
        <w:rPr>
          <w:spacing w:val="-1"/>
        </w:rPr>
        <w:t>Premises</w:t>
      </w:r>
      <w:r>
        <w:rPr>
          <w:spacing w:val="27"/>
        </w:rPr>
        <w:t xml:space="preserve"> </w:t>
      </w:r>
      <w:r>
        <w:t>until</w:t>
      </w:r>
      <w:r>
        <w:rPr>
          <w:spacing w:val="27"/>
        </w:rPr>
        <w:t xml:space="preserve"> </w:t>
      </w:r>
      <w:r>
        <w:t>the</w:t>
      </w:r>
      <w:r>
        <w:rPr>
          <w:spacing w:val="27"/>
        </w:rPr>
        <w:t xml:space="preserve"> </w:t>
      </w:r>
      <w:r>
        <w:t>date</w:t>
      </w:r>
      <w:r>
        <w:rPr>
          <w:spacing w:val="26"/>
        </w:rPr>
        <w:t xml:space="preserve"> </w:t>
      </w:r>
      <w:r>
        <w:rPr>
          <w:spacing w:val="-1"/>
        </w:rPr>
        <w:t>(</w:t>
      </w:r>
      <w:r w:rsidR="00EB7654">
        <w:rPr>
          <w:spacing w:val="-1"/>
        </w:rPr>
        <w:t>“</w:t>
      </w:r>
      <w:r>
        <w:rPr>
          <w:b/>
          <w:spacing w:val="-1"/>
        </w:rPr>
        <w:t>Deferred</w:t>
      </w:r>
      <w:r>
        <w:rPr>
          <w:b/>
        </w:rPr>
        <w:t xml:space="preserve"> Opening</w:t>
      </w:r>
      <w:r>
        <w:rPr>
          <w:b/>
          <w:spacing w:val="5"/>
        </w:rPr>
        <w:t xml:space="preserve"> </w:t>
      </w:r>
      <w:r>
        <w:rPr>
          <w:b/>
          <w:spacing w:val="-1"/>
        </w:rPr>
        <w:t>Date</w:t>
      </w:r>
      <w:r w:rsidR="00EB7654">
        <w:rPr>
          <w:spacing w:val="-1"/>
        </w:rPr>
        <w:t>”</w:t>
      </w:r>
      <w:r>
        <w:rPr>
          <w:spacing w:val="-1"/>
        </w:rPr>
        <w:t>)</w:t>
      </w:r>
      <w:r>
        <w:rPr>
          <w:spacing w:val="4"/>
        </w:rPr>
        <w:t xml:space="preserve"> </w:t>
      </w:r>
      <w:r>
        <w:t>which</w:t>
      </w:r>
      <w:r>
        <w:rPr>
          <w:spacing w:val="3"/>
        </w:rPr>
        <w:t xml:space="preserve"> </w:t>
      </w:r>
      <w:r>
        <w:rPr>
          <w:spacing w:val="1"/>
        </w:rPr>
        <w:t xml:space="preserve">is </w:t>
      </w:r>
      <w:r>
        <w:t>thirty</w:t>
      </w:r>
      <w:r>
        <w:rPr>
          <w:spacing w:val="5"/>
        </w:rPr>
        <w:t xml:space="preserve"> </w:t>
      </w:r>
      <w:r>
        <w:rPr>
          <w:spacing w:val="-1"/>
        </w:rPr>
        <w:t>(30)</w:t>
      </w:r>
      <w:r>
        <w:rPr>
          <w:spacing w:val="1"/>
        </w:rPr>
        <w:t xml:space="preserve"> </w:t>
      </w:r>
      <w:r>
        <w:t>days</w:t>
      </w:r>
      <w:r>
        <w:rPr>
          <w:spacing w:val="1"/>
        </w:rPr>
        <w:t xml:space="preserve"> </w:t>
      </w:r>
      <w:r>
        <w:t>after satisfaction</w:t>
      </w:r>
      <w:r>
        <w:rPr>
          <w:spacing w:val="2"/>
        </w:rPr>
        <w:t xml:space="preserve"> </w:t>
      </w:r>
      <w:r>
        <w:t>of</w:t>
      </w:r>
      <w:r>
        <w:rPr>
          <w:spacing w:val="1"/>
        </w:rPr>
        <w:t xml:space="preserve"> </w:t>
      </w:r>
      <w:r>
        <w:t>the</w:t>
      </w:r>
      <w:r w:rsidR="00FE6DAE">
        <w:t xml:space="preserve"> later of the</w:t>
      </w:r>
      <w:r>
        <w:t xml:space="preserve"> Opening Co-Tenancy</w:t>
      </w:r>
      <w:r>
        <w:rPr>
          <w:spacing w:val="1"/>
        </w:rPr>
        <w:t xml:space="preserve"> </w:t>
      </w:r>
      <w:r>
        <w:t>Requirements</w:t>
      </w:r>
      <w:r>
        <w:rPr>
          <w:spacing w:val="27"/>
        </w:rPr>
        <w:t xml:space="preserve"> </w:t>
      </w:r>
      <w:r>
        <w:t>and</w:t>
      </w:r>
      <w:r>
        <w:rPr>
          <w:spacing w:val="33"/>
        </w:rPr>
        <w:t xml:space="preserve"> </w:t>
      </w:r>
      <w:r>
        <w:rPr>
          <w:spacing w:val="-1"/>
        </w:rPr>
        <w:t>Tenant’s</w:t>
      </w:r>
      <w:r>
        <w:rPr>
          <w:spacing w:val="34"/>
        </w:rPr>
        <w:t xml:space="preserve"> </w:t>
      </w:r>
      <w:r>
        <w:rPr>
          <w:spacing w:val="-1"/>
        </w:rPr>
        <w:t>receipt</w:t>
      </w:r>
      <w:r>
        <w:rPr>
          <w:spacing w:val="33"/>
        </w:rPr>
        <w:t xml:space="preserve"> </w:t>
      </w:r>
      <w:r>
        <w:t>of</w:t>
      </w:r>
      <w:r>
        <w:rPr>
          <w:spacing w:val="33"/>
        </w:rPr>
        <w:t xml:space="preserve"> </w:t>
      </w:r>
      <w:r>
        <w:t>the</w:t>
      </w:r>
      <w:r>
        <w:rPr>
          <w:spacing w:val="33"/>
        </w:rPr>
        <w:t xml:space="preserve"> </w:t>
      </w:r>
      <w:r>
        <w:rPr>
          <w:spacing w:val="-1"/>
        </w:rPr>
        <w:t>Opening</w:t>
      </w:r>
      <w:r>
        <w:rPr>
          <w:spacing w:val="34"/>
        </w:rPr>
        <w:t xml:space="preserve"> </w:t>
      </w:r>
      <w:r>
        <w:rPr>
          <w:spacing w:val="-1"/>
        </w:rPr>
        <w:t>Co-Tenancy</w:t>
      </w:r>
      <w:r>
        <w:rPr>
          <w:spacing w:val="33"/>
        </w:rPr>
        <w:t xml:space="preserve"> </w:t>
      </w:r>
      <w:r>
        <w:rPr>
          <w:spacing w:val="-1"/>
        </w:rPr>
        <w:t xml:space="preserve">Documentation </w:t>
      </w:r>
      <w:r>
        <w:t>verifying</w:t>
      </w:r>
      <w:r>
        <w:rPr>
          <w:spacing w:val="17"/>
        </w:rPr>
        <w:t xml:space="preserve"> </w:t>
      </w:r>
      <w:r>
        <w:t>the</w:t>
      </w:r>
      <w:r>
        <w:rPr>
          <w:spacing w:val="17"/>
        </w:rPr>
        <w:t xml:space="preserve"> </w:t>
      </w:r>
      <w:r>
        <w:t>same</w:t>
      </w:r>
      <w:r w:rsidR="005832CD">
        <w:t xml:space="preserve">. </w:t>
      </w:r>
      <w:r>
        <w:rPr>
          <w:spacing w:val="-1"/>
        </w:rPr>
        <w:t>Further,</w:t>
      </w:r>
      <w:r>
        <w:rPr>
          <w:spacing w:val="12"/>
        </w:rPr>
        <w:t xml:space="preserve"> </w:t>
      </w:r>
      <w:r>
        <w:t>in</w:t>
      </w:r>
      <w:r>
        <w:rPr>
          <w:spacing w:val="12"/>
        </w:rPr>
        <w:t xml:space="preserve"> </w:t>
      </w:r>
      <w:r>
        <w:t>such</w:t>
      </w:r>
      <w:r>
        <w:rPr>
          <w:spacing w:val="12"/>
        </w:rPr>
        <w:t xml:space="preserve"> </w:t>
      </w:r>
      <w:r>
        <w:t>event,</w:t>
      </w:r>
      <w:r>
        <w:rPr>
          <w:spacing w:val="12"/>
        </w:rPr>
        <w:t xml:space="preserve"> </w:t>
      </w:r>
      <w:r>
        <w:t>the</w:t>
      </w:r>
      <w:r>
        <w:rPr>
          <w:spacing w:val="12"/>
        </w:rPr>
        <w:t xml:space="preserve"> </w:t>
      </w:r>
      <w:r>
        <w:rPr>
          <w:spacing w:val="-1"/>
        </w:rPr>
        <w:t>Construction</w:t>
      </w:r>
      <w:r>
        <w:rPr>
          <w:spacing w:val="12"/>
        </w:rPr>
        <w:t xml:space="preserve"> </w:t>
      </w:r>
      <w:r>
        <w:rPr>
          <w:spacing w:val="-1"/>
        </w:rPr>
        <w:t>Period</w:t>
      </w:r>
      <w:r>
        <w:rPr>
          <w:spacing w:val="10"/>
        </w:rPr>
        <w:t xml:space="preserve"> </w:t>
      </w:r>
      <w:r>
        <w:t>shall</w:t>
      </w:r>
      <w:r>
        <w:rPr>
          <w:spacing w:val="10"/>
        </w:rPr>
        <w:t xml:space="preserve"> </w:t>
      </w:r>
      <w:r>
        <w:t>be</w:t>
      </w:r>
      <w:r>
        <w:rPr>
          <w:spacing w:val="9"/>
        </w:rPr>
        <w:t xml:space="preserve"> </w:t>
      </w:r>
      <w:r>
        <w:t>extended</w:t>
      </w:r>
      <w:r>
        <w:rPr>
          <w:spacing w:val="10"/>
        </w:rPr>
        <w:t xml:space="preserve"> </w:t>
      </w:r>
      <w:r>
        <w:t>until</w:t>
      </w:r>
      <w:r>
        <w:rPr>
          <w:spacing w:val="10"/>
        </w:rPr>
        <w:t xml:space="preserve"> </w:t>
      </w:r>
      <w:r>
        <w:t>the</w:t>
      </w:r>
      <w:r>
        <w:rPr>
          <w:spacing w:val="9"/>
        </w:rPr>
        <w:t xml:space="preserve"> </w:t>
      </w:r>
      <w:r>
        <w:t>day</w:t>
      </w:r>
      <w:r>
        <w:rPr>
          <w:spacing w:val="10"/>
        </w:rPr>
        <w:t xml:space="preserve"> </w:t>
      </w:r>
      <w:r>
        <w:t>prior</w:t>
      </w:r>
      <w:r>
        <w:rPr>
          <w:spacing w:val="9"/>
        </w:rPr>
        <w:t xml:space="preserve"> </w:t>
      </w:r>
      <w:r>
        <w:t>to</w:t>
      </w:r>
      <w:r>
        <w:rPr>
          <w:spacing w:val="9"/>
        </w:rPr>
        <w:t xml:space="preserve"> </w:t>
      </w:r>
      <w:r>
        <w:t>the</w:t>
      </w:r>
      <w:r>
        <w:rPr>
          <w:spacing w:val="9"/>
        </w:rPr>
        <w:t xml:space="preserve"> </w:t>
      </w:r>
      <w:r>
        <w:rPr>
          <w:spacing w:val="-1"/>
        </w:rPr>
        <w:t>Deferred</w:t>
      </w:r>
      <w:r>
        <w:rPr>
          <w:spacing w:val="9"/>
        </w:rPr>
        <w:t xml:space="preserve"> </w:t>
      </w:r>
      <w:r>
        <w:t>Opening</w:t>
      </w:r>
      <w:r>
        <w:rPr>
          <w:spacing w:val="10"/>
        </w:rPr>
        <w:t xml:space="preserve"> </w:t>
      </w:r>
      <w:r>
        <w:rPr>
          <w:spacing w:val="-1"/>
        </w:rPr>
        <w:t>Date</w:t>
      </w:r>
      <w:r>
        <w:t xml:space="preserve"> and</w:t>
      </w:r>
      <w:r>
        <w:rPr>
          <w:spacing w:val="43"/>
        </w:rPr>
        <w:t xml:space="preserve"> </w:t>
      </w:r>
      <w:r>
        <w:rPr>
          <w:spacing w:val="-1"/>
        </w:rPr>
        <w:t>Rent</w:t>
      </w:r>
      <w:r>
        <w:rPr>
          <w:spacing w:val="43"/>
        </w:rPr>
        <w:t xml:space="preserve"> </w:t>
      </w:r>
      <w:r>
        <w:t>shall</w:t>
      </w:r>
      <w:r>
        <w:rPr>
          <w:spacing w:val="41"/>
        </w:rPr>
        <w:t xml:space="preserve"> </w:t>
      </w:r>
      <w:r>
        <w:t>commence</w:t>
      </w:r>
      <w:r>
        <w:rPr>
          <w:spacing w:val="41"/>
        </w:rPr>
        <w:t xml:space="preserve"> </w:t>
      </w:r>
      <w:r>
        <w:t>on</w:t>
      </w:r>
      <w:r>
        <w:rPr>
          <w:spacing w:val="40"/>
        </w:rPr>
        <w:t xml:space="preserve"> </w:t>
      </w:r>
      <w:r>
        <w:t>the</w:t>
      </w:r>
      <w:r>
        <w:rPr>
          <w:spacing w:val="41"/>
        </w:rPr>
        <w:t xml:space="preserve"> </w:t>
      </w:r>
      <w:r>
        <w:rPr>
          <w:spacing w:val="-1"/>
        </w:rPr>
        <w:t>Commencement</w:t>
      </w:r>
      <w:r>
        <w:rPr>
          <w:spacing w:val="42"/>
        </w:rPr>
        <w:t xml:space="preserve"> </w:t>
      </w:r>
      <w:r>
        <w:rPr>
          <w:spacing w:val="-1"/>
        </w:rPr>
        <w:t>Date</w:t>
      </w:r>
      <w:r>
        <w:rPr>
          <w:spacing w:val="41"/>
        </w:rPr>
        <w:t xml:space="preserve"> </w:t>
      </w:r>
      <w:r>
        <w:rPr>
          <w:spacing w:val="-1"/>
        </w:rPr>
        <w:t>(as</w:t>
      </w:r>
      <w:r>
        <w:rPr>
          <w:spacing w:val="41"/>
        </w:rPr>
        <w:t xml:space="preserve"> </w:t>
      </w:r>
      <w:r>
        <w:t>adjusted</w:t>
      </w:r>
      <w:r>
        <w:rPr>
          <w:spacing w:val="41"/>
        </w:rPr>
        <w:t xml:space="preserve"> </w:t>
      </w:r>
      <w:r>
        <w:t>for</w:t>
      </w:r>
      <w:r>
        <w:rPr>
          <w:spacing w:val="40"/>
        </w:rPr>
        <w:t xml:space="preserve"> </w:t>
      </w:r>
      <w:r>
        <w:t>the</w:t>
      </w:r>
      <w:r>
        <w:rPr>
          <w:spacing w:val="41"/>
        </w:rPr>
        <w:t xml:space="preserve"> </w:t>
      </w:r>
      <w:r>
        <w:t>extended</w:t>
      </w:r>
      <w:r>
        <w:rPr>
          <w:spacing w:val="42"/>
        </w:rPr>
        <w:t xml:space="preserve"> </w:t>
      </w:r>
      <w:r>
        <w:rPr>
          <w:spacing w:val="-1"/>
        </w:rPr>
        <w:t>Construction</w:t>
      </w:r>
      <w:r>
        <w:rPr>
          <w:spacing w:val="41"/>
        </w:rPr>
        <w:t xml:space="preserve"> </w:t>
      </w:r>
      <w:r>
        <w:rPr>
          <w:spacing w:val="-1"/>
        </w:rPr>
        <w:t xml:space="preserve">Period). </w:t>
      </w:r>
      <w:r>
        <w:t>Tenant’s</w:t>
      </w:r>
      <w:r>
        <w:rPr>
          <w:spacing w:val="1"/>
        </w:rPr>
        <w:t xml:space="preserve"> </w:t>
      </w:r>
      <w:r>
        <w:t>exercise</w:t>
      </w:r>
      <w:r>
        <w:rPr>
          <w:spacing w:val="1"/>
        </w:rPr>
        <w:t xml:space="preserve"> </w:t>
      </w:r>
      <w:r>
        <w:t>of</w:t>
      </w:r>
      <w:r>
        <w:rPr>
          <w:spacing w:val="1"/>
        </w:rPr>
        <w:t xml:space="preserve"> </w:t>
      </w:r>
      <w:r>
        <w:t>such</w:t>
      </w:r>
      <w:r>
        <w:rPr>
          <w:spacing w:val="1"/>
        </w:rPr>
        <w:t xml:space="preserve"> </w:t>
      </w:r>
      <w:r>
        <w:t>right</w:t>
      </w:r>
      <w:r>
        <w:rPr>
          <w:spacing w:val="1"/>
        </w:rPr>
        <w:t xml:space="preserve"> </w:t>
      </w:r>
      <w:r>
        <w:t>to defer opening</w:t>
      </w:r>
      <w:r>
        <w:rPr>
          <w:spacing w:val="1"/>
        </w:rPr>
        <w:t xml:space="preserve"> </w:t>
      </w:r>
      <w:r>
        <w:t>for business</w:t>
      </w:r>
      <w:r>
        <w:rPr>
          <w:spacing w:val="1"/>
        </w:rPr>
        <w:t xml:space="preserve"> </w:t>
      </w:r>
      <w:r>
        <w:t>shall</w:t>
      </w:r>
      <w:r>
        <w:rPr>
          <w:spacing w:val="2"/>
        </w:rPr>
        <w:t xml:space="preserve"> </w:t>
      </w:r>
      <w:r>
        <w:t>be</w:t>
      </w:r>
      <w:r>
        <w:rPr>
          <w:spacing w:val="2"/>
        </w:rPr>
        <w:t xml:space="preserve"> </w:t>
      </w:r>
      <w:r>
        <w:t>a Permitted Closure</w:t>
      </w:r>
      <w:r>
        <w:rPr>
          <w:spacing w:val="1"/>
        </w:rPr>
        <w:t xml:space="preserve"> </w:t>
      </w:r>
      <w:r>
        <w:t>by</w:t>
      </w:r>
      <w:r>
        <w:rPr>
          <w:spacing w:val="1"/>
        </w:rPr>
        <w:t xml:space="preserve"> </w:t>
      </w:r>
      <w:r>
        <w:t>Tenant.</w:t>
      </w:r>
      <w:r>
        <w:rPr>
          <w:spacing w:val="2"/>
        </w:rPr>
        <w:t xml:space="preserve"> </w:t>
      </w:r>
      <w:r>
        <w:t>The Opening</w:t>
      </w:r>
      <w:r>
        <w:rPr>
          <w:spacing w:val="24"/>
        </w:rPr>
        <w:t xml:space="preserve"> </w:t>
      </w:r>
      <w:r>
        <w:rPr>
          <w:spacing w:val="-1"/>
        </w:rPr>
        <w:t>Co-Tenancy</w:t>
      </w:r>
      <w:r>
        <w:rPr>
          <w:spacing w:val="1"/>
        </w:rPr>
        <w:t xml:space="preserve"> </w:t>
      </w:r>
      <w:r>
        <w:t>Requirements</w:t>
      </w:r>
      <w:r>
        <w:rPr>
          <w:spacing w:val="3"/>
        </w:rPr>
        <w:t xml:space="preserve"> </w:t>
      </w:r>
      <w:r>
        <w:t>can</w:t>
      </w:r>
      <w:r>
        <w:rPr>
          <w:spacing w:val="1"/>
        </w:rPr>
        <w:t xml:space="preserve"> </w:t>
      </w:r>
      <w:r>
        <w:t>be waived</w:t>
      </w:r>
      <w:r>
        <w:rPr>
          <w:spacing w:val="1"/>
        </w:rPr>
        <w:t xml:space="preserve"> </w:t>
      </w:r>
      <w:r>
        <w:t>only</w:t>
      </w:r>
      <w:r>
        <w:rPr>
          <w:spacing w:val="2"/>
        </w:rPr>
        <w:t xml:space="preserve"> </w:t>
      </w:r>
      <w:r>
        <w:t>by</w:t>
      </w:r>
      <w:r>
        <w:rPr>
          <w:spacing w:val="1"/>
        </w:rPr>
        <w:t xml:space="preserve"> </w:t>
      </w:r>
      <w:r>
        <w:t>written waiver signed</w:t>
      </w:r>
      <w:r>
        <w:rPr>
          <w:spacing w:val="1"/>
        </w:rPr>
        <w:t xml:space="preserve"> </w:t>
      </w:r>
      <w:r>
        <w:t>by</w:t>
      </w:r>
      <w:r>
        <w:rPr>
          <w:spacing w:val="1"/>
        </w:rPr>
        <w:t xml:space="preserve"> </w:t>
      </w:r>
      <w:r>
        <w:t>Tenant.</w:t>
      </w:r>
      <w:r>
        <w:rPr>
          <w:spacing w:val="5"/>
        </w:rPr>
        <w:t xml:space="preserve"> </w:t>
      </w:r>
      <w:r>
        <w:t>If Tenant opens</w:t>
      </w:r>
      <w:r>
        <w:rPr>
          <w:spacing w:val="1"/>
        </w:rPr>
        <w:t xml:space="preserve"> </w:t>
      </w:r>
      <w:r>
        <w:t>for business</w:t>
      </w:r>
      <w:r>
        <w:rPr>
          <w:spacing w:val="1"/>
        </w:rPr>
        <w:t xml:space="preserve"> </w:t>
      </w:r>
      <w:r>
        <w:t>to</w:t>
      </w:r>
      <w:r>
        <w:rPr>
          <w:spacing w:val="25"/>
        </w:rPr>
        <w:t xml:space="preserve"> </w:t>
      </w:r>
      <w:r>
        <w:t>the</w:t>
      </w:r>
      <w:r>
        <w:rPr>
          <w:spacing w:val="1"/>
        </w:rPr>
        <w:t xml:space="preserve"> </w:t>
      </w:r>
      <w:r>
        <w:t>public</w:t>
      </w:r>
      <w:r>
        <w:rPr>
          <w:spacing w:val="3"/>
        </w:rPr>
        <w:t xml:space="preserve"> </w:t>
      </w:r>
      <w:r>
        <w:rPr>
          <w:spacing w:val="1"/>
        </w:rPr>
        <w:t>in</w:t>
      </w:r>
      <w:r>
        <w:rPr>
          <w:spacing w:val="2"/>
        </w:rPr>
        <w:t xml:space="preserve"> </w:t>
      </w:r>
      <w:r>
        <w:t>the</w:t>
      </w:r>
      <w:r>
        <w:rPr>
          <w:spacing w:val="5"/>
        </w:rPr>
        <w:t xml:space="preserve"> </w:t>
      </w:r>
      <w:r>
        <w:rPr>
          <w:spacing w:val="-1"/>
        </w:rPr>
        <w:t>Premises</w:t>
      </w:r>
      <w:r>
        <w:rPr>
          <w:spacing w:val="2"/>
        </w:rPr>
        <w:t xml:space="preserve"> </w:t>
      </w:r>
      <w:r>
        <w:t>prior</w:t>
      </w:r>
      <w:r>
        <w:rPr>
          <w:spacing w:val="2"/>
        </w:rPr>
        <w:t xml:space="preserve"> </w:t>
      </w:r>
      <w:r>
        <w:rPr>
          <w:spacing w:val="1"/>
        </w:rPr>
        <w:t xml:space="preserve">to </w:t>
      </w:r>
      <w:r>
        <w:t>satisfaction</w:t>
      </w:r>
      <w:r>
        <w:rPr>
          <w:spacing w:val="3"/>
        </w:rPr>
        <w:t xml:space="preserve"> </w:t>
      </w:r>
      <w:r>
        <w:rPr>
          <w:spacing w:val="1"/>
        </w:rPr>
        <w:t xml:space="preserve">of </w:t>
      </w:r>
      <w:r>
        <w:t>the</w:t>
      </w:r>
      <w:r>
        <w:rPr>
          <w:spacing w:val="1"/>
        </w:rPr>
        <w:t xml:space="preserve"> </w:t>
      </w:r>
      <w:r>
        <w:t>Opening</w:t>
      </w:r>
      <w:r>
        <w:rPr>
          <w:spacing w:val="5"/>
        </w:rPr>
        <w:t xml:space="preserve"> </w:t>
      </w:r>
      <w:r>
        <w:rPr>
          <w:spacing w:val="-1"/>
        </w:rPr>
        <w:t>Co-Tenancy</w:t>
      </w:r>
      <w:r>
        <w:rPr>
          <w:spacing w:val="5"/>
        </w:rPr>
        <w:t xml:space="preserve"> </w:t>
      </w:r>
      <w:r>
        <w:rPr>
          <w:spacing w:val="-1"/>
        </w:rPr>
        <w:t>Requirements,</w:t>
      </w:r>
      <w:r>
        <w:rPr>
          <w:spacing w:val="1"/>
        </w:rPr>
        <w:t xml:space="preserve"> </w:t>
      </w:r>
      <w:r>
        <w:t>then Tenant</w:t>
      </w:r>
      <w:r>
        <w:rPr>
          <w:spacing w:val="1"/>
        </w:rPr>
        <w:t xml:space="preserve"> </w:t>
      </w:r>
      <w:r>
        <w:t>shall</w:t>
      </w:r>
      <w:r>
        <w:rPr>
          <w:spacing w:val="1"/>
        </w:rPr>
        <w:t xml:space="preserve"> </w:t>
      </w:r>
      <w:r>
        <w:t>pay</w:t>
      </w:r>
      <w:r>
        <w:rPr>
          <w:spacing w:val="2"/>
        </w:rPr>
        <w:t xml:space="preserve"> </w:t>
      </w:r>
      <w:r>
        <w:rPr>
          <w:spacing w:val="1"/>
        </w:rPr>
        <w:t>to</w:t>
      </w:r>
      <w:r>
        <w:rPr>
          <w:spacing w:val="83"/>
        </w:rPr>
        <w:t xml:space="preserve"> </w:t>
      </w:r>
      <w:r>
        <w:t>Landlord</w:t>
      </w:r>
      <w:r>
        <w:rPr>
          <w:spacing w:val="12"/>
        </w:rPr>
        <w:t xml:space="preserve"> </w:t>
      </w:r>
      <w:r>
        <w:rPr>
          <w:spacing w:val="-1"/>
        </w:rPr>
        <w:t>(in</w:t>
      </w:r>
      <w:r>
        <w:rPr>
          <w:spacing w:val="12"/>
        </w:rPr>
        <w:t xml:space="preserve"> </w:t>
      </w:r>
      <w:r>
        <w:t>lieu</w:t>
      </w:r>
      <w:r>
        <w:rPr>
          <w:spacing w:val="10"/>
        </w:rPr>
        <w:t xml:space="preserve"> </w:t>
      </w:r>
      <w:r>
        <w:t>of</w:t>
      </w:r>
      <w:r>
        <w:rPr>
          <w:spacing w:val="9"/>
        </w:rPr>
        <w:t xml:space="preserve"> </w:t>
      </w:r>
      <w:r>
        <w:rPr>
          <w:spacing w:val="-1"/>
        </w:rPr>
        <w:t>Rent)</w:t>
      </w:r>
      <w:r>
        <w:rPr>
          <w:spacing w:val="9"/>
        </w:rPr>
        <w:t xml:space="preserve"> </w:t>
      </w:r>
      <w:r>
        <w:rPr>
          <w:spacing w:val="-1"/>
        </w:rPr>
        <w:t>Substitute</w:t>
      </w:r>
      <w:r>
        <w:rPr>
          <w:spacing w:val="10"/>
        </w:rPr>
        <w:t xml:space="preserve"> </w:t>
      </w:r>
      <w:r>
        <w:rPr>
          <w:spacing w:val="-1"/>
        </w:rPr>
        <w:t>Rent</w:t>
      </w:r>
      <w:r>
        <w:rPr>
          <w:spacing w:val="9"/>
        </w:rPr>
        <w:t xml:space="preserve"> </w:t>
      </w:r>
      <w:r>
        <w:t>commencing</w:t>
      </w:r>
      <w:r>
        <w:rPr>
          <w:spacing w:val="10"/>
        </w:rPr>
        <w:t xml:space="preserve"> </w:t>
      </w:r>
      <w:r>
        <w:t>on</w:t>
      </w:r>
      <w:r>
        <w:rPr>
          <w:spacing w:val="9"/>
        </w:rPr>
        <w:t xml:space="preserve"> </w:t>
      </w:r>
      <w:r>
        <w:t>the</w:t>
      </w:r>
      <w:r>
        <w:rPr>
          <w:spacing w:val="9"/>
        </w:rPr>
        <w:t xml:space="preserve"> </w:t>
      </w:r>
      <w:r>
        <w:rPr>
          <w:spacing w:val="-1"/>
        </w:rPr>
        <w:t>Commencement</w:t>
      </w:r>
      <w:r>
        <w:rPr>
          <w:spacing w:val="10"/>
        </w:rPr>
        <w:t xml:space="preserve"> </w:t>
      </w:r>
      <w:r>
        <w:rPr>
          <w:spacing w:val="-1"/>
        </w:rPr>
        <w:t>Date</w:t>
      </w:r>
      <w:r>
        <w:rPr>
          <w:spacing w:val="10"/>
        </w:rPr>
        <w:t xml:space="preserve"> </w:t>
      </w:r>
      <w:r>
        <w:rPr>
          <w:spacing w:val="-1"/>
        </w:rPr>
        <w:t>(as</w:t>
      </w:r>
      <w:r>
        <w:rPr>
          <w:spacing w:val="10"/>
        </w:rPr>
        <w:t xml:space="preserve"> </w:t>
      </w:r>
      <w:r>
        <w:t>adjusted</w:t>
      </w:r>
      <w:r>
        <w:rPr>
          <w:spacing w:val="10"/>
        </w:rPr>
        <w:t xml:space="preserve"> </w:t>
      </w:r>
      <w:r>
        <w:t>for</w:t>
      </w:r>
      <w:r>
        <w:rPr>
          <w:spacing w:val="9"/>
        </w:rPr>
        <w:t xml:space="preserve"> </w:t>
      </w:r>
      <w:r>
        <w:t>the</w:t>
      </w:r>
      <w:r>
        <w:rPr>
          <w:spacing w:val="9"/>
        </w:rPr>
        <w:t xml:space="preserve"> </w:t>
      </w:r>
      <w:r>
        <w:t>extended</w:t>
      </w:r>
      <w:r>
        <w:rPr>
          <w:spacing w:val="61"/>
        </w:rPr>
        <w:t xml:space="preserve"> </w:t>
      </w:r>
      <w:r>
        <w:t xml:space="preserve">Construction </w:t>
      </w:r>
      <w:r>
        <w:rPr>
          <w:spacing w:val="-1"/>
        </w:rPr>
        <w:t>Period,</w:t>
      </w:r>
      <w:r>
        <w:rPr>
          <w:spacing w:val="50"/>
        </w:rPr>
        <w:t xml:space="preserve"> </w:t>
      </w:r>
      <w:r>
        <w:t>if</w:t>
      </w:r>
      <w:r w:rsidR="000C3B35">
        <w:t xml:space="preserve"> </w:t>
      </w:r>
      <w:r>
        <w:t>applicable) and continuing until</w:t>
      </w:r>
      <w:r>
        <w:rPr>
          <w:spacing w:val="1"/>
        </w:rPr>
        <w:t xml:space="preserve"> </w:t>
      </w:r>
      <w:r>
        <w:t>the later</w:t>
      </w:r>
      <w:r>
        <w:rPr>
          <w:spacing w:val="47"/>
        </w:rPr>
        <w:t xml:space="preserve"> </w:t>
      </w:r>
      <w:r>
        <w:t>to</w:t>
      </w:r>
      <w:r>
        <w:rPr>
          <w:spacing w:val="48"/>
        </w:rPr>
        <w:t xml:space="preserve"> </w:t>
      </w:r>
      <w:r>
        <w:t>occur</w:t>
      </w:r>
      <w:r>
        <w:rPr>
          <w:spacing w:val="47"/>
        </w:rPr>
        <w:t xml:space="preserve"> </w:t>
      </w:r>
      <w:r>
        <w:t>of</w:t>
      </w:r>
      <w:r>
        <w:rPr>
          <w:spacing w:val="48"/>
        </w:rPr>
        <w:t xml:space="preserve"> </w:t>
      </w:r>
      <w:r>
        <w:t>the</w:t>
      </w:r>
      <w:r>
        <w:rPr>
          <w:spacing w:val="48"/>
        </w:rPr>
        <w:t xml:space="preserve"> </w:t>
      </w:r>
      <w:r>
        <w:t>date</w:t>
      </w:r>
      <w:r>
        <w:rPr>
          <w:spacing w:val="49"/>
        </w:rPr>
        <w:t xml:space="preserve"> </w:t>
      </w:r>
      <w:r>
        <w:t>on</w:t>
      </w:r>
      <w:r>
        <w:rPr>
          <w:spacing w:val="48"/>
        </w:rPr>
        <w:t xml:space="preserve"> </w:t>
      </w:r>
      <w:r>
        <w:rPr>
          <w:spacing w:val="-1"/>
        </w:rPr>
        <w:t>which</w:t>
      </w:r>
      <w:r>
        <w:rPr>
          <w:spacing w:val="48"/>
        </w:rPr>
        <w:t xml:space="preserve"> </w:t>
      </w:r>
      <w:r>
        <w:t>the</w:t>
      </w:r>
      <w:r>
        <w:rPr>
          <w:spacing w:val="48"/>
        </w:rPr>
        <w:t xml:space="preserve"> </w:t>
      </w:r>
      <w:r>
        <w:t>Opening</w:t>
      </w:r>
      <w:r>
        <w:rPr>
          <w:spacing w:val="29"/>
        </w:rPr>
        <w:t xml:space="preserve"> </w:t>
      </w:r>
      <w:r>
        <w:rPr>
          <w:spacing w:val="-1"/>
        </w:rPr>
        <w:t>Co-Tenancy</w:t>
      </w:r>
      <w:r>
        <w:rPr>
          <w:spacing w:val="44"/>
        </w:rPr>
        <w:t xml:space="preserve"> </w:t>
      </w:r>
      <w:r>
        <w:rPr>
          <w:spacing w:val="-1"/>
        </w:rPr>
        <w:t>Requirements</w:t>
      </w:r>
      <w:r>
        <w:rPr>
          <w:spacing w:val="44"/>
        </w:rPr>
        <w:t xml:space="preserve"> </w:t>
      </w:r>
      <w:r>
        <w:t>have</w:t>
      </w:r>
      <w:r>
        <w:rPr>
          <w:spacing w:val="43"/>
        </w:rPr>
        <w:t xml:space="preserve"> </w:t>
      </w:r>
      <w:r>
        <w:t>been</w:t>
      </w:r>
      <w:r>
        <w:rPr>
          <w:spacing w:val="43"/>
        </w:rPr>
        <w:t xml:space="preserve"> </w:t>
      </w:r>
      <w:r>
        <w:t>satisfied</w:t>
      </w:r>
      <w:r>
        <w:rPr>
          <w:spacing w:val="43"/>
        </w:rPr>
        <w:t xml:space="preserve"> </w:t>
      </w:r>
      <w:r>
        <w:t>and</w:t>
      </w:r>
      <w:r>
        <w:rPr>
          <w:spacing w:val="43"/>
        </w:rPr>
        <w:t xml:space="preserve"> </w:t>
      </w:r>
      <w:r>
        <w:rPr>
          <w:spacing w:val="-1"/>
        </w:rPr>
        <w:t>Tenant’s</w:t>
      </w:r>
      <w:r>
        <w:rPr>
          <w:spacing w:val="45"/>
        </w:rPr>
        <w:t xml:space="preserve"> </w:t>
      </w:r>
      <w:r>
        <w:rPr>
          <w:spacing w:val="-1"/>
        </w:rPr>
        <w:t>receipt</w:t>
      </w:r>
      <w:r>
        <w:rPr>
          <w:spacing w:val="43"/>
        </w:rPr>
        <w:t xml:space="preserve"> </w:t>
      </w:r>
      <w:r>
        <w:t>of</w:t>
      </w:r>
      <w:r>
        <w:rPr>
          <w:spacing w:val="43"/>
        </w:rPr>
        <w:t xml:space="preserve"> </w:t>
      </w:r>
      <w:r>
        <w:t>the</w:t>
      </w:r>
      <w:r>
        <w:rPr>
          <w:spacing w:val="63"/>
        </w:rPr>
        <w:t xml:space="preserve"> </w:t>
      </w:r>
      <w:r>
        <w:t>Opening</w:t>
      </w:r>
      <w:r>
        <w:rPr>
          <w:spacing w:val="38"/>
        </w:rPr>
        <w:t xml:space="preserve"> </w:t>
      </w:r>
      <w:r>
        <w:rPr>
          <w:spacing w:val="-1"/>
        </w:rPr>
        <w:t>Co-Tenancy</w:t>
      </w:r>
      <w:r>
        <w:rPr>
          <w:spacing w:val="39"/>
        </w:rPr>
        <w:t xml:space="preserve"> </w:t>
      </w:r>
      <w:r>
        <w:t>Documentation</w:t>
      </w:r>
      <w:r>
        <w:rPr>
          <w:spacing w:val="36"/>
        </w:rPr>
        <w:t xml:space="preserve"> </w:t>
      </w:r>
      <w:r>
        <w:t>verifying</w:t>
      </w:r>
      <w:r>
        <w:rPr>
          <w:spacing w:val="36"/>
        </w:rPr>
        <w:t xml:space="preserve"> </w:t>
      </w:r>
      <w:r>
        <w:t>the</w:t>
      </w:r>
      <w:r>
        <w:rPr>
          <w:spacing w:val="36"/>
        </w:rPr>
        <w:t xml:space="preserve"> </w:t>
      </w:r>
      <w:r>
        <w:t>same.</w:t>
      </w:r>
      <w:r>
        <w:rPr>
          <w:spacing w:val="22"/>
        </w:rPr>
        <w:t xml:space="preserve"> </w:t>
      </w:r>
      <w:r>
        <w:t>In</w:t>
      </w:r>
      <w:r>
        <w:rPr>
          <w:spacing w:val="36"/>
        </w:rPr>
        <w:t xml:space="preserve"> </w:t>
      </w:r>
      <w:r>
        <w:t>addition,</w:t>
      </w:r>
      <w:r>
        <w:rPr>
          <w:spacing w:val="36"/>
        </w:rPr>
        <w:t xml:space="preserve"> </w:t>
      </w:r>
      <w:r>
        <w:t>if</w:t>
      </w:r>
      <w:r>
        <w:rPr>
          <w:spacing w:val="36"/>
        </w:rPr>
        <w:t xml:space="preserve"> </w:t>
      </w:r>
      <w:r>
        <w:t>the</w:t>
      </w:r>
      <w:r>
        <w:rPr>
          <w:spacing w:val="27"/>
        </w:rPr>
        <w:t xml:space="preserve"> </w:t>
      </w:r>
      <w:r>
        <w:t>Opening</w:t>
      </w:r>
      <w:r>
        <w:rPr>
          <w:spacing w:val="5"/>
        </w:rPr>
        <w:t xml:space="preserve"> </w:t>
      </w:r>
      <w:r>
        <w:rPr>
          <w:spacing w:val="-1"/>
        </w:rPr>
        <w:t>Co-Tenancy</w:t>
      </w:r>
      <w:r>
        <w:rPr>
          <w:spacing w:val="5"/>
        </w:rPr>
        <w:t xml:space="preserve"> </w:t>
      </w:r>
      <w:r>
        <w:rPr>
          <w:spacing w:val="-1"/>
        </w:rPr>
        <w:t>Requirements</w:t>
      </w:r>
      <w:r>
        <w:rPr>
          <w:spacing w:val="2"/>
        </w:rPr>
        <w:t xml:space="preserve"> </w:t>
      </w:r>
      <w:r>
        <w:t>have</w:t>
      </w:r>
      <w:r>
        <w:rPr>
          <w:spacing w:val="2"/>
        </w:rPr>
        <w:t xml:space="preserve"> </w:t>
      </w:r>
      <w:r>
        <w:t>not</w:t>
      </w:r>
      <w:r>
        <w:rPr>
          <w:spacing w:val="1"/>
        </w:rPr>
        <w:t xml:space="preserve"> </w:t>
      </w:r>
      <w:r>
        <w:t>been</w:t>
      </w:r>
      <w:r>
        <w:rPr>
          <w:spacing w:val="1"/>
        </w:rPr>
        <w:t xml:space="preserve"> </w:t>
      </w:r>
      <w:r>
        <w:t>satisfied,</w:t>
      </w:r>
      <w:r>
        <w:rPr>
          <w:spacing w:val="1"/>
        </w:rPr>
        <w:t xml:space="preserve"> </w:t>
      </w:r>
      <w:r>
        <w:rPr>
          <w:spacing w:val="2"/>
        </w:rPr>
        <w:t xml:space="preserve">or </w:t>
      </w:r>
      <w:r>
        <w:rPr>
          <w:spacing w:val="-1"/>
        </w:rPr>
        <w:t>Tenant</w:t>
      </w:r>
      <w:r>
        <w:rPr>
          <w:spacing w:val="1"/>
        </w:rPr>
        <w:t xml:space="preserve"> has</w:t>
      </w:r>
      <w:r>
        <w:t xml:space="preserve"> </w:t>
      </w:r>
      <w:r>
        <w:rPr>
          <w:spacing w:val="1"/>
        </w:rPr>
        <w:t>not</w:t>
      </w:r>
      <w:r>
        <w:rPr>
          <w:spacing w:val="3"/>
        </w:rPr>
        <w:t xml:space="preserve"> </w:t>
      </w:r>
      <w:r>
        <w:rPr>
          <w:spacing w:val="-1"/>
        </w:rPr>
        <w:t>received</w:t>
      </w:r>
      <w:r>
        <w:rPr>
          <w:spacing w:val="1"/>
        </w:rPr>
        <w:t xml:space="preserve"> the</w:t>
      </w:r>
      <w:r>
        <w:rPr>
          <w:spacing w:val="-2"/>
        </w:rPr>
        <w:t xml:space="preserve"> </w:t>
      </w:r>
      <w:r>
        <w:t>Opening</w:t>
      </w:r>
      <w:r>
        <w:rPr>
          <w:spacing w:val="-1"/>
        </w:rPr>
        <w:t xml:space="preserve"> </w:t>
      </w:r>
      <w:r>
        <w:t>Co-Tenancy</w:t>
      </w:r>
      <w:r>
        <w:rPr>
          <w:spacing w:val="74"/>
        </w:rPr>
        <w:t xml:space="preserve"> </w:t>
      </w:r>
      <w:r>
        <w:t>Documentation</w:t>
      </w:r>
      <w:r>
        <w:rPr>
          <w:spacing w:val="47"/>
        </w:rPr>
        <w:t xml:space="preserve"> </w:t>
      </w:r>
      <w:r>
        <w:t>verifying</w:t>
      </w:r>
      <w:r>
        <w:rPr>
          <w:spacing w:val="48"/>
        </w:rPr>
        <w:t xml:space="preserve"> </w:t>
      </w:r>
      <w:r>
        <w:t>satisfaction</w:t>
      </w:r>
      <w:r>
        <w:rPr>
          <w:spacing w:val="48"/>
        </w:rPr>
        <w:t xml:space="preserve"> </w:t>
      </w:r>
      <w:r>
        <w:t>of</w:t>
      </w:r>
      <w:r>
        <w:rPr>
          <w:spacing w:val="48"/>
        </w:rPr>
        <w:t xml:space="preserve"> </w:t>
      </w:r>
      <w:r>
        <w:t>the</w:t>
      </w:r>
      <w:r>
        <w:rPr>
          <w:spacing w:val="48"/>
        </w:rPr>
        <w:t xml:space="preserve"> </w:t>
      </w:r>
      <w:r>
        <w:t>Opening</w:t>
      </w:r>
      <w:r>
        <w:rPr>
          <w:spacing w:val="48"/>
        </w:rPr>
        <w:t xml:space="preserve"> </w:t>
      </w:r>
      <w:r>
        <w:rPr>
          <w:spacing w:val="-1"/>
        </w:rPr>
        <w:t>Co-Tenancy</w:t>
      </w:r>
      <w:r>
        <w:rPr>
          <w:spacing w:val="47"/>
        </w:rPr>
        <w:t xml:space="preserve"> </w:t>
      </w:r>
      <w:r>
        <w:rPr>
          <w:spacing w:val="-1"/>
        </w:rPr>
        <w:t>Requirements,</w:t>
      </w:r>
      <w:r>
        <w:rPr>
          <w:spacing w:val="46"/>
        </w:rPr>
        <w:t xml:space="preserve"> </w:t>
      </w:r>
      <w:r>
        <w:rPr>
          <w:spacing w:val="-1"/>
        </w:rPr>
        <w:t>within</w:t>
      </w:r>
      <w:r>
        <w:rPr>
          <w:spacing w:val="45"/>
        </w:rPr>
        <w:t xml:space="preserve"> </w:t>
      </w:r>
      <w:r>
        <w:t>one</w:t>
      </w:r>
      <w:r>
        <w:rPr>
          <w:spacing w:val="45"/>
        </w:rPr>
        <w:t xml:space="preserve"> </w:t>
      </w:r>
      <w:r>
        <w:rPr>
          <w:spacing w:val="-1"/>
        </w:rPr>
        <w:t>(1)</w:t>
      </w:r>
      <w:r>
        <w:rPr>
          <w:spacing w:val="45"/>
        </w:rPr>
        <w:t xml:space="preserve"> </w:t>
      </w:r>
      <w:r>
        <w:t>year</w:t>
      </w:r>
      <w:r>
        <w:rPr>
          <w:spacing w:val="45"/>
        </w:rPr>
        <w:t xml:space="preserve"> </w:t>
      </w:r>
      <w:r>
        <w:t>after</w:t>
      </w:r>
      <w:r>
        <w:rPr>
          <w:spacing w:val="45"/>
        </w:rPr>
        <w:t xml:space="preserve"> </w:t>
      </w:r>
      <w:r>
        <w:t>the</w:t>
      </w:r>
      <w:r>
        <w:rPr>
          <w:spacing w:val="51"/>
        </w:rPr>
        <w:t xml:space="preserve"> </w:t>
      </w:r>
      <w:r>
        <w:t>Anticipated</w:t>
      </w:r>
      <w:r>
        <w:rPr>
          <w:spacing w:val="41"/>
        </w:rPr>
        <w:t xml:space="preserve"> </w:t>
      </w:r>
      <w:r>
        <w:rPr>
          <w:spacing w:val="-1"/>
        </w:rPr>
        <w:t>Delivery</w:t>
      </w:r>
      <w:r>
        <w:rPr>
          <w:spacing w:val="41"/>
        </w:rPr>
        <w:t xml:space="preserve"> </w:t>
      </w:r>
      <w:r>
        <w:rPr>
          <w:spacing w:val="-1"/>
        </w:rPr>
        <w:t>Date</w:t>
      </w:r>
      <w:r>
        <w:rPr>
          <w:spacing w:val="41"/>
        </w:rPr>
        <w:t xml:space="preserve"> </w:t>
      </w:r>
      <w:r>
        <w:rPr>
          <w:spacing w:val="-1"/>
        </w:rPr>
        <w:t>(without</w:t>
      </w:r>
      <w:r>
        <w:rPr>
          <w:spacing w:val="40"/>
        </w:rPr>
        <w:t xml:space="preserve"> </w:t>
      </w:r>
      <w:r>
        <w:t>adjustment),</w:t>
      </w:r>
      <w:r>
        <w:rPr>
          <w:spacing w:val="41"/>
        </w:rPr>
        <w:t xml:space="preserve"> </w:t>
      </w:r>
      <w:r>
        <w:rPr>
          <w:spacing w:val="-1"/>
        </w:rPr>
        <w:t>Tenant</w:t>
      </w:r>
      <w:r>
        <w:rPr>
          <w:spacing w:val="41"/>
        </w:rPr>
        <w:t xml:space="preserve"> </w:t>
      </w:r>
      <w:r>
        <w:t>may</w:t>
      </w:r>
      <w:r>
        <w:rPr>
          <w:spacing w:val="42"/>
        </w:rPr>
        <w:t xml:space="preserve"> </w:t>
      </w:r>
      <w:r>
        <w:t>elect</w:t>
      </w:r>
      <w:r>
        <w:rPr>
          <w:spacing w:val="41"/>
        </w:rPr>
        <w:t xml:space="preserve"> </w:t>
      </w:r>
      <w:r>
        <w:t>to</w:t>
      </w:r>
      <w:r>
        <w:rPr>
          <w:spacing w:val="38"/>
        </w:rPr>
        <w:t xml:space="preserve"> </w:t>
      </w:r>
      <w:r>
        <w:t>terminate</w:t>
      </w:r>
      <w:r>
        <w:rPr>
          <w:spacing w:val="38"/>
        </w:rPr>
        <w:t xml:space="preserve"> </w:t>
      </w:r>
      <w:r>
        <w:t>this</w:t>
      </w:r>
      <w:r>
        <w:rPr>
          <w:spacing w:val="39"/>
        </w:rPr>
        <w:t xml:space="preserve"> </w:t>
      </w:r>
      <w:r>
        <w:t>Lease</w:t>
      </w:r>
      <w:r>
        <w:rPr>
          <w:spacing w:val="38"/>
        </w:rPr>
        <w:t xml:space="preserve"> </w:t>
      </w:r>
      <w:r>
        <w:t>at</w:t>
      </w:r>
      <w:r>
        <w:rPr>
          <w:spacing w:val="39"/>
        </w:rPr>
        <w:t xml:space="preserve"> </w:t>
      </w:r>
      <w:r>
        <w:t>any</w:t>
      </w:r>
      <w:r>
        <w:rPr>
          <w:spacing w:val="39"/>
        </w:rPr>
        <w:t xml:space="preserve"> </w:t>
      </w:r>
      <w:r>
        <w:t>time</w:t>
      </w:r>
      <w:r>
        <w:rPr>
          <w:spacing w:val="38"/>
        </w:rPr>
        <w:t xml:space="preserve"> </w:t>
      </w:r>
      <w:r>
        <w:t>prior</w:t>
      </w:r>
      <w:r>
        <w:rPr>
          <w:spacing w:val="38"/>
        </w:rPr>
        <w:t xml:space="preserve"> </w:t>
      </w:r>
      <w:r>
        <w:t>to</w:t>
      </w:r>
      <w:r>
        <w:rPr>
          <w:spacing w:val="41"/>
        </w:rPr>
        <w:t xml:space="preserve"> </w:t>
      </w:r>
      <w:r>
        <w:t>satisfaction</w:t>
      </w:r>
      <w:r>
        <w:rPr>
          <w:spacing w:val="31"/>
        </w:rPr>
        <w:t xml:space="preserve"> </w:t>
      </w:r>
      <w:r>
        <w:t>of</w:t>
      </w:r>
      <w:r>
        <w:rPr>
          <w:spacing w:val="31"/>
        </w:rPr>
        <w:t xml:space="preserve"> </w:t>
      </w:r>
      <w:r>
        <w:t>the</w:t>
      </w:r>
      <w:r>
        <w:rPr>
          <w:spacing w:val="31"/>
        </w:rPr>
        <w:t xml:space="preserve"> </w:t>
      </w:r>
      <w:r>
        <w:t>Opening</w:t>
      </w:r>
      <w:r>
        <w:rPr>
          <w:spacing w:val="31"/>
        </w:rPr>
        <w:t xml:space="preserve"> </w:t>
      </w:r>
      <w:r>
        <w:rPr>
          <w:spacing w:val="-1"/>
        </w:rPr>
        <w:t>Co-Tenancy</w:t>
      </w:r>
      <w:r>
        <w:rPr>
          <w:spacing w:val="32"/>
        </w:rPr>
        <w:t xml:space="preserve"> </w:t>
      </w:r>
      <w:r>
        <w:rPr>
          <w:spacing w:val="-1"/>
        </w:rPr>
        <w:t>Requirements</w:t>
      </w:r>
      <w:r>
        <w:rPr>
          <w:spacing w:val="31"/>
        </w:rPr>
        <w:t xml:space="preserve"> </w:t>
      </w:r>
      <w:r>
        <w:t>and</w:t>
      </w:r>
      <w:r>
        <w:rPr>
          <w:spacing w:val="29"/>
        </w:rPr>
        <w:t xml:space="preserve"> </w:t>
      </w:r>
      <w:r>
        <w:rPr>
          <w:spacing w:val="-1"/>
        </w:rPr>
        <w:t>receipt</w:t>
      </w:r>
      <w:r>
        <w:rPr>
          <w:spacing w:val="28"/>
        </w:rPr>
        <w:t xml:space="preserve"> </w:t>
      </w:r>
      <w:r>
        <w:t>of</w:t>
      </w:r>
      <w:r>
        <w:rPr>
          <w:spacing w:val="29"/>
        </w:rPr>
        <w:t xml:space="preserve"> </w:t>
      </w:r>
      <w:r>
        <w:t>the</w:t>
      </w:r>
      <w:r>
        <w:rPr>
          <w:spacing w:val="29"/>
        </w:rPr>
        <w:t xml:space="preserve"> </w:t>
      </w:r>
      <w:r>
        <w:t>Opening</w:t>
      </w:r>
      <w:r>
        <w:rPr>
          <w:spacing w:val="28"/>
        </w:rPr>
        <w:t xml:space="preserve"> </w:t>
      </w:r>
      <w:r>
        <w:rPr>
          <w:spacing w:val="-1"/>
        </w:rPr>
        <w:t>Co-Tenancy</w:t>
      </w:r>
      <w:r>
        <w:rPr>
          <w:spacing w:val="29"/>
        </w:rPr>
        <w:t xml:space="preserve"> </w:t>
      </w:r>
      <w:r>
        <w:rPr>
          <w:spacing w:val="-1"/>
        </w:rPr>
        <w:t>Documentation</w:t>
      </w:r>
      <w:r>
        <w:rPr>
          <w:spacing w:val="81"/>
        </w:rPr>
        <w:t xml:space="preserve"> </w:t>
      </w:r>
      <w:r>
        <w:t>verifying</w:t>
      </w:r>
      <w:r>
        <w:rPr>
          <w:spacing w:val="23"/>
        </w:rPr>
        <w:t xml:space="preserve"> </w:t>
      </w:r>
      <w:r>
        <w:t>the</w:t>
      </w:r>
      <w:r>
        <w:rPr>
          <w:spacing w:val="24"/>
        </w:rPr>
        <w:t xml:space="preserve"> </w:t>
      </w:r>
      <w:r>
        <w:t>same</w:t>
      </w:r>
      <w:r>
        <w:rPr>
          <w:spacing w:val="21"/>
        </w:rPr>
        <w:t xml:space="preserve"> </w:t>
      </w:r>
      <w:r>
        <w:t>by</w:t>
      </w:r>
      <w:r>
        <w:rPr>
          <w:spacing w:val="22"/>
        </w:rPr>
        <w:t xml:space="preserve"> </w:t>
      </w:r>
      <w:r>
        <w:t>giving</w:t>
      </w:r>
      <w:r>
        <w:rPr>
          <w:spacing w:val="22"/>
        </w:rPr>
        <w:t xml:space="preserve"> </w:t>
      </w:r>
      <w:r>
        <w:rPr>
          <w:spacing w:val="-1"/>
        </w:rPr>
        <w:t>written</w:t>
      </w:r>
      <w:r>
        <w:rPr>
          <w:spacing w:val="22"/>
        </w:rPr>
        <w:t xml:space="preserve"> </w:t>
      </w:r>
      <w:r>
        <w:t>notice</w:t>
      </w:r>
      <w:r>
        <w:rPr>
          <w:spacing w:val="22"/>
        </w:rPr>
        <w:t xml:space="preserve"> </w:t>
      </w:r>
      <w:r>
        <w:t>to</w:t>
      </w:r>
      <w:r>
        <w:rPr>
          <w:spacing w:val="21"/>
        </w:rPr>
        <w:t xml:space="preserve"> </w:t>
      </w:r>
      <w:r>
        <w:t>Landlord.</w:t>
      </w:r>
      <w:r>
        <w:rPr>
          <w:spacing w:val="43"/>
        </w:rPr>
        <w:t xml:space="preserve"> </w:t>
      </w:r>
      <w:r>
        <w:t>If</w:t>
      </w:r>
      <w:r>
        <w:rPr>
          <w:spacing w:val="21"/>
        </w:rPr>
        <w:t xml:space="preserve"> </w:t>
      </w:r>
      <w:r>
        <w:rPr>
          <w:spacing w:val="-1"/>
        </w:rPr>
        <w:t>Tenant</w:t>
      </w:r>
      <w:r>
        <w:rPr>
          <w:spacing w:val="21"/>
        </w:rPr>
        <w:t xml:space="preserve"> </w:t>
      </w:r>
      <w:r>
        <w:t>terminates</w:t>
      </w:r>
      <w:r>
        <w:rPr>
          <w:spacing w:val="22"/>
        </w:rPr>
        <w:t xml:space="preserve"> </w:t>
      </w:r>
      <w:r>
        <w:t>this</w:t>
      </w:r>
      <w:r>
        <w:rPr>
          <w:spacing w:val="22"/>
        </w:rPr>
        <w:t xml:space="preserve"> </w:t>
      </w:r>
      <w:r>
        <w:t>Lease</w:t>
      </w:r>
      <w:r>
        <w:rPr>
          <w:spacing w:val="22"/>
        </w:rPr>
        <w:t xml:space="preserve"> </w:t>
      </w:r>
      <w:r>
        <w:t>as</w:t>
      </w:r>
      <w:r>
        <w:rPr>
          <w:spacing w:val="22"/>
        </w:rPr>
        <w:t xml:space="preserve"> </w:t>
      </w:r>
      <w:r>
        <w:t>provided</w:t>
      </w:r>
      <w:r>
        <w:rPr>
          <w:spacing w:val="22"/>
        </w:rPr>
        <w:t xml:space="preserve"> </w:t>
      </w:r>
      <w:r>
        <w:t>herein,</w:t>
      </w:r>
      <w:r>
        <w:rPr>
          <w:spacing w:val="21"/>
        </w:rPr>
        <w:t xml:space="preserve"> </w:t>
      </w:r>
      <w:r>
        <w:t>this</w:t>
      </w:r>
      <w:r>
        <w:rPr>
          <w:spacing w:val="21"/>
        </w:rPr>
        <w:t xml:space="preserve"> </w:t>
      </w:r>
      <w:r>
        <w:t>Lease</w:t>
      </w:r>
      <w:r>
        <w:rPr>
          <w:spacing w:val="24"/>
        </w:rPr>
        <w:t xml:space="preserve"> </w:t>
      </w:r>
      <w:r>
        <w:t>shall</w:t>
      </w:r>
      <w:r>
        <w:rPr>
          <w:spacing w:val="25"/>
        </w:rPr>
        <w:t xml:space="preserve"> </w:t>
      </w:r>
      <w:r>
        <w:t>terminate</w:t>
      </w:r>
      <w:r>
        <w:rPr>
          <w:spacing w:val="24"/>
        </w:rPr>
        <w:t xml:space="preserve"> </w:t>
      </w:r>
      <w:r>
        <w:t>on</w:t>
      </w:r>
      <w:r>
        <w:rPr>
          <w:spacing w:val="24"/>
        </w:rPr>
        <w:t xml:space="preserve"> </w:t>
      </w:r>
      <w:r>
        <w:t>the</w:t>
      </w:r>
      <w:r>
        <w:rPr>
          <w:spacing w:val="24"/>
        </w:rPr>
        <w:t xml:space="preserve"> </w:t>
      </w:r>
      <w:r>
        <w:t>termination</w:t>
      </w:r>
      <w:r>
        <w:rPr>
          <w:spacing w:val="24"/>
        </w:rPr>
        <w:t xml:space="preserve"> </w:t>
      </w:r>
      <w:r>
        <w:t>effective</w:t>
      </w:r>
      <w:r>
        <w:rPr>
          <w:spacing w:val="24"/>
        </w:rPr>
        <w:t xml:space="preserve"> </w:t>
      </w:r>
      <w:r>
        <w:t>date</w:t>
      </w:r>
      <w:r>
        <w:rPr>
          <w:spacing w:val="24"/>
        </w:rPr>
        <w:t xml:space="preserve"> </w:t>
      </w:r>
      <w:r>
        <w:t>stated</w:t>
      </w:r>
      <w:r>
        <w:rPr>
          <w:spacing w:val="24"/>
        </w:rPr>
        <w:t xml:space="preserve"> </w:t>
      </w:r>
      <w:r>
        <w:t>in</w:t>
      </w:r>
      <w:r>
        <w:rPr>
          <w:spacing w:val="24"/>
        </w:rPr>
        <w:t xml:space="preserve"> </w:t>
      </w:r>
      <w:r>
        <w:rPr>
          <w:spacing w:val="-1"/>
        </w:rPr>
        <w:t>Tenant’s</w:t>
      </w:r>
      <w:r>
        <w:rPr>
          <w:spacing w:val="25"/>
        </w:rPr>
        <w:t xml:space="preserve"> </w:t>
      </w:r>
      <w:r>
        <w:t>termination</w:t>
      </w:r>
      <w:r>
        <w:rPr>
          <w:spacing w:val="24"/>
        </w:rPr>
        <w:t xml:space="preserve"> </w:t>
      </w:r>
      <w:r>
        <w:t>notice</w:t>
      </w:r>
      <w:r>
        <w:rPr>
          <w:spacing w:val="24"/>
        </w:rPr>
        <w:t xml:space="preserve"> </w:t>
      </w:r>
      <w:r>
        <w:t>and,</w:t>
      </w:r>
      <w:r>
        <w:rPr>
          <w:spacing w:val="22"/>
        </w:rPr>
        <w:t xml:space="preserve"> </w:t>
      </w:r>
      <w:r>
        <w:t>if</w:t>
      </w:r>
      <w:r>
        <w:rPr>
          <w:spacing w:val="22"/>
        </w:rPr>
        <w:t xml:space="preserve"> </w:t>
      </w:r>
      <w:r>
        <w:t>the</w:t>
      </w:r>
      <w:r>
        <w:rPr>
          <w:spacing w:val="27"/>
        </w:rPr>
        <w:t xml:space="preserve"> </w:t>
      </w:r>
      <w:r>
        <w:t>Commencement</w:t>
      </w:r>
      <w:r>
        <w:rPr>
          <w:spacing w:val="34"/>
        </w:rPr>
        <w:t xml:space="preserve"> </w:t>
      </w:r>
      <w:r>
        <w:rPr>
          <w:spacing w:val="-1"/>
        </w:rPr>
        <w:t>Date</w:t>
      </w:r>
      <w:r>
        <w:rPr>
          <w:spacing w:val="33"/>
        </w:rPr>
        <w:t xml:space="preserve"> </w:t>
      </w:r>
      <w:r>
        <w:t>has</w:t>
      </w:r>
      <w:r>
        <w:rPr>
          <w:spacing w:val="34"/>
        </w:rPr>
        <w:t xml:space="preserve"> </w:t>
      </w:r>
      <w:r>
        <w:t>occurred,</w:t>
      </w:r>
      <w:r>
        <w:rPr>
          <w:spacing w:val="33"/>
        </w:rPr>
        <w:t xml:space="preserve"> </w:t>
      </w:r>
      <w:r>
        <w:rPr>
          <w:spacing w:val="-1"/>
        </w:rPr>
        <w:t>Tenant</w:t>
      </w:r>
      <w:r>
        <w:rPr>
          <w:spacing w:val="33"/>
        </w:rPr>
        <w:t xml:space="preserve"> </w:t>
      </w:r>
      <w:r>
        <w:t>shall</w:t>
      </w:r>
      <w:r>
        <w:rPr>
          <w:spacing w:val="34"/>
        </w:rPr>
        <w:t xml:space="preserve"> </w:t>
      </w:r>
      <w:r>
        <w:t>pay</w:t>
      </w:r>
      <w:r>
        <w:rPr>
          <w:spacing w:val="35"/>
        </w:rPr>
        <w:t xml:space="preserve"> </w:t>
      </w:r>
      <w:r>
        <w:rPr>
          <w:spacing w:val="-1"/>
        </w:rPr>
        <w:t>Substitute</w:t>
      </w:r>
      <w:r>
        <w:rPr>
          <w:spacing w:val="34"/>
        </w:rPr>
        <w:t xml:space="preserve"> </w:t>
      </w:r>
      <w:r>
        <w:rPr>
          <w:spacing w:val="-1"/>
        </w:rPr>
        <w:t>Rent</w:t>
      </w:r>
      <w:r>
        <w:rPr>
          <w:spacing w:val="33"/>
        </w:rPr>
        <w:t xml:space="preserve"> </w:t>
      </w:r>
      <w:r>
        <w:rPr>
          <w:spacing w:val="-1"/>
        </w:rPr>
        <w:t>(in</w:t>
      </w:r>
      <w:r>
        <w:rPr>
          <w:spacing w:val="33"/>
        </w:rPr>
        <w:t xml:space="preserve"> </w:t>
      </w:r>
      <w:r>
        <w:t>lieu</w:t>
      </w:r>
      <w:r>
        <w:rPr>
          <w:spacing w:val="33"/>
        </w:rPr>
        <w:t xml:space="preserve"> </w:t>
      </w:r>
      <w:r>
        <w:t>of</w:t>
      </w:r>
      <w:r>
        <w:rPr>
          <w:spacing w:val="33"/>
        </w:rPr>
        <w:t xml:space="preserve"> </w:t>
      </w:r>
      <w:r>
        <w:rPr>
          <w:spacing w:val="-1"/>
        </w:rPr>
        <w:t>Rent)</w:t>
      </w:r>
      <w:r>
        <w:rPr>
          <w:spacing w:val="34"/>
        </w:rPr>
        <w:t xml:space="preserve"> </w:t>
      </w:r>
      <w:r>
        <w:t>through</w:t>
      </w:r>
      <w:r>
        <w:rPr>
          <w:spacing w:val="33"/>
        </w:rPr>
        <w:t xml:space="preserve"> </w:t>
      </w:r>
      <w:r>
        <w:t>the</w:t>
      </w:r>
      <w:r>
        <w:rPr>
          <w:spacing w:val="33"/>
        </w:rPr>
        <w:t xml:space="preserve"> </w:t>
      </w:r>
      <w:r>
        <w:t>termination</w:t>
      </w:r>
      <w:r>
        <w:rPr>
          <w:spacing w:val="47"/>
        </w:rPr>
        <w:t xml:space="preserve"> </w:t>
      </w:r>
      <w:r>
        <w:t>effective</w:t>
      </w:r>
      <w:r>
        <w:rPr>
          <w:spacing w:val="1"/>
        </w:rPr>
        <w:t xml:space="preserve"> </w:t>
      </w:r>
      <w:r>
        <w:t>date</w:t>
      </w:r>
      <w:r>
        <w:rPr>
          <w:spacing w:val="1"/>
        </w:rPr>
        <w:t xml:space="preserve"> </w:t>
      </w:r>
      <w:r>
        <w:t>specified</w:t>
      </w:r>
      <w:r>
        <w:rPr>
          <w:spacing w:val="2"/>
        </w:rPr>
        <w:t xml:space="preserve"> </w:t>
      </w:r>
      <w:r>
        <w:t>in Tenant’s</w:t>
      </w:r>
      <w:r>
        <w:rPr>
          <w:spacing w:val="1"/>
        </w:rPr>
        <w:t xml:space="preserve"> </w:t>
      </w:r>
      <w:r>
        <w:t>notice.</w:t>
      </w:r>
      <w:r>
        <w:rPr>
          <w:spacing w:val="4"/>
        </w:rPr>
        <w:t xml:space="preserve"> </w:t>
      </w:r>
      <w:r>
        <w:t>If</w:t>
      </w:r>
      <w:r>
        <w:rPr>
          <w:spacing w:val="1"/>
        </w:rPr>
        <w:t xml:space="preserve"> </w:t>
      </w:r>
      <w:r>
        <w:t>this</w:t>
      </w:r>
      <w:r>
        <w:rPr>
          <w:spacing w:val="1"/>
        </w:rPr>
        <w:t xml:space="preserve"> </w:t>
      </w:r>
      <w:r>
        <w:t>Lease</w:t>
      </w:r>
      <w:r>
        <w:rPr>
          <w:spacing w:val="1"/>
        </w:rPr>
        <w:t xml:space="preserve"> </w:t>
      </w:r>
      <w:r>
        <w:t>is</w:t>
      </w:r>
      <w:r>
        <w:rPr>
          <w:spacing w:val="1"/>
        </w:rPr>
        <w:t xml:space="preserve"> </w:t>
      </w:r>
      <w:r>
        <w:t xml:space="preserve">terminated in accordance </w:t>
      </w:r>
      <w:r>
        <w:rPr>
          <w:spacing w:val="-1"/>
        </w:rPr>
        <w:t>with</w:t>
      </w:r>
      <w:r>
        <w:t xml:space="preserve"> the foregoing, both parties</w:t>
      </w:r>
      <w:r>
        <w:rPr>
          <w:spacing w:val="24"/>
        </w:rPr>
        <w:t xml:space="preserve"> </w:t>
      </w:r>
      <w:r>
        <w:t>shall</w:t>
      </w:r>
      <w:r>
        <w:rPr>
          <w:spacing w:val="22"/>
        </w:rPr>
        <w:t xml:space="preserve"> </w:t>
      </w:r>
      <w:r>
        <w:t>be</w:t>
      </w:r>
      <w:r>
        <w:rPr>
          <w:spacing w:val="21"/>
        </w:rPr>
        <w:t xml:space="preserve"> </w:t>
      </w:r>
      <w:r>
        <w:rPr>
          <w:spacing w:val="-1"/>
        </w:rPr>
        <w:t>released</w:t>
      </w:r>
      <w:r>
        <w:rPr>
          <w:spacing w:val="22"/>
        </w:rPr>
        <w:t xml:space="preserve"> </w:t>
      </w:r>
      <w:r>
        <w:rPr>
          <w:spacing w:val="-1"/>
        </w:rPr>
        <w:t>from</w:t>
      </w:r>
      <w:r>
        <w:rPr>
          <w:spacing w:val="22"/>
        </w:rPr>
        <w:t xml:space="preserve"> </w:t>
      </w:r>
      <w:r>
        <w:t>any</w:t>
      </w:r>
      <w:r>
        <w:rPr>
          <w:spacing w:val="22"/>
        </w:rPr>
        <w:t xml:space="preserve"> </w:t>
      </w:r>
      <w:r>
        <w:t>and</w:t>
      </w:r>
      <w:r>
        <w:rPr>
          <w:spacing w:val="21"/>
        </w:rPr>
        <w:t xml:space="preserve"> </w:t>
      </w:r>
      <w:r>
        <w:t>all</w:t>
      </w:r>
      <w:r>
        <w:rPr>
          <w:spacing w:val="22"/>
        </w:rPr>
        <w:t xml:space="preserve"> </w:t>
      </w:r>
      <w:r>
        <w:t>obligations</w:t>
      </w:r>
      <w:r>
        <w:rPr>
          <w:spacing w:val="22"/>
        </w:rPr>
        <w:t xml:space="preserve"> </w:t>
      </w:r>
      <w:r>
        <w:t>and</w:t>
      </w:r>
      <w:r>
        <w:rPr>
          <w:spacing w:val="21"/>
        </w:rPr>
        <w:t xml:space="preserve"> </w:t>
      </w:r>
      <w:r>
        <w:t>liabilities</w:t>
      </w:r>
      <w:r>
        <w:rPr>
          <w:spacing w:val="20"/>
        </w:rPr>
        <w:t xml:space="preserve"> </w:t>
      </w:r>
      <w:r>
        <w:t>hereunder,</w:t>
      </w:r>
      <w:r>
        <w:rPr>
          <w:spacing w:val="19"/>
        </w:rPr>
        <w:t xml:space="preserve"> </w:t>
      </w:r>
      <w:r>
        <w:t>except</w:t>
      </w:r>
      <w:r>
        <w:rPr>
          <w:spacing w:val="19"/>
        </w:rPr>
        <w:t xml:space="preserve"> </w:t>
      </w:r>
      <w:r>
        <w:t>for</w:t>
      </w:r>
      <w:r>
        <w:rPr>
          <w:spacing w:val="19"/>
        </w:rPr>
        <w:t xml:space="preserve"> </w:t>
      </w:r>
      <w:r>
        <w:t>such</w:t>
      </w:r>
      <w:r>
        <w:rPr>
          <w:spacing w:val="19"/>
        </w:rPr>
        <w:t xml:space="preserve"> </w:t>
      </w:r>
      <w:r>
        <w:t>obligations</w:t>
      </w:r>
      <w:r>
        <w:rPr>
          <w:spacing w:val="20"/>
        </w:rPr>
        <w:t xml:space="preserve"> </w:t>
      </w:r>
      <w:r>
        <w:t>and</w:t>
      </w:r>
      <w:r>
        <w:rPr>
          <w:spacing w:val="19"/>
        </w:rPr>
        <w:t xml:space="preserve"> </w:t>
      </w:r>
      <w:r>
        <w:t>liabilities</w:t>
      </w:r>
      <w:r>
        <w:rPr>
          <w:spacing w:val="29"/>
        </w:rPr>
        <w:t xml:space="preserve"> </w:t>
      </w:r>
      <w:r>
        <w:t>that,</w:t>
      </w:r>
      <w:r>
        <w:rPr>
          <w:spacing w:val="24"/>
        </w:rPr>
        <w:t xml:space="preserve"> </w:t>
      </w:r>
      <w:r>
        <w:t>by</w:t>
      </w:r>
      <w:r>
        <w:rPr>
          <w:spacing w:val="24"/>
        </w:rPr>
        <w:t xml:space="preserve"> </w:t>
      </w:r>
      <w:r>
        <w:t>the</w:t>
      </w:r>
      <w:r>
        <w:rPr>
          <w:spacing w:val="24"/>
        </w:rPr>
        <w:t xml:space="preserve"> </w:t>
      </w:r>
      <w:r>
        <w:t>express</w:t>
      </w:r>
      <w:r>
        <w:rPr>
          <w:spacing w:val="22"/>
        </w:rPr>
        <w:t xml:space="preserve"> </w:t>
      </w:r>
      <w:r>
        <w:t>terms</w:t>
      </w:r>
      <w:r>
        <w:rPr>
          <w:spacing w:val="22"/>
        </w:rPr>
        <w:t xml:space="preserve"> </w:t>
      </w:r>
      <w:r>
        <w:t>of</w:t>
      </w:r>
      <w:r>
        <w:rPr>
          <w:spacing w:val="21"/>
        </w:rPr>
        <w:t xml:space="preserve"> </w:t>
      </w:r>
      <w:r>
        <w:t>this</w:t>
      </w:r>
      <w:r>
        <w:rPr>
          <w:spacing w:val="22"/>
        </w:rPr>
        <w:t xml:space="preserve"> </w:t>
      </w:r>
      <w:r>
        <w:t>Lease,</w:t>
      </w:r>
      <w:r>
        <w:rPr>
          <w:spacing w:val="22"/>
        </w:rPr>
        <w:t xml:space="preserve"> </w:t>
      </w:r>
      <w:r>
        <w:t>survive</w:t>
      </w:r>
      <w:r>
        <w:rPr>
          <w:spacing w:val="22"/>
        </w:rPr>
        <w:t xml:space="preserve"> </w:t>
      </w:r>
      <w:r>
        <w:t>the</w:t>
      </w:r>
      <w:r>
        <w:rPr>
          <w:spacing w:val="21"/>
        </w:rPr>
        <w:t xml:space="preserve"> </w:t>
      </w:r>
      <w:r>
        <w:t>termination</w:t>
      </w:r>
      <w:r>
        <w:rPr>
          <w:spacing w:val="22"/>
        </w:rPr>
        <w:t xml:space="preserve"> </w:t>
      </w:r>
      <w:r>
        <w:t>hereof.</w:t>
      </w:r>
      <w:r>
        <w:rPr>
          <w:spacing w:val="43"/>
        </w:rPr>
        <w:t xml:space="preserve"> </w:t>
      </w:r>
      <w:r>
        <w:rPr>
          <w:spacing w:val="-1"/>
        </w:rPr>
        <w:t>Upon</w:t>
      </w:r>
      <w:r>
        <w:rPr>
          <w:spacing w:val="21"/>
        </w:rPr>
        <w:t xml:space="preserve"> </w:t>
      </w:r>
      <w:r>
        <w:t>such</w:t>
      </w:r>
      <w:r>
        <w:rPr>
          <w:spacing w:val="22"/>
        </w:rPr>
        <w:t xml:space="preserve"> </w:t>
      </w:r>
      <w:r>
        <w:t>termination,</w:t>
      </w:r>
      <w:r>
        <w:rPr>
          <w:spacing w:val="22"/>
        </w:rPr>
        <w:t xml:space="preserve"> </w:t>
      </w:r>
      <w:r>
        <w:t>Landlord</w:t>
      </w:r>
      <w:r>
        <w:rPr>
          <w:spacing w:val="22"/>
        </w:rPr>
        <w:t xml:space="preserve"> </w:t>
      </w:r>
      <w:r>
        <w:t>shall,</w:t>
      </w:r>
      <w:r>
        <w:rPr>
          <w:spacing w:val="22"/>
        </w:rPr>
        <w:t xml:space="preserve"> </w:t>
      </w:r>
      <w:r>
        <w:t>within</w:t>
      </w:r>
      <w:r>
        <w:rPr>
          <w:spacing w:val="10"/>
        </w:rPr>
        <w:t xml:space="preserve"> </w:t>
      </w:r>
      <w:r>
        <w:t>ten</w:t>
      </w:r>
      <w:r>
        <w:rPr>
          <w:spacing w:val="9"/>
        </w:rPr>
        <w:t xml:space="preserve"> </w:t>
      </w:r>
      <w:r>
        <w:rPr>
          <w:spacing w:val="-1"/>
        </w:rPr>
        <w:t>(10)</w:t>
      </w:r>
      <w:r>
        <w:rPr>
          <w:spacing w:val="9"/>
        </w:rPr>
        <w:t xml:space="preserve"> </w:t>
      </w:r>
      <w:r>
        <w:t>days</w:t>
      </w:r>
      <w:r>
        <w:rPr>
          <w:spacing w:val="10"/>
        </w:rPr>
        <w:t xml:space="preserve"> </w:t>
      </w:r>
      <w:r>
        <w:t>of</w:t>
      </w:r>
      <w:r>
        <w:rPr>
          <w:spacing w:val="9"/>
        </w:rPr>
        <w:t xml:space="preserve"> </w:t>
      </w:r>
      <w:r>
        <w:t>such</w:t>
      </w:r>
      <w:r>
        <w:rPr>
          <w:spacing w:val="7"/>
        </w:rPr>
        <w:t xml:space="preserve"> </w:t>
      </w:r>
      <w:r>
        <w:t>termination,</w:t>
      </w:r>
      <w:r>
        <w:rPr>
          <w:spacing w:val="7"/>
        </w:rPr>
        <w:t xml:space="preserve"> </w:t>
      </w:r>
      <w:r>
        <w:rPr>
          <w:spacing w:val="-1"/>
        </w:rPr>
        <w:t>reimburse</w:t>
      </w:r>
      <w:r>
        <w:rPr>
          <w:spacing w:val="7"/>
        </w:rPr>
        <w:t xml:space="preserve"> </w:t>
      </w:r>
      <w:r>
        <w:t>Tenant</w:t>
      </w:r>
      <w:r>
        <w:rPr>
          <w:spacing w:val="7"/>
        </w:rPr>
        <w:t xml:space="preserve"> </w:t>
      </w:r>
      <w:r>
        <w:t>for</w:t>
      </w:r>
      <w:r>
        <w:rPr>
          <w:spacing w:val="7"/>
        </w:rPr>
        <w:t xml:space="preserve"> </w:t>
      </w:r>
      <w:r>
        <w:t>all</w:t>
      </w:r>
      <w:r>
        <w:rPr>
          <w:spacing w:val="8"/>
        </w:rPr>
        <w:t xml:space="preserve"> </w:t>
      </w:r>
      <w:r>
        <w:t>costs</w:t>
      </w:r>
      <w:r>
        <w:rPr>
          <w:spacing w:val="8"/>
        </w:rPr>
        <w:t xml:space="preserve"> </w:t>
      </w:r>
      <w:r w:rsidR="000975F5">
        <w:t>i</w:t>
      </w:r>
      <w:r>
        <w:t>ncurred</w:t>
      </w:r>
      <w:r>
        <w:rPr>
          <w:spacing w:val="7"/>
        </w:rPr>
        <w:t xml:space="preserve"> </w:t>
      </w:r>
      <w:r>
        <w:t>by</w:t>
      </w:r>
      <w:r>
        <w:rPr>
          <w:spacing w:val="8"/>
        </w:rPr>
        <w:t xml:space="preserve"> </w:t>
      </w:r>
      <w:r>
        <w:rPr>
          <w:spacing w:val="-1"/>
        </w:rPr>
        <w:t>Tenant</w:t>
      </w:r>
      <w:r>
        <w:rPr>
          <w:spacing w:val="7"/>
        </w:rPr>
        <w:t xml:space="preserve"> </w:t>
      </w:r>
      <w:r>
        <w:t>in</w:t>
      </w:r>
      <w:r>
        <w:rPr>
          <w:spacing w:val="7"/>
        </w:rPr>
        <w:t xml:space="preserve"> </w:t>
      </w:r>
      <w:r>
        <w:t>the</w:t>
      </w:r>
      <w:r>
        <w:rPr>
          <w:spacing w:val="7"/>
        </w:rPr>
        <w:t xml:space="preserve"> </w:t>
      </w:r>
      <w:r>
        <w:t>negotiation</w:t>
      </w:r>
      <w:r>
        <w:rPr>
          <w:spacing w:val="33"/>
        </w:rPr>
        <w:t xml:space="preserve"> </w:t>
      </w:r>
      <w:r>
        <w:t>and</w:t>
      </w:r>
      <w:r>
        <w:rPr>
          <w:spacing w:val="26"/>
        </w:rPr>
        <w:t xml:space="preserve"> </w:t>
      </w:r>
      <w:r>
        <w:t>documentation</w:t>
      </w:r>
      <w:r>
        <w:rPr>
          <w:spacing w:val="26"/>
        </w:rPr>
        <w:t xml:space="preserve"> </w:t>
      </w:r>
      <w:r>
        <w:t>of</w:t>
      </w:r>
      <w:r>
        <w:rPr>
          <w:spacing w:val="26"/>
        </w:rPr>
        <w:t xml:space="preserve"> </w:t>
      </w:r>
      <w:r>
        <w:t>this</w:t>
      </w:r>
      <w:r>
        <w:rPr>
          <w:spacing w:val="26"/>
        </w:rPr>
        <w:t xml:space="preserve"> </w:t>
      </w:r>
      <w:r>
        <w:t>Lease,</w:t>
      </w:r>
      <w:r>
        <w:rPr>
          <w:spacing w:val="26"/>
        </w:rPr>
        <w:t xml:space="preserve"> </w:t>
      </w:r>
      <w:r>
        <w:t>the</w:t>
      </w:r>
      <w:r>
        <w:rPr>
          <w:spacing w:val="26"/>
        </w:rPr>
        <w:t xml:space="preserve"> </w:t>
      </w:r>
      <w:r>
        <w:t>preparation</w:t>
      </w:r>
      <w:r>
        <w:rPr>
          <w:spacing w:val="24"/>
        </w:rPr>
        <w:t xml:space="preserve"> </w:t>
      </w:r>
      <w:r>
        <w:t>of</w:t>
      </w:r>
      <w:r>
        <w:rPr>
          <w:spacing w:val="24"/>
        </w:rPr>
        <w:t xml:space="preserve"> </w:t>
      </w:r>
      <w:r>
        <w:t>the</w:t>
      </w:r>
      <w:r>
        <w:rPr>
          <w:spacing w:val="24"/>
        </w:rPr>
        <w:t xml:space="preserve"> </w:t>
      </w:r>
      <w:r>
        <w:rPr>
          <w:spacing w:val="-1"/>
        </w:rPr>
        <w:t>Premises</w:t>
      </w:r>
      <w:r>
        <w:rPr>
          <w:spacing w:val="25"/>
        </w:rPr>
        <w:t xml:space="preserve"> </w:t>
      </w:r>
      <w:r>
        <w:t>for</w:t>
      </w:r>
      <w:r>
        <w:rPr>
          <w:spacing w:val="23"/>
        </w:rPr>
        <w:t xml:space="preserve"> </w:t>
      </w:r>
      <w:r>
        <w:rPr>
          <w:spacing w:val="-1"/>
        </w:rPr>
        <w:t>Tenant’s</w:t>
      </w:r>
      <w:r>
        <w:rPr>
          <w:spacing w:val="25"/>
        </w:rPr>
        <w:t xml:space="preserve"> </w:t>
      </w:r>
      <w:r>
        <w:t>occupancy,</w:t>
      </w:r>
      <w:r>
        <w:rPr>
          <w:spacing w:val="24"/>
        </w:rPr>
        <w:t xml:space="preserve"> </w:t>
      </w:r>
      <w:r>
        <w:t>including,</w:t>
      </w:r>
      <w:r>
        <w:rPr>
          <w:spacing w:val="24"/>
        </w:rPr>
        <w:t xml:space="preserve"> </w:t>
      </w:r>
      <w:r>
        <w:t>but</w:t>
      </w:r>
      <w:r>
        <w:rPr>
          <w:spacing w:val="24"/>
        </w:rPr>
        <w:t xml:space="preserve"> </w:t>
      </w:r>
      <w:r>
        <w:t>not</w:t>
      </w:r>
      <w:r>
        <w:rPr>
          <w:spacing w:val="28"/>
        </w:rPr>
        <w:t xml:space="preserve"> </w:t>
      </w:r>
      <w:r>
        <w:t>limited to, the preparation of plans and specifications, and the ordering of fixtures, furnishings and equipment for the Premises.</w:t>
      </w:r>
      <w:r>
        <w:rPr>
          <w:spacing w:val="10"/>
        </w:rPr>
        <w:t xml:space="preserve"> </w:t>
      </w:r>
      <w:r>
        <w:t>Landlord’s</w:t>
      </w:r>
      <w:r>
        <w:rPr>
          <w:spacing w:val="9"/>
        </w:rPr>
        <w:t xml:space="preserve"> </w:t>
      </w:r>
      <w:r>
        <w:t>obligation</w:t>
      </w:r>
      <w:r>
        <w:rPr>
          <w:spacing w:val="9"/>
        </w:rPr>
        <w:t xml:space="preserve"> </w:t>
      </w:r>
      <w:r>
        <w:t>to</w:t>
      </w:r>
      <w:r>
        <w:rPr>
          <w:spacing w:val="9"/>
        </w:rPr>
        <w:t xml:space="preserve"> </w:t>
      </w:r>
      <w:r>
        <w:t>make</w:t>
      </w:r>
      <w:r>
        <w:rPr>
          <w:spacing w:val="9"/>
        </w:rPr>
        <w:t xml:space="preserve"> </w:t>
      </w:r>
      <w:r>
        <w:t>such</w:t>
      </w:r>
      <w:r>
        <w:rPr>
          <w:spacing w:val="9"/>
        </w:rPr>
        <w:t xml:space="preserve"> </w:t>
      </w:r>
      <w:r>
        <w:rPr>
          <w:spacing w:val="-1"/>
        </w:rPr>
        <w:t>reimbursement</w:t>
      </w:r>
      <w:r>
        <w:rPr>
          <w:spacing w:val="9"/>
        </w:rPr>
        <w:t xml:space="preserve"> </w:t>
      </w:r>
      <w:r>
        <w:t>shall</w:t>
      </w:r>
      <w:r>
        <w:rPr>
          <w:spacing w:val="9"/>
        </w:rPr>
        <w:t xml:space="preserve"> </w:t>
      </w:r>
      <w:r>
        <w:t>survive</w:t>
      </w:r>
      <w:r>
        <w:rPr>
          <w:spacing w:val="9"/>
        </w:rPr>
        <w:t xml:space="preserve"> </w:t>
      </w:r>
      <w:r>
        <w:t>the</w:t>
      </w:r>
      <w:r>
        <w:rPr>
          <w:spacing w:val="9"/>
        </w:rPr>
        <w:t xml:space="preserve"> </w:t>
      </w:r>
      <w:r>
        <w:t>termination</w:t>
      </w:r>
      <w:r>
        <w:rPr>
          <w:spacing w:val="9"/>
        </w:rPr>
        <w:t xml:space="preserve"> </w:t>
      </w:r>
      <w:r>
        <w:t>of</w:t>
      </w:r>
      <w:r>
        <w:rPr>
          <w:spacing w:val="9"/>
        </w:rPr>
        <w:t xml:space="preserve"> </w:t>
      </w:r>
      <w:r>
        <w:t>this</w:t>
      </w:r>
      <w:r>
        <w:rPr>
          <w:spacing w:val="10"/>
        </w:rPr>
        <w:t xml:space="preserve"> </w:t>
      </w:r>
      <w:r>
        <w:t>Lease.</w:t>
      </w:r>
      <w:r>
        <w:rPr>
          <w:spacing w:val="13"/>
        </w:rPr>
        <w:t xml:space="preserve"> </w:t>
      </w:r>
      <w:r>
        <w:t>Tenant’s</w:t>
      </w:r>
      <w:r>
        <w:rPr>
          <w:spacing w:val="24"/>
        </w:rPr>
        <w:t xml:space="preserve"> </w:t>
      </w:r>
      <w:r>
        <w:t>rights</w:t>
      </w:r>
      <w:r>
        <w:rPr>
          <w:spacing w:val="5"/>
        </w:rPr>
        <w:t xml:space="preserve"> </w:t>
      </w:r>
      <w:r>
        <w:rPr>
          <w:spacing w:val="-1"/>
        </w:rPr>
        <w:t>with</w:t>
      </w:r>
      <w:r>
        <w:rPr>
          <w:spacing w:val="5"/>
        </w:rPr>
        <w:t xml:space="preserve"> </w:t>
      </w:r>
      <w:r>
        <w:rPr>
          <w:spacing w:val="-1"/>
        </w:rPr>
        <w:t>respect</w:t>
      </w:r>
      <w:r>
        <w:rPr>
          <w:spacing w:val="2"/>
        </w:rPr>
        <w:t xml:space="preserve"> </w:t>
      </w:r>
      <w:r>
        <w:rPr>
          <w:spacing w:val="1"/>
        </w:rPr>
        <w:t xml:space="preserve">to </w:t>
      </w:r>
      <w:r>
        <w:t>the Opening</w:t>
      </w:r>
      <w:r>
        <w:rPr>
          <w:spacing w:val="1"/>
        </w:rPr>
        <w:t xml:space="preserve"> </w:t>
      </w:r>
      <w:r>
        <w:rPr>
          <w:spacing w:val="-1"/>
        </w:rPr>
        <w:t>Co-Tenancy</w:t>
      </w:r>
      <w:r>
        <w:rPr>
          <w:spacing w:val="1"/>
        </w:rPr>
        <w:t xml:space="preserve"> </w:t>
      </w:r>
      <w:r>
        <w:t>Requirements</w:t>
      </w:r>
      <w:r>
        <w:rPr>
          <w:spacing w:val="2"/>
        </w:rPr>
        <w:t xml:space="preserve"> </w:t>
      </w:r>
      <w:r>
        <w:t>set forth</w:t>
      </w:r>
      <w:r>
        <w:rPr>
          <w:spacing w:val="1"/>
        </w:rPr>
        <w:t xml:space="preserve"> </w:t>
      </w:r>
      <w:r>
        <w:t>in</w:t>
      </w:r>
      <w:r>
        <w:rPr>
          <w:spacing w:val="1"/>
        </w:rPr>
        <w:t xml:space="preserve"> </w:t>
      </w:r>
      <w:r>
        <w:t>this</w:t>
      </w:r>
      <w:r>
        <w:rPr>
          <w:spacing w:val="1"/>
        </w:rPr>
        <w:t xml:space="preserve"> </w:t>
      </w:r>
      <w:r>
        <w:t>Section</w:t>
      </w:r>
      <w:r>
        <w:rPr>
          <w:spacing w:val="1"/>
        </w:rPr>
        <w:t xml:space="preserve"> </w:t>
      </w:r>
      <w:r>
        <w:t>shall</w:t>
      </w:r>
      <w:r>
        <w:rPr>
          <w:spacing w:val="1"/>
        </w:rPr>
        <w:t xml:space="preserve"> </w:t>
      </w:r>
      <w:r>
        <w:t>not expire</w:t>
      </w:r>
      <w:r>
        <w:rPr>
          <w:spacing w:val="1"/>
        </w:rPr>
        <w:t xml:space="preserve"> </w:t>
      </w:r>
      <w:r>
        <w:t>until</w:t>
      </w:r>
      <w:r>
        <w:rPr>
          <w:spacing w:val="1"/>
        </w:rPr>
        <w:t xml:space="preserve"> </w:t>
      </w:r>
      <w:r>
        <w:t>the</w:t>
      </w:r>
      <w:r>
        <w:rPr>
          <w:spacing w:val="2"/>
        </w:rPr>
        <w:t xml:space="preserve"> </w:t>
      </w:r>
      <w:r>
        <w:t>date</w:t>
      </w:r>
      <w:r>
        <w:rPr>
          <w:spacing w:val="40"/>
        </w:rPr>
        <w:t xml:space="preserve"> </w:t>
      </w:r>
      <w:r>
        <w:t>which</w:t>
      </w:r>
      <w:r>
        <w:rPr>
          <w:spacing w:val="8"/>
        </w:rPr>
        <w:t xml:space="preserve"> </w:t>
      </w:r>
      <w:r>
        <w:t>is</w:t>
      </w:r>
      <w:r>
        <w:rPr>
          <w:spacing w:val="10"/>
        </w:rPr>
        <w:t xml:space="preserve"> </w:t>
      </w:r>
      <w:r>
        <w:t>thirty</w:t>
      </w:r>
      <w:r>
        <w:rPr>
          <w:spacing w:val="10"/>
        </w:rPr>
        <w:t xml:space="preserve"> </w:t>
      </w:r>
      <w:r>
        <w:rPr>
          <w:spacing w:val="-1"/>
        </w:rPr>
        <w:t>(30)</w:t>
      </w:r>
      <w:r>
        <w:rPr>
          <w:spacing w:val="9"/>
        </w:rPr>
        <w:t xml:space="preserve"> </w:t>
      </w:r>
      <w:r>
        <w:t>days</w:t>
      </w:r>
      <w:r>
        <w:rPr>
          <w:spacing w:val="10"/>
        </w:rPr>
        <w:t xml:space="preserve"> </w:t>
      </w:r>
      <w:r>
        <w:t>after</w:t>
      </w:r>
      <w:r>
        <w:rPr>
          <w:spacing w:val="9"/>
        </w:rPr>
        <w:t xml:space="preserve"> </w:t>
      </w:r>
      <w:r>
        <w:t>the</w:t>
      </w:r>
      <w:r>
        <w:rPr>
          <w:spacing w:val="9"/>
        </w:rPr>
        <w:t xml:space="preserve"> </w:t>
      </w:r>
      <w:r>
        <w:t>Opening</w:t>
      </w:r>
      <w:r>
        <w:rPr>
          <w:spacing w:val="10"/>
        </w:rPr>
        <w:t xml:space="preserve"> </w:t>
      </w:r>
      <w:r>
        <w:rPr>
          <w:spacing w:val="-1"/>
        </w:rPr>
        <w:t>Co-Tenancy</w:t>
      </w:r>
      <w:r>
        <w:rPr>
          <w:spacing w:val="10"/>
        </w:rPr>
        <w:t xml:space="preserve"> </w:t>
      </w:r>
      <w:r>
        <w:rPr>
          <w:spacing w:val="-1"/>
        </w:rPr>
        <w:t>Requirements</w:t>
      </w:r>
      <w:r>
        <w:rPr>
          <w:spacing w:val="10"/>
        </w:rPr>
        <w:t xml:space="preserve"> </w:t>
      </w:r>
      <w:r>
        <w:rPr>
          <w:spacing w:val="-1"/>
        </w:rPr>
        <w:t>have</w:t>
      </w:r>
      <w:r>
        <w:rPr>
          <w:spacing w:val="9"/>
        </w:rPr>
        <w:t xml:space="preserve"> </w:t>
      </w:r>
      <w:r>
        <w:t>actually</w:t>
      </w:r>
      <w:r>
        <w:rPr>
          <w:spacing w:val="10"/>
        </w:rPr>
        <w:t xml:space="preserve"> </w:t>
      </w:r>
      <w:r>
        <w:t>been</w:t>
      </w:r>
      <w:r>
        <w:rPr>
          <w:spacing w:val="9"/>
        </w:rPr>
        <w:t xml:space="preserve"> </w:t>
      </w:r>
      <w:r>
        <w:rPr>
          <w:spacing w:val="-1"/>
        </w:rPr>
        <w:t>satisfied</w:t>
      </w:r>
      <w:r>
        <w:rPr>
          <w:spacing w:val="11"/>
        </w:rPr>
        <w:t xml:space="preserve"> </w:t>
      </w:r>
      <w:r>
        <w:t>and</w:t>
      </w:r>
      <w:r>
        <w:rPr>
          <w:spacing w:val="9"/>
        </w:rPr>
        <w:t xml:space="preserve"> </w:t>
      </w:r>
      <w:r>
        <w:rPr>
          <w:spacing w:val="-1"/>
        </w:rPr>
        <w:t>Tenant</w:t>
      </w:r>
      <w:r>
        <w:rPr>
          <w:spacing w:val="73"/>
        </w:rPr>
        <w:t xml:space="preserve"> </w:t>
      </w:r>
      <w:r>
        <w:t>has</w:t>
      </w:r>
      <w:r>
        <w:rPr>
          <w:spacing w:val="33"/>
        </w:rPr>
        <w:t xml:space="preserve"> </w:t>
      </w:r>
      <w:r>
        <w:rPr>
          <w:spacing w:val="-1"/>
        </w:rPr>
        <w:t>received</w:t>
      </w:r>
      <w:r>
        <w:rPr>
          <w:spacing w:val="33"/>
        </w:rPr>
        <w:t xml:space="preserve"> </w:t>
      </w:r>
      <w:r>
        <w:t>the</w:t>
      </w:r>
      <w:r>
        <w:rPr>
          <w:spacing w:val="33"/>
        </w:rPr>
        <w:t xml:space="preserve"> </w:t>
      </w:r>
      <w:r>
        <w:t>Opening</w:t>
      </w:r>
      <w:r>
        <w:rPr>
          <w:spacing w:val="33"/>
        </w:rPr>
        <w:t xml:space="preserve"> </w:t>
      </w:r>
      <w:r>
        <w:rPr>
          <w:spacing w:val="-1"/>
        </w:rPr>
        <w:t>Co-Tenancy Documentation verifying the same, unless Tenant</w:t>
      </w:r>
      <w:r>
        <w:rPr>
          <w:spacing w:val="32"/>
        </w:rPr>
        <w:t xml:space="preserve"> </w:t>
      </w:r>
      <w:r>
        <w:t>expressly</w:t>
      </w:r>
      <w:r>
        <w:rPr>
          <w:spacing w:val="32"/>
        </w:rPr>
        <w:t xml:space="preserve"> </w:t>
      </w:r>
      <w:r>
        <w:rPr>
          <w:spacing w:val="-1"/>
        </w:rPr>
        <w:t>waives</w:t>
      </w:r>
      <w:r>
        <w:rPr>
          <w:spacing w:val="32"/>
        </w:rPr>
        <w:t xml:space="preserve"> </w:t>
      </w:r>
      <w:r>
        <w:t xml:space="preserve">the Opening </w:t>
      </w:r>
      <w:r>
        <w:rPr>
          <w:spacing w:val="-1"/>
        </w:rPr>
        <w:t>Co-Tenancy</w:t>
      </w:r>
      <w:r>
        <w:t xml:space="preserve"> Requirements in writing.</w:t>
      </w:r>
    </w:p>
    <w:p w14:paraId="1C953462" w14:textId="77777777" w:rsidR="00DD5BF1" w:rsidRDefault="00DD5BF1">
      <w:pPr>
        <w:pStyle w:val="Heading2"/>
        <w:adjustRightInd/>
        <w:rPr>
          <w:rFonts w:cs="Times New Roman"/>
          <w:bCs w:val="0"/>
          <w:vanish/>
          <w:szCs w:val="24"/>
          <w:specVanish/>
        </w:rPr>
      </w:pPr>
      <w:r>
        <w:rPr>
          <w:rFonts w:cs="Times New Roman"/>
          <w:bCs w:val="0"/>
          <w:szCs w:val="24"/>
        </w:rPr>
        <w:t xml:space="preserve">Ongoing Co-Tenancy Requirements </w:t>
      </w:r>
    </w:p>
    <w:p w14:paraId="23075BC2" w14:textId="77777777" w:rsidR="00DD5BF1" w:rsidRDefault="00DD5BF1">
      <w:pPr>
        <w:adjustRightInd/>
        <w:rPr>
          <w:rFonts w:cs="Times New Roman"/>
          <w:szCs w:val="24"/>
        </w:rPr>
      </w:pPr>
    </w:p>
    <w:p w14:paraId="42BB5C3A" w14:textId="4663DFFC" w:rsidR="00B80105" w:rsidRPr="00B80105" w:rsidRDefault="00EB7654" w:rsidP="00B80105">
      <w:pPr>
        <w:pStyle w:val="Heading3"/>
      </w:pPr>
      <w:r>
        <w:rPr>
          <w:spacing w:val="-1"/>
        </w:rPr>
        <w:t>“</w:t>
      </w:r>
      <w:r w:rsidR="00DD5BF1">
        <w:rPr>
          <w:b/>
          <w:spacing w:val="-1"/>
        </w:rPr>
        <w:t>Ongoing</w:t>
      </w:r>
      <w:r w:rsidR="00DD5BF1">
        <w:rPr>
          <w:b/>
          <w:spacing w:val="19"/>
        </w:rPr>
        <w:t xml:space="preserve"> </w:t>
      </w:r>
      <w:r w:rsidR="00DD5BF1">
        <w:rPr>
          <w:b/>
          <w:spacing w:val="-1"/>
        </w:rPr>
        <w:t>Co-Tenancy</w:t>
      </w:r>
      <w:r w:rsidR="00DD5BF1">
        <w:rPr>
          <w:b/>
          <w:spacing w:val="19"/>
        </w:rPr>
        <w:t xml:space="preserve"> </w:t>
      </w:r>
      <w:r w:rsidR="00DD5BF1">
        <w:rPr>
          <w:b/>
          <w:spacing w:val="-1"/>
        </w:rPr>
        <w:t>Requirements</w:t>
      </w:r>
      <w:r>
        <w:rPr>
          <w:spacing w:val="-1"/>
        </w:rPr>
        <w:t>”</w:t>
      </w:r>
      <w:r w:rsidR="00DD5BF1">
        <w:rPr>
          <w:spacing w:val="19"/>
        </w:rPr>
        <w:t xml:space="preserve"> </w:t>
      </w:r>
      <w:r w:rsidR="00675061">
        <w:rPr>
          <w:spacing w:val="-1"/>
        </w:rPr>
        <w:t>means all of the</w:t>
      </w:r>
      <w:r w:rsidR="00DD5BF1">
        <w:rPr>
          <w:spacing w:val="19"/>
        </w:rPr>
        <w:t xml:space="preserve"> </w:t>
      </w:r>
      <w:r w:rsidR="00DD5BF1">
        <w:t>following</w:t>
      </w:r>
      <w:r w:rsidR="00DD5BF1">
        <w:rPr>
          <w:spacing w:val="19"/>
        </w:rPr>
        <w:t xml:space="preserve"> </w:t>
      </w:r>
      <w:r w:rsidR="00DD5BF1">
        <w:t>conditions:</w:t>
      </w:r>
      <w:r w:rsidR="00DD5BF1">
        <w:rPr>
          <w:spacing w:val="1"/>
        </w:rPr>
        <w:t xml:space="preserve"> </w:t>
      </w:r>
      <w:r w:rsidR="00DD5BF1">
        <w:t xml:space="preserve">(ii) </w:t>
      </w:r>
      <w:r w:rsidR="00B80105">
        <w:t>the</w:t>
      </w:r>
      <w:r w:rsidR="00DD5BF1">
        <w:t xml:space="preserve"> Named</w:t>
      </w:r>
      <w:r w:rsidR="00DD5BF1">
        <w:rPr>
          <w:spacing w:val="1"/>
        </w:rPr>
        <w:t xml:space="preserve"> </w:t>
      </w:r>
      <w:r w:rsidR="00DD5BF1">
        <w:rPr>
          <w:spacing w:val="-1"/>
        </w:rPr>
        <w:t>Co-Tenant</w:t>
      </w:r>
      <w:r w:rsidR="00DD5BF1">
        <w:rPr>
          <w:spacing w:val="1"/>
        </w:rPr>
        <w:t xml:space="preserve"> </w:t>
      </w:r>
      <w:r w:rsidR="00DD5BF1">
        <w:t>(or the</w:t>
      </w:r>
      <w:r w:rsidR="00DD5BF1">
        <w:rPr>
          <w:spacing w:val="44"/>
        </w:rPr>
        <w:t xml:space="preserve"> </w:t>
      </w:r>
      <w:r w:rsidR="00DD5BF1">
        <w:t>Comparable Substitute Tenant</w:t>
      </w:r>
      <w:r w:rsidR="00DD5BF1">
        <w:rPr>
          <w:spacing w:val="1"/>
        </w:rPr>
        <w:t xml:space="preserve"> </w:t>
      </w:r>
      <w:r w:rsidR="00DD5BF1">
        <w:rPr>
          <w:spacing w:val="-1"/>
        </w:rPr>
        <w:t>therefor)</w:t>
      </w:r>
      <w:r w:rsidR="00DD5BF1">
        <w:t xml:space="preserve"> is Open and Operating,</w:t>
      </w:r>
      <w:r w:rsidR="00DD5BF1">
        <w:rPr>
          <w:spacing w:val="-1"/>
        </w:rPr>
        <w:t xml:space="preserve"> </w:t>
      </w:r>
      <w:r w:rsidR="00DD5BF1">
        <w:t>other than due to an Excused</w:t>
      </w:r>
      <w:r w:rsidR="00DD5BF1">
        <w:rPr>
          <w:spacing w:val="-1"/>
        </w:rPr>
        <w:t xml:space="preserve"> </w:t>
      </w:r>
      <w:r w:rsidR="00DD5BF1">
        <w:t>Closure, in the</w:t>
      </w:r>
      <w:r w:rsidR="00DD5BF1">
        <w:rPr>
          <w:spacing w:val="30"/>
        </w:rPr>
        <w:t xml:space="preserve"> </w:t>
      </w:r>
      <w:r w:rsidR="00DD5BF1">
        <w:t>approximate</w:t>
      </w:r>
      <w:r w:rsidR="00DD5BF1">
        <w:rPr>
          <w:spacing w:val="8"/>
        </w:rPr>
        <w:t xml:space="preserve"> </w:t>
      </w:r>
      <w:r w:rsidR="00DD5BF1">
        <w:t>dimensions</w:t>
      </w:r>
      <w:r w:rsidR="00DD5BF1">
        <w:rPr>
          <w:spacing w:val="10"/>
        </w:rPr>
        <w:t xml:space="preserve"> </w:t>
      </w:r>
      <w:r w:rsidR="00DD5BF1">
        <w:t>and</w:t>
      </w:r>
      <w:r w:rsidR="00DD5BF1">
        <w:rPr>
          <w:spacing w:val="9"/>
        </w:rPr>
        <w:t xml:space="preserve"> </w:t>
      </w:r>
      <w:r w:rsidR="00DD5BF1">
        <w:t>at</w:t>
      </w:r>
      <w:r w:rsidR="00DD5BF1">
        <w:rPr>
          <w:spacing w:val="9"/>
        </w:rPr>
        <w:t xml:space="preserve"> </w:t>
      </w:r>
      <w:r w:rsidR="00DD5BF1">
        <w:t>the</w:t>
      </w:r>
      <w:r w:rsidR="00DD5BF1">
        <w:rPr>
          <w:spacing w:val="8"/>
        </w:rPr>
        <w:t xml:space="preserve"> </w:t>
      </w:r>
      <w:r w:rsidR="00DD5BF1">
        <w:t>location</w:t>
      </w:r>
      <w:r w:rsidR="00DD5BF1">
        <w:rPr>
          <w:spacing w:val="3"/>
        </w:rPr>
        <w:t xml:space="preserve"> </w:t>
      </w:r>
      <w:r w:rsidR="00DD5BF1">
        <w:t>shown</w:t>
      </w:r>
      <w:r w:rsidR="00DD5BF1">
        <w:rPr>
          <w:spacing w:val="4"/>
        </w:rPr>
        <w:t xml:space="preserve"> </w:t>
      </w:r>
      <w:r w:rsidR="00DD5BF1">
        <w:rPr>
          <w:spacing w:val="1"/>
        </w:rPr>
        <w:t>on</w:t>
      </w:r>
      <w:r w:rsidR="00DD5BF1">
        <w:rPr>
          <w:spacing w:val="4"/>
        </w:rPr>
        <w:t xml:space="preserve"> </w:t>
      </w:r>
      <w:r w:rsidR="00DD5BF1">
        <w:t>the</w:t>
      </w:r>
      <w:r w:rsidR="00DD5BF1">
        <w:rPr>
          <w:spacing w:val="6"/>
        </w:rPr>
        <w:t xml:space="preserve"> </w:t>
      </w:r>
      <w:r w:rsidR="00DD5BF1">
        <w:rPr>
          <w:spacing w:val="-1"/>
        </w:rPr>
        <w:t>Site</w:t>
      </w:r>
      <w:r w:rsidR="00DD5BF1">
        <w:rPr>
          <w:spacing w:val="7"/>
        </w:rPr>
        <w:t xml:space="preserve"> </w:t>
      </w:r>
      <w:r w:rsidR="00DD5BF1">
        <w:rPr>
          <w:spacing w:val="-1"/>
        </w:rPr>
        <w:t>Plan</w:t>
      </w:r>
      <w:r w:rsidR="00DD5BF1">
        <w:rPr>
          <w:spacing w:val="4"/>
        </w:rPr>
        <w:t xml:space="preserve"> </w:t>
      </w:r>
      <w:r w:rsidR="00DD5BF1">
        <w:t>for</w:t>
      </w:r>
      <w:r w:rsidR="00DD5BF1">
        <w:rPr>
          <w:spacing w:val="3"/>
        </w:rPr>
        <w:t xml:space="preserve"> </w:t>
      </w:r>
      <w:r w:rsidR="00DD5BF1">
        <w:t>such</w:t>
      </w:r>
      <w:r w:rsidR="00DD5BF1">
        <w:rPr>
          <w:spacing w:val="6"/>
        </w:rPr>
        <w:t xml:space="preserve"> </w:t>
      </w:r>
      <w:r w:rsidR="00DD5BF1">
        <w:rPr>
          <w:spacing w:val="-1"/>
        </w:rPr>
        <w:t>Named</w:t>
      </w:r>
      <w:r w:rsidR="00DD5BF1">
        <w:rPr>
          <w:spacing w:val="7"/>
        </w:rPr>
        <w:t xml:space="preserve"> </w:t>
      </w:r>
      <w:r w:rsidR="00DD5BF1">
        <w:rPr>
          <w:spacing w:val="-1"/>
        </w:rPr>
        <w:t>Co-Tenant;</w:t>
      </w:r>
      <w:r w:rsidR="00DD5BF1">
        <w:rPr>
          <w:spacing w:val="9"/>
        </w:rPr>
        <w:t xml:space="preserve"> </w:t>
      </w:r>
      <w:r w:rsidR="00DD5BF1">
        <w:t>and</w:t>
      </w:r>
      <w:r w:rsidR="00DD5BF1">
        <w:rPr>
          <w:spacing w:val="9"/>
        </w:rPr>
        <w:t xml:space="preserve"> </w:t>
      </w:r>
      <w:r w:rsidR="00DD5BF1">
        <w:rPr>
          <w:spacing w:val="-1"/>
        </w:rPr>
        <w:t>(ii)</w:t>
      </w:r>
      <w:r w:rsidR="00B80105">
        <w:rPr>
          <w:spacing w:val="-1"/>
        </w:rPr>
        <w:t xml:space="preserve"> (a) </w:t>
      </w:r>
      <w:r w:rsidR="00A729C8">
        <w:rPr>
          <w:spacing w:val="-1"/>
        </w:rPr>
        <w:t>for</w:t>
      </w:r>
      <w:r w:rsidR="00B80105">
        <w:rPr>
          <w:spacing w:val="-1"/>
        </w:rPr>
        <w:t xml:space="preserve"> the first </w:t>
      </w:r>
      <w:r w:rsidR="00A729C8">
        <w:rPr>
          <w:spacing w:val="-1"/>
        </w:rPr>
        <w:t>(1</w:t>
      </w:r>
      <w:r w:rsidR="00A729C8" w:rsidRPr="00A729C8">
        <w:rPr>
          <w:spacing w:val="-1"/>
          <w:vertAlign w:val="superscript"/>
        </w:rPr>
        <w:t>st</w:t>
      </w:r>
      <w:r w:rsidR="00A729C8">
        <w:rPr>
          <w:spacing w:val="-1"/>
        </w:rPr>
        <w:t xml:space="preserve">) </w:t>
      </w:r>
      <w:r w:rsidR="00B80105">
        <w:rPr>
          <w:spacing w:val="-1"/>
        </w:rPr>
        <w:t>full Lease Year,</w:t>
      </w:r>
      <w:r w:rsidR="00DD5BF1">
        <w:rPr>
          <w:spacing w:val="9"/>
        </w:rPr>
        <w:t xml:space="preserve"> </w:t>
      </w:r>
      <w:r w:rsidR="00DD5BF1">
        <w:t>Retailers</w:t>
      </w:r>
      <w:r w:rsidR="00DD5BF1">
        <w:rPr>
          <w:spacing w:val="10"/>
        </w:rPr>
        <w:t xml:space="preserve"> </w:t>
      </w:r>
      <w:r w:rsidR="00DD5BF1">
        <w:t>occupying</w:t>
      </w:r>
      <w:r w:rsidR="00DD5BF1">
        <w:rPr>
          <w:spacing w:val="9"/>
        </w:rPr>
        <w:t xml:space="preserve"> </w:t>
      </w:r>
      <w:r w:rsidR="00DD5BF1">
        <w:t>at</w:t>
      </w:r>
      <w:r w:rsidR="00DD5BF1">
        <w:rPr>
          <w:spacing w:val="9"/>
        </w:rPr>
        <w:t xml:space="preserve"> </w:t>
      </w:r>
      <w:r w:rsidR="00DD5BF1">
        <w:t xml:space="preserve">least </w:t>
      </w:r>
      <w:r w:rsidR="00B80105" w:rsidRPr="00B80105">
        <w:t>seventy-five</w:t>
      </w:r>
      <w:r w:rsidR="00DD5BF1">
        <w:rPr>
          <w:spacing w:val="13"/>
        </w:rPr>
        <w:t xml:space="preserve"> </w:t>
      </w:r>
      <w:r w:rsidR="00DD5BF1">
        <w:t>percent</w:t>
      </w:r>
      <w:r w:rsidR="00DD5BF1">
        <w:rPr>
          <w:spacing w:val="10"/>
        </w:rPr>
        <w:t xml:space="preserve"> </w:t>
      </w:r>
      <w:r w:rsidR="00DD5BF1">
        <w:rPr>
          <w:spacing w:val="-1"/>
        </w:rPr>
        <w:t>(</w:t>
      </w:r>
      <w:r w:rsidR="00B80105" w:rsidRPr="00B80105">
        <w:t>75</w:t>
      </w:r>
      <w:r w:rsidR="00DD5BF1">
        <w:t>%)</w:t>
      </w:r>
      <w:r w:rsidR="00DD5BF1">
        <w:rPr>
          <w:spacing w:val="9"/>
        </w:rPr>
        <w:t xml:space="preserve"> </w:t>
      </w:r>
      <w:r w:rsidR="00DD5BF1">
        <w:t>of</w:t>
      </w:r>
      <w:r w:rsidR="00DD5BF1">
        <w:rPr>
          <w:spacing w:val="9"/>
        </w:rPr>
        <w:t xml:space="preserve"> </w:t>
      </w:r>
      <w:r w:rsidR="00DD5BF1">
        <w:t>the</w:t>
      </w:r>
      <w:r w:rsidR="00DD5BF1">
        <w:rPr>
          <w:spacing w:val="9"/>
        </w:rPr>
        <w:t xml:space="preserve"> </w:t>
      </w:r>
      <w:r w:rsidR="00DD5BF1">
        <w:t>GLA</w:t>
      </w:r>
      <w:r w:rsidR="00DD5BF1">
        <w:rPr>
          <w:spacing w:val="9"/>
        </w:rPr>
        <w:t xml:space="preserve"> </w:t>
      </w:r>
      <w:r w:rsidR="00DD5BF1">
        <w:t>of</w:t>
      </w:r>
      <w:r w:rsidR="00DD5BF1">
        <w:rPr>
          <w:spacing w:val="9"/>
        </w:rPr>
        <w:t xml:space="preserve"> </w:t>
      </w:r>
      <w:r w:rsidR="00DD5BF1">
        <w:t>the</w:t>
      </w:r>
      <w:r w:rsidR="00DD5BF1">
        <w:rPr>
          <w:spacing w:val="7"/>
        </w:rPr>
        <w:t xml:space="preserve"> </w:t>
      </w:r>
      <w:r w:rsidR="00DD5BF1">
        <w:rPr>
          <w:spacing w:val="-1"/>
        </w:rPr>
        <w:t>Shopping</w:t>
      </w:r>
      <w:r w:rsidR="00DD5BF1">
        <w:rPr>
          <w:spacing w:val="53"/>
        </w:rPr>
        <w:t xml:space="preserve"> </w:t>
      </w:r>
      <w:r w:rsidR="00DD5BF1">
        <w:rPr>
          <w:spacing w:val="-1"/>
        </w:rPr>
        <w:t>Center</w:t>
      </w:r>
      <w:r w:rsidR="00DD5BF1">
        <w:rPr>
          <w:spacing w:val="9"/>
        </w:rPr>
        <w:t xml:space="preserve"> </w:t>
      </w:r>
      <w:r w:rsidR="00DD5BF1">
        <w:rPr>
          <w:spacing w:val="-1"/>
        </w:rPr>
        <w:t>(exclusive</w:t>
      </w:r>
      <w:r w:rsidR="00DD5BF1">
        <w:rPr>
          <w:spacing w:val="10"/>
        </w:rPr>
        <w:t xml:space="preserve"> </w:t>
      </w:r>
      <w:r w:rsidR="00DD5BF1">
        <w:t>of</w:t>
      </w:r>
      <w:r w:rsidR="00DD5BF1">
        <w:rPr>
          <w:spacing w:val="9"/>
        </w:rPr>
        <w:t xml:space="preserve"> </w:t>
      </w:r>
      <w:r w:rsidR="00DD5BF1">
        <w:t>the</w:t>
      </w:r>
      <w:r w:rsidR="00DD5BF1">
        <w:rPr>
          <w:spacing w:val="9"/>
        </w:rPr>
        <w:t xml:space="preserve"> </w:t>
      </w:r>
      <w:r w:rsidR="00DD5BF1">
        <w:rPr>
          <w:spacing w:val="-1"/>
        </w:rPr>
        <w:t>Named</w:t>
      </w:r>
      <w:r w:rsidR="00DD5BF1">
        <w:rPr>
          <w:spacing w:val="10"/>
        </w:rPr>
        <w:t xml:space="preserve"> </w:t>
      </w:r>
      <w:r w:rsidR="00DD5BF1">
        <w:rPr>
          <w:spacing w:val="-1"/>
        </w:rPr>
        <w:t>Co-Tenant</w:t>
      </w:r>
      <w:r w:rsidR="00DD5BF1">
        <w:rPr>
          <w:spacing w:val="10"/>
        </w:rPr>
        <w:t xml:space="preserve"> </w:t>
      </w:r>
      <w:r w:rsidR="00DD5BF1">
        <w:rPr>
          <w:spacing w:val="-1"/>
        </w:rPr>
        <w:t>within</w:t>
      </w:r>
      <w:r w:rsidR="00DD5BF1">
        <w:rPr>
          <w:spacing w:val="10"/>
        </w:rPr>
        <w:t xml:space="preserve"> </w:t>
      </w:r>
      <w:r w:rsidR="00DD5BF1">
        <w:t>the</w:t>
      </w:r>
      <w:r w:rsidR="00DD5BF1">
        <w:rPr>
          <w:spacing w:val="9"/>
        </w:rPr>
        <w:t xml:space="preserve"> </w:t>
      </w:r>
      <w:r w:rsidR="00DD5BF1">
        <w:rPr>
          <w:spacing w:val="-1"/>
        </w:rPr>
        <w:t>Shopping</w:t>
      </w:r>
      <w:r w:rsidR="00DD5BF1">
        <w:rPr>
          <w:spacing w:val="10"/>
        </w:rPr>
        <w:t xml:space="preserve"> </w:t>
      </w:r>
      <w:r w:rsidR="00DD5BF1">
        <w:rPr>
          <w:spacing w:val="-1"/>
        </w:rPr>
        <w:t>Center</w:t>
      </w:r>
      <w:r w:rsidR="00DD5BF1">
        <w:rPr>
          <w:spacing w:val="7"/>
        </w:rPr>
        <w:t xml:space="preserve"> </w:t>
      </w:r>
      <w:r w:rsidR="00DD5BF1">
        <w:t>and</w:t>
      </w:r>
      <w:r w:rsidR="00DD5BF1">
        <w:rPr>
          <w:spacing w:val="7"/>
        </w:rPr>
        <w:t xml:space="preserve"> </w:t>
      </w:r>
      <w:r w:rsidR="00DD5BF1">
        <w:t>the</w:t>
      </w:r>
      <w:r w:rsidR="00DD5BF1">
        <w:rPr>
          <w:spacing w:val="7"/>
        </w:rPr>
        <w:t xml:space="preserve"> </w:t>
      </w:r>
      <w:r w:rsidR="00DD5BF1">
        <w:rPr>
          <w:spacing w:val="-1"/>
        </w:rPr>
        <w:t>Premises)</w:t>
      </w:r>
      <w:r w:rsidR="00DD5BF1">
        <w:t xml:space="preserve"> </w:t>
      </w:r>
      <w:r w:rsidR="00DD5BF1">
        <w:rPr>
          <w:spacing w:val="-1"/>
        </w:rPr>
        <w:t>are</w:t>
      </w:r>
      <w:r w:rsidR="00DD5BF1">
        <w:rPr>
          <w:spacing w:val="43"/>
        </w:rPr>
        <w:t xml:space="preserve"> </w:t>
      </w:r>
      <w:r w:rsidR="00DD5BF1">
        <w:t>Open</w:t>
      </w:r>
      <w:r w:rsidR="00DD5BF1">
        <w:rPr>
          <w:spacing w:val="43"/>
        </w:rPr>
        <w:t xml:space="preserve"> </w:t>
      </w:r>
      <w:r w:rsidR="00DD5BF1">
        <w:t>and</w:t>
      </w:r>
      <w:r w:rsidR="00DD5BF1">
        <w:rPr>
          <w:spacing w:val="43"/>
        </w:rPr>
        <w:t xml:space="preserve"> </w:t>
      </w:r>
      <w:r w:rsidR="00DD5BF1">
        <w:t>Operating</w:t>
      </w:r>
      <w:r w:rsidR="00B80105">
        <w:rPr>
          <w:spacing w:val="-1"/>
        </w:rPr>
        <w:t xml:space="preserve">, and (b) commencing with the second full Lease Year and through the remainder of the Term, </w:t>
      </w:r>
      <w:r w:rsidR="00B80105">
        <w:t>Retailers</w:t>
      </w:r>
      <w:r w:rsidR="00B80105">
        <w:rPr>
          <w:spacing w:val="10"/>
        </w:rPr>
        <w:t xml:space="preserve"> </w:t>
      </w:r>
      <w:r w:rsidR="00B80105">
        <w:t>occupying</w:t>
      </w:r>
      <w:r w:rsidR="00B80105">
        <w:rPr>
          <w:spacing w:val="9"/>
        </w:rPr>
        <w:t xml:space="preserve"> </w:t>
      </w:r>
      <w:r w:rsidR="00B80105">
        <w:t>at</w:t>
      </w:r>
      <w:r w:rsidR="00B80105">
        <w:rPr>
          <w:spacing w:val="9"/>
        </w:rPr>
        <w:t xml:space="preserve"> </w:t>
      </w:r>
      <w:r w:rsidR="00B80105">
        <w:t>least eighty</w:t>
      </w:r>
      <w:r w:rsidR="00B80105">
        <w:rPr>
          <w:spacing w:val="13"/>
        </w:rPr>
        <w:t xml:space="preserve"> </w:t>
      </w:r>
      <w:r w:rsidR="00B80105">
        <w:t>percent</w:t>
      </w:r>
      <w:r w:rsidR="00B80105">
        <w:rPr>
          <w:spacing w:val="10"/>
        </w:rPr>
        <w:t xml:space="preserve"> </w:t>
      </w:r>
      <w:r w:rsidR="00B80105">
        <w:rPr>
          <w:spacing w:val="-1"/>
        </w:rPr>
        <w:t>(</w:t>
      </w:r>
      <w:r w:rsidR="00B80105">
        <w:t>80%)</w:t>
      </w:r>
      <w:r w:rsidR="00B80105">
        <w:rPr>
          <w:spacing w:val="9"/>
        </w:rPr>
        <w:t xml:space="preserve"> </w:t>
      </w:r>
      <w:r w:rsidR="00B80105">
        <w:t>of</w:t>
      </w:r>
      <w:r w:rsidR="00B80105">
        <w:rPr>
          <w:spacing w:val="9"/>
        </w:rPr>
        <w:t xml:space="preserve"> </w:t>
      </w:r>
      <w:r w:rsidR="00B80105">
        <w:t>the</w:t>
      </w:r>
      <w:r w:rsidR="00B80105">
        <w:rPr>
          <w:spacing w:val="9"/>
        </w:rPr>
        <w:t xml:space="preserve"> </w:t>
      </w:r>
      <w:r w:rsidR="00B80105">
        <w:t>GLA</w:t>
      </w:r>
      <w:r w:rsidR="00B80105">
        <w:rPr>
          <w:spacing w:val="9"/>
        </w:rPr>
        <w:t xml:space="preserve"> </w:t>
      </w:r>
      <w:r w:rsidR="00B80105">
        <w:t>of</w:t>
      </w:r>
      <w:r w:rsidR="00B80105">
        <w:rPr>
          <w:spacing w:val="9"/>
        </w:rPr>
        <w:t xml:space="preserve"> </w:t>
      </w:r>
      <w:r w:rsidR="00B80105">
        <w:t>the</w:t>
      </w:r>
      <w:r w:rsidR="00B80105">
        <w:rPr>
          <w:spacing w:val="7"/>
        </w:rPr>
        <w:t xml:space="preserve"> </w:t>
      </w:r>
      <w:r w:rsidR="00B80105">
        <w:rPr>
          <w:spacing w:val="-1"/>
        </w:rPr>
        <w:t>Shopping</w:t>
      </w:r>
      <w:r w:rsidR="00B80105">
        <w:rPr>
          <w:spacing w:val="53"/>
        </w:rPr>
        <w:t xml:space="preserve"> </w:t>
      </w:r>
      <w:r w:rsidR="00B80105">
        <w:rPr>
          <w:spacing w:val="-1"/>
        </w:rPr>
        <w:t>Center</w:t>
      </w:r>
      <w:r w:rsidR="00B80105">
        <w:rPr>
          <w:spacing w:val="9"/>
        </w:rPr>
        <w:t xml:space="preserve"> </w:t>
      </w:r>
      <w:r w:rsidR="00B80105">
        <w:rPr>
          <w:spacing w:val="-1"/>
        </w:rPr>
        <w:t>(exclusive</w:t>
      </w:r>
      <w:r w:rsidR="00B80105">
        <w:rPr>
          <w:spacing w:val="10"/>
        </w:rPr>
        <w:t xml:space="preserve"> </w:t>
      </w:r>
      <w:r w:rsidR="00B80105">
        <w:t>of</w:t>
      </w:r>
      <w:r w:rsidR="00B80105">
        <w:rPr>
          <w:spacing w:val="9"/>
        </w:rPr>
        <w:t xml:space="preserve"> </w:t>
      </w:r>
      <w:r w:rsidR="00B80105">
        <w:t>the</w:t>
      </w:r>
      <w:r w:rsidR="00B80105">
        <w:rPr>
          <w:spacing w:val="9"/>
        </w:rPr>
        <w:t xml:space="preserve"> </w:t>
      </w:r>
      <w:r w:rsidR="00B80105">
        <w:rPr>
          <w:spacing w:val="-1"/>
        </w:rPr>
        <w:t>Named</w:t>
      </w:r>
      <w:r w:rsidR="00B80105">
        <w:rPr>
          <w:spacing w:val="10"/>
        </w:rPr>
        <w:t xml:space="preserve"> </w:t>
      </w:r>
      <w:r w:rsidR="00B80105">
        <w:rPr>
          <w:spacing w:val="-1"/>
        </w:rPr>
        <w:t>Co-Tenant</w:t>
      </w:r>
      <w:r w:rsidR="00B80105">
        <w:rPr>
          <w:spacing w:val="10"/>
        </w:rPr>
        <w:t xml:space="preserve"> </w:t>
      </w:r>
      <w:r w:rsidR="00B80105">
        <w:rPr>
          <w:spacing w:val="-1"/>
        </w:rPr>
        <w:t>within</w:t>
      </w:r>
      <w:r w:rsidR="00B80105">
        <w:rPr>
          <w:spacing w:val="10"/>
        </w:rPr>
        <w:t xml:space="preserve"> </w:t>
      </w:r>
      <w:r w:rsidR="00B80105">
        <w:t>the</w:t>
      </w:r>
      <w:r w:rsidR="00B80105">
        <w:rPr>
          <w:spacing w:val="9"/>
        </w:rPr>
        <w:t xml:space="preserve"> </w:t>
      </w:r>
      <w:r w:rsidR="00B80105">
        <w:rPr>
          <w:spacing w:val="-1"/>
        </w:rPr>
        <w:t>Shopping</w:t>
      </w:r>
      <w:r w:rsidR="00B80105">
        <w:rPr>
          <w:spacing w:val="10"/>
        </w:rPr>
        <w:t xml:space="preserve"> </w:t>
      </w:r>
      <w:r w:rsidR="00B80105">
        <w:rPr>
          <w:spacing w:val="-1"/>
        </w:rPr>
        <w:t>Center</w:t>
      </w:r>
      <w:r w:rsidR="00B80105">
        <w:rPr>
          <w:spacing w:val="7"/>
        </w:rPr>
        <w:t xml:space="preserve"> </w:t>
      </w:r>
      <w:r w:rsidR="00B80105">
        <w:t>and</w:t>
      </w:r>
      <w:r w:rsidR="00B80105">
        <w:rPr>
          <w:spacing w:val="7"/>
        </w:rPr>
        <w:t xml:space="preserve"> </w:t>
      </w:r>
      <w:r w:rsidR="00B80105">
        <w:t>the</w:t>
      </w:r>
      <w:r w:rsidR="00B80105">
        <w:rPr>
          <w:spacing w:val="7"/>
        </w:rPr>
        <w:t xml:space="preserve"> </w:t>
      </w:r>
      <w:r w:rsidR="00B80105">
        <w:rPr>
          <w:spacing w:val="-1"/>
        </w:rPr>
        <w:t>Premises)</w:t>
      </w:r>
      <w:r w:rsidR="00B80105">
        <w:t xml:space="preserve"> </w:t>
      </w:r>
      <w:r w:rsidR="00B80105">
        <w:rPr>
          <w:spacing w:val="-1"/>
        </w:rPr>
        <w:t>are</w:t>
      </w:r>
      <w:r w:rsidR="00B80105">
        <w:rPr>
          <w:spacing w:val="43"/>
        </w:rPr>
        <w:t xml:space="preserve"> </w:t>
      </w:r>
      <w:r w:rsidR="00B80105">
        <w:t>Open</w:t>
      </w:r>
      <w:r w:rsidR="00B80105">
        <w:rPr>
          <w:spacing w:val="43"/>
        </w:rPr>
        <w:t xml:space="preserve"> </w:t>
      </w:r>
      <w:r w:rsidR="00B80105">
        <w:t>and</w:t>
      </w:r>
      <w:r w:rsidR="00B80105">
        <w:rPr>
          <w:spacing w:val="43"/>
        </w:rPr>
        <w:t xml:space="preserve"> </w:t>
      </w:r>
      <w:r w:rsidR="00B80105">
        <w:t>Operating</w:t>
      </w:r>
      <w:r w:rsidR="00B80105">
        <w:rPr>
          <w:spacing w:val="-1"/>
        </w:rPr>
        <w:t>.</w:t>
      </w:r>
      <w:r w:rsidR="00675061">
        <w:rPr>
          <w:spacing w:val="36"/>
        </w:rPr>
        <w:t xml:space="preserve"> </w:t>
      </w:r>
      <w:r>
        <w:rPr>
          <w:spacing w:val="-1"/>
        </w:rPr>
        <w:t>“</w:t>
      </w:r>
      <w:r w:rsidR="00DD5BF1">
        <w:rPr>
          <w:b/>
          <w:spacing w:val="-1"/>
        </w:rPr>
        <w:t>Comparable</w:t>
      </w:r>
      <w:r w:rsidR="00DD5BF1">
        <w:rPr>
          <w:b/>
          <w:spacing w:val="40"/>
        </w:rPr>
        <w:t xml:space="preserve"> </w:t>
      </w:r>
      <w:r w:rsidR="00DD5BF1">
        <w:rPr>
          <w:b/>
          <w:spacing w:val="-1"/>
        </w:rPr>
        <w:t>Substitute</w:t>
      </w:r>
      <w:r w:rsidR="00DD5BF1">
        <w:rPr>
          <w:b/>
          <w:spacing w:val="62"/>
        </w:rPr>
        <w:t xml:space="preserve"> </w:t>
      </w:r>
      <w:r w:rsidR="00DD5BF1">
        <w:rPr>
          <w:b/>
          <w:spacing w:val="-1"/>
        </w:rPr>
        <w:t>Tenant</w:t>
      </w:r>
      <w:r>
        <w:rPr>
          <w:spacing w:val="-1"/>
        </w:rPr>
        <w:t>”</w:t>
      </w:r>
      <w:r w:rsidR="00DD5BF1">
        <w:rPr>
          <w:spacing w:val="14"/>
        </w:rPr>
        <w:t xml:space="preserve"> </w:t>
      </w:r>
      <w:r w:rsidR="001C2951">
        <w:t>shall</w:t>
      </w:r>
      <w:r w:rsidR="001C2951">
        <w:rPr>
          <w:spacing w:val="15"/>
        </w:rPr>
        <w:t xml:space="preserve"> </w:t>
      </w:r>
      <w:r w:rsidR="001C2951">
        <w:t>mean</w:t>
      </w:r>
      <w:r w:rsidR="00AD21BC" w:rsidRPr="001E08F6">
        <w:rPr>
          <w:rFonts w:cs="Times New Roman"/>
          <w:color w:val="000000"/>
          <w:spacing w:val="-1"/>
          <w:szCs w:val="24"/>
        </w:rPr>
        <w:t xml:space="preserve"> a national upscale specialty grocery targeting the same demographic and customer profile as </w:t>
      </w:r>
      <w:r w:rsidR="00AD21BC">
        <w:rPr>
          <w:rFonts w:cs="Times New Roman"/>
          <w:color w:val="000000"/>
          <w:spacing w:val="-1"/>
          <w:szCs w:val="24"/>
        </w:rPr>
        <w:t>Trader Joe’s occupying at least ninety percent (90%) of the space currently occupied by the Name Co-Tenant.</w:t>
      </w:r>
      <w:r w:rsidR="00DD5BF1">
        <w:rPr>
          <w:spacing w:val="46"/>
        </w:rPr>
        <w:t xml:space="preserve"> </w:t>
      </w:r>
    </w:p>
    <w:p w14:paraId="6C57F83E" w14:textId="6290597F" w:rsidR="00DD5BF1" w:rsidRDefault="00EB7654" w:rsidP="00B80105">
      <w:pPr>
        <w:pStyle w:val="Heading3"/>
      </w:pPr>
      <w:r>
        <w:rPr>
          <w:spacing w:val="-1"/>
        </w:rPr>
        <w:lastRenderedPageBreak/>
        <w:t>“</w:t>
      </w:r>
      <w:r w:rsidR="00DD5BF1">
        <w:rPr>
          <w:b/>
          <w:spacing w:val="-1"/>
        </w:rPr>
        <w:t>Ongoing</w:t>
      </w:r>
      <w:r w:rsidR="00DD5BF1">
        <w:rPr>
          <w:b/>
          <w:spacing w:val="48"/>
        </w:rPr>
        <w:t xml:space="preserve"> </w:t>
      </w:r>
      <w:r w:rsidR="00DD5BF1">
        <w:rPr>
          <w:b/>
          <w:spacing w:val="-1"/>
        </w:rPr>
        <w:t>Co-Tenancy</w:t>
      </w:r>
      <w:r w:rsidR="00DD5BF1">
        <w:rPr>
          <w:b/>
          <w:spacing w:val="48"/>
        </w:rPr>
        <w:t xml:space="preserve"> </w:t>
      </w:r>
      <w:r w:rsidR="00DD5BF1">
        <w:rPr>
          <w:b/>
          <w:spacing w:val="-1"/>
        </w:rPr>
        <w:t>Failure</w:t>
      </w:r>
      <w:r>
        <w:rPr>
          <w:spacing w:val="-1"/>
        </w:rPr>
        <w:t>”</w:t>
      </w:r>
      <w:r w:rsidR="00DD5BF1">
        <w:rPr>
          <w:spacing w:val="47"/>
        </w:rPr>
        <w:t xml:space="preserve"> </w:t>
      </w:r>
      <w:r w:rsidR="00DD5BF1">
        <w:t>means</w:t>
      </w:r>
      <w:r w:rsidR="00DD5BF1">
        <w:rPr>
          <w:spacing w:val="48"/>
        </w:rPr>
        <w:t xml:space="preserve"> </w:t>
      </w:r>
      <w:r w:rsidR="00DD5BF1">
        <w:t>a</w:t>
      </w:r>
      <w:r w:rsidR="00DD5BF1">
        <w:rPr>
          <w:spacing w:val="48"/>
        </w:rPr>
        <w:t xml:space="preserve"> </w:t>
      </w:r>
      <w:r w:rsidR="00DD5BF1">
        <w:t>failure</w:t>
      </w:r>
      <w:r w:rsidR="00DD5BF1">
        <w:rPr>
          <w:spacing w:val="48"/>
        </w:rPr>
        <w:t xml:space="preserve"> </w:t>
      </w:r>
      <w:r w:rsidR="00DD5BF1">
        <w:t>of</w:t>
      </w:r>
      <w:r w:rsidR="00DD5BF1">
        <w:rPr>
          <w:spacing w:val="49"/>
        </w:rPr>
        <w:t xml:space="preserve"> </w:t>
      </w:r>
      <w:r w:rsidR="00DD5BF1">
        <w:t>any</w:t>
      </w:r>
      <w:r w:rsidR="00DD5BF1">
        <w:rPr>
          <w:spacing w:val="48"/>
        </w:rPr>
        <w:t xml:space="preserve"> </w:t>
      </w:r>
      <w:r w:rsidR="00DD5BF1">
        <w:t>of</w:t>
      </w:r>
      <w:r w:rsidR="00DD5BF1">
        <w:rPr>
          <w:spacing w:val="48"/>
        </w:rPr>
        <w:t xml:space="preserve"> </w:t>
      </w:r>
      <w:r w:rsidR="00DD5BF1">
        <w:t>the</w:t>
      </w:r>
      <w:r w:rsidR="00DD5BF1">
        <w:rPr>
          <w:spacing w:val="45"/>
        </w:rPr>
        <w:t xml:space="preserve"> </w:t>
      </w:r>
      <w:r w:rsidR="00DD5BF1">
        <w:t>Ongoing</w:t>
      </w:r>
      <w:r w:rsidR="00DD5BF1">
        <w:rPr>
          <w:spacing w:val="41"/>
        </w:rPr>
        <w:t xml:space="preserve"> </w:t>
      </w:r>
      <w:r w:rsidR="00DD5BF1">
        <w:rPr>
          <w:spacing w:val="-1"/>
        </w:rPr>
        <w:t>Co-Tenancy</w:t>
      </w:r>
      <w:r w:rsidR="00DD5BF1">
        <w:rPr>
          <w:spacing w:val="8"/>
        </w:rPr>
        <w:t xml:space="preserve"> </w:t>
      </w:r>
      <w:r w:rsidR="00DD5BF1">
        <w:rPr>
          <w:spacing w:val="-1"/>
        </w:rPr>
        <w:t>Requirements.</w:t>
      </w:r>
      <w:r w:rsidR="00DD5BF1">
        <w:rPr>
          <w:spacing w:val="15"/>
        </w:rPr>
        <w:t xml:space="preserve"> </w:t>
      </w:r>
      <w:r w:rsidR="00DD5BF1">
        <w:t>If,</w:t>
      </w:r>
      <w:r w:rsidR="00DD5BF1">
        <w:rPr>
          <w:spacing w:val="7"/>
        </w:rPr>
        <w:t xml:space="preserve"> </w:t>
      </w:r>
      <w:r w:rsidR="00DD5BF1">
        <w:t>at</w:t>
      </w:r>
      <w:r w:rsidR="00DD5BF1">
        <w:rPr>
          <w:spacing w:val="7"/>
        </w:rPr>
        <w:t xml:space="preserve"> </w:t>
      </w:r>
      <w:r w:rsidR="00DD5BF1">
        <w:t>any</w:t>
      </w:r>
      <w:r w:rsidR="00DD5BF1">
        <w:rPr>
          <w:spacing w:val="8"/>
        </w:rPr>
        <w:t xml:space="preserve"> </w:t>
      </w:r>
      <w:r w:rsidR="00DD5BF1">
        <w:t>time</w:t>
      </w:r>
      <w:r w:rsidR="00DD5BF1">
        <w:rPr>
          <w:spacing w:val="7"/>
        </w:rPr>
        <w:t xml:space="preserve"> </w:t>
      </w:r>
      <w:r w:rsidR="00DD5BF1">
        <w:t>during</w:t>
      </w:r>
      <w:r w:rsidR="00DD5BF1">
        <w:rPr>
          <w:spacing w:val="7"/>
        </w:rPr>
        <w:t xml:space="preserve"> </w:t>
      </w:r>
      <w:r w:rsidR="00DD5BF1">
        <w:t>the</w:t>
      </w:r>
      <w:r w:rsidR="00DD5BF1">
        <w:rPr>
          <w:spacing w:val="7"/>
        </w:rPr>
        <w:t xml:space="preserve"> </w:t>
      </w:r>
      <w:r w:rsidR="00DD5BF1">
        <w:rPr>
          <w:spacing w:val="-1"/>
        </w:rPr>
        <w:t>Term</w:t>
      </w:r>
      <w:r w:rsidR="00DD5BF1">
        <w:rPr>
          <w:spacing w:val="7"/>
        </w:rPr>
        <w:t xml:space="preserve"> </w:t>
      </w:r>
      <w:r w:rsidR="00DD5BF1">
        <w:t>any</w:t>
      </w:r>
      <w:r w:rsidR="00DD5BF1">
        <w:rPr>
          <w:spacing w:val="8"/>
        </w:rPr>
        <w:t xml:space="preserve"> </w:t>
      </w:r>
      <w:r w:rsidR="00DD5BF1">
        <w:t>Ongoing</w:t>
      </w:r>
      <w:r w:rsidR="00DD5BF1">
        <w:rPr>
          <w:spacing w:val="7"/>
        </w:rPr>
        <w:t xml:space="preserve"> </w:t>
      </w:r>
      <w:r w:rsidR="00DD5BF1">
        <w:rPr>
          <w:spacing w:val="-1"/>
        </w:rPr>
        <w:t>Co-Tenancy</w:t>
      </w:r>
      <w:r w:rsidR="00DD5BF1">
        <w:rPr>
          <w:spacing w:val="8"/>
        </w:rPr>
        <w:t xml:space="preserve"> </w:t>
      </w:r>
      <w:r w:rsidR="00DD5BF1">
        <w:rPr>
          <w:spacing w:val="-1"/>
        </w:rPr>
        <w:t>Failure</w:t>
      </w:r>
      <w:r w:rsidR="00DD5BF1">
        <w:rPr>
          <w:spacing w:val="7"/>
        </w:rPr>
        <w:t xml:space="preserve"> </w:t>
      </w:r>
      <w:r w:rsidR="00DD5BF1">
        <w:t>occurs</w:t>
      </w:r>
      <w:r w:rsidR="00A729C8">
        <w:t xml:space="preserve"> and provided that Tenant is not in default of any terms of this Lease (beyond all notice and cure periods)</w:t>
      </w:r>
      <w:r w:rsidR="00DD5BF1">
        <w:t>,</w:t>
      </w:r>
      <w:r w:rsidR="00DD5BF1">
        <w:rPr>
          <w:spacing w:val="1"/>
        </w:rPr>
        <w:t xml:space="preserve"> </w:t>
      </w:r>
      <w:r w:rsidR="00DD5BF1">
        <w:t>then</w:t>
      </w:r>
      <w:r w:rsidR="00DD5BF1">
        <w:rPr>
          <w:spacing w:val="5"/>
        </w:rPr>
        <w:t xml:space="preserve"> </w:t>
      </w:r>
      <w:r w:rsidR="00DD5BF1">
        <w:rPr>
          <w:spacing w:val="-1"/>
        </w:rPr>
        <w:t>Tenant</w:t>
      </w:r>
      <w:r w:rsidR="00DD5BF1">
        <w:rPr>
          <w:spacing w:val="83"/>
        </w:rPr>
        <w:t xml:space="preserve"> </w:t>
      </w:r>
      <w:r w:rsidR="00DD5BF1">
        <w:t>shall</w:t>
      </w:r>
      <w:r w:rsidR="00DD5BF1">
        <w:rPr>
          <w:spacing w:val="1"/>
        </w:rPr>
        <w:t xml:space="preserve"> </w:t>
      </w:r>
      <w:r w:rsidR="00DD5BF1">
        <w:t>pay</w:t>
      </w:r>
      <w:r w:rsidR="00DD5BF1">
        <w:rPr>
          <w:spacing w:val="2"/>
        </w:rPr>
        <w:t xml:space="preserve"> </w:t>
      </w:r>
      <w:r w:rsidR="00DD5BF1">
        <w:t>to Landlord</w:t>
      </w:r>
      <w:r w:rsidR="00DD5BF1">
        <w:rPr>
          <w:spacing w:val="1"/>
        </w:rPr>
        <w:t xml:space="preserve"> </w:t>
      </w:r>
      <w:r w:rsidR="00DD5BF1">
        <w:t>(in</w:t>
      </w:r>
      <w:r w:rsidR="00DD5BF1">
        <w:rPr>
          <w:spacing w:val="1"/>
        </w:rPr>
        <w:t xml:space="preserve"> </w:t>
      </w:r>
      <w:r w:rsidR="00DD5BF1">
        <w:t>lieu</w:t>
      </w:r>
      <w:r w:rsidR="00DD5BF1">
        <w:rPr>
          <w:spacing w:val="1"/>
        </w:rPr>
        <w:t xml:space="preserve"> </w:t>
      </w:r>
      <w:r w:rsidR="00DD5BF1">
        <w:t>of Rent) Substitute Rent from</w:t>
      </w:r>
      <w:r w:rsidR="00DD5BF1">
        <w:rPr>
          <w:spacing w:val="1"/>
        </w:rPr>
        <w:t xml:space="preserve"> </w:t>
      </w:r>
      <w:r w:rsidR="00DD5BF1">
        <w:t>the</w:t>
      </w:r>
      <w:r w:rsidR="00DD5BF1">
        <w:rPr>
          <w:spacing w:val="1"/>
        </w:rPr>
        <w:t xml:space="preserve"> </w:t>
      </w:r>
      <w:r w:rsidR="00DD5BF1">
        <w:t>date</w:t>
      </w:r>
      <w:r w:rsidR="00DD5BF1">
        <w:rPr>
          <w:spacing w:val="1"/>
        </w:rPr>
        <w:t xml:space="preserve"> </w:t>
      </w:r>
      <w:r w:rsidR="00DD5BF1">
        <w:t>of</w:t>
      </w:r>
      <w:r w:rsidR="00DD5BF1">
        <w:rPr>
          <w:spacing w:val="1"/>
        </w:rPr>
        <w:t xml:space="preserve"> </w:t>
      </w:r>
      <w:r w:rsidR="00DD5BF1">
        <w:t>such occurrence</w:t>
      </w:r>
      <w:r w:rsidR="00DD5BF1">
        <w:rPr>
          <w:spacing w:val="1"/>
        </w:rPr>
        <w:t xml:space="preserve"> </w:t>
      </w:r>
      <w:r w:rsidR="00DD5BF1">
        <w:t>until</w:t>
      </w:r>
      <w:r w:rsidR="00DD5BF1">
        <w:rPr>
          <w:spacing w:val="1"/>
        </w:rPr>
        <w:t xml:space="preserve"> </w:t>
      </w:r>
      <w:r w:rsidR="00DD5BF1">
        <w:t>the</w:t>
      </w:r>
      <w:r w:rsidR="00DD5BF1">
        <w:rPr>
          <w:spacing w:val="1"/>
        </w:rPr>
        <w:t xml:space="preserve"> </w:t>
      </w:r>
      <w:r w:rsidR="00DD5BF1">
        <w:t>later</w:t>
      </w:r>
      <w:r w:rsidR="00DD5BF1">
        <w:rPr>
          <w:spacing w:val="1"/>
        </w:rPr>
        <w:t xml:space="preserve"> </w:t>
      </w:r>
      <w:r w:rsidR="00DD5BF1">
        <w:t>to occur of the</w:t>
      </w:r>
      <w:r w:rsidR="00DD5BF1">
        <w:rPr>
          <w:spacing w:val="24"/>
        </w:rPr>
        <w:t xml:space="preserve"> </w:t>
      </w:r>
      <w:r w:rsidR="00DD5BF1">
        <w:t xml:space="preserve">date on </w:t>
      </w:r>
      <w:r w:rsidR="00DD5BF1">
        <w:rPr>
          <w:spacing w:val="-1"/>
        </w:rPr>
        <w:t>which</w:t>
      </w:r>
      <w:r w:rsidR="00DD5BF1">
        <w:t xml:space="preserve"> the</w:t>
      </w:r>
      <w:r w:rsidR="00DD5BF1">
        <w:rPr>
          <w:spacing w:val="12"/>
        </w:rPr>
        <w:t xml:space="preserve"> </w:t>
      </w:r>
      <w:r w:rsidR="00DD5BF1">
        <w:t>Ongoing</w:t>
      </w:r>
      <w:r w:rsidR="00DD5BF1">
        <w:rPr>
          <w:spacing w:val="10"/>
        </w:rPr>
        <w:t xml:space="preserve"> </w:t>
      </w:r>
      <w:r w:rsidR="00DD5BF1">
        <w:rPr>
          <w:spacing w:val="-1"/>
        </w:rPr>
        <w:t>Co-Tenancy</w:t>
      </w:r>
      <w:r w:rsidR="00DD5BF1">
        <w:rPr>
          <w:spacing w:val="10"/>
        </w:rPr>
        <w:t xml:space="preserve"> </w:t>
      </w:r>
      <w:r w:rsidR="00DD5BF1">
        <w:rPr>
          <w:spacing w:val="-1"/>
        </w:rPr>
        <w:t>Failure</w:t>
      </w:r>
      <w:r w:rsidR="00DD5BF1">
        <w:rPr>
          <w:spacing w:val="10"/>
        </w:rPr>
        <w:t xml:space="preserve"> </w:t>
      </w:r>
      <w:r w:rsidR="00DD5BF1">
        <w:t>is</w:t>
      </w:r>
      <w:r w:rsidR="00DD5BF1">
        <w:rPr>
          <w:spacing w:val="10"/>
        </w:rPr>
        <w:t xml:space="preserve"> </w:t>
      </w:r>
      <w:r w:rsidR="00DD5BF1">
        <w:t>no</w:t>
      </w:r>
      <w:r w:rsidR="00DD5BF1">
        <w:rPr>
          <w:spacing w:val="10"/>
        </w:rPr>
        <w:t xml:space="preserve"> </w:t>
      </w:r>
      <w:r w:rsidR="00DD5BF1">
        <w:t>longer</w:t>
      </w:r>
      <w:r w:rsidR="00DD5BF1">
        <w:rPr>
          <w:spacing w:val="9"/>
        </w:rPr>
        <w:t xml:space="preserve"> </w:t>
      </w:r>
      <w:r w:rsidR="00DD5BF1">
        <w:t xml:space="preserve">occurring and </w:t>
      </w:r>
      <w:r w:rsidR="00DD5BF1">
        <w:rPr>
          <w:spacing w:val="-1"/>
        </w:rPr>
        <w:t>Tenant’s</w:t>
      </w:r>
      <w:r w:rsidR="00DD5BF1">
        <w:rPr>
          <w:spacing w:val="10"/>
        </w:rPr>
        <w:t xml:space="preserve"> </w:t>
      </w:r>
      <w:r w:rsidR="00DD5BF1">
        <w:rPr>
          <w:spacing w:val="-1"/>
        </w:rPr>
        <w:t>receipt</w:t>
      </w:r>
      <w:r w:rsidR="00DD5BF1">
        <w:t xml:space="preserve"> of Landlord’s certification</w:t>
      </w:r>
      <w:r w:rsidR="00DD5BF1">
        <w:rPr>
          <w:spacing w:val="47"/>
        </w:rPr>
        <w:t xml:space="preserve"> </w:t>
      </w:r>
      <w:r w:rsidR="00DD5BF1">
        <w:t>of the satisfaction of</w:t>
      </w:r>
      <w:r w:rsidR="00DD5BF1">
        <w:rPr>
          <w:spacing w:val="48"/>
        </w:rPr>
        <w:t xml:space="preserve"> </w:t>
      </w:r>
      <w:r w:rsidR="00DD5BF1">
        <w:t>the Ongoing</w:t>
      </w:r>
      <w:r w:rsidR="00DD5BF1">
        <w:rPr>
          <w:spacing w:val="47"/>
        </w:rPr>
        <w:t xml:space="preserve"> </w:t>
      </w:r>
      <w:r w:rsidR="00DD5BF1">
        <w:rPr>
          <w:spacing w:val="-1"/>
        </w:rPr>
        <w:t>Co-Tenancy</w:t>
      </w:r>
      <w:r w:rsidR="00DD5BF1">
        <w:rPr>
          <w:spacing w:val="49"/>
        </w:rPr>
        <w:t xml:space="preserve"> </w:t>
      </w:r>
      <w:r w:rsidR="00DD5BF1">
        <w:rPr>
          <w:spacing w:val="-1"/>
        </w:rPr>
        <w:t>Requirements</w:t>
      </w:r>
      <w:r w:rsidR="00DD5BF1">
        <w:rPr>
          <w:spacing w:val="49"/>
        </w:rPr>
        <w:t xml:space="preserve"> </w:t>
      </w:r>
      <w:r w:rsidR="00DD5BF1">
        <w:rPr>
          <w:spacing w:val="-1"/>
        </w:rPr>
        <w:t>(</w:t>
      </w:r>
      <w:r>
        <w:rPr>
          <w:spacing w:val="-1"/>
        </w:rPr>
        <w:t>“</w:t>
      </w:r>
      <w:r w:rsidR="00DD5BF1">
        <w:rPr>
          <w:b/>
          <w:spacing w:val="-1"/>
        </w:rPr>
        <w:t>Ongoing</w:t>
      </w:r>
      <w:r w:rsidR="00DD5BF1">
        <w:rPr>
          <w:b/>
        </w:rPr>
        <w:t xml:space="preserve"> </w:t>
      </w:r>
      <w:r w:rsidR="00DD5BF1">
        <w:rPr>
          <w:b/>
          <w:spacing w:val="-2"/>
        </w:rPr>
        <w:t>Co-Tenancy</w:t>
      </w:r>
      <w:r w:rsidR="00DD5BF1">
        <w:rPr>
          <w:b/>
          <w:spacing w:val="76"/>
        </w:rPr>
        <w:t xml:space="preserve"> </w:t>
      </w:r>
      <w:r w:rsidR="00DD5BF1">
        <w:rPr>
          <w:b/>
          <w:spacing w:val="-1"/>
        </w:rPr>
        <w:t>Documentation</w:t>
      </w:r>
      <w:r>
        <w:rPr>
          <w:spacing w:val="-1"/>
        </w:rPr>
        <w:t>”</w:t>
      </w:r>
      <w:r w:rsidR="00DD5BF1">
        <w:rPr>
          <w:spacing w:val="-1"/>
        </w:rPr>
        <w:t>),</w:t>
      </w:r>
      <w:r w:rsidR="00DD5BF1">
        <w:rPr>
          <w:spacing w:val="12"/>
        </w:rPr>
        <w:t xml:space="preserve"> </w:t>
      </w:r>
      <w:r w:rsidR="00DD5BF1">
        <w:rPr>
          <w:spacing w:val="-1"/>
        </w:rPr>
        <w:t>which</w:t>
      </w:r>
      <w:r w:rsidR="00DD5BF1">
        <w:rPr>
          <w:spacing w:val="12"/>
        </w:rPr>
        <w:t xml:space="preserve"> </w:t>
      </w:r>
      <w:r w:rsidR="00DD5BF1">
        <w:t>Ongoing</w:t>
      </w:r>
      <w:r w:rsidR="00DD5BF1">
        <w:rPr>
          <w:spacing w:val="12"/>
        </w:rPr>
        <w:t xml:space="preserve"> </w:t>
      </w:r>
      <w:r w:rsidR="00DD5BF1">
        <w:rPr>
          <w:spacing w:val="-1"/>
        </w:rPr>
        <w:t>Co-Tenancy</w:t>
      </w:r>
      <w:r w:rsidR="00DD5BF1">
        <w:rPr>
          <w:spacing w:val="13"/>
        </w:rPr>
        <w:t xml:space="preserve"> </w:t>
      </w:r>
      <w:r w:rsidR="00DD5BF1">
        <w:rPr>
          <w:spacing w:val="-1"/>
        </w:rPr>
        <w:t>Documentation</w:t>
      </w:r>
      <w:r w:rsidR="00DD5BF1">
        <w:rPr>
          <w:spacing w:val="12"/>
        </w:rPr>
        <w:t xml:space="preserve"> </w:t>
      </w:r>
      <w:r w:rsidR="00DD5BF1">
        <w:t>shall</w:t>
      </w:r>
      <w:r w:rsidR="00DD5BF1">
        <w:rPr>
          <w:spacing w:val="12"/>
        </w:rPr>
        <w:t xml:space="preserve"> </w:t>
      </w:r>
      <w:r w:rsidR="00DD5BF1">
        <w:t>include</w:t>
      </w:r>
      <w:r w:rsidR="00DD5BF1">
        <w:rPr>
          <w:spacing w:val="12"/>
        </w:rPr>
        <w:t xml:space="preserve"> </w:t>
      </w:r>
      <w:r w:rsidR="00DD5BF1">
        <w:t>the</w:t>
      </w:r>
      <w:r w:rsidR="00DD5BF1">
        <w:rPr>
          <w:spacing w:val="11"/>
        </w:rPr>
        <w:t xml:space="preserve"> </w:t>
      </w:r>
      <w:r w:rsidR="00DD5BF1">
        <w:t>following:</w:t>
      </w:r>
      <w:r w:rsidR="00DD5BF1">
        <w:rPr>
          <w:spacing w:val="9"/>
        </w:rPr>
        <w:t xml:space="preserve"> </w:t>
      </w:r>
      <w:r w:rsidR="00DD5BF1">
        <w:rPr>
          <w:spacing w:val="-1"/>
        </w:rPr>
        <w:t>(a)</w:t>
      </w:r>
      <w:r w:rsidR="00DD5BF1">
        <w:rPr>
          <w:spacing w:val="9"/>
        </w:rPr>
        <w:t xml:space="preserve"> </w:t>
      </w:r>
      <w:r w:rsidR="00DD5BF1">
        <w:t xml:space="preserve">Landlord’s </w:t>
      </w:r>
      <w:r w:rsidR="00DD5BF1">
        <w:rPr>
          <w:spacing w:val="-1"/>
        </w:rPr>
        <w:t>written</w:t>
      </w:r>
      <w:r w:rsidR="00DD5BF1">
        <w:t xml:space="preserve"> certification</w:t>
      </w:r>
      <w:r w:rsidR="00DD5BF1">
        <w:rPr>
          <w:spacing w:val="3"/>
        </w:rPr>
        <w:t xml:space="preserve"> </w:t>
      </w:r>
      <w:r w:rsidR="00DD5BF1">
        <w:t>as</w:t>
      </w:r>
      <w:r w:rsidR="00DD5BF1">
        <w:rPr>
          <w:spacing w:val="3"/>
        </w:rPr>
        <w:t xml:space="preserve"> </w:t>
      </w:r>
      <w:r w:rsidR="00DD5BF1">
        <w:t>to</w:t>
      </w:r>
      <w:r w:rsidR="00DD5BF1">
        <w:rPr>
          <w:spacing w:val="2"/>
        </w:rPr>
        <w:t xml:space="preserve"> </w:t>
      </w:r>
      <w:r w:rsidR="00DD5BF1">
        <w:rPr>
          <w:spacing w:val="-1"/>
        </w:rPr>
        <w:t>(</w:t>
      </w:r>
      <w:proofErr w:type="spellStart"/>
      <w:r w:rsidR="00DD5BF1">
        <w:rPr>
          <w:spacing w:val="-1"/>
        </w:rPr>
        <w:t>i</w:t>
      </w:r>
      <w:proofErr w:type="spellEnd"/>
      <w:r w:rsidR="00DD5BF1">
        <w:rPr>
          <w:spacing w:val="-1"/>
        </w:rPr>
        <w:t>)</w:t>
      </w:r>
      <w:r w:rsidR="00DD5BF1">
        <w:rPr>
          <w:spacing w:val="2"/>
        </w:rPr>
        <w:t xml:space="preserve"> </w:t>
      </w:r>
      <w:r w:rsidR="00DD5BF1">
        <w:t>satisfaction</w:t>
      </w:r>
      <w:r w:rsidR="00DD5BF1">
        <w:rPr>
          <w:spacing w:val="3"/>
        </w:rPr>
        <w:t xml:space="preserve"> </w:t>
      </w:r>
      <w:r w:rsidR="00DD5BF1">
        <w:t>of the</w:t>
      </w:r>
      <w:r w:rsidR="00DD5BF1">
        <w:rPr>
          <w:spacing w:val="3"/>
        </w:rPr>
        <w:t xml:space="preserve"> </w:t>
      </w:r>
      <w:r w:rsidR="00DD5BF1">
        <w:t xml:space="preserve">Ongoing </w:t>
      </w:r>
      <w:r w:rsidR="00DD5BF1">
        <w:rPr>
          <w:spacing w:val="-1"/>
        </w:rPr>
        <w:t xml:space="preserve">Co-Tenancy </w:t>
      </w:r>
      <w:r w:rsidR="00DD5BF1">
        <w:t>Requirements,</w:t>
      </w:r>
      <w:r w:rsidR="00DD5BF1">
        <w:rPr>
          <w:spacing w:val="9"/>
        </w:rPr>
        <w:t xml:space="preserve"> </w:t>
      </w:r>
      <w:r w:rsidR="00DD5BF1">
        <w:rPr>
          <w:spacing w:val="-1"/>
        </w:rPr>
        <w:t>(ii)</w:t>
      </w:r>
      <w:r w:rsidR="00DD5BF1">
        <w:rPr>
          <w:spacing w:val="9"/>
        </w:rPr>
        <w:t xml:space="preserve"> </w:t>
      </w:r>
      <w:r w:rsidR="00DD5BF1">
        <w:t>the</w:t>
      </w:r>
      <w:r w:rsidR="00DD5BF1">
        <w:rPr>
          <w:spacing w:val="9"/>
        </w:rPr>
        <w:t xml:space="preserve"> </w:t>
      </w:r>
      <w:r w:rsidR="00DD5BF1">
        <w:t>total</w:t>
      </w:r>
      <w:r w:rsidR="00DD5BF1">
        <w:rPr>
          <w:spacing w:val="10"/>
        </w:rPr>
        <w:t xml:space="preserve"> </w:t>
      </w:r>
      <w:r w:rsidR="00DD5BF1">
        <w:t>GLA</w:t>
      </w:r>
      <w:r w:rsidR="00DD5BF1">
        <w:rPr>
          <w:spacing w:val="9"/>
        </w:rPr>
        <w:t xml:space="preserve"> </w:t>
      </w:r>
      <w:r w:rsidR="00DD5BF1">
        <w:t>of</w:t>
      </w:r>
      <w:r w:rsidR="00DD5BF1">
        <w:rPr>
          <w:spacing w:val="7"/>
        </w:rPr>
        <w:t xml:space="preserve"> </w:t>
      </w:r>
      <w:r w:rsidR="00DD5BF1">
        <w:t>the</w:t>
      </w:r>
      <w:r w:rsidR="00DD5BF1">
        <w:rPr>
          <w:spacing w:val="7"/>
        </w:rPr>
        <w:t xml:space="preserve"> </w:t>
      </w:r>
      <w:r w:rsidR="00DD5BF1">
        <w:rPr>
          <w:spacing w:val="-1"/>
        </w:rPr>
        <w:t>Shopping</w:t>
      </w:r>
      <w:r w:rsidR="00DD5BF1">
        <w:rPr>
          <w:spacing w:val="7"/>
        </w:rPr>
        <w:t xml:space="preserve"> </w:t>
      </w:r>
      <w:r w:rsidR="00DD5BF1">
        <w:rPr>
          <w:spacing w:val="-1"/>
        </w:rPr>
        <w:t>Center,</w:t>
      </w:r>
      <w:r w:rsidR="00DD5BF1">
        <w:rPr>
          <w:spacing w:val="7"/>
        </w:rPr>
        <w:t xml:space="preserve"> </w:t>
      </w:r>
      <w:r w:rsidR="00DD5BF1">
        <w:t>and</w:t>
      </w:r>
      <w:r w:rsidR="00DD5BF1">
        <w:rPr>
          <w:spacing w:val="7"/>
        </w:rPr>
        <w:t xml:space="preserve"> </w:t>
      </w:r>
      <w:r w:rsidR="00DD5BF1">
        <w:rPr>
          <w:spacing w:val="-1"/>
        </w:rPr>
        <w:t>(iii)</w:t>
      </w:r>
      <w:r w:rsidR="00DD5BF1">
        <w:rPr>
          <w:spacing w:val="5"/>
        </w:rPr>
        <w:t xml:space="preserve"> </w:t>
      </w:r>
      <w:r w:rsidR="00DD5BF1">
        <w:t>the</w:t>
      </w:r>
      <w:r w:rsidR="00DD5BF1">
        <w:rPr>
          <w:spacing w:val="7"/>
        </w:rPr>
        <w:t xml:space="preserve"> </w:t>
      </w:r>
      <w:r w:rsidR="00DD5BF1">
        <w:t>opening</w:t>
      </w:r>
      <w:r w:rsidR="00DD5BF1">
        <w:rPr>
          <w:spacing w:val="7"/>
        </w:rPr>
        <w:t xml:space="preserve"> </w:t>
      </w:r>
      <w:r w:rsidR="00DD5BF1">
        <w:t>date</w:t>
      </w:r>
      <w:r w:rsidR="00DD5BF1">
        <w:rPr>
          <w:spacing w:val="7"/>
        </w:rPr>
        <w:t xml:space="preserve"> </w:t>
      </w:r>
      <w:r w:rsidR="00DD5BF1">
        <w:rPr>
          <w:spacing w:val="-1"/>
        </w:rPr>
        <w:t>(or</w:t>
      </w:r>
      <w:r w:rsidR="00DD5BF1">
        <w:rPr>
          <w:spacing w:val="7"/>
        </w:rPr>
        <w:t xml:space="preserve"> </w:t>
      </w:r>
      <w:r w:rsidR="00DD5BF1">
        <w:rPr>
          <w:spacing w:val="-1"/>
        </w:rPr>
        <w:t>re-opening</w:t>
      </w:r>
      <w:r w:rsidR="00DD5BF1">
        <w:rPr>
          <w:spacing w:val="7"/>
        </w:rPr>
        <w:t xml:space="preserve"> </w:t>
      </w:r>
      <w:r w:rsidR="00DD5BF1">
        <w:t>date</w:t>
      </w:r>
      <w:r w:rsidR="00DD5BF1">
        <w:rPr>
          <w:spacing w:val="6"/>
        </w:rPr>
        <w:t xml:space="preserve"> </w:t>
      </w:r>
      <w:r w:rsidR="00DD5BF1">
        <w:t>if</w:t>
      </w:r>
      <w:r w:rsidR="00DD5BF1">
        <w:rPr>
          <w:spacing w:val="65"/>
        </w:rPr>
        <w:t xml:space="preserve"> </w:t>
      </w:r>
      <w:r w:rsidR="00DD5BF1">
        <w:t>previously</w:t>
      </w:r>
      <w:r w:rsidR="00DD5BF1">
        <w:rPr>
          <w:spacing w:val="45"/>
        </w:rPr>
        <w:t xml:space="preserve"> </w:t>
      </w:r>
      <w:r w:rsidR="00DD5BF1">
        <w:t>closed)</w:t>
      </w:r>
      <w:r w:rsidR="00DD5BF1">
        <w:rPr>
          <w:spacing w:val="45"/>
        </w:rPr>
        <w:t xml:space="preserve"> </w:t>
      </w:r>
      <w:r w:rsidR="00DD5BF1">
        <w:t>of</w:t>
      </w:r>
      <w:r w:rsidR="00DD5BF1">
        <w:rPr>
          <w:spacing w:val="45"/>
        </w:rPr>
        <w:t xml:space="preserve"> </w:t>
      </w:r>
      <w:r w:rsidR="00DD5BF1">
        <w:t>all</w:t>
      </w:r>
      <w:r w:rsidR="00DD5BF1">
        <w:rPr>
          <w:spacing w:val="45"/>
        </w:rPr>
        <w:t xml:space="preserve"> </w:t>
      </w:r>
      <w:r w:rsidR="00DD5BF1">
        <w:rPr>
          <w:spacing w:val="-1"/>
        </w:rPr>
        <w:t>Retailers</w:t>
      </w:r>
      <w:r w:rsidR="00DD5BF1">
        <w:rPr>
          <w:spacing w:val="46"/>
        </w:rPr>
        <w:t xml:space="preserve"> </w:t>
      </w:r>
      <w:r w:rsidR="00DD5BF1">
        <w:t>then</w:t>
      </w:r>
      <w:r w:rsidR="00DD5BF1">
        <w:rPr>
          <w:spacing w:val="45"/>
        </w:rPr>
        <w:t xml:space="preserve"> </w:t>
      </w:r>
      <w:r w:rsidR="00DD5BF1">
        <w:t>Open</w:t>
      </w:r>
      <w:r w:rsidR="00DD5BF1">
        <w:rPr>
          <w:spacing w:val="44"/>
        </w:rPr>
        <w:t xml:space="preserve"> </w:t>
      </w:r>
      <w:r w:rsidR="00DD5BF1">
        <w:t>and</w:t>
      </w:r>
      <w:r w:rsidR="00DD5BF1">
        <w:rPr>
          <w:spacing w:val="45"/>
        </w:rPr>
        <w:t xml:space="preserve"> </w:t>
      </w:r>
      <w:r w:rsidR="00DD5BF1">
        <w:t>Operating</w:t>
      </w:r>
      <w:r w:rsidR="00DD5BF1">
        <w:rPr>
          <w:spacing w:val="45"/>
        </w:rPr>
        <w:t xml:space="preserve"> </w:t>
      </w:r>
      <w:r w:rsidR="00DD5BF1">
        <w:t>in</w:t>
      </w:r>
      <w:r w:rsidR="00DD5BF1">
        <w:rPr>
          <w:spacing w:val="45"/>
        </w:rPr>
        <w:t xml:space="preserve"> </w:t>
      </w:r>
      <w:r w:rsidR="00DD5BF1">
        <w:t>the</w:t>
      </w:r>
      <w:r w:rsidR="00DD5BF1">
        <w:rPr>
          <w:spacing w:val="45"/>
        </w:rPr>
        <w:t xml:space="preserve"> </w:t>
      </w:r>
      <w:r w:rsidR="00DD5BF1">
        <w:rPr>
          <w:spacing w:val="-1"/>
        </w:rPr>
        <w:t>Shopping</w:t>
      </w:r>
      <w:r w:rsidR="00DD5BF1">
        <w:rPr>
          <w:spacing w:val="45"/>
        </w:rPr>
        <w:t xml:space="preserve"> </w:t>
      </w:r>
      <w:r w:rsidR="00DD5BF1">
        <w:rPr>
          <w:spacing w:val="-1"/>
        </w:rPr>
        <w:t>Center;</w:t>
      </w:r>
      <w:r w:rsidR="00DD5BF1">
        <w:rPr>
          <w:spacing w:val="44"/>
        </w:rPr>
        <w:t xml:space="preserve"> </w:t>
      </w:r>
      <w:r w:rsidR="00DD5BF1">
        <w:t>and</w:t>
      </w:r>
      <w:r w:rsidR="00DD5BF1">
        <w:rPr>
          <w:spacing w:val="45"/>
        </w:rPr>
        <w:t xml:space="preserve"> </w:t>
      </w:r>
      <w:r w:rsidR="00DD5BF1">
        <w:rPr>
          <w:spacing w:val="-1"/>
        </w:rPr>
        <w:t>(b)</w:t>
      </w:r>
      <w:r w:rsidR="00DD5BF1">
        <w:rPr>
          <w:spacing w:val="45"/>
        </w:rPr>
        <w:t xml:space="preserve"> </w:t>
      </w:r>
      <w:r w:rsidR="00DD5BF1">
        <w:t>a</w:t>
      </w:r>
      <w:r w:rsidR="00DD5BF1">
        <w:rPr>
          <w:spacing w:val="46"/>
        </w:rPr>
        <w:t xml:space="preserve"> </w:t>
      </w:r>
      <w:r w:rsidR="00DD5BF1">
        <w:t>leasing</w:t>
      </w:r>
      <w:r w:rsidR="00DD5BF1">
        <w:rPr>
          <w:spacing w:val="45"/>
        </w:rPr>
        <w:t xml:space="preserve"> </w:t>
      </w:r>
      <w:r w:rsidR="00DD5BF1">
        <w:t>plan</w:t>
      </w:r>
      <w:r w:rsidR="00DD5BF1">
        <w:rPr>
          <w:spacing w:val="43"/>
        </w:rPr>
        <w:t xml:space="preserve"> </w:t>
      </w:r>
      <w:r w:rsidR="00DD5BF1">
        <w:t>identifying</w:t>
      </w:r>
      <w:r w:rsidR="00DD5BF1">
        <w:rPr>
          <w:spacing w:val="29"/>
        </w:rPr>
        <w:t xml:space="preserve"> </w:t>
      </w:r>
      <w:r w:rsidR="00DD5BF1">
        <w:t>the</w:t>
      </w:r>
      <w:r w:rsidR="00DD5BF1">
        <w:rPr>
          <w:spacing w:val="29"/>
        </w:rPr>
        <w:t xml:space="preserve"> </w:t>
      </w:r>
      <w:r w:rsidR="00DD5BF1">
        <w:t>trade</w:t>
      </w:r>
      <w:r w:rsidR="00DD5BF1">
        <w:rPr>
          <w:spacing w:val="29"/>
        </w:rPr>
        <w:t xml:space="preserve"> </w:t>
      </w:r>
      <w:r w:rsidR="00DD5BF1">
        <w:t>names,</w:t>
      </w:r>
      <w:r w:rsidR="00DD5BF1">
        <w:rPr>
          <w:spacing w:val="29"/>
        </w:rPr>
        <w:t xml:space="preserve"> </w:t>
      </w:r>
      <w:r w:rsidR="00DD5BF1">
        <w:t>and</w:t>
      </w:r>
      <w:r w:rsidR="00DD5BF1">
        <w:rPr>
          <w:spacing w:val="29"/>
        </w:rPr>
        <w:t xml:space="preserve"> </w:t>
      </w:r>
      <w:r w:rsidR="00DD5BF1">
        <w:t>space</w:t>
      </w:r>
      <w:r w:rsidR="00DD5BF1">
        <w:rPr>
          <w:spacing w:val="29"/>
        </w:rPr>
        <w:t xml:space="preserve"> </w:t>
      </w:r>
      <w:r w:rsidR="00DD5BF1">
        <w:t>numbers</w:t>
      </w:r>
      <w:r w:rsidR="00DD5BF1">
        <w:rPr>
          <w:spacing w:val="30"/>
        </w:rPr>
        <w:t xml:space="preserve"> </w:t>
      </w:r>
      <w:r w:rsidR="00DD5BF1">
        <w:t>and</w:t>
      </w:r>
      <w:r w:rsidR="00DD5BF1">
        <w:rPr>
          <w:spacing w:val="29"/>
        </w:rPr>
        <w:t xml:space="preserve"> </w:t>
      </w:r>
      <w:r w:rsidR="00DD5BF1">
        <w:t>GLA</w:t>
      </w:r>
      <w:r w:rsidR="00DD5BF1">
        <w:rPr>
          <w:spacing w:val="28"/>
        </w:rPr>
        <w:t xml:space="preserve"> </w:t>
      </w:r>
      <w:r w:rsidR="00DD5BF1">
        <w:t>of</w:t>
      </w:r>
      <w:r w:rsidR="00DD5BF1">
        <w:rPr>
          <w:spacing w:val="29"/>
        </w:rPr>
        <w:t xml:space="preserve"> </w:t>
      </w:r>
      <w:r w:rsidR="00DD5BF1">
        <w:t>all</w:t>
      </w:r>
      <w:r w:rsidR="00DD5BF1">
        <w:rPr>
          <w:spacing w:val="29"/>
        </w:rPr>
        <w:t xml:space="preserve"> </w:t>
      </w:r>
      <w:r w:rsidR="00DD5BF1">
        <w:t>Retailers then Open and</w:t>
      </w:r>
      <w:r w:rsidR="00DD5BF1">
        <w:rPr>
          <w:spacing w:val="-1"/>
        </w:rPr>
        <w:t xml:space="preserve"> </w:t>
      </w:r>
      <w:r w:rsidR="00DD5BF1">
        <w:t>Operating</w:t>
      </w:r>
      <w:r w:rsidR="00DD5BF1">
        <w:rPr>
          <w:spacing w:val="1"/>
        </w:rPr>
        <w:t xml:space="preserve"> </w:t>
      </w:r>
      <w:r w:rsidR="00DD5BF1">
        <w:t xml:space="preserve">in the Shopping </w:t>
      </w:r>
      <w:r w:rsidR="00DD5BF1">
        <w:rPr>
          <w:spacing w:val="-1"/>
        </w:rPr>
        <w:t>Center.</w:t>
      </w:r>
      <w:r w:rsidR="00DD5BF1">
        <w:t xml:space="preserve"> Tenant may</w:t>
      </w:r>
      <w:r w:rsidR="00DD5BF1">
        <w:rPr>
          <w:spacing w:val="1"/>
        </w:rPr>
        <w:t xml:space="preserve"> </w:t>
      </w:r>
      <w:r w:rsidR="00DD5BF1">
        <w:t>also request, not more than twice</w:t>
      </w:r>
      <w:r w:rsidR="00DD5BF1">
        <w:rPr>
          <w:spacing w:val="22"/>
        </w:rPr>
        <w:t xml:space="preserve"> </w:t>
      </w:r>
      <w:r w:rsidR="00DD5BF1">
        <w:t>per</w:t>
      </w:r>
      <w:r w:rsidR="00DD5BF1">
        <w:rPr>
          <w:spacing w:val="14"/>
        </w:rPr>
        <w:t xml:space="preserve"> </w:t>
      </w:r>
      <w:r w:rsidR="00DD5BF1">
        <w:t>Lease</w:t>
      </w:r>
      <w:r w:rsidR="00DD5BF1">
        <w:rPr>
          <w:spacing w:val="15"/>
        </w:rPr>
        <w:t xml:space="preserve"> </w:t>
      </w:r>
      <w:r w:rsidR="00DD5BF1">
        <w:rPr>
          <w:spacing w:val="-1"/>
        </w:rPr>
        <w:t>Year,</w:t>
      </w:r>
      <w:r w:rsidR="00DD5BF1">
        <w:rPr>
          <w:spacing w:val="14"/>
        </w:rPr>
        <w:t xml:space="preserve"> </w:t>
      </w:r>
      <w:r w:rsidR="00DD5BF1">
        <w:t>the</w:t>
      </w:r>
      <w:r w:rsidR="00DD5BF1">
        <w:rPr>
          <w:spacing w:val="15"/>
        </w:rPr>
        <w:t xml:space="preserve"> </w:t>
      </w:r>
      <w:r w:rsidR="00DD5BF1">
        <w:t>Ongoing</w:t>
      </w:r>
      <w:r w:rsidR="00DD5BF1">
        <w:rPr>
          <w:spacing w:val="15"/>
        </w:rPr>
        <w:t xml:space="preserve"> </w:t>
      </w:r>
      <w:r w:rsidR="00DD5BF1">
        <w:rPr>
          <w:spacing w:val="-1"/>
        </w:rPr>
        <w:t>Co-Tenancy</w:t>
      </w:r>
      <w:r w:rsidR="00DD5BF1">
        <w:rPr>
          <w:spacing w:val="15"/>
        </w:rPr>
        <w:t xml:space="preserve"> </w:t>
      </w:r>
      <w:r w:rsidR="00DD5BF1">
        <w:rPr>
          <w:spacing w:val="-1"/>
        </w:rPr>
        <w:t>Documentation</w:t>
      </w:r>
      <w:r w:rsidR="00DD5BF1">
        <w:rPr>
          <w:spacing w:val="15"/>
        </w:rPr>
        <w:t xml:space="preserve"> </w:t>
      </w:r>
      <w:r w:rsidR="00DD5BF1">
        <w:t>if</w:t>
      </w:r>
      <w:r w:rsidR="00DD5BF1">
        <w:rPr>
          <w:spacing w:val="14"/>
        </w:rPr>
        <w:t xml:space="preserve"> </w:t>
      </w:r>
      <w:r w:rsidR="00DD5BF1">
        <w:rPr>
          <w:spacing w:val="-1"/>
        </w:rPr>
        <w:t>Tenant</w:t>
      </w:r>
      <w:r w:rsidR="00DD5BF1">
        <w:rPr>
          <w:spacing w:val="15"/>
        </w:rPr>
        <w:t xml:space="preserve"> </w:t>
      </w:r>
      <w:r w:rsidR="00DD5BF1">
        <w:rPr>
          <w:spacing w:val="-1"/>
        </w:rPr>
        <w:t>reasonably</w:t>
      </w:r>
      <w:r w:rsidR="00DD5BF1">
        <w:rPr>
          <w:spacing w:val="15"/>
        </w:rPr>
        <w:t xml:space="preserve"> </w:t>
      </w:r>
      <w:r w:rsidR="00DD5BF1">
        <w:t>believes</w:t>
      </w:r>
      <w:r w:rsidR="00DD5BF1">
        <w:rPr>
          <w:spacing w:val="15"/>
        </w:rPr>
        <w:t xml:space="preserve"> </w:t>
      </w:r>
      <w:r w:rsidR="00DD5BF1">
        <w:t>that</w:t>
      </w:r>
      <w:r w:rsidR="00DD5BF1">
        <w:rPr>
          <w:spacing w:val="14"/>
        </w:rPr>
        <w:t xml:space="preserve"> </w:t>
      </w:r>
      <w:r w:rsidR="00DD5BF1">
        <w:t>the</w:t>
      </w:r>
      <w:r w:rsidR="00DD5BF1">
        <w:rPr>
          <w:spacing w:val="12"/>
        </w:rPr>
        <w:t xml:space="preserve"> </w:t>
      </w:r>
      <w:r w:rsidR="00DD5BF1">
        <w:t>Ongoing</w:t>
      </w:r>
      <w:r w:rsidR="00DD5BF1">
        <w:rPr>
          <w:spacing w:val="75"/>
        </w:rPr>
        <w:t xml:space="preserve"> </w:t>
      </w:r>
      <w:r w:rsidR="00DD5BF1">
        <w:rPr>
          <w:spacing w:val="-1"/>
        </w:rPr>
        <w:t>Co-Tenancy</w:t>
      </w:r>
      <w:r w:rsidR="00DD5BF1">
        <w:rPr>
          <w:spacing w:val="17"/>
        </w:rPr>
        <w:t xml:space="preserve"> </w:t>
      </w:r>
      <w:r w:rsidR="00DD5BF1">
        <w:rPr>
          <w:spacing w:val="-1"/>
        </w:rPr>
        <w:t>Requirements</w:t>
      </w:r>
      <w:r w:rsidR="00DD5BF1">
        <w:rPr>
          <w:spacing w:val="18"/>
        </w:rPr>
        <w:t xml:space="preserve"> </w:t>
      </w:r>
      <w:r w:rsidR="00DD5BF1">
        <w:t>have</w:t>
      </w:r>
      <w:r w:rsidR="00DD5BF1">
        <w:rPr>
          <w:spacing w:val="17"/>
        </w:rPr>
        <w:t xml:space="preserve"> </w:t>
      </w:r>
      <w:r w:rsidR="00DD5BF1">
        <w:t>not</w:t>
      </w:r>
      <w:r w:rsidR="00DD5BF1">
        <w:rPr>
          <w:spacing w:val="17"/>
        </w:rPr>
        <w:t xml:space="preserve"> </w:t>
      </w:r>
      <w:r w:rsidR="00DD5BF1">
        <w:t>been</w:t>
      </w:r>
      <w:r w:rsidR="00DD5BF1">
        <w:rPr>
          <w:spacing w:val="17"/>
        </w:rPr>
        <w:t xml:space="preserve"> </w:t>
      </w:r>
      <w:r w:rsidR="00DD5BF1">
        <w:t>met.</w:t>
      </w:r>
      <w:r w:rsidR="00DD5BF1">
        <w:rPr>
          <w:spacing w:val="15"/>
        </w:rPr>
        <w:t xml:space="preserve"> </w:t>
      </w:r>
      <w:r w:rsidR="00DD5BF1">
        <w:rPr>
          <w:spacing w:val="-1"/>
        </w:rPr>
        <w:t>Unless</w:t>
      </w:r>
      <w:r w:rsidR="00DD5BF1">
        <w:rPr>
          <w:spacing w:val="15"/>
        </w:rPr>
        <w:t xml:space="preserve"> </w:t>
      </w:r>
      <w:r w:rsidR="00DD5BF1">
        <w:t>and</w:t>
      </w:r>
      <w:r w:rsidR="00DD5BF1">
        <w:rPr>
          <w:spacing w:val="14"/>
        </w:rPr>
        <w:t xml:space="preserve"> </w:t>
      </w:r>
      <w:r w:rsidR="00DD5BF1">
        <w:t>until</w:t>
      </w:r>
      <w:r w:rsidR="00DD5BF1">
        <w:rPr>
          <w:spacing w:val="15"/>
        </w:rPr>
        <w:t xml:space="preserve"> </w:t>
      </w:r>
      <w:r w:rsidR="00DD5BF1">
        <w:t>Landlord</w:t>
      </w:r>
      <w:r w:rsidR="00DD5BF1">
        <w:rPr>
          <w:spacing w:val="15"/>
        </w:rPr>
        <w:t xml:space="preserve"> </w:t>
      </w:r>
      <w:r w:rsidR="00DD5BF1">
        <w:t>provides</w:t>
      </w:r>
      <w:r w:rsidR="00DD5BF1">
        <w:rPr>
          <w:spacing w:val="15"/>
        </w:rPr>
        <w:t xml:space="preserve"> </w:t>
      </w:r>
      <w:r w:rsidR="00DD5BF1">
        <w:t>the</w:t>
      </w:r>
      <w:r w:rsidR="00DD5BF1">
        <w:rPr>
          <w:spacing w:val="15"/>
        </w:rPr>
        <w:t xml:space="preserve"> </w:t>
      </w:r>
      <w:r w:rsidR="00DD5BF1">
        <w:t>Ongoing</w:t>
      </w:r>
      <w:r w:rsidR="00DD5BF1">
        <w:rPr>
          <w:spacing w:val="31"/>
        </w:rPr>
        <w:t xml:space="preserve"> </w:t>
      </w:r>
      <w:r w:rsidR="00DD5BF1">
        <w:rPr>
          <w:spacing w:val="-1"/>
        </w:rPr>
        <w:t>Co-Tenancy</w:t>
      </w:r>
      <w:r w:rsidR="00DD5BF1">
        <w:rPr>
          <w:spacing w:val="29"/>
        </w:rPr>
        <w:t xml:space="preserve"> </w:t>
      </w:r>
      <w:r w:rsidR="00DD5BF1">
        <w:rPr>
          <w:spacing w:val="-1"/>
        </w:rPr>
        <w:t>Documentation</w:t>
      </w:r>
      <w:r w:rsidR="00DD5BF1">
        <w:rPr>
          <w:spacing w:val="30"/>
        </w:rPr>
        <w:t xml:space="preserve"> </w:t>
      </w:r>
      <w:r w:rsidR="00DD5BF1">
        <w:t>verifying</w:t>
      </w:r>
      <w:r w:rsidR="00DD5BF1">
        <w:rPr>
          <w:spacing w:val="29"/>
        </w:rPr>
        <w:t xml:space="preserve"> </w:t>
      </w:r>
      <w:r w:rsidR="00DD5BF1">
        <w:t>satisfaction</w:t>
      </w:r>
      <w:r w:rsidR="00DD5BF1">
        <w:rPr>
          <w:spacing w:val="29"/>
        </w:rPr>
        <w:t xml:space="preserve"> </w:t>
      </w:r>
      <w:r w:rsidR="00DD5BF1">
        <w:t>of</w:t>
      </w:r>
      <w:r w:rsidR="00DD5BF1">
        <w:rPr>
          <w:spacing w:val="28"/>
        </w:rPr>
        <w:t xml:space="preserve"> </w:t>
      </w:r>
      <w:r w:rsidR="00DD5BF1">
        <w:t>the</w:t>
      </w:r>
      <w:r w:rsidR="00DD5BF1">
        <w:rPr>
          <w:spacing w:val="29"/>
        </w:rPr>
        <w:t xml:space="preserve"> </w:t>
      </w:r>
      <w:r w:rsidR="00DD5BF1">
        <w:t>Ongoing</w:t>
      </w:r>
      <w:r w:rsidR="00DD5BF1">
        <w:rPr>
          <w:spacing w:val="29"/>
        </w:rPr>
        <w:t xml:space="preserve"> </w:t>
      </w:r>
      <w:r w:rsidR="00DD5BF1">
        <w:rPr>
          <w:spacing w:val="-1"/>
        </w:rPr>
        <w:t>Co-Tenancy</w:t>
      </w:r>
      <w:r w:rsidR="00DD5BF1">
        <w:rPr>
          <w:spacing w:val="29"/>
        </w:rPr>
        <w:t xml:space="preserve"> </w:t>
      </w:r>
      <w:r w:rsidR="00DD5BF1">
        <w:rPr>
          <w:spacing w:val="-1"/>
        </w:rPr>
        <w:t>Requirements,</w:t>
      </w:r>
      <w:r w:rsidR="00DD5BF1">
        <w:rPr>
          <w:spacing w:val="30"/>
        </w:rPr>
        <w:t xml:space="preserve"> </w:t>
      </w:r>
      <w:r w:rsidR="00DD5BF1">
        <w:t>the</w:t>
      </w:r>
      <w:r w:rsidR="00DD5BF1">
        <w:rPr>
          <w:spacing w:val="26"/>
        </w:rPr>
        <w:t xml:space="preserve"> </w:t>
      </w:r>
      <w:r w:rsidR="00DD5BF1">
        <w:t>Ongoing</w:t>
      </w:r>
      <w:r w:rsidR="00DD5BF1">
        <w:rPr>
          <w:spacing w:val="59"/>
        </w:rPr>
        <w:t xml:space="preserve"> </w:t>
      </w:r>
      <w:r w:rsidR="00DD5BF1">
        <w:rPr>
          <w:spacing w:val="-1"/>
        </w:rPr>
        <w:t>Co-Tenancy</w:t>
      </w:r>
      <w:r w:rsidR="00DD5BF1">
        <w:rPr>
          <w:spacing w:val="43"/>
        </w:rPr>
        <w:t xml:space="preserve"> </w:t>
      </w:r>
      <w:r w:rsidR="00DD5BF1">
        <w:rPr>
          <w:spacing w:val="-1"/>
        </w:rPr>
        <w:t>Requirements</w:t>
      </w:r>
      <w:r w:rsidR="00DD5BF1">
        <w:rPr>
          <w:spacing w:val="44"/>
        </w:rPr>
        <w:t xml:space="preserve"> </w:t>
      </w:r>
      <w:r w:rsidR="00DD5BF1">
        <w:rPr>
          <w:spacing w:val="-1"/>
        </w:rPr>
        <w:t>will</w:t>
      </w:r>
      <w:r w:rsidR="00DD5BF1">
        <w:rPr>
          <w:spacing w:val="41"/>
        </w:rPr>
        <w:t xml:space="preserve"> </w:t>
      </w:r>
      <w:r w:rsidR="00DD5BF1">
        <w:t>be</w:t>
      </w:r>
      <w:r w:rsidR="00DD5BF1">
        <w:rPr>
          <w:spacing w:val="40"/>
        </w:rPr>
        <w:t xml:space="preserve"> </w:t>
      </w:r>
      <w:r w:rsidR="00DD5BF1">
        <w:t>deemed</w:t>
      </w:r>
      <w:r w:rsidR="00DD5BF1">
        <w:rPr>
          <w:spacing w:val="41"/>
        </w:rPr>
        <w:t xml:space="preserve"> </w:t>
      </w:r>
      <w:r w:rsidR="00DD5BF1">
        <w:t>to</w:t>
      </w:r>
      <w:r w:rsidR="00DD5BF1">
        <w:rPr>
          <w:spacing w:val="40"/>
        </w:rPr>
        <w:t xml:space="preserve"> </w:t>
      </w:r>
      <w:r w:rsidR="00DD5BF1">
        <w:t>have</w:t>
      </w:r>
      <w:r w:rsidR="00DD5BF1">
        <w:rPr>
          <w:spacing w:val="42"/>
        </w:rPr>
        <w:t xml:space="preserve"> </w:t>
      </w:r>
      <w:r w:rsidR="00DD5BF1">
        <w:t>not</w:t>
      </w:r>
      <w:r w:rsidR="00DD5BF1">
        <w:rPr>
          <w:spacing w:val="40"/>
        </w:rPr>
        <w:t xml:space="preserve"> </w:t>
      </w:r>
      <w:r w:rsidR="00DD5BF1">
        <w:t>been</w:t>
      </w:r>
      <w:r w:rsidR="00DD5BF1">
        <w:rPr>
          <w:spacing w:val="41"/>
        </w:rPr>
        <w:t xml:space="preserve"> </w:t>
      </w:r>
      <w:r w:rsidR="00DD5BF1">
        <w:t>satisfied</w:t>
      </w:r>
      <w:r w:rsidR="00DD5BF1">
        <w:rPr>
          <w:spacing w:val="41"/>
        </w:rPr>
        <w:t xml:space="preserve"> </w:t>
      </w:r>
      <w:r w:rsidR="00DD5BF1">
        <w:t>until</w:t>
      </w:r>
      <w:r w:rsidR="00DD5BF1">
        <w:rPr>
          <w:spacing w:val="41"/>
        </w:rPr>
        <w:t xml:space="preserve"> </w:t>
      </w:r>
      <w:r w:rsidR="00DD5BF1">
        <w:t>the</w:t>
      </w:r>
      <w:r w:rsidR="00DD5BF1">
        <w:rPr>
          <w:spacing w:val="41"/>
        </w:rPr>
        <w:t xml:space="preserve"> </w:t>
      </w:r>
      <w:r w:rsidR="00DD5BF1">
        <w:t>date</w:t>
      </w:r>
      <w:r w:rsidR="00DD5BF1">
        <w:rPr>
          <w:spacing w:val="41"/>
        </w:rPr>
        <w:t xml:space="preserve"> </w:t>
      </w:r>
      <w:r w:rsidR="00DD5BF1">
        <w:rPr>
          <w:spacing w:val="-1"/>
        </w:rPr>
        <w:t>which</w:t>
      </w:r>
      <w:r w:rsidR="00DD5BF1">
        <w:rPr>
          <w:spacing w:val="40"/>
        </w:rPr>
        <w:t xml:space="preserve"> </w:t>
      </w:r>
      <w:r w:rsidR="00DD5BF1">
        <w:t>is</w:t>
      </w:r>
      <w:r w:rsidR="00DD5BF1">
        <w:rPr>
          <w:spacing w:val="41"/>
        </w:rPr>
        <w:t xml:space="preserve"> </w:t>
      </w:r>
      <w:r w:rsidR="00DD5BF1">
        <w:t>thirty</w:t>
      </w:r>
      <w:r w:rsidR="00DD5BF1">
        <w:rPr>
          <w:spacing w:val="41"/>
        </w:rPr>
        <w:t xml:space="preserve"> </w:t>
      </w:r>
      <w:r w:rsidR="00DD5BF1">
        <w:rPr>
          <w:spacing w:val="-1"/>
        </w:rPr>
        <w:t>(30)</w:t>
      </w:r>
      <w:r w:rsidR="00DD5BF1">
        <w:rPr>
          <w:spacing w:val="41"/>
        </w:rPr>
        <w:t xml:space="preserve"> </w:t>
      </w:r>
      <w:r w:rsidR="00DD5BF1">
        <w:t>days</w:t>
      </w:r>
      <w:r w:rsidR="00DD5BF1">
        <w:rPr>
          <w:spacing w:val="39"/>
        </w:rPr>
        <w:t xml:space="preserve"> </w:t>
      </w:r>
      <w:r w:rsidR="00DD5BF1">
        <w:t>following</w:t>
      </w:r>
      <w:r w:rsidR="00DD5BF1">
        <w:rPr>
          <w:spacing w:val="22"/>
        </w:rPr>
        <w:t xml:space="preserve"> </w:t>
      </w:r>
      <w:r w:rsidR="00DD5BF1">
        <w:t>the</w:t>
      </w:r>
      <w:r w:rsidR="00DD5BF1">
        <w:rPr>
          <w:spacing w:val="21"/>
        </w:rPr>
        <w:t xml:space="preserve"> </w:t>
      </w:r>
      <w:r w:rsidR="00DD5BF1">
        <w:t>later</w:t>
      </w:r>
      <w:r w:rsidR="00DD5BF1">
        <w:rPr>
          <w:spacing w:val="21"/>
        </w:rPr>
        <w:t xml:space="preserve"> </w:t>
      </w:r>
      <w:r w:rsidR="00DD5BF1">
        <w:t>of</w:t>
      </w:r>
      <w:r w:rsidR="00DD5BF1">
        <w:rPr>
          <w:spacing w:val="21"/>
        </w:rPr>
        <w:t xml:space="preserve"> </w:t>
      </w:r>
      <w:r w:rsidR="00DD5BF1">
        <w:t>the</w:t>
      </w:r>
      <w:r w:rsidR="00DD5BF1">
        <w:rPr>
          <w:spacing w:val="21"/>
        </w:rPr>
        <w:t xml:space="preserve"> </w:t>
      </w:r>
      <w:r w:rsidR="00DD5BF1">
        <w:t>date</w:t>
      </w:r>
      <w:r w:rsidR="00DD5BF1">
        <w:rPr>
          <w:spacing w:val="22"/>
        </w:rPr>
        <w:t xml:space="preserve"> </w:t>
      </w:r>
      <w:r w:rsidR="00DD5BF1">
        <w:t>that</w:t>
      </w:r>
      <w:r w:rsidR="00DD5BF1">
        <w:rPr>
          <w:spacing w:val="21"/>
        </w:rPr>
        <w:t xml:space="preserve"> </w:t>
      </w:r>
      <w:r w:rsidR="00DD5BF1">
        <w:t>the</w:t>
      </w:r>
      <w:r w:rsidR="00DD5BF1">
        <w:rPr>
          <w:spacing w:val="21"/>
        </w:rPr>
        <w:t xml:space="preserve"> </w:t>
      </w:r>
      <w:r w:rsidR="00DD5BF1">
        <w:t>Ongoing</w:t>
      </w:r>
      <w:r w:rsidR="00DD5BF1">
        <w:rPr>
          <w:spacing w:val="19"/>
        </w:rPr>
        <w:t xml:space="preserve"> </w:t>
      </w:r>
      <w:r w:rsidR="00DD5BF1">
        <w:rPr>
          <w:spacing w:val="-1"/>
        </w:rPr>
        <w:t>Co-Tenancy</w:t>
      </w:r>
      <w:r w:rsidR="00DD5BF1">
        <w:rPr>
          <w:spacing w:val="20"/>
        </w:rPr>
        <w:t xml:space="preserve"> </w:t>
      </w:r>
      <w:r w:rsidR="00DD5BF1">
        <w:rPr>
          <w:spacing w:val="-1"/>
        </w:rPr>
        <w:t>Requirements</w:t>
      </w:r>
      <w:r w:rsidR="00DD5BF1">
        <w:rPr>
          <w:spacing w:val="20"/>
        </w:rPr>
        <w:t xml:space="preserve"> </w:t>
      </w:r>
      <w:r w:rsidR="00DD5BF1">
        <w:t>have</w:t>
      </w:r>
      <w:r w:rsidR="00DD5BF1">
        <w:rPr>
          <w:spacing w:val="19"/>
        </w:rPr>
        <w:t xml:space="preserve"> </w:t>
      </w:r>
      <w:r w:rsidR="00DD5BF1">
        <w:t>each</w:t>
      </w:r>
      <w:r w:rsidR="00DD5BF1">
        <w:rPr>
          <w:spacing w:val="19"/>
        </w:rPr>
        <w:t xml:space="preserve"> </w:t>
      </w:r>
      <w:r w:rsidR="00DD5BF1">
        <w:t>been</w:t>
      </w:r>
      <w:r w:rsidR="00DD5BF1">
        <w:rPr>
          <w:spacing w:val="19"/>
        </w:rPr>
        <w:t xml:space="preserve"> </w:t>
      </w:r>
      <w:r w:rsidR="00DD5BF1">
        <w:t>met</w:t>
      </w:r>
      <w:r w:rsidR="00DD5BF1">
        <w:rPr>
          <w:spacing w:val="19"/>
        </w:rPr>
        <w:t xml:space="preserve"> </w:t>
      </w:r>
      <w:r w:rsidR="00DD5BF1">
        <w:t>and</w:t>
      </w:r>
      <w:r w:rsidR="00DD5BF1">
        <w:rPr>
          <w:spacing w:val="19"/>
        </w:rPr>
        <w:t xml:space="preserve"> </w:t>
      </w:r>
      <w:r w:rsidR="00DD5BF1">
        <w:rPr>
          <w:spacing w:val="-1"/>
        </w:rPr>
        <w:t>Tenant</w:t>
      </w:r>
      <w:r w:rsidR="00DD5BF1">
        <w:rPr>
          <w:spacing w:val="19"/>
        </w:rPr>
        <w:t xml:space="preserve"> </w:t>
      </w:r>
      <w:r w:rsidR="00DD5BF1">
        <w:t>has</w:t>
      </w:r>
      <w:r w:rsidR="00DD5BF1">
        <w:rPr>
          <w:spacing w:val="47"/>
        </w:rPr>
        <w:t xml:space="preserve"> </w:t>
      </w:r>
      <w:r w:rsidR="00DD5BF1">
        <w:t xml:space="preserve">received the Ongoing </w:t>
      </w:r>
      <w:r w:rsidR="00DD5BF1">
        <w:rPr>
          <w:spacing w:val="-1"/>
        </w:rPr>
        <w:t>Co-Tenancy</w:t>
      </w:r>
      <w:r w:rsidR="00DD5BF1">
        <w:t xml:space="preserve"> Documentation verifying the</w:t>
      </w:r>
      <w:r w:rsidR="00DD5BF1">
        <w:rPr>
          <w:spacing w:val="31"/>
        </w:rPr>
        <w:t xml:space="preserve"> </w:t>
      </w:r>
      <w:r w:rsidR="00DD5BF1">
        <w:t>same.</w:t>
      </w:r>
      <w:r w:rsidR="00DD5BF1">
        <w:rPr>
          <w:spacing w:val="38"/>
        </w:rPr>
        <w:t xml:space="preserve"> </w:t>
      </w:r>
      <w:r w:rsidR="00DD5BF1">
        <w:t>In</w:t>
      </w:r>
      <w:r w:rsidR="00DD5BF1">
        <w:rPr>
          <w:spacing w:val="19"/>
        </w:rPr>
        <w:t xml:space="preserve"> </w:t>
      </w:r>
      <w:r w:rsidR="00DD5BF1">
        <w:t>addition,</w:t>
      </w:r>
      <w:r w:rsidR="00DD5BF1">
        <w:rPr>
          <w:spacing w:val="19"/>
        </w:rPr>
        <w:t xml:space="preserve"> </w:t>
      </w:r>
      <w:r w:rsidR="00DD5BF1">
        <w:t>in</w:t>
      </w:r>
      <w:r w:rsidR="00DD5BF1">
        <w:rPr>
          <w:spacing w:val="17"/>
        </w:rPr>
        <w:t xml:space="preserve"> </w:t>
      </w:r>
      <w:r w:rsidR="00DD5BF1">
        <w:t>the</w:t>
      </w:r>
      <w:r w:rsidR="00DD5BF1">
        <w:rPr>
          <w:spacing w:val="17"/>
        </w:rPr>
        <w:t xml:space="preserve"> </w:t>
      </w:r>
      <w:r w:rsidR="00DD5BF1">
        <w:t>event</w:t>
      </w:r>
      <w:r w:rsidR="00DD5BF1">
        <w:rPr>
          <w:spacing w:val="17"/>
        </w:rPr>
        <w:t xml:space="preserve"> </w:t>
      </w:r>
      <w:r w:rsidR="00DD5BF1">
        <w:t>of</w:t>
      </w:r>
      <w:r w:rsidR="00DD5BF1">
        <w:rPr>
          <w:spacing w:val="17"/>
        </w:rPr>
        <w:t xml:space="preserve"> </w:t>
      </w:r>
      <w:r w:rsidR="00DD5BF1">
        <w:t>an</w:t>
      </w:r>
      <w:r w:rsidR="00DD5BF1">
        <w:rPr>
          <w:spacing w:val="17"/>
        </w:rPr>
        <w:t xml:space="preserve"> </w:t>
      </w:r>
      <w:r w:rsidR="00DD5BF1">
        <w:t>Ongoing</w:t>
      </w:r>
      <w:r w:rsidR="00DD5BF1">
        <w:rPr>
          <w:spacing w:val="17"/>
        </w:rPr>
        <w:t xml:space="preserve"> </w:t>
      </w:r>
      <w:r w:rsidR="00DD5BF1">
        <w:rPr>
          <w:spacing w:val="-1"/>
        </w:rPr>
        <w:t>Co-Tenancy</w:t>
      </w:r>
      <w:r w:rsidR="00DD5BF1">
        <w:rPr>
          <w:spacing w:val="17"/>
        </w:rPr>
        <w:t xml:space="preserve"> </w:t>
      </w:r>
      <w:r w:rsidR="00DD5BF1">
        <w:rPr>
          <w:spacing w:val="-1"/>
        </w:rPr>
        <w:t>Failure,</w:t>
      </w:r>
      <w:r w:rsidR="00DD5BF1">
        <w:rPr>
          <w:spacing w:val="17"/>
        </w:rPr>
        <w:t xml:space="preserve"> </w:t>
      </w:r>
      <w:r w:rsidR="00DD5BF1">
        <w:rPr>
          <w:spacing w:val="-1"/>
        </w:rPr>
        <w:t>Tenant</w:t>
      </w:r>
      <w:r w:rsidR="00DD5BF1">
        <w:rPr>
          <w:spacing w:val="17"/>
        </w:rPr>
        <w:t xml:space="preserve"> </w:t>
      </w:r>
      <w:r w:rsidR="00DD5BF1">
        <w:t>shall</w:t>
      </w:r>
      <w:r w:rsidR="00DD5BF1">
        <w:rPr>
          <w:spacing w:val="17"/>
        </w:rPr>
        <w:t xml:space="preserve"> </w:t>
      </w:r>
      <w:r w:rsidR="00DD5BF1">
        <w:t>have</w:t>
      </w:r>
      <w:r w:rsidR="00DD5BF1">
        <w:rPr>
          <w:spacing w:val="17"/>
        </w:rPr>
        <w:t xml:space="preserve"> </w:t>
      </w:r>
      <w:r w:rsidR="00DD5BF1">
        <w:t>no</w:t>
      </w:r>
      <w:r w:rsidR="00DD5BF1">
        <w:rPr>
          <w:spacing w:val="17"/>
        </w:rPr>
        <w:t xml:space="preserve"> </w:t>
      </w:r>
      <w:r w:rsidR="00DD5BF1">
        <w:t>obligation</w:t>
      </w:r>
      <w:r w:rsidR="00DD5BF1">
        <w:rPr>
          <w:spacing w:val="17"/>
        </w:rPr>
        <w:t xml:space="preserve"> </w:t>
      </w:r>
      <w:r w:rsidR="00DD5BF1">
        <w:t>to</w:t>
      </w:r>
      <w:r w:rsidR="00DD5BF1">
        <w:rPr>
          <w:spacing w:val="17"/>
        </w:rPr>
        <w:t xml:space="preserve"> </w:t>
      </w:r>
      <w:r w:rsidR="00DD5BF1">
        <w:t>conduct</w:t>
      </w:r>
      <w:r w:rsidR="00DD5BF1">
        <w:rPr>
          <w:spacing w:val="39"/>
        </w:rPr>
        <w:t xml:space="preserve"> </w:t>
      </w:r>
      <w:r w:rsidR="00DD5BF1">
        <w:t>business</w:t>
      </w:r>
      <w:r w:rsidR="00DD5BF1">
        <w:rPr>
          <w:spacing w:val="13"/>
        </w:rPr>
        <w:t xml:space="preserve"> </w:t>
      </w:r>
      <w:r w:rsidR="00DD5BF1">
        <w:t>in</w:t>
      </w:r>
      <w:r w:rsidR="00DD5BF1">
        <w:rPr>
          <w:spacing w:val="12"/>
        </w:rPr>
        <w:t xml:space="preserve"> </w:t>
      </w:r>
      <w:r w:rsidR="00DD5BF1">
        <w:t>the</w:t>
      </w:r>
      <w:r w:rsidR="00DD5BF1">
        <w:rPr>
          <w:spacing w:val="12"/>
        </w:rPr>
        <w:t xml:space="preserve"> </w:t>
      </w:r>
      <w:r w:rsidR="00DD5BF1">
        <w:rPr>
          <w:spacing w:val="-1"/>
        </w:rPr>
        <w:t>Premises</w:t>
      </w:r>
      <w:r w:rsidR="00DD5BF1">
        <w:rPr>
          <w:spacing w:val="13"/>
        </w:rPr>
        <w:t xml:space="preserve"> </w:t>
      </w:r>
      <w:r w:rsidR="00DD5BF1">
        <w:t>until</w:t>
      </w:r>
      <w:r w:rsidR="00DD5BF1">
        <w:rPr>
          <w:spacing w:val="10"/>
        </w:rPr>
        <w:t xml:space="preserve"> </w:t>
      </w:r>
      <w:r w:rsidR="00DD5BF1">
        <w:t>the</w:t>
      </w:r>
      <w:r w:rsidR="00DD5BF1">
        <w:rPr>
          <w:spacing w:val="8"/>
        </w:rPr>
        <w:t xml:space="preserve"> </w:t>
      </w:r>
      <w:r w:rsidR="00DD5BF1">
        <w:t>date</w:t>
      </w:r>
      <w:r w:rsidR="00DD5BF1">
        <w:rPr>
          <w:spacing w:val="9"/>
        </w:rPr>
        <w:t xml:space="preserve"> </w:t>
      </w:r>
      <w:r w:rsidR="00DD5BF1">
        <w:rPr>
          <w:spacing w:val="-1"/>
        </w:rPr>
        <w:t>which</w:t>
      </w:r>
      <w:r w:rsidR="00DD5BF1">
        <w:rPr>
          <w:spacing w:val="9"/>
        </w:rPr>
        <w:t xml:space="preserve"> </w:t>
      </w:r>
      <w:r w:rsidR="00DD5BF1">
        <w:t>is</w:t>
      </w:r>
      <w:r w:rsidR="00DD5BF1">
        <w:rPr>
          <w:spacing w:val="10"/>
        </w:rPr>
        <w:t xml:space="preserve"> </w:t>
      </w:r>
      <w:r w:rsidR="00DD5BF1">
        <w:t>sixty</w:t>
      </w:r>
      <w:r w:rsidR="00DD5BF1">
        <w:rPr>
          <w:spacing w:val="10"/>
        </w:rPr>
        <w:t xml:space="preserve"> </w:t>
      </w:r>
      <w:r w:rsidR="00DD5BF1">
        <w:rPr>
          <w:spacing w:val="-1"/>
        </w:rPr>
        <w:t>(60)</w:t>
      </w:r>
      <w:r w:rsidR="00DD5BF1">
        <w:rPr>
          <w:spacing w:val="9"/>
        </w:rPr>
        <w:t xml:space="preserve"> </w:t>
      </w:r>
      <w:r w:rsidR="00DD5BF1">
        <w:t>days</w:t>
      </w:r>
      <w:r w:rsidR="00DD5BF1">
        <w:rPr>
          <w:spacing w:val="10"/>
        </w:rPr>
        <w:t xml:space="preserve"> </w:t>
      </w:r>
      <w:r w:rsidR="00DD5BF1">
        <w:t>after</w:t>
      </w:r>
      <w:r w:rsidR="00DD5BF1">
        <w:rPr>
          <w:spacing w:val="9"/>
        </w:rPr>
        <w:t xml:space="preserve"> </w:t>
      </w:r>
      <w:r w:rsidR="00DD5BF1">
        <w:t>the</w:t>
      </w:r>
      <w:r w:rsidR="00DD5BF1">
        <w:rPr>
          <w:spacing w:val="9"/>
        </w:rPr>
        <w:t xml:space="preserve"> </w:t>
      </w:r>
      <w:r w:rsidR="00DD5BF1">
        <w:t>Ongoing</w:t>
      </w:r>
      <w:r w:rsidR="00DD5BF1">
        <w:rPr>
          <w:spacing w:val="10"/>
        </w:rPr>
        <w:t xml:space="preserve"> </w:t>
      </w:r>
      <w:r w:rsidR="00DD5BF1">
        <w:rPr>
          <w:spacing w:val="-1"/>
        </w:rPr>
        <w:t>Co-Tenancy</w:t>
      </w:r>
      <w:r w:rsidR="00DD5BF1">
        <w:rPr>
          <w:spacing w:val="10"/>
        </w:rPr>
        <w:t xml:space="preserve"> </w:t>
      </w:r>
      <w:r w:rsidR="00DD5BF1">
        <w:rPr>
          <w:spacing w:val="-1"/>
        </w:rPr>
        <w:t>Failure</w:t>
      </w:r>
      <w:r w:rsidR="00DD5BF1">
        <w:rPr>
          <w:spacing w:val="10"/>
        </w:rPr>
        <w:t xml:space="preserve"> </w:t>
      </w:r>
      <w:r w:rsidR="00DD5BF1">
        <w:t>ceases</w:t>
      </w:r>
      <w:r w:rsidR="00DD5BF1">
        <w:rPr>
          <w:spacing w:val="10"/>
        </w:rPr>
        <w:t xml:space="preserve"> </w:t>
      </w:r>
      <w:r w:rsidR="00DD5BF1">
        <w:t>and</w:t>
      </w:r>
      <w:r w:rsidR="00DD5BF1">
        <w:rPr>
          <w:spacing w:val="55"/>
        </w:rPr>
        <w:t xml:space="preserve"> </w:t>
      </w:r>
      <w:r w:rsidR="00DD5BF1">
        <w:t>Landlord</w:t>
      </w:r>
      <w:r w:rsidR="00DD5BF1">
        <w:rPr>
          <w:spacing w:val="31"/>
        </w:rPr>
        <w:t xml:space="preserve"> </w:t>
      </w:r>
      <w:r w:rsidR="00DD5BF1">
        <w:t>has</w:t>
      </w:r>
      <w:r w:rsidR="00DD5BF1">
        <w:rPr>
          <w:spacing w:val="32"/>
        </w:rPr>
        <w:t xml:space="preserve"> </w:t>
      </w:r>
      <w:r w:rsidR="00DD5BF1">
        <w:t>provided</w:t>
      </w:r>
      <w:r w:rsidR="00DD5BF1">
        <w:rPr>
          <w:spacing w:val="31"/>
        </w:rPr>
        <w:t xml:space="preserve"> </w:t>
      </w:r>
      <w:r w:rsidR="00DD5BF1">
        <w:rPr>
          <w:spacing w:val="-1"/>
        </w:rPr>
        <w:t>Tenant</w:t>
      </w:r>
      <w:r w:rsidR="00DD5BF1">
        <w:rPr>
          <w:spacing w:val="31"/>
        </w:rPr>
        <w:t xml:space="preserve"> </w:t>
      </w:r>
      <w:r w:rsidR="00DD5BF1">
        <w:rPr>
          <w:spacing w:val="-1"/>
        </w:rPr>
        <w:t>with</w:t>
      </w:r>
      <w:r w:rsidR="00DD5BF1">
        <w:rPr>
          <w:spacing w:val="31"/>
        </w:rPr>
        <w:t xml:space="preserve"> </w:t>
      </w:r>
      <w:r w:rsidR="00DD5BF1">
        <w:t>the</w:t>
      </w:r>
      <w:r w:rsidR="00DD5BF1">
        <w:rPr>
          <w:spacing w:val="31"/>
        </w:rPr>
        <w:t xml:space="preserve"> </w:t>
      </w:r>
      <w:r w:rsidR="00DD5BF1">
        <w:t>Ongoing</w:t>
      </w:r>
      <w:r w:rsidR="00DD5BF1">
        <w:rPr>
          <w:spacing w:val="32"/>
        </w:rPr>
        <w:t xml:space="preserve"> </w:t>
      </w:r>
      <w:r w:rsidR="00DD5BF1">
        <w:rPr>
          <w:spacing w:val="-1"/>
        </w:rPr>
        <w:t>Co-Tenancy</w:t>
      </w:r>
      <w:r w:rsidR="00DD5BF1">
        <w:rPr>
          <w:spacing w:val="32"/>
        </w:rPr>
        <w:t xml:space="preserve"> </w:t>
      </w:r>
      <w:r w:rsidR="00DD5BF1">
        <w:rPr>
          <w:spacing w:val="-1"/>
        </w:rPr>
        <w:t>Documentation</w:t>
      </w:r>
      <w:r w:rsidR="00DD5BF1">
        <w:rPr>
          <w:spacing w:val="31"/>
        </w:rPr>
        <w:t xml:space="preserve"> </w:t>
      </w:r>
      <w:r w:rsidR="00DD5BF1">
        <w:t>verifying</w:t>
      </w:r>
      <w:r w:rsidR="00DD5BF1">
        <w:rPr>
          <w:spacing w:val="29"/>
        </w:rPr>
        <w:t xml:space="preserve"> </w:t>
      </w:r>
      <w:r w:rsidR="00DD5BF1">
        <w:t>that</w:t>
      </w:r>
      <w:r w:rsidR="00DD5BF1">
        <w:rPr>
          <w:spacing w:val="29"/>
        </w:rPr>
        <w:t xml:space="preserve"> </w:t>
      </w:r>
      <w:r w:rsidR="00DD5BF1">
        <w:t>the</w:t>
      </w:r>
      <w:r w:rsidR="00DD5BF1">
        <w:rPr>
          <w:spacing w:val="29"/>
        </w:rPr>
        <w:t xml:space="preserve"> </w:t>
      </w:r>
      <w:r w:rsidR="00DD5BF1">
        <w:t>Ongoing</w:t>
      </w:r>
      <w:r w:rsidR="00DD5BF1">
        <w:rPr>
          <w:spacing w:val="51"/>
        </w:rPr>
        <w:t xml:space="preserve"> </w:t>
      </w:r>
      <w:r w:rsidR="00DD5BF1">
        <w:t xml:space="preserve">Co-Tenancy Requirements are then satisfied. If such Ongoing </w:t>
      </w:r>
      <w:r w:rsidR="00DD5BF1">
        <w:rPr>
          <w:spacing w:val="-1"/>
        </w:rPr>
        <w:t>Co-Tenancy</w:t>
      </w:r>
      <w:r w:rsidR="00DD5BF1">
        <w:t xml:space="preserve"> Failure shall continue for a period of three</w:t>
      </w:r>
      <w:r w:rsidR="00DD5BF1">
        <w:rPr>
          <w:spacing w:val="26"/>
        </w:rPr>
        <w:t xml:space="preserve"> </w:t>
      </w:r>
      <w:r w:rsidR="00DD5BF1">
        <w:t>hundred</w:t>
      </w:r>
      <w:r w:rsidR="00DD5BF1">
        <w:rPr>
          <w:spacing w:val="26"/>
        </w:rPr>
        <w:t xml:space="preserve"> </w:t>
      </w:r>
      <w:r w:rsidR="00DD5BF1">
        <w:t>sixty</w:t>
      </w:r>
      <w:r w:rsidR="00DD5BF1">
        <w:rPr>
          <w:spacing w:val="27"/>
        </w:rPr>
        <w:t xml:space="preserve"> </w:t>
      </w:r>
      <w:r w:rsidR="00DD5BF1">
        <w:rPr>
          <w:spacing w:val="-1"/>
        </w:rPr>
        <w:t>(360)</w:t>
      </w:r>
      <w:r w:rsidR="00DD5BF1">
        <w:rPr>
          <w:spacing w:val="26"/>
        </w:rPr>
        <w:t xml:space="preserve"> </w:t>
      </w:r>
      <w:r w:rsidR="00DD5BF1">
        <w:t>days,</w:t>
      </w:r>
      <w:r w:rsidR="00DD5BF1">
        <w:rPr>
          <w:spacing w:val="29"/>
        </w:rPr>
        <w:t xml:space="preserve"> </w:t>
      </w:r>
      <w:r w:rsidR="00DD5BF1">
        <w:rPr>
          <w:spacing w:val="-1"/>
        </w:rPr>
        <w:t>Tenant</w:t>
      </w:r>
      <w:r w:rsidR="00DD5BF1">
        <w:rPr>
          <w:spacing w:val="29"/>
        </w:rPr>
        <w:t xml:space="preserve"> </w:t>
      </w:r>
      <w:r w:rsidR="00DD5BF1">
        <w:t>may</w:t>
      </w:r>
      <w:r w:rsidR="00DD5BF1">
        <w:rPr>
          <w:spacing w:val="29"/>
        </w:rPr>
        <w:t xml:space="preserve"> </w:t>
      </w:r>
      <w:r w:rsidR="00DD5BF1">
        <w:t>elect</w:t>
      </w:r>
      <w:r w:rsidR="00DD5BF1">
        <w:rPr>
          <w:spacing w:val="29"/>
        </w:rPr>
        <w:t xml:space="preserve"> </w:t>
      </w:r>
      <w:r w:rsidR="00DD5BF1">
        <w:t>to</w:t>
      </w:r>
      <w:r w:rsidR="00DD5BF1">
        <w:rPr>
          <w:spacing w:val="29"/>
        </w:rPr>
        <w:t xml:space="preserve"> </w:t>
      </w:r>
      <w:r w:rsidR="00DD5BF1">
        <w:t>terminate</w:t>
      </w:r>
      <w:r w:rsidR="00DD5BF1">
        <w:rPr>
          <w:spacing w:val="26"/>
        </w:rPr>
        <w:t xml:space="preserve"> </w:t>
      </w:r>
      <w:r w:rsidR="00DD5BF1">
        <w:t>this</w:t>
      </w:r>
      <w:r w:rsidR="00DD5BF1">
        <w:rPr>
          <w:spacing w:val="27"/>
        </w:rPr>
        <w:t xml:space="preserve"> </w:t>
      </w:r>
      <w:r w:rsidR="00DD5BF1">
        <w:t>Lease</w:t>
      </w:r>
      <w:r w:rsidR="00DD5BF1">
        <w:rPr>
          <w:spacing w:val="26"/>
        </w:rPr>
        <w:t xml:space="preserve"> </w:t>
      </w:r>
      <w:r w:rsidR="00DD5BF1">
        <w:t>by</w:t>
      </w:r>
      <w:r w:rsidR="00DD5BF1">
        <w:rPr>
          <w:spacing w:val="8"/>
        </w:rPr>
        <w:t xml:space="preserve"> </w:t>
      </w:r>
      <w:r w:rsidR="00DD5BF1">
        <w:t>giving</w:t>
      </w:r>
      <w:r w:rsidR="00DD5BF1">
        <w:rPr>
          <w:spacing w:val="7"/>
        </w:rPr>
        <w:t xml:space="preserve"> </w:t>
      </w:r>
      <w:r w:rsidR="00DD5BF1">
        <w:rPr>
          <w:spacing w:val="-1"/>
        </w:rPr>
        <w:t>written</w:t>
      </w:r>
      <w:r w:rsidR="00DD5BF1">
        <w:rPr>
          <w:spacing w:val="7"/>
        </w:rPr>
        <w:t xml:space="preserve"> </w:t>
      </w:r>
      <w:r w:rsidR="00DD5BF1">
        <w:t>notice</w:t>
      </w:r>
      <w:r w:rsidR="00DD5BF1">
        <w:rPr>
          <w:spacing w:val="7"/>
        </w:rPr>
        <w:t xml:space="preserve"> </w:t>
      </w:r>
      <w:r w:rsidR="00DD5BF1">
        <w:t>to</w:t>
      </w:r>
      <w:r w:rsidR="00DD5BF1">
        <w:rPr>
          <w:spacing w:val="7"/>
        </w:rPr>
        <w:t xml:space="preserve"> </w:t>
      </w:r>
      <w:r w:rsidR="00DD5BF1">
        <w:rPr>
          <w:spacing w:val="-1"/>
        </w:rPr>
        <w:t>Landlord</w:t>
      </w:r>
      <w:r w:rsidR="00DD5BF1">
        <w:rPr>
          <w:spacing w:val="9"/>
        </w:rPr>
        <w:t xml:space="preserve"> </w:t>
      </w:r>
      <w:r w:rsidR="00DD5BF1">
        <w:t>at</w:t>
      </w:r>
      <w:r w:rsidR="00DD5BF1">
        <w:rPr>
          <w:spacing w:val="7"/>
        </w:rPr>
        <w:t xml:space="preserve"> </w:t>
      </w:r>
      <w:r w:rsidR="00DD5BF1">
        <w:t>any</w:t>
      </w:r>
      <w:r w:rsidR="00DD5BF1">
        <w:rPr>
          <w:spacing w:val="2"/>
        </w:rPr>
        <w:t xml:space="preserve"> </w:t>
      </w:r>
      <w:r w:rsidR="00DD5BF1">
        <w:rPr>
          <w:spacing w:val="1"/>
        </w:rPr>
        <w:t>time</w:t>
      </w:r>
      <w:r w:rsidR="00DD5BF1">
        <w:rPr>
          <w:spacing w:val="-1"/>
        </w:rPr>
        <w:t xml:space="preserve"> </w:t>
      </w:r>
      <w:r w:rsidR="00DD5BF1">
        <w:rPr>
          <w:spacing w:val="1"/>
        </w:rPr>
        <w:t>prior</w:t>
      </w:r>
      <w:r w:rsidR="00DD5BF1">
        <w:t xml:space="preserve"> </w:t>
      </w:r>
      <w:r w:rsidR="00DD5BF1">
        <w:rPr>
          <w:spacing w:val="2"/>
        </w:rPr>
        <w:t>to</w:t>
      </w:r>
      <w:r w:rsidR="00DD5BF1">
        <w:rPr>
          <w:spacing w:val="-2"/>
        </w:rPr>
        <w:t xml:space="preserve"> </w:t>
      </w:r>
      <w:r w:rsidR="00DD5BF1">
        <w:t>satisfaction</w:t>
      </w:r>
      <w:r w:rsidR="00DD5BF1">
        <w:rPr>
          <w:spacing w:val="2"/>
        </w:rPr>
        <w:t xml:space="preserve"> of</w:t>
      </w:r>
      <w:r w:rsidR="00DD5BF1">
        <w:rPr>
          <w:spacing w:val="-1"/>
        </w:rPr>
        <w:t xml:space="preserve"> </w:t>
      </w:r>
      <w:r w:rsidR="00DD5BF1">
        <w:rPr>
          <w:spacing w:val="1"/>
        </w:rPr>
        <w:t>the</w:t>
      </w:r>
      <w:r w:rsidR="00DD5BF1">
        <w:rPr>
          <w:spacing w:val="-1"/>
        </w:rPr>
        <w:t xml:space="preserve"> </w:t>
      </w:r>
      <w:r w:rsidR="00DD5BF1">
        <w:t>Ongoing</w:t>
      </w:r>
      <w:r w:rsidR="00DD5BF1">
        <w:rPr>
          <w:spacing w:val="4"/>
        </w:rPr>
        <w:t xml:space="preserve"> </w:t>
      </w:r>
      <w:r w:rsidR="00DD5BF1">
        <w:rPr>
          <w:spacing w:val="-1"/>
        </w:rPr>
        <w:t>Co-Tenancy</w:t>
      </w:r>
      <w:r w:rsidR="00DD5BF1">
        <w:rPr>
          <w:spacing w:val="36"/>
        </w:rPr>
        <w:t xml:space="preserve"> </w:t>
      </w:r>
      <w:r w:rsidR="00DD5BF1">
        <w:t>Requirements</w:t>
      </w:r>
      <w:r w:rsidR="00DD5BF1">
        <w:rPr>
          <w:spacing w:val="-1"/>
        </w:rPr>
        <w:t xml:space="preserve"> </w:t>
      </w:r>
      <w:r w:rsidR="00DD5BF1">
        <w:t>and receipt of the Ongoing Co-Tenancy</w:t>
      </w:r>
      <w:r w:rsidR="00DD5BF1">
        <w:rPr>
          <w:spacing w:val="-1"/>
        </w:rPr>
        <w:t xml:space="preserve"> </w:t>
      </w:r>
      <w:r w:rsidR="00DD5BF1">
        <w:t>Documentation verifying the same, in which event this Lease</w:t>
      </w:r>
      <w:r w:rsidR="00DD5BF1">
        <w:rPr>
          <w:spacing w:val="22"/>
        </w:rPr>
        <w:t xml:space="preserve"> </w:t>
      </w:r>
      <w:r w:rsidR="00DD5BF1">
        <w:t>shall</w:t>
      </w:r>
      <w:r w:rsidR="00DD5BF1">
        <w:rPr>
          <w:spacing w:val="15"/>
        </w:rPr>
        <w:t xml:space="preserve"> </w:t>
      </w:r>
      <w:r w:rsidR="00DD5BF1">
        <w:t>terminate</w:t>
      </w:r>
      <w:r w:rsidR="00DD5BF1">
        <w:rPr>
          <w:spacing w:val="14"/>
        </w:rPr>
        <w:t xml:space="preserve"> </w:t>
      </w:r>
      <w:r w:rsidR="00DD5BF1">
        <w:t>on</w:t>
      </w:r>
      <w:r w:rsidR="00DD5BF1">
        <w:rPr>
          <w:spacing w:val="14"/>
        </w:rPr>
        <w:t xml:space="preserve"> </w:t>
      </w:r>
      <w:r w:rsidR="00DD5BF1">
        <w:t>the</w:t>
      </w:r>
      <w:r w:rsidR="00DD5BF1">
        <w:rPr>
          <w:spacing w:val="14"/>
        </w:rPr>
        <w:t xml:space="preserve"> </w:t>
      </w:r>
      <w:r w:rsidR="00DD5BF1">
        <w:t>termination</w:t>
      </w:r>
      <w:r w:rsidR="00DD5BF1">
        <w:rPr>
          <w:spacing w:val="14"/>
        </w:rPr>
        <w:t xml:space="preserve"> </w:t>
      </w:r>
      <w:r w:rsidR="00DD5BF1">
        <w:t>effective</w:t>
      </w:r>
      <w:r w:rsidR="00DD5BF1">
        <w:rPr>
          <w:spacing w:val="14"/>
        </w:rPr>
        <w:t xml:space="preserve"> </w:t>
      </w:r>
      <w:r w:rsidR="00DD5BF1">
        <w:t>date</w:t>
      </w:r>
      <w:r w:rsidR="00DD5BF1">
        <w:rPr>
          <w:spacing w:val="12"/>
        </w:rPr>
        <w:t xml:space="preserve"> </w:t>
      </w:r>
      <w:r w:rsidR="00DD5BF1">
        <w:t>stated</w:t>
      </w:r>
      <w:r w:rsidR="00DD5BF1">
        <w:rPr>
          <w:spacing w:val="12"/>
        </w:rPr>
        <w:t xml:space="preserve"> </w:t>
      </w:r>
      <w:r w:rsidR="00DD5BF1">
        <w:t>in</w:t>
      </w:r>
      <w:r w:rsidR="00DD5BF1">
        <w:rPr>
          <w:spacing w:val="12"/>
        </w:rPr>
        <w:t xml:space="preserve"> </w:t>
      </w:r>
      <w:r w:rsidR="00DD5BF1">
        <w:rPr>
          <w:spacing w:val="-1"/>
        </w:rPr>
        <w:t>Tenant’s</w:t>
      </w:r>
      <w:r w:rsidR="00DD5BF1">
        <w:rPr>
          <w:spacing w:val="13"/>
        </w:rPr>
        <w:t xml:space="preserve"> </w:t>
      </w:r>
      <w:r w:rsidR="00DD5BF1">
        <w:t>termination</w:t>
      </w:r>
      <w:r w:rsidR="00DD5BF1">
        <w:rPr>
          <w:spacing w:val="12"/>
        </w:rPr>
        <w:t xml:space="preserve"> </w:t>
      </w:r>
      <w:r w:rsidR="00DD5BF1">
        <w:t>notice</w:t>
      </w:r>
      <w:r w:rsidR="00DD5BF1">
        <w:rPr>
          <w:spacing w:val="12"/>
        </w:rPr>
        <w:t xml:space="preserve"> </w:t>
      </w:r>
      <w:r w:rsidR="00DD5BF1">
        <w:rPr>
          <w:spacing w:val="-1"/>
        </w:rPr>
        <w:t>(which</w:t>
      </w:r>
      <w:r w:rsidR="00DD5BF1">
        <w:rPr>
          <w:spacing w:val="12"/>
        </w:rPr>
        <w:t xml:space="preserve"> </w:t>
      </w:r>
      <w:r w:rsidR="00DD5BF1">
        <w:t>date</w:t>
      </w:r>
      <w:r w:rsidR="00DD5BF1">
        <w:rPr>
          <w:spacing w:val="12"/>
        </w:rPr>
        <w:t xml:space="preserve"> </w:t>
      </w:r>
      <w:r w:rsidR="00DD5BF1">
        <w:t>shall</w:t>
      </w:r>
      <w:r w:rsidR="00DD5BF1">
        <w:rPr>
          <w:spacing w:val="12"/>
        </w:rPr>
        <w:t xml:space="preserve"> </w:t>
      </w:r>
      <w:r w:rsidR="00DD5BF1">
        <w:t>be</w:t>
      </w:r>
      <w:r w:rsidR="00DD5BF1">
        <w:rPr>
          <w:spacing w:val="12"/>
        </w:rPr>
        <w:t xml:space="preserve"> </w:t>
      </w:r>
      <w:r w:rsidR="00DD5BF1">
        <w:t>no</w:t>
      </w:r>
      <w:r w:rsidR="00DD5BF1">
        <w:rPr>
          <w:spacing w:val="12"/>
        </w:rPr>
        <w:t xml:space="preserve"> </w:t>
      </w:r>
      <w:r w:rsidR="00DD5BF1">
        <w:t>less</w:t>
      </w:r>
      <w:r w:rsidR="00DD5BF1">
        <w:rPr>
          <w:spacing w:val="24"/>
        </w:rPr>
        <w:t xml:space="preserve"> </w:t>
      </w:r>
      <w:r w:rsidR="00DD5BF1">
        <w:t>than</w:t>
      </w:r>
      <w:r w:rsidR="00DD5BF1">
        <w:rPr>
          <w:spacing w:val="10"/>
        </w:rPr>
        <w:t xml:space="preserve"> </w:t>
      </w:r>
      <w:r w:rsidR="00DD5BF1">
        <w:t>ninety</w:t>
      </w:r>
      <w:r w:rsidR="00DD5BF1">
        <w:rPr>
          <w:spacing w:val="10"/>
        </w:rPr>
        <w:t xml:space="preserve"> </w:t>
      </w:r>
      <w:r w:rsidR="00DD5BF1">
        <w:rPr>
          <w:spacing w:val="-1"/>
        </w:rPr>
        <w:t>(90)</w:t>
      </w:r>
      <w:r w:rsidR="00DD5BF1">
        <w:rPr>
          <w:spacing w:val="9"/>
        </w:rPr>
        <w:t xml:space="preserve"> </w:t>
      </w:r>
      <w:r w:rsidR="00DD5BF1">
        <w:t>days</w:t>
      </w:r>
      <w:r w:rsidR="00DD5BF1">
        <w:rPr>
          <w:spacing w:val="10"/>
        </w:rPr>
        <w:t xml:space="preserve"> </w:t>
      </w:r>
      <w:r w:rsidR="00DD5BF1">
        <w:t>after</w:t>
      </w:r>
      <w:r w:rsidR="00DD5BF1">
        <w:rPr>
          <w:spacing w:val="9"/>
        </w:rPr>
        <w:t xml:space="preserve"> </w:t>
      </w:r>
      <w:r w:rsidR="00DD5BF1">
        <w:t>the</w:t>
      </w:r>
      <w:r w:rsidR="00DD5BF1">
        <w:rPr>
          <w:spacing w:val="9"/>
        </w:rPr>
        <w:t xml:space="preserve"> </w:t>
      </w:r>
      <w:r w:rsidR="00DD5BF1">
        <w:t>date</w:t>
      </w:r>
      <w:r w:rsidR="00DD5BF1">
        <w:rPr>
          <w:spacing w:val="10"/>
        </w:rPr>
        <w:t xml:space="preserve"> </w:t>
      </w:r>
      <w:r w:rsidR="00DD5BF1">
        <w:t>of</w:t>
      </w:r>
      <w:r w:rsidR="00DD5BF1">
        <w:rPr>
          <w:spacing w:val="9"/>
        </w:rPr>
        <w:t xml:space="preserve"> </w:t>
      </w:r>
      <w:r w:rsidR="00DD5BF1">
        <w:rPr>
          <w:spacing w:val="-1"/>
        </w:rPr>
        <w:t>Tenant’s</w:t>
      </w:r>
      <w:r w:rsidR="00DD5BF1">
        <w:rPr>
          <w:spacing w:val="10"/>
        </w:rPr>
        <w:t xml:space="preserve"> </w:t>
      </w:r>
      <w:r w:rsidR="00DD5BF1">
        <w:t>termination</w:t>
      </w:r>
      <w:r w:rsidR="00DD5BF1">
        <w:rPr>
          <w:spacing w:val="10"/>
        </w:rPr>
        <w:t xml:space="preserve"> </w:t>
      </w:r>
      <w:r w:rsidR="00DD5BF1">
        <w:t>notice)</w:t>
      </w:r>
      <w:r w:rsidR="00DD5BF1">
        <w:rPr>
          <w:spacing w:val="9"/>
        </w:rPr>
        <w:t xml:space="preserve"> </w:t>
      </w:r>
      <w:r w:rsidR="00DD5BF1">
        <w:t>and</w:t>
      </w:r>
      <w:r w:rsidR="00DD5BF1">
        <w:rPr>
          <w:spacing w:val="7"/>
        </w:rPr>
        <w:t xml:space="preserve"> </w:t>
      </w:r>
      <w:r w:rsidR="00DD5BF1">
        <w:rPr>
          <w:spacing w:val="-1"/>
        </w:rPr>
        <w:t>Tenant</w:t>
      </w:r>
      <w:r w:rsidR="00DD5BF1">
        <w:rPr>
          <w:spacing w:val="7"/>
        </w:rPr>
        <w:t xml:space="preserve"> </w:t>
      </w:r>
      <w:r w:rsidR="00DD5BF1">
        <w:t>shall</w:t>
      </w:r>
      <w:r w:rsidR="00DD5BF1">
        <w:rPr>
          <w:spacing w:val="8"/>
        </w:rPr>
        <w:t xml:space="preserve"> </w:t>
      </w:r>
      <w:r w:rsidR="00DD5BF1">
        <w:t>pay</w:t>
      </w:r>
      <w:r w:rsidR="00DD5BF1">
        <w:rPr>
          <w:spacing w:val="8"/>
        </w:rPr>
        <w:t xml:space="preserve"> </w:t>
      </w:r>
      <w:r w:rsidR="00DD5BF1">
        <w:rPr>
          <w:spacing w:val="-1"/>
        </w:rPr>
        <w:t>Substitute</w:t>
      </w:r>
      <w:r w:rsidR="00DD5BF1">
        <w:rPr>
          <w:spacing w:val="7"/>
        </w:rPr>
        <w:t xml:space="preserve"> </w:t>
      </w:r>
      <w:r w:rsidR="00DD5BF1">
        <w:rPr>
          <w:spacing w:val="-1"/>
        </w:rPr>
        <w:t>Rent</w:t>
      </w:r>
      <w:r w:rsidR="00DD5BF1">
        <w:rPr>
          <w:spacing w:val="7"/>
        </w:rPr>
        <w:t xml:space="preserve"> </w:t>
      </w:r>
      <w:r w:rsidR="00DD5BF1">
        <w:rPr>
          <w:spacing w:val="-1"/>
        </w:rPr>
        <w:t>(in</w:t>
      </w:r>
      <w:r w:rsidR="00DD5BF1">
        <w:rPr>
          <w:spacing w:val="7"/>
        </w:rPr>
        <w:t xml:space="preserve"> </w:t>
      </w:r>
      <w:r w:rsidR="00DD5BF1">
        <w:t>lieu</w:t>
      </w:r>
      <w:r w:rsidR="00DD5BF1">
        <w:rPr>
          <w:spacing w:val="7"/>
        </w:rPr>
        <w:t xml:space="preserve"> </w:t>
      </w:r>
      <w:r w:rsidR="00DD5BF1">
        <w:t>of</w:t>
      </w:r>
      <w:r w:rsidR="00DD5BF1">
        <w:rPr>
          <w:spacing w:val="57"/>
        </w:rPr>
        <w:t xml:space="preserve"> </w:t>
      </w:r>
      <w:r w:rsidR="00DD5BF1">
        <w:rPr>
          <w:spacing w:val="-1"/>
        </w:rPr>
        <w:t>Rent)</w:t>
      </w:r>
      <w:r w:rsidR="00DD5BF1">
        <w:rPr>
          <w:spacing w:val="9"/>
        </w:rPr>
        <w:t xml:space="preserve"> </w:t>
      </w:r>
      <w:r w:rsidR="00DD5BF1">
        <w:t>through</w:t>
      </w:r>
      <w:r w:rsidR="00DD5BF1">
        <w:rPr>
          <w:spacing w:val="10"/>
        </w:rPr>
        <w:t xml:space="preserve"> </w:t>
      </w:r>
      <w:r w:rsidR="00DD5BF1">
        <w:t>the</w:t>
      </w:r>
      <w:r w:rsidR="00DD5BF1">
        <w:rPr>
          <w:spacing w:val="9"/>
        </w:rPr>
        <w:t xml:space="preserve"> </w:t>
      </w:r>
      <w:r w:rsidR="00DD5BF1">
        <w:t>termination</w:t>
      </w:r>
      <w:r w:rsidR="00DD5BF1">
        <w:rPr>
          <w:spacing w:val="10"/>
        </w:rPr>
        <w:t xml:space="preserve"> </w:t>
      </w:r>
      <w:r w:rsidR="00DD5BF1">
        <w:t>effective</w:t>
      </w:r>
      <w:r w:rsidR="00DD5BF1">
        <w:rPr>
          <w:spacing w:val="10"/>
        </w:rPr>
        <w:t xml:space="preserve"> </w:t>
      </w:r>
      <w:r w:rsidR="00DD5BF1">
        <w:t>date</w:t>
      </w:r>
      <w:r w:rsidR="00DD5BF1">
        <w:rPr>
          <w:spacing w:val="10"/>
        </w:rPr>
        <w:t xml:space="preserve"> </w:t>
      </w:r>
      <w:r w:rsidR="00DD5BF1">
        <w:t>specified</w:t>
      </w:r>
      <w:r w:rsidR="00DD5BF1">
        <w:rPr>
          <w:spacing w:val="10"/>
        </w:rPr>
        <w:t xml:space="preserve"> </w:t>
      </w:r>
      <w:r w:rsidR="00DD5BF1">
        <w:t>in</w:t>
      </w:r>
      <w:r w:rsidR="00DD5BF1">
        <w:rPr>
          <w:spacing w:val="9"/>
        </w:rPr>
        <w:t xml:space="preserve"> </w:t>
      </w:r>
      <w:r w:rsidR="00DD5BF1">
        <w:rPr>
          <w:spacing w:val="-1"/>
        </w:rPr>
        <w:t>Tenant’s</w:t>
      </w:r>
      <w:r w:rsidR="00DD5BF1">
        <w:rPr>
          <w:spacing w:val="10"/>
        </w:rPr>
        <w:t xml:space="preserve"> </w:t>
      </w:r>
      <w:r w:rsidR="00DD5BF1">
        <w:t>notice.</w:t>
      </w:r>
      <w:r w:rsidR="00DD5BF1">
        <w:rPr>
          <w:spacing w:val="19"/>
        </w:rPr>
        <w:t xml:space="preserve"> </w:t>
      </w:r>
      <w:r w:rsidR="004114CA">
        <w:t>Notwithstanding the foregoing, if Landlord is unable to satisfy the Ongoing Co-Tenancy Requirement within thirty-six (36) months after the failure, Tenant shall either (</w:t>
      </w:r>
      <w:proofErr w:type="spellStart"/>
      <w:r w:rsidR="004114CA">
        <w:t>i</w:t>
      </w:r>
      <w:proofErr w:type="spellEnd"/>
      <w:r w:rsidR="004114CA">
        <w:t>) terminate the Lease, or (ii) revert to paying full Minimum Rent and all Other Charges. If</w:t>
      </w:r>
      <w:r w:rsidR="004114CA">
        <w:rPr>
          <w:spacing w:val="9"/>
        </w:rPr>
        <w:t xml:space="preserve"> </w:t>
      </w:r>
      <w:r w:rsidR="004114CA">
        <w:t>this</w:t>
      </w:r>
      <w:r w:rsidR="004114CA">
        <w:rPr>
          <w:spacing w:val="8"/>
        </w:rPr>
        <w:t xml:space="preserve"> </w:t>
      </w:r>
      <w:r w:rsidR="004114CA">
        <w:t>Lease</w:t>
      </w:r>
      <w:r w:rsidR="004114CA">
        <w:rPr>
          <w:spacing w:val="7"/>
        </w:rPr>
        <w:t xml:space="preserve"> </w:t>
      </w:r>
      <w:r w:rsidR="004114CA">
        <w:t>is</w:t>
      </w:r>
      <w:r w:rsidR="004114CA">
        <w:rPr>
          <w:spacing w:val="8"/>
        </w:rPr>
        <w:t xml:space="preserve"> </w:t>
      </w:r>
      <w:r w:rsidR="004114CA">
        <w:t>terminated</w:t>
      </w:r>
      <w:r w:rsidR="004114CA">
        <w:rPr>
          <w:spacing w:val="7"/>
        </w:rPr>
        <w:t xml:space="preserve"> </w:t>
      </w:r>
      <w:r w:rsidR="004114CA">
        <w:t>in</w:t>
      </w:r>
      <w:r w:rsidR="004114CA">
        <w:rPr>
          <w:spacing w:val="7"/>
        </w:rPr>
        <w:t xml:space="preserve"> </w:t>
      </w:r>
      <w:r w:rsidR="004114CA">
        <w:t>accordance</w:t>
      </w:r>
      <w:r w:rsidR="004114CA">
        <w:rPr>
          <w:spacing w:val="28"/>
        </w:rPr>
        <w:t xml:space="preserve"> </w:t>
      </w:r>
      <w:r w:rsidR="004114CA">
        <w:rPr>
          <w:spacing w:val="-1"/>
        </w:rPr>
        <w:t>with</w:t>
      </w:r>
      <w:r w:rsidR="004114CA">
        <w:rPr>
          <w:spacing w:val="17"/>
        </w:rPr>
        <w:t xml:space="preserve"> </w:t>
      </w:r>
      <w:r w:rsidR="004114CA">
        <w:t>the</w:t>
      </w:r>
      <w:r w:rsidR="004114CA">
        <w:rPr>
          <w:spacing w:val="14"/>
        </w:rPr>
        <w:t xml:space="preserve"> </w:t>
      </w:r>
      <w:r w:rsidR="004114CA">
        <w:t>foregoing,</w:t>
      </w:r>
      <w:r w:rsidR="004114CA">
        <w:rPr>
          <w:spacing w:val="14"/>
        </w:rPr>
        <w:t xml:space="preserve"> </w:t>
      </w:r>
      <w:r w:rsidR="004114CA">
        <w:t>both</w:t>
      </w:r>
      <w:r w:rsidR="004114CA">
        <w:rPr>
          <w:spacing w:val="14"/>
        </w:rPr>
        <w:t xml:space="preserve"> </w:t>
      </w:r>
      <w:r w:rsidR="004114CA">
        <w:t>parties</w:t>
      </w:r>
      <w:r w:rsidR="004114CA">
        <w:rPr>
          <w:spacing w:val="15"/>
        </w:rPr>
        <w:t xml:space="preserve"> </w:t>
      </w:r>
      <w:r w:rsidR="004114CA">
        <w:t>shall</w:t>
      </w:r>
      <w:r w:rsidR="004114CA">
        <w:rPr>
          <w:spacing w:val="15"/>
        </w:rPr>
        <w:t xml:space="preserve"> </w:t>
      </w:r>
      <w:r w:rsidR="004114CA">
        <w:t>be</w:t>
      </w:r>
      <w:r w:rsidR="004114CA">
        <w:rPr>
          <w:spacing w:val="14"/>
        </w:rPr>
        <w:t xml:space="preserve"> </w:t>
      </w:r>
      <w:r w:rsidR="004114CA">
        <w:rPr>
          <w:spacing w:val="-1"/>
        </w:rPr>
        <w:t>released</w:t>
      </w:r>
      <w:r w:rsidR="004114CA">
        <w:rPr>
          <w:spacing w:val="14"/>
        </w:rPr>
        <w:t xml:space="preserve"> </w:t>
      </w:r>
      <w:r w:rsidR="004114CA">
        <w:rPr>
          <w:spacing w:val="-1"/>
        </w:rPr>
        <w:t>from</w:t>
      </w:r>
      <w:r w:rsidR="004114CA">
        <w:rPr>
          <w:spacing w:val="15"/>
        </w:rPr>
        <w:t xml:space="preserve"> </w:t>
      </w:r>
      <w:r w:rsidR="004114CA">
        <w:t>any</w:t>
      </w:r>
      <w:r w:rsidR="004114CA">
        <w:rPr>
          <w:spacing w:val="15"/>
        </w:rPr>
        <w:t xml:space="preserve"> </w:t>
      </w:r>
      <w:r w:rsidR="004114CA">
        <w:t>and</w:t>
      </w:r>
      <w:r w:rsidR="004114CA">
        <w:rPr>
          <w:spacing w:val="14"/>
        </w:rPr>
        <w:t xml:space="preserve"> </w:t>
      </w:r>
      <w:r w:rsidR="004114CA">
        <w:t>all</w:t>
      </w:r>
      <w:r w:rsidR="004114CA">
        <w:rPr>
          <w:spacing w:val="15"/>
        </w:rPr>
        <w:t xml:space="preserve"> </w:t>
      </w:r>
      <w:r w:rsidR="004114CA">
        <w:t>obligations</w:t>
      </w:r>
      <w:r w:rsidR="004114CA">
        <w:rPr>
          <w:spacing w:val="15"/>
        </w:rPr>
        <w:t xml:space="preserve"> </w:t>
      </w:r>
      <w:r w:rsidR="004114CA">
        <w:t>and</w:t>
      </w:r>
      <w:r w:rsidR="004114CA">
        <w:rPr>
          <w:spacing w:val="14"/>
        </w:rPr>
        <w:t xml:space="preserve"> </w:t>
      </w:r>
      <w:r w:rsidR="004114CA">
        <w:t>liabilities</w:t>
      </w:r>
      <w:r w:rsidR="004114CA">
        <w:rPr>
          <w:spacing w:val="15"/>
        </w:rPr>
        <w:t xml:space="preserve"> </w:t>
      </w:r>
      <w:r w:rsidR="004114CA">
        <w:t>hereunder,</w:t>
      </w:r>
      <w:r w:rsidR="004114CA">
        <w:rPr>
          <w:spacing w:val="14"/>
        </w:rPr>
        <w:t xml:space="preserve"> </w:t>
      </w:r>
      <w:r w:rsidR="004114CA">
        <w:t>except</w:t>
      </w:r>
      <w:r w:rsidR="004114CA">
        <w:rPr>
          <w:spacing w:val="14"/>
        </w:rPr>
        <w:t xml:space="preserve"> </w:t>
      </w:r>
      <w:r w:rsidR="004114CA">
        <w:t>for</w:t>
      </w:r>
      <w:r w:rsidR="004114CA">
        <w:rPr>
          <w:spacing w:val="21"/>
        </w:rPr>
        <w:t xml:space="preserve"> </w:t>
      </w:r>
      <w:r w:rsidR="004114CA">
        <w:t>such obligations and liabilities that, by the express terms of this Lease, survive the termination hereof.</w:t>
      </w:r>
      <w:r w:rsidR="004114CA">
        <w:rPr>
          <w:spacing w:val="49"/>
        </w:rPr>
        <w:t xml:space="preserve"> </w:t>
      </w:r>
      <w:r w:rsidR="004114CA">
        <w:t>The Ongoing Co-Tenancy</w:t>
      </w:r>
      <w:r w:rsidR="004114CA">
        <w:rPr>
          <w:spacing w:val="-1"/>
        </w:rPr>
        <w:t xml:space="preserve"> </w:t>
      </w:r>
      <w:r w:rsidR="004114CA">
        <w:t>Requirements can be waived only by</w:t>
      </w:r>
      <w:r w:rsidR="004114CA">
        <w:rPr>
          <w:spacing w:val="-1"/>
        </w:rPr>
        <w:t xml:space="preserve"> </w:t>
      </w:r>
      <w:r w:rsidR="004114CA">
        <w:t>express written waiver signed by Tenant.</w:t>
      </w:r>
      <w:r w:rsidR="008B7F8C">
        <w:t xml:space="preserve"> </w:t>
      </w:r>
    </w:p>
    <w:p w14:paraId="05DB4967" w14:textId="77777777" w:rsidR="00DD5BF1" w:rsidRDefault="00DD5BF1">
      <w:pPr>
        <w:pStyle w:val="Heading2"/>
        <w:adjustRightInd/>
        <w:rPr>
          <w:rFonts w:cs="Times New Roman"/>
          <w:bCs w:val="0"/>
          <w:vanish/>
          <w:szCs w:val="24"/>
          <w:specVanish/>
        </w:rPr>
      </w:pPr>
      <w:r>
        <w:rPr>
          <w:rFonts w:cs="Times New Roman"/>
          <w:bCs w:val="0"/>
          <w:szCs w:val="24"/>
        </w:rPr>
        <w:t>Limitations</w:t>
      </w:r>
    </w:p>
    <w:p w14:paraId="489BB707" w14:textId="77777777" w:rsidR="00DD5BF1" w:rsidRDefault="00DD5BF1">
      <w:pPr>
        <w:adjustRightInd/>
        <w:rPr>
          <w:rFonts w:cs="Times New Roman"/>
          <w:szCs w:val="24"/>
        </w:rPr>
      </w:pPr>
    </w:p>
    <w:p w14:paraId="18C973BE" w14:textId="78FD0D5F" w:rsidR="00DD5BF1" w:rsidRDefault="004114CA">
      <w:pPr>
        <w:pStyle w:val="Heading3"/>
        <w:adjustRightInd/>
        <w:rPr>
          <w:rFonts w:cs="Times New Roman"/>
          <w:szCs w:val="24"/>
        </w:rPr>
      </w:pPr>
      <w:r>
        <w:rPr>
          <w:rFonts w:cs="Times New Roman"/>
          <w:szCs w:val="24"/>
        </w:rPr>
        <w:t xml:space="preserve">For purposes </w:t>
      </w:r>
      <w:r w:rsidRPr="008B7F8C">
        <w:t xml:space="preserve">of this Article, a Retailer shall be deemed to not be open for business if </w:t>
      </w:r>
      <w:r w:rsidR="002A4F77" w:rsidRPr="008B7F8C">
        <w:t>(1)</w:t>
      </w:r>
      <w:r w:rsidR="008B7F8C" w:rsidRPr="008B7F8C">
        <w:t xml:space="preserve"> such Retailer is open and operating for less than the Minimum Times (defined below), or (2) </w:t>
      </w:r>
      <w:r w:rsidRPr="008B7F8C">
        <w:t>such Retailer is open and operating for retail purposes in less than ninety percent (90%) of the GLA of its premises (or eighty percent (80%)</w:t>
      </w:r>
      <w:r>
        <w:rPr>
          <w:rFonts w:cs="Times New Roman"/>
          <w:szCs w:val="24"/>
        </w:rPr>
        <w:t xml:space="preserve"> of the GLA of its premises for a Retailer whose premises exceeds fifty thousand (50,000) square feet of GLA), or (</w:t>
      </w:r>
      <w:r w:rsidR="004D6932">
        <w:rPr>
          <w:rFonts w:cs="Times New Roman"/>
          <w:szCs w:val="24"/>
        </w:rPr>
        <w:t>3</w:t>
      </w:r>
      <w:r>
        <w:rPr>
          <w:rFonts w:cs="Times New Roman"/>
          <w:szCs w:val="24"/>
        </w:rPr>
        <w:t xml:space="preserve">) the initial term of the lease for such Retailer is less than </w:t>
      </w:r>
      <w:r w:rsidR="002A4F77">
        <w:rPr>
          <w:rFonts w:cs="Times New Roman"/>
          <w:szCs w:val="24"/>
        </w:rPr>
        <w:t>three</w:t>
      </w:r>
      <w:r>
        <w:rPr>
          <w:rFonts w:cs="Times New Roman"/>
          <w:szCs w:val="24"/>
        </w:rPr>
        <w:t xml:space="preserve"> (</w:t>
      </w:r>
      <w:r w:rsidR="002A4F77">
        <w:rPr>
          <w:rFonts w:cs="Times New Roman"/>
          <w:szCs w:val="24"/>
        </w:rPr>
        <w:t>3</w:t>
      </w:r>
      <w:r>
        <w:rPr>
          <w:rFonts w:cs="Times New Roman"/>
          <w:szCs w:val="24"/>
        </w:rPr>
        <w:t>) years.</w:t>
      </w:r>
      <w:r w:rsidR="008B7F8C">
        <w:rPr>
          <w:rFonts w:cs="Times New Roman"/>
          <w:szCs w:val="24"/>
        </w:rPr>
        <w:t xml:space="preserve"> “</w:t>
      </w:r>
      <w:r>
        <w:rPr>
          <w:rFonts w:cs="Times New Roman"/>
          <w:b/>
          <w:szCs w:val="24"/>
        </w:rPr>
        <w:t>Retailer</w:t>
      </w:r>
      <w:r w:rsidR="00EB7654">
        <w:rPr>
          <w:rFonts w:cs="Times New Roman"/>
          <w:szCs w:val="24"/>
        </w:rPr>
        <w:t>”</w:t>
      </w:r>
      <w:r>
        <w:rPr>
          <w:rFonts w:cs="Times New Roman"/>
          <w:szCs w:val="24"/>
        </w:rPr>
        <w:t xml:space="preserve"> means a business open to the public whose principal use of its premises is the retail sale of merchandise or services to customers within its premises, including retail stores, department stores, restaurants, theatres, and food and beverage establishments. A </w:t>
      </w:r>
      <w:r w:rsidR="00EB7654">
        <w:rPr>
          <w:rFonts w:cs="Times New Roman"/>
          <w:szCs w:val="24"/>
        </w:rPr>
        <w:t>“</w:t>
      </w:r>
      <w:r>
        <w:rPr>
          <w:rFonts w:cs="Times New Roman"/>
          <w:b/>
          <w:szCs w:val="24"/>
        </w:rPr>
        <w:t>Retailer</w:t>
      </w:r>
      <w:r w:rsidR="00EB7654">
        <w:rPr>
          <w:rFonts w:cs="Times New Roman"/>
          <w:szCs w:val="24"/>
        </w:rPr>
        <w:t>”</w:t>
      </w:r>
      <w:r>
        <w:rPr>
          <w:rFonts w:cs="Times New Roman"/>
          <w:szCs w:val="24"/>
        </w:rPr>
        <w:t xml:space="preserve"> also includes banks, financial institutions, and vendors of professional services such as doctors, dentists, real estate brokers, lawyers, accountants and tax advisers,</w:t>
      </w:r>
      <w:r w:rsidR="004D6932">
        <w:rPr>
          <w:rFonts w:cs="Times New Roman"/>
          <w:szCs w:val="24"/>
        </w:rPr>
        <w:t xml:space="preserve"> but only to the extent such occupants do not exceed ten percent (10%) of the GLA of the Shopping Center and</w:t>
      </w:r>
      <w:r>
        <w:rPr>
          <w:rFonts w:cs="Times New Roman"/>
          <w:szCs w:val="24"/>
        </w:rPr>
        <w:t xml:space="preserve"> are typically found in Comparable Centers. Notwithstanding the foregoing, a </w:t>
      </w:r>
      <w:r w:rsidR="00EB7654">
        <w:rPr>
          <w:rFonts w:cs="Times New Roman"/>
          <w:szCs w:val="24"/>
        </w:rPr>
        <w:t>“</w:t>
      </w:r>
      <w:r w:rsidRPr="00D57F98">
        <w:rPr>
          <w:rFonts w:cs="Times New Roman"/>
          <w:szCs w:val="24"/>
        </w:rPr>
        <w:t>Retailer</w:t>
      </w:r>
      <w:r w:rsidR="00EB7654">
        <w:rPr>
          <w:rFonts w:cs="Times New Roman"/>
          <w:szCs w:val="24"/>
        </w:rPr>
        <w:t>”</w:t>
      </w:r>
      <w:r>
        <w:rPr>
          <w:rFonts w:cs="Times New Roman"/>
          <w:szCs w:val="24"/>
        </w:rPr>
        <w:t xml:space="preserve"> excludes </w:t>
      </w:r>
      <w:r w:rsidRPr="00D57F98">
        <w:rPr>
          <w:rFonts w:cs="Times New Roman"/>
          <w:szCs w:val="24"/>
        </w:rPr>
        <w:t xml:space="preserve">hotels and other vendors of sleeping accommodations, skating rinks, raceways, go kart tracks and vendors of similar </w:t>
      </w:r>
      <w:r w:rsidR="00D57F98">
        <w:rPr>
          <w:rFonts w:cs="Times New Roman"/>
          <w:szCs w:val="24"/>
        </w:rPr>
        <w:t>venue-based recreational</w:t>
      </w:r>
      <w:r w:rsidR="00862157">
        <w:rPr>
          <w:rFonts w:cs="Times New Roman"/>
          <w:szCs w:val="24"/>
        </w:rPr>
        <w:t xml:space="preserve"> or leisure</w:t>
      </w:r>
      <w:r w:rsidR="00D57F98">
        <w:rPr>
          <w:rFonts w:cs="Times New Roman"/>
          <w:szCs w:val="24"/>
        </w:rPr>
        <w:t xml:space="preserve"> activities that involve pay-for-use physical type amusements</w:t>
      </w:r>
      <w:r w:rsidR="00096606">
        <w:rPr>
          <w:rFonts w:cs="Times New Roman"/>
          <w:szCs w:val="24"/>
        </w:rPr>
        <w:t>; provided,</w:t>
      </w:r>
      <w:r w:rsidR="00425AB1">
        <w:rPr>
          <w:rFonts w:cs="Times New Roman"/>
          <w:szCs w:val="24"/>
        </w:rPr>
        <w:t xml:space="preserve"> further</w:t>
      </w:r>
      <w:r w:rsidR="00096606">
        <w:rPr>
          <w:rFonts w:cs="Times New Roman"/>
          <w:szCs w:val="24"/>
        </w:rPr>
        <w:t xml:space="preserve"> that the current hotel </w:t>
      </w:r>
      <w:r w:rsidR="00425AB1">
        <w:rPr>
          <w:rFonts w:cs="Times New Roman"/>
          <w:szCs w:val="24"/>
        </w:rPr>
        <w:t>(so long as it remains a hotel) within the Entertainment Build Area</w:t>
      </w:r>
      <w:r w:rsidR="00096606">
        <w:rPr>
          <w:rFonts w:cs="Times New Roman"/>
          <w:szCs w:val="24"/>
        </w:rPr>
        <w:t xml:space="preserve"> shall </w:t>
      </w:r>
      <w:r w:rsidR="00425AB1">
        <w:rPr>
          <w:rFonts w:cs="Times New Roman"/>
          <w:szCs w:val="24"/>
        </w:rPr>
        <w:t>also be excluded from the GLA of the Shopping Center solely for purposes of Article 14</w:t>
      </w:r>
      <w:r w:rsidR="0097626C">
        <w:rPr>
          <w:rFonts w:cs="Times New Roman"/>
          <w:szCs w:val="24"/>
        </w:rPr>
        <w:t xml:space="preserve"> (and shall not affect the Minimum GLA Requirement)</w:t>
      </w:r>
      <w:r w:rsidR="00D57F98">
        <w:rPr>
          <w:rFonts w:cs="Times New Roman"/>
          <w:szCs w:val="24"/>
        </w:rPr>
        <w:t>.</w:t>
      </w:r>
      <w:r w:rsidR="00096606">
        <w:rPr>
          <w:rFonts w:cs="Times New Roman"/>
          <w:szCs w:val="24"/>
        </w:rPr>
        <w:t xml:space="preserve"> Notwithstanding the foregoing, Landlord covenants that such exclusion of the hotel GLA shall not reduce or otherwise affect the Minimum GLA Requirement.</w:t>
      </w:r>
      <w:r w:rsidR="00D57F98">
        <w:rPr>
          <w:rFonts w:cs="Times New Roman"/>
          <w:szCs w:val="24"/>
        </w:rPr>
        <w:t xml:space="preserve"> </w:t>
      </w:r>
      <w:r w:rsidR="00EB7654">
        <w:rPr>
          <w:rFonts w:cs="Times New Roman"/>
          <w:szCs w:val="24"/>
        </w:rPr>
        <w:t>“</w:t>
      </w:r>
      <w:r>
        <w:rPr>
          <w:rFonts w:cs="Times New Roman"/>
          <w:b/>
          <w:szCs w:val="24"/>
        </w:rPr>
        <w:t>Minimum</w:t>
      </w:r>
      <w:r w:rsidR="00862157">
        <w:rPr>
          <w:rFonts w:cs="Times New Roman"/>
          <w:b/>
          <w:szCs w:val="24"/>
        </w:rPr>
        <w:t> </w:t>
      </w:r>
      <w:r>
        <w:rPr>
          <w:rFonts w:cs="Times New Roman"/>
          <w:b/>
          <w:szCs w:val="24"/>
        </w:rPr>
        <w:t>Times</w:t>
      </w:r>
      <w:r w:rsidR="00EB7654">
        <w:rPr>
          <w:rFonts w:cs="Times New Roman"/>
          <w:szCs w:val="24"/>
        </w:rPr>
        <w:t>”</w:t>
      </w:r>
      <w:r>
        <w:rPr>
          <w:rFonts w:cs="Times New Roman"/>
          <w:szCs w:val="24"/>
        </w:rPr>
        <w:t xml:space="preserve"> means the greater of (</w:t>
      </w:r>
      <w:proofErr w:type="spellStart"/>
      <w:r>
        <w:rPr>
          <w:rFonts w:cs="Times New Roman"/>
          <w:szCs w:val="24"/>
        </w:rPr>
        <w:t>i</w:t>
      </w:r>
      <w:proofErr w:type="spellEnd"/>
      <w:r>
        <w:rPr>
          <w:rFonts w:cs="Times New Roman"/>
          <w:szCs w:val="24"/>
        </w:rPr>
        <w:t xml:space="preserve">) the days and hours designated by Landlord as the hours of the Shopping Center, or (ii) from </w:t>
      </w:r>
      <w:r w:rsidR="00916F55">
        <w:rPr>
          <w:rFonts w:cs="Times New Roman"/>
          <w:szCs w:val="24"/>
        </w:rPr>
        <w:t>11</w:t>
      </w:r>
      <w:r>
        <w:rPr>
          <w:rFonts w:cs="Times New Roman"/>
          <w:szCs w:val="24"/>
        </w:rPr>
        <w:t xml:space="preserve">:00 AM to </w:t>
      </w:r>
      <w:r w:rsidR="00916F55">
        <w:rPr>
          <w:rFonts w:cs="Times New Roman"/>
          <w:szCs w:val="24"/>
        </w:rPr>
        <w:t>7</w:t>
      </w:r>
      <w:r>
        <w:rPr>
          <w:rFonts w:cs="Times New Roman"/>
          <w:szCs w:val="24"/>
        </w:rPr>
        <w:t xml:space="preserve">:00 PM Monday through </w:t>
      </w:r>
      <w:r>
        <w:rPr>
          <w:rFonts w:cs="Times New Roman"/>
          <w:szCs w:val="24"/>
        </w:rPr>
        <w:lastRenderedPageBreak/>
        <w:t xml:space="preserve">Saturday and 12:00 PM to </w:t>
      </w:r>
      <w:r w:rsidR="00916F55">
        <w:rPr>
          <w:rFonts w:cs="Times New Roman"/>
          <w:szCs w:val="24"/>
        </w:rPr>
        <w:t>6</w:t>
      </w:r>
      <w:r>
        <w:rPr>
          <w:rFonts w:cs="Times New Roman"/>
          <w:szCs w:val="24"/>
        </w:rPr>
        <w:t xml:space="preserve">:00 PM Sunday, excluding Easter Sunday, Juneteenth, Thanksgiving Day, Christmas Day, New Year’s Day and any other holiday observed by the majority of the occupants of the Shopping Center. </w:t>
      </w:r>
      <w:r w:rsidR="00EB7654">
        <w:rPr>
          <w:rFonts w:cs="Times New Roman"/>
          <w:szCs w:val="24"/>
        </w:rPr>
        <w:t>“</w:t>
      </w:r>
      <w:r>
        <w:rPr>
          <w:rFonts w:cs="Times New Roman"/>
          <w:b/>
          <w:szCs w:val="24"/>
        </w:rPr>
        <w:t>Minimum</w:t>
      </w:r>
      <w:r w:rsidR="00C13FC9">
        <w:rPr>
          <w:rFonts w:cs="Times New Roman"/>
          <w:b/>
          <w:szCs w:val="24"/>
        </w:rPr>
        <w:t> </w:t>
      </w:r>
      <w:r>
        <w:rPr>
          <w:rFonts w:cs="Times New Roman"/>
          <w:b/>
          <w:szCs w:val="24"/>
        </w:rPr>
        <w:t>Times</w:t>
      </w:r>
      <w:r w:rsidR="00EB7654">
        <w:rPr>
          <w:rFonts w:cs="Times New Roman"/>
          <w:szCs w:val="24"/>
        </w:rPr>
        <w:t>”</w:t>
      </w:r>
      <w:r>
        <w:rPr>
          <w:rFonts w:cs="Times New Roman"/>
          <w:szCs w:val="24"/>
        </w:rPr>
        <w:t xml:space="preserve"> with respect to restaurants means the days and hours which such restaurant typically operates, but in no event less than </w:t>
      </w:r>
      <w:r w:rsidR="002A4F77">
        <w:rPr>
          <w:rFonts w:cs="Times New Roman"/>
          <w:szCs w:val="24"/>
        </w:rPr>
        <w:t xml:space="preserve">forty </w:t>
      </w:r>
      <w:r>
        <w:rPr>
          <w:rFonts w:cs="Times New Roman"/>
          <w:szCs w:val="24"/>
        </w:rPr>
        <w:t>(</w:t>
      </w:r>
      <w:r w:rsidR="002A4F77">
        <w:rPr>
          <w:rFonts w:cs="Times New Roman"/>
          <w:szCs w:val="24"/>
        </w:rPr>
        <w:t>4</w:t>
      </w:r>
      <w:r>
        <w:rPr>
          <w:rFonts w:cs="Times New Roman"/>
          <w:szCs w:val="24"/>
        </w:rPr>
        <w:t>0) hours per week</w:t>
      </w:r>
      <w:r w:rsidRPr="00AD6B28">
        <w:rPr>
          <w:rFonts w:cs="Times New Roman"/>
          <w:szCs w:val="24"/>
        </w:rPr>
        <w:t>.</w:t>
      </w:r>
      <w:r w:rsidR="00DD5BF1" w:rsidRPr="00AD6B28">
        <w:rPr>
          <w:rFonts w:cs="Times New Roman"/>
          <w:szCs w:val="24"/>
        </w:rPr>
        <w:t xml:space="preserve"> </w:t>
      </w:r>
    </w:p>
    <w:p w14:paraId="08C6B62B" w14:textId="534B3AEE" w:rsidR="004114CA" w:rsidRPr="004114CA" w:rsidRDefault="00DD5BF1" w:rsidP="002A4F77">
      <w:pPr>
        <w:pStyle w:val="Heading3"/>
        <w:adjustRightInd/>
        <w:rPr>
          <w:rFonts w:cs="Times New Roman"/>
          <w:szCs w:val="24"/>
        </w:rPr>
      </w:pPr>
      <w:r>
        <w:rPr>
          <w:rFonts w:cs="Times New Roman"/>
          <w:szCs w:val="24"/>
        </w:rPr>
        <w:t xml:space="preserve">A Retailer which is closed by reason of material casualty, temporary condemnation or the making of material repairs or alterations (collectively, an </w:t>
      </w:r>
      <w:r w:rsidR="00EB7654">
        <w:rPr>
          <w:rFonts w:cs="Times New Roman"/>
          <w:szCs w:val="24"/>
        </w:rPr>
        <w:t>“</w:t>
      </w:r>
      <w:r>
        <w:rPr>
          <w:rFonts w:cs="Times New Roman"/>
          <w:b/>
          <w:szCs w:val="24"/>
        </w:rPr>
        <w:t>Excused Closure</w:t>
      </w:r>
      <w:r w:rsidR="00EB7654">
        <w:rPr>
          <w:rFonts w:cs="Times New Roman"/>
          <w:szCs w:val="24"/>
        </w:rPr>
        <w:t>”</w:t>
      </w:r>
      <w:r>
        <w:rPr>
          <w:rFonts w:cs="Times New Roman"/>
          <w:szCs w:val="24"/>
        </w:rPr>
        <w:t>) shall be excluded from the total GLA of the Shopping Center during such Excused Closure (but not to exceed three (3) months for repairs or alterations and then only if such Retailer is diligently pursuing completion of such repairs or alterations), provided that any waiting period before which Tenant may exercise its remedies pursuant hereto shall be deemed to run concurrently with any Excused Closure.</w:t>
      </w:r>
    </w:p>
    <w:p w14:paraId="29FF7432" w14:textId="77777777" w:rsidR="00DD5BF1" w:rsidRDefault="00DD5BF1">
      <w:pPr>
        <w:pStyle w:val="Heading1"/>
        <w:adjustRightInd/>
        <w:ind w:left="0"/>
        <w:rPr>
          <w:rFonts w:cs="Times New Roman"/>
          <w:bCs w:val="0"/>
          <w:szCs w:val="24"/>
        </w:rPr>
      </w:pPr>
      <w:r>
        <w:rPr>
          <w:rFonts w:cs="Times New Roman"/>
          <w:bCs w:val="0"/>
          <w:szCs w:val="24"/>
        </w:rPr>
        <w:t xml:space="preserve"> MAINTENANCE</w:t>
      </w:r>
    </w:p>
    <w:p w14:paraId="48195B1C" w14:textId="77777777" w:rsidR="00DD5BF1" w:rsidRDefault="00DD5BF1">
      <w:pPr>
        <w:pStyle w:val="Heading2"/>
        <w:adjustRightInd/>
        <w:rPr>
          <w:rFonts w:cs="Times New Roman"/>
          <w:bCs w:val="0"/>
          <w:vanish/>
          <w:szCs w:val="24"/>
          <w:specVanish/>
        </w:rPr>
      </w:pPr>
      <w:r>
        <w:rPr>
          <w:rFonts w:cs="Times New Roman"/>
          <w:bCs w:val="0"/>
          <w:szCs w:val="24"/>
        </w:rPr>
        <w:t>Landlord’s Repairs</w:t>
      </w:r>
    </w:p>
    <w:p w14:paraId="0FC91CD0" w14:textId="77777777" w:rsidR="00DD5BF1" w:rsidRDefault="00DD5BF1">
      <w:pPr>
        <w:adjustRightInd/>
        <w:rPr>
          <w:rFonts w:cs="Times New Roman"/>
          <w:szCs w:val="24"/>
        </w:rPr>
      </w:pPr>
    </w:p>
    <w:p w14:paraId="316310A9" w14:textId="77777777" w:rsidR="00DD5BF1" w:rsidRDefault="00DD5BF1">
      <w:pPr>
        <w:pStyle w:val="Heading3"/>
        <w:adjustRightInd/>
        <w:rPr>
          <w:rFonts w:cs="Times New Roman"/>
          <w:szCs w:val="24"/>
        </w:rPr>
      </w:pPr>
      <w:r>
        <w:rPr>
          <w:rFonts w:cs="Times New Roman"/>
          <w:szCs w:val="24"/>
        </w:rPr>
        <w:t xml:space="preserve">Except for repairs specifically required herein to be made by Tenant and subject to Articles 20 and 21, Landlord </w:t>
      </w:r>
      <w:proofErr w:type="gramStart"/>
      <w:r>
        <w:rPr>
          <w:rFonts w:cs="Times New Roman"/>
          <w:szCs w:val="24"/>
        </w:rPr>
        <w:t>shall at all times</w:t>
      </w:r>
      <w:proofErr w:type="gramEnd"/>
      <w:r>
        <w:rPr>
          <w:rFonts w:cs="Times New Roman"/>
          <w:szCs w:val="24"/>
        </w:rPr>
        <w:t>, at its sole cost and expense, keep, replace and maintain in good condition, order and repair (including necessary replacements):</w:t>
      </w:r>
    </w:p>
    <w:p w14:paraId="3FED4D4D" w14:textId="77777777" w:rsidR="00B076BF" w:rsidRDefault="00B076BF" w:rsidP="00B076BF">
      <w:pPr>
        <w:pStyle w:val="Heading4"/>
        <w:adjustRightInd/>
        <w:rPr>
          <w:rFonts w:cs="Times New Roman"/>
          <w:szCs w:val="24"/>
        </w:rPr>
      </w:pPr>
      <w:r>
        <w:rPr>
          <w:rFonts w:cs="Times New Roman"/>
          <w:szCs w:val="24"/>
        </w:rPr>
        <w:t>all structural and exterior portions of the buildings and improvements of the Shopping Center;</w:t>
      </w:r>
    </w:p>
    <w:p w14:paraId="0DBB5EEA" w14:textId="77777777" w:rsidR="00B076BF" w:rsidRDefault="00B076BF" w:rsidP="00B076BF">
      <w:pPr>
        <w:pStyle w:val="Heading4"/>
        <w:adjustRightInd/>
        <w:rPr>
          <w:rFonts w:cs="Times New Roman"/>
          <w:szCs w:val="24"/>
        </w:rPr>
      </w:pPr>
      <w:bookmarkStart w:id="112" w:name="_Hlk78451237"/>
      <w:r>
        <w:rPr>
          <w:rFonts w:cs="Times New Roman"/>
          <w:szCs w:val="24"/>
        </w:rPr>
        <w:t xml:space="preserve">all portions of the roof (including membrane), roof structures, supports and </w:t>
      </w:r>
      <w:proofErr w:type="spellStart"/>
      <w:r>
        <w:rPr>
          <w:rFonts w:cs="Times New Roman"/>
          <w:szCs w:val="24"/>
        </w:rPr>
        <w:t>walkpads</w:t>
      </w:r>
      <w:proofErr w:type="spellEnd"/>
      <w:r>
        <w:rPr>
          <w:rFonts w:cs="Times New Roman"/>
          <w:szCs w:val="24"/>
        </w:rPr>
        <w:t xml:space="preserve"> (including Tenant’s interior ceiling damaged from leaking), and all structural portions of the Premises, including the foundation and structural supports, exterior and load bearing walls, floors (but not floor coverings), gutters, downspouts and exterior doors;</w:t>
      </w:r>
    </w:p>
    <w:p w14:paraId="6834E59C" w14:textId="77777777" w:rsidR="00B076BF" w:rsidRDefault="00B076BF" w:rsidP="00B076BF">
      <w:pPr>
        <w:pStyle w:val="Heading4"/>
        <w:adjustRightInd/>
        <w:rPr>
          <w:rFonts w:cs="Times New Roman"/>
          <w:szCs w:val="24"/>
        </w:rPr>
      </w:pPr>
      <w:r>
        <w:rPr>
          <w:rFonts w:cs="Times New Roman"/>
          <w:szCs w:val="24"/>
        </w:rPr>
        <w:t>all other portions of the Premises which constitute Landlord’s Work for a period of one (1) year from the date of completion thereof or for the period of the warranties of Landlord’s contractors, whichever is longer;</w:t>
      </w:r>
    </w:p>
    <w:p w14:paraId="50599120" w14:textId="77777777" w:rsidR="00B076BF" w:rsidRDefault="00B076BF" w:rsidP="00B076BF">
      <w:pPr>
        <w:pStyle w:val="Heading4"/>
        <w:adjustRightInd/>
        <w:rPr>
          <w:rFonts w:cs="Times New Roman"/>
          <w:szCs w:val="24"/>
        </w:rPr>
      </w:pPr>
      <w:r>
        <w:rPr>
          <w:rFonts w:cs="Times New Roman"/>
          <w:szCs w:val="24"/>
        </w:rPr>
        <w:t>all utilities exclusively serving the Premises to the point of entry to the Premises and all utilities within but not exclusively serving the Premises;</w:t>
      </w:r>
    </w:p>
    <w:p w14:paraId="17215158" w14:textId="77777777" w:rsidR="00B076BF" w:rsidRDefault="00B076BF" w:rsidP="00B076BF">
      <w:pPr>
        <w:pStyle w:val="Heading4"/>
        <w:adjustRightInd/>
        <w:rPr>
          <w:rFonts w:cs="Times New Roman"/>
          <w:szCs w:val="24"/>
        </w:rPr>
      </w:pPr>
      <w:r>
        <w:rPr>
          <w:rFonts w:cs="Times New Roman"/>
          <w:szCs w:val="24"/>
        </w:rPr>
        <w:t>all driveways, sidewalks, parking areas and all other Common Areas of the Shopping Center, including the removal of snow and ice therefrom; and</w:t>
      </w:r>
    </w:p>
    <w:p w14:paraId="743A52D7" w14:textId="0F3FCB02" w:rsidR="00B076BF" w:rsidRDefault="00B076BF" w:rsidP="00B076BF">
      <w:pPr>
        <w:pStyle w:val="Heading4"/>
        <w:adjustRightInd/>
        <w:rPr>
          <w:rFonts w:cs="Times New Roman"/>
          <w:szCs w:val="24"/>
        </w:rPr>
      </w:pPr>
      <w:r>
        <w:rPr>
          <w:rFonts w:cs="Times New Roman"/>
          <w:szCs w:val="24"/>
        </w:rPr>
        <w:t>latent defects in the Premises as well as any damage to the Premises</w:t>
      </w:r>
      <w:r w:rsidR="002A4F77">
        <w:rPr>
          <w:rFonts w:cs="Times New Roman"/>
          <w:szCs w:val="24"/>
        </w:rPr>
        <w:t xml:space="preserve"> not caused by Tenant</w:t>
      </w:r>
      <w:r>
        <w:rPr>
          <w:rFonts w:cs="Times New Roman"/>
          <w:szCs w:val="24"/>
        </w:rPr>
        <w:t xml:space="preserve"> (reported within one (1) year of Delivery of Possession).</w:t>
      </w:r>
      <w:bookmarkEnd w:id="112"/>
    </w:p>
    <w:p w14:paraId="175C24AA" w14:textId="1D5BC3C6" w:rsidR="00DD5BF1" w:rsidRPr="00FB6B7C" w:rsidRDefault="00B076BF" w:rsidP="00FB6B7C">
      <w:pPr>
        <w:pStyle w:val="Heading3"/>
        <w:adjustRightInd/>
        <w:rPr>
          <w:rFonts w:cs="Times New Roman"/>
          <w:szCs w:val="24"/>
        </w:rPr>
      </w:pPr>
      <w:r>
        <w:rPr>
          <w:rFonts w:cs="Times New Roman"/>
          <w:szCs w:val="24"/>
        </w:rPr>
        <w:t>Landlord shall indemnify, defend and hold Tenant harmless from and against any and all Indemnified Costs relating to water leaks from any space above or adjacent to the Premises. Landlord shall cause the floors of any restaurant, hair salon, spa or other heavy water user above or adjacent to the Premises to be watertight. Landlord shall cause any plumbing lines within, above or adjacent to the Premises to be watertight and protected against leakage or discharge of odors.</w:t>
      </w:r>
    </w:p>
    <w:p w14:paraId="44F74FEB" w14:textId="77777777" w:rsidR="00DD5BF1" w:rsidRDefault="00DD5BF1">
      <w:pPr>
        <w:pStyle w:val="Heading2"/>
        <w:adjustRightInd/>
        <w:rPr>
          <w:rFonts w:cs="Times New Roman"/>
          <w:bCs w:val="0"/>
          <w:vanish/>
          <w:szCs w:val="24"/>
          <w:specVanish/>
        </w:rPr>
      </w:pPr>
      <w:r>
        <w:rPr>
          <w:rFonts w:cs="Times New Roman"/>
          <w:bCs w:val="0"/>
          <w:szCs w:val="24"/>
        </w:rPr>
        <w:t>Entry by Landlord</w:t>
      </w:r>
    </w:p>
    <w:p w14:paraId="5EC1D31F" w14:textId="77777777" w:rsidR="00DD5BF1" w:rsidRDefault="00DD5BF1">
      <w:pPr>
        <w:adjustRightInd/>
        <w:rPr>
          <w:rFonts w:cs="Times New Roman"/>
          <w:szCs w:val="24"/>
        </w:rPr>
      </w:pPr>
    </w:p>
    <w:p w14:paraId="4CCD238D" w14:textId="77777777" w:rsidR="00DD5BF1" w:rsidRDefault="00DD5BF1">
      <w:pPr>
        <w:pStyle w:val="Heading3"/>
        <w:adjustRightInd/>
        <w:rPr>
          <w:rFonts w:cs="Times New Roman"/>
          <w:szCs w:val="24"/>
        </w:rPr>
      </w:pPr>
      <w:r>
        <w:rPr>
          <w:rFonts w:cs="Times New Roman"/>
          <w:szCs w:val="24"/>
        </w:rPr>
        <w:t xml:space="preserve">Tenant shall permit Landlord and its Agents to enter the Premises at all reasonable times for the purpose of inspection (including showing the Premises to </w:t>
      </w:r>
      <w:proofErr w:type="spellStart"/>
      <w:r>
        <w:rPr>
          <w:rFonts w:cs="Times New Roman"/>
          <w:szCs w:val="24"/>
        </w:rPr>
        <w:t>bonafide</w:t>
      </w:r>
      <w:proofErr w:type="spellEnd"/>
      <w:r>
        <w:rPr>
          <w:rFonts w:cs="Times New Roman"/>
          <w:szCs w:val="24"/>
        </w:rPr>
        <w:t xml:space="preserve"> prospective lenders and purchasers), making </w:t>
      </w:r>
      <w:r>
        <w:rPr>
          <w:rFonts w:cs="Times New Roman"/>
          <w:szCs w:val="24"/>
        </w:rPr>
        <w:lastRenderedPageBreak/>
        <w:t xml:space="preserve">repairs required to be made by Landlord pursuant to Section 15.1 and to comply with Legal Requirements. All rights of Landlord hereunder shall be exercised in a reasonable manner and </w:t>
      </w:r>
      <w:proofErr w:type="gramStart"/>
      <w:r>
        <w:rPr>
          <w:rFonts w:cs="Times New Roman"/>
          <w:szCs w:val="24"/>
        </w:rPr>
        <w:t>so as to</w:t>
      </w:r>
      <w:proofErr w:type="gramEnd"/>
      <w:r>
        <w:rPr>
          <w:rFonts w:cs="Times New Roman"/>
          <w:szCs w:val="24"/>
        </w:rPr>
        <w:t xml:space="preserve"> cause as little interference with Tenant’s business as is reasonably possible, and in accordance with this Section.</w:t>
      </w:r>
    </w:p>
    <w:p w14:paraId="74D9C983" w14:textId="77777777" w:rsidR="00DD5BF1" w:rsidRDefault="00DD5BF1">
      <w:pPr>
        <w:pStyle w:val="Heading3"/>
        <w:keepNext/>
        <w:adjustRightInd/>
        <w:rPr>
          <w:rFonts w:cs="Times New Roman"/>
          <w:szCs w:val="24"/>
        </w:rPr>
      </w:pPr>
      <w:bookmarkStart w:id="113" w:name="_Hlk108097166"/>
      <w:r>
        <w:rPr>
          <w:rFonts w:cs="Times New Roman"/>
          <w:szCs w:val="24"/>
        </w:rPr>
        <w:t>Subsequent to Delivery of Possession, Landlord’s right of access to the Premises shall also be subject to the following conditions</w:t>
      </w:r>
      <w:bookmarkEnd w:id="113"/>
      <w:r>
        <w:rPr>
          <w:rFonts w:cs="Times New Roman"/>
          <w:szCs w:val="24"/>
        </w:rPr>
        <w:t>:</w:t>
      </w:r>
    </w:p>
    <w:p w14:paraId="62149901" w14:textId="0EC04005" w:rsidR="00DD5BF1" w:rsidRDefault="00DD5BF1">
      <w:pPr>
        <w:pStyle w:val="Heading4"/>
        <w:adjustRightInd/>
        <w:rPr>
          <w:rFonts w:cs="Times New Roman"/>
          <w:szCs w:val="24"/>
        </w:rPr>
      </w:pPr>
      <w:bookmarkStart w:id="114" w:name="_Hlk108097193"/>
      <w:r>
        <w:rPr>
          <w:rFonts w:cs="Times New Roman"/>
          <w:szCs w:val="24"/>
        </w:rPr>
        <w:t xml:space="preserve">Landlord shall give Tenant at least </w:t>
      </w:r>
      <w:r w:rsidR="001D4DD0">
        <w:rPr>
          <w:rFonts w:cs="Times New Roman"/>
          <w:szCs w:val="24"/>
        </w:rPr>
        <w:t xml:space="preserve">two (2) </w:t>
      </w:r>
      <w:r>
        <w:rPr>
          <w:rFonts w:cs="Times New Roman"/>
          <w:szCs w:val="24"/>
        </w:rPr>
        <w:t>days’ prior written notice of the need for such entry, except in an Emergency (in which event only such notice as is reasonable under the circumstances shall be required</w:t>
      </w:r>
      <w:proofErr w:type="gramStart"/>
      <w:r>
        <w:rPr>
          <w:rFonts w:cs="Times New Roman"/>
          <w:szCs w:val="24"/>
        </w:rPr>
        <w:t>), and</w:t>
      </w:r>
      <w:proofErr w:type="gramEnd"/>
      <w:r>
        <w:rPr>
          <w:rFonts w:cs="Times New Roman"/>
          <w:szCs w:val="24"/>
        </w:rPr>
        <w:t xml:space="preserve"> shall specify the estimated time required for such work.</w:t>
      </w:r>
      <w:bookmarkEnd w:id="114"/>
    </w:p>
    <w:p w14:paraId="4B3EA34A" w14:textId="6FD714F0" w:rsidR="00DD5BF1" w:rsidRDefault="00DD5BF1">
      <w:pPr>
        <w:pStyle w:val="Heading4"/>
        <w:adjustRightInd/>
        <w:rPr>
          <w:rFonts w:cs="Times New Roman"/>
          <w:szCs w:val="24"/>
        </w:rPr>
      </w:pPr>
      <w:bookmarkStart w:id="115" w:name="_Hlk108097218"/>
      <w:r>
        <w:rPr>
          <w:rFonts w:cs="Times New Roman"/>
          <w:szCs w:val="24"/>
        </w:rPr>
        <w:t xml:space="preserve">No change or alteration may be made to the storefront of the Premises or the size, area, height, dimensions or configuration of the Premises. No columns, beams, girders, braces, supports (collectively, </w:t>
      </w:r>
      <w:r w:rsidR="00EB7654">
        <w:rPr>
          <w:rFonts w:cs="Times New Roman"/>
          <w:szCs w:val="24"/>
        </w:rPr>
        <w:t>“</w:t>
      </w:r>
      <w:r>
        <w:rPr>
          <w:rFonts w:cs="Times New Roman"/>
          <w:b/>
          <w:szCs w:val="24"/>
        </w:rPr>
        <w:t>Supports</w:t>
      </w:r>
      <w:r w:rsidR="00EB7654">
        <w:rPr>
          <w:rFonts w:cs="Times New Roman"/>
          <w:szCs w:val="24"/>
        </w:rPr>
        <w:t>”</w:t>
      </w:r>
      <w:r>
        <w:rPr>
          <w:rFonts w:cs="Times New Roman"/>
          <w:szCs w:val="24"/>
        </w:rPr>
        <w:t>) or shafts of any kind may be installed in the Premises except to replace existing Supports or shafts. Replacements must be in the same location of the item replaced and no larger in size or dimensions than such replaced item. All pipes, ducts, utility lines, conduits and equipment (</w:t>
      </w:r>
      <w:r w:rsidR="00EB7654">
        <w:rPr>
          <w:rFonts w:cs="Times New Roman"/>
          <w:szCs w:val="24"/>
        </w:rPr>
        <w:t>“</w:t>
      </w:r>
      <w:r>
        <w:rPr>
          <w:rFonts w:cs="Times New Roman"/>
          <w:b/>
          <w:szCs w:val="24"/>
        </w:rPr>
        <w:t>Utility Lines</w:t>
      </w:r>
      <w:r w:rsidR="00EB7654">
        <w:rPr>
          <w:rFonts w:cs="Times New Roman"/>
          <w:szCs w:val="24"/>
        </w:rPr>
        <w:t>”</w:t>
      </w:r>
      <w:r>
        <w:rPr>
          <w:rFonts w:cs="Times New Roman"/>
          <w:szCs w:val="24"/>
        </w:rPr>
        <w:t>), other than those existing in the Premises as of the date of this Lease or shown in the Approved Landlord Plans, shall be located completely beneath the floor of the Premises or within the walls or above Tenant’s hung ceiling (or, if there is no hung ceiling, then such Utility Lines shall be located in the stockroom area at a height no lower than twelve (12) feet from the finished floor)</w:t>
      </w:r>
      <w:bookmarkEnd w:id="115"/>
      <w:r>
        <w:rPr>
          <w:rFonts w:cs="Times New Roman"/>
          <w:szCs w:val="24"/>
        </w:rPr>
        <w:t>.</w:t>
      </w:r>
    </w:p>
    <w:p w14:paraId="3D0B2540" w14:textId="77777777" w:rsidR="00DD5BF1" w:rsidRDefault="00DD5BF1">
      <w:pPr>
        <w:pStyle w:val="Heading4"/>
        <w:adjustRightInd/>
        <w:rPr>
          <w:rFonts w:cs="Times New Roman"/>
          <w:szCs w:val="24"/>
        </w:rPr>
      </w:pPr>
      <w:bookmarkStart w:id="116" w:name="_Hlk108097252"/>
      <w:r>
        <w:rPr>
          <w:rFonts w:cs="Times New Roman"/>
          <w:szCs w:val="24"/>
        </w:rPr>
        <w:t>Such work shall be performed during hours that Tenant is not open for business (except in an Emergency) or at other times with the prior approval of Tenant, which approval shall not be unreasonably withheld. If Landlord’s work is expected to exceed two (2) days, then such work may not be performed during the period from October 1</w:t>
      </w:r>
      <w:r>
        <w:rPr>
          <w:rFonts w:cs="Times New Roman"/>
          <w:szCs w:val="24"/>
          <w:vertAlign w:val="superscript"/>
        </w:rPr>
        <w:t>st</w:t>
      </w:r>
      <w:r>
        <w:rPr>
          <w:rFonts w:cs="Times New Roman"/>
          <w:szCs w:val="24"/>
        </w:rPr>
        <w:t xml:space="preserve"> of any calendar year through and including the next following January 15</w:t>
      </w:r>
      <w:r>
        <w:rPr>
          <w:rFonts w:cs="Times New Roman"/>
          <w:szCs w:val="24"/>
          <w:vertAlign w:val="superscript"/>
        </w:rPr>
        <w:t>th</w:t>
      </w:r>
      <w:r>
        <w:rPr>
          <w:rFonts w:cs="Times New Roman"/>
          <w:szCs w:val="24"/>
        </w:rPr>
        <w:t>, except for an Emergency, fire or other casualty, Taking or to comply with specific deadlines imposed by Legal Requirements (provided, however, if Legal Requirements permit an extended period of time for applicable work to be performed, Landlord shall schedule work so as to avoid having to perform such work in the Premises during the aforementioned period). In the event of such work, Landlord shall reimburse Tenant within ten (10) days of written demand, the reasonable cost for security for work performed by Landlord (or on behalf of Landlord) during hours that Tenant is not open for business</w:t>
      </w:r>
      <w:bookmarkEnd w:id="116"/>
      <w:r>
        <w:rPr>
          <w:rFonts w:cs="Times New Roman"/>
          <w:szCs w:val="24"/>
        </w:rPr>
        <w:t>.</w:t>
      </w:r>
    </w:p>
    <w:p w14:paraId="6FA0DA25" w14:textId="0064C02F" w:rsidR="00DD5BF1" w:rsidRDefault="00DD5BF1">
      <w:pPr>
        <w:pStyle w:val="Heading4"/>
        <w:adjustRightInd/>
        <w:rPr>
          <w:rFonts w:cs="Times New Roman"/>
          <w:szCs w:val="24"/>
        </w:rPr>
      </w:pPr>
      <w:bookmarkStart w:id="117" w:name="_Hlk108097292"/>
      <w:r>
        <w:rPr>
          <w:rFonts w:cs="Times New Roman"/>
          <w:szCs w:val="24"/>
        </w:rPr>
        <w:t>Notwithstanding anything herein to the contrary, any restoration work or alteration work at the Premises which is necessitated by or results from Landlord’s entry, including, without limitation, any work necessary to conceal any element whose presence is permitted hereunder, shall be performed by Landlord at its expense. Landlord shall indemnify, defend and hold Tenant harmless from and against any and all Indemnified Costs relating to Landlord’s entry</w:t>
      </w:r>
      <w:bookmarkEnd w:id="117"/>
      <w:r>
        <w:rPr>
          <w:rFonts w:cs="Times New Roman"/>
          <w:szCs w:val="24"/>
        </w:rPr>
        <w:t>.</w:t>
      </w:r>
    </w:p>
    <w:p w14:paraId="08DDABBD" w14:textId="65B489F7" w:rsidR="00DD5BF1" w:rsidRDefault="00DD5BF1">
      <w:pPr>
        <w:pStyle w:val="Heading4"/>
        <w:adjustRightInd/>
        <w:rPr>
          <w:rFonts w:cs="Times New Roman"/>
          <w:szCs w:val="24"/>
        </w:rPr>
      </w:pPr>
      <w:bookmarkStart w:id="118" w:name="_Hlk78459876"/>
      <w:r>
        <w:rPr>
          <w:rFonts w:cs="Times New Roman"/>
          <w:szCs w:val="24"/>
        </w:rPr>
        <w:t xml:space="preserve">If </w:t>
      </w:r>
      <w:bookmarkStart w:id="119" w:name="_Hlk108097306"/>
      <w:r>
        <w:rPr>
          <w:rFonts w:cs="Times New Roman"/>
          <w:szCs w:val="24"/>
        </w:rPr>
        <w:t>Landlord’s or its Agent’s entry into the Premises pursuant to this Lease or performance of any work within the Common Areas interferes with the conduct by Tenant of its business</w:t>
      </w:r>
      <w:r w:rsidR="000C6DAF">
        <w:rPr>
          <w:rFonts w:cs="Times New Roman"/>
          <w:szCs w:val="24"/>
        </w:rPr>
        <w:t xml:space="preserve"> for more than 24 hours</w:t>
      </w:r>
      <w:r>
        <w:rPr>
          <w:rFonts w:cs="Times New Roman"/>
          <w:szCs w:val="24"/>
        </w:rPr>
        <w:t>, Rent shall equitably abate to the extent to which such actions by Landlord or its Agents interfere with the conduct by Tenant of its business. If such actions interfere with the conduct by Tenant of its business to such an extent that Tenant, in the exercise of its reasonable business judgment, closes the Premises for business</w:t>
      </w:r>
      <w:r w:rsidR="000C6DAF">
        <w:rPr>
          <w:rFonts w:cs="Times New Roman"/>
          <w:szCs w:val="24"/>
        </w:rPr>
        <w:t xml:space="preserve"> for more than 24 hours</w:t>
      </w:r>
      <w:r>
        <w:rPr>
          <w:rFonts w:cs="Times New Roman"/>
          <w:szCs w:val="24"/>
        </w:rPr>
        <w:t xml:space="preserve">, then Rent shall totally abate for each day or portion thereof that such interference continues. If Tenant remains closed for business by reason of such interference for more than </w:t>
      </w:r>
      <w:r w:rsidR="000C6DAF">
        <w:rPr>
          <w:rFonts w:cs="Times New Roman"/>
          <w:szCs w:val="24"/>
        </w:rPr>
        <w:t xml:space="preserve">one hundred twenty (120) </w:t>
      </w:r>
      <w:r>
        <w:rPr>
          <w:rFonts w:cs="Times New Roman"/>
          <w:szCs w:val="24"/>
        </w:rPr>
        <w:t>days (which period shall not be subject to extension by reason of Force Majeure) or Landlord fails to diligently pursue completion of its work, Tenant shall have the continuing right thereafter and prior to the cessation of such interference to terminate this Lease upon at least ten (10) days’ prior written notice to Landlord, provided that Landlord may nullify such termination by completing its work within ten (10) days after receipt of such notice</w:t>
      </w:r>
      <w:bookmarkEnd w:id="119"/>
      <w:r>
        <w:rPr>
          <w:rFonts w:cs="Times New Roman"/>
          <w:szCs w:val="24"/>
        </w:rPr>
        <w:t>.</w:t>
      </w:r>
    </w:p>
    <w:p w14:paraId="3B123386" w14:textId="157E734D" w:rsidR="00DD5BF1" w:rsidRDefault="00F6243A">
      <w:pPr>
        <w:pStyle w:val="Heading3"/>
        <w:adjustRightInd/>
        <w:rPr>
          <w:rFonts w:cs="Times New Roman"/>
          <w:szCs w:val="24"/>
        </w:rPr>
      </w:pPr>
      <w:bookmarkStart w:id="120" w:name="_Hlk112155698"/>
      <w:bookmarkEnd w:id="118"/>
      <w:r>
        <w:rPr>
          <w:rFonts w:cs="Times New Roman"/>
          <w:szCs w:val="24"/>
        </w:rPr>
        <w:lastRenderedPageBreak/>
        <w:t xml:space="preserve">At any time within the six (6) months immediately preceding the expiration of the Term, Landlord may, upon five (5) days’ prior written notice to Tenant, show the Premises to </w:t>
      </w:r>
      <w:proofErr w:type="spellStart"/>
      <w:r>
        <w:rPr>
          <w:rFonts w:cs="Times New Roman"/>
          <w:szCs w:val="24"/>
        </w:rPr>
        <w:t>bonafide</w:t>
      </w:r>
      <w:proofErr w:type="spellEnd"/>
      <w:r>
        <w:rPr>
          <w:rFonts w:cs="Times New Roman"/>
          <w:szCs w:val="24"/>
        </w:rPr>
        <w:t xml:space="preserve"> prospective tenants during hours that Tenant is not open for business, </w:t>
      </w:r>
      <w:bookmarkStart w:id="121" w:name="_Hlk108097062"/>
      <w:r>
        <w:rPr>
          <w:rFonts w:cs="Times New Roman"/>
          <w:szCs w:val="24"/>
        </w:rPr>
        <w:t>on strict condition that neither Landlord nor the prospective tenant indicates to Tenant’s onsite employees that Tenant’s lease will expire in the near future</w:t>
      </w:r>
      <w:bookmarkEnd w:id="121"/>
      <w:r>
        <w:rPr>
          <w:rFonts w:cs="Times New Roman"/>
          <w:szCs w:val="24"/>
        </w:rPr>
        <w:t>.</w:t>
      </w:r>
    </w:p>
    <w:bookmarkEnd w:id="120"/>
    <w:p w14:paraId="444F688E" w14:textId="77777777" w:rsidR="00DD5BF1" w:rsidRDefault="00DD5BF1">
      <w:pPr>
        <w:pStyle w:val="Heading2"/>
        <w:adjustRightInd/>
        <w:rPr>
          <w:rFonts w:cs="Times New Roman"/>
          <w:bCs w:val="0"/>
          <w:vanish/>
          <w:szCs w:val="24"/>
          <w:specVanish/>
        </w:rPr>
      </w:pPr>
      <w:r>
        <w:rPr>
          <w:rFonts w:cs="Times New Roman"/>
          <w:bCs w:val="0"/>
          <w:szCs w:val="24"/>
        </w:rPr>
        <w:t>Tenant’s Repairs</w:t>
      </w:r>
    </w:p>
    <w:p w14:paraId="356AF75D" w14:textId="77777777" w:rsidR="00DD5BF1" w:rsidRDefault="00DD5BF1">
      <w:pPr>
        <w:adjustRightInd/>
        <w:rPr>
          <w:rFonts w:cs="Times New Roman"/>
          <w:szCs w:val="24"/>
        </w:rPr>
      </w:pPr>
    </w:p>
    <w:p w14:paraId="63A07437" w14:textId="369714AE" w:rsidR="00DD5BF1" w:rsidRPr="00EA39E4" w:rsidRDefault="0044372E">
      <w:pPr>
        <w:pStyle w:val="Body"/>
        <w:adjustRightInd/>
        <w:rPr>
          <w:rFonts w:cs="Times New Roman"/>
          <w:szCs w:val="24"/>
        </w:rPr>
      </w:pPr>
      <w:bookmarkStart w:id="122" w:name="_cp_change_618"/>
      <w:bookmarkEnd w:id="122"/>
      <w:r>
        <w:rPr>
          <w:rFonts w:cs="Times New Roman"/>
          <w:szCs w:val="24"/>
        </w:rPr>
        <w:t>Subject to Articles 17, 20 and 21, Tenant shall keep the interior nonstructural portions of the Premises in good condition, order and repair, including repairs to the HVAC system exclusively serving the Premises</w:t>
      </w:r>
      <w:r w:rsidR="007846AD">
        <w:rPr>
          <w:rFonts w:cs="Times New Roman"/>
          <w:szCs w:val="24"/>
        </w:rPr>
        <w:t xml:space="preserve"> (which includes </w:t>
      </w:r>
      <w:r w:rsidR="007846AD" w:rsidRPr="00EA39E4">
        <w:rPr>
          <w:rFonts w:cs="Times New Roman"/>
          <w:szCs w:val="24"/>
        </w:rPr>
        <w:t>regular service</w:t>
      </w:r>
      <w:r w:rsidR="007846AD">
        <w:rPr>
          <w:rFonts w:cs="Times New Roman"/>
          <w:szCs w:val="24"/>
        </w:rPr>
        <w:t xml:space="preserve"> and inspection)</w:t>
      </w:r>
      <w:r>
        <w:rPr>
          <w:rFonts w:cs="Times New Roman"/>
          <w:szCs w:val="24"/>
        </w:rPr>
        <w:t xml:space="preserve">, except those conditions covered under any warranties of Landlord’s contractors and ordinary wear and tear. Tenant shall promptly replace all damaged plate glass windows and other glass forming part of the Premises with glass of the same quality and strength. </w:t>
      </w:r>
    </w:p>
    <w:p w14:paraId="1D973C1F" w14:textId="77777777" w:rsidR="00DD5BF1" w:rsidRDefault="00DD5BF1">
      <w:pPr>
        <w:pStyle w:val="Heading2"/>
        <w:adjustRightInd/>
        <w:rPr>
          <w:rFonts w:cs="Times New Roman"/>
          <w:bCs w:val="0"/>
          <w:vanish/>
          <w:szCs w:val="24"/>
          <w:specVanish/>
        </w:rPr>
      </w:pPr>
      <w:r>
        <w:rPr>
          <w:rFonts w:cs="Times New Roman"/>
          <w:bCs w:val="0"/>
          <w:szCs w:val="24"/>
        </w:rPr>
        <w:t>Right to Cure</w:t>
      </w:r>
    </w:p>
    <w:p w14:paraId="4DEA3871" w14:textId="77777777" w:rsidR="00DD5BF1" w:rsidRDefault="00DD5BF1">
      <w:pPr>
        <w:adjustRightInd/>
        <w:rPr>
          <w:rFonts w:cs="Times New Roman"/>
          <w:szCs w:val="24"/>
        </w:rPr>
      </w:pPr>
    </w:p>
    <w:p w14:paraId="2D843652" w14:textId="0D6AE693" w:rsidR="00DD5BF1" w:rsidRDefault="00DD5BF1">
      <w:pPr>
        <w:pStyle w:val="Body"/>
        <w:adjustRightInd/>
        <w:rPr>
          <w:rFonts w:cs="Times New Roman"/>
          <w:szCs w:val="24"/>
        </w:rPr>
      </w:pPr>
      <w:r>
        <w:rPr>
          <w:rFonts w:cs="Times New Roman"/>
          <w:szCs w:val="24"/>
        </w:rPr>
        <w:t xml:space="preserve">The repairs required to be made under this Lease shall be completed by the responsible party as soon as is reasonably possible under the circumstances, but in any event within ten (10) days after receipt of notice from the other party of the need for such repair; provided, however, that if the nature of such repair is such that it cannot reasonably be completed within such period of ten (10) days, then, upon notice to the other party, the responsible party shall have such additional time as is reasonably required to complete such repair, provided the responsible party commences to perform the repair within such period of ten (10) days and proceeds to completion with diligence and continuity. In the event of an Emergency, no prior notice shall be required, but either party may immediately make such repairs after diligent effort to first orally notify the on-site management of the responsible party. If the responsible party fails to make the required repairs within such period, the other party, in addition to any other rights it may have hereunder, at law or in equity, shall have the right to make such repairs on behalf of the responsible party (but the responsible party shall remain responsible for such work). If the other party undertakes such repairs, the responsible party shall reimburse the other party for the actual </w:t>
      </w:r>
      <w:r w:rsidR="00D34E03">
        <w:rPr>
          <w:rFonts w:cs="Times New Roman"/>
          <w:szCs w:val="24"/>
        </w:rPr>
        <w:t xml:space="preserve">out of pocket </w:t>
      </w:r>
      <w:r>
        <w:rPr>
          <w:rFonts w:cs="Times New Roman"/>
          <w:szCs w:val="24"/>
        </w:rPr>
        <w:t>costs incurred within one (1) month after receipt of an invoice therefor. If Tenant fails to pay such costs within one (1) month after receipt of an invoice therefor, then in addition to all other rights and remedies that Landlord may have against Tenant (but without duplication in recovering the amounts due Landlord), Landlord shall be entitled to interest on the unpaid balance thereof at the Default Rate from the date originally due.</w:t>
      </w:r>
      <w:r w:rsidR="00D34E03" w:rsidRPr="00D34E03">
        <w:rPr>
          <w:rFonts w:cs="Times New Roman"/>
          <w:szCs w:val="24"/>
        </w:rPr>
        <w:t xml:space="preserve"> </w:t>
      </w:r>
      <w:r w:rsidR="00D34E03">
        <w:rPr>
          <w:rFonts w:cs="Times New Roman"/>
          <w:szCs w:val="24"/>
        </w:rPr>
        <w:t xml:space="preserve">If Landlord fails to pay such costs within one (1) month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w:t>
      </w:r>
      <w:r w:rsidR="002A4F77">
        <w:rPr>
          <w:rFonts w:cs="Times New Roman"/>
          <w:szCs w:val="24"/>
        </w:rPr>
        <w:t xml:space="preserve">up to twenty-five percent </w:t>
      </w:r>
      <w:r w:rsidR="00862157">
        <w:rPr>
          <w:rFonts w:cs="Times New Roman"/>
          <w:szCs w:val="24"/>
        </w:rPr>
        <w:t xml:space="preserve">(25%) </w:t>
      </w:r>
      <w:r w:rsidR="002A4F77">
        <w:rPr>
          <w:rFonts w:cs="Times New Roman"/>
          <w:szCs w:val="24"/>
        </w:rPr>
        <w:t xml:space="preserve">of </w:t>
      </w:r>
      <w:r w:rsidR="00D34E03">
        <w:rPr>
          <w:rFonts w:cs="Times New Roman"/>
          <w:szCs w:val="24"/>
        </w:rPr>
        <w:t xml:space="preserve">the Rent otherwise becoming due hereunder. </w:t>
      </w:r>
      <w:r w:rsidR="00D34E03" w:rsidRPr="00D34E03">
        <w:rPr>
          <w:rFonts w:cs="Times New Roman"/>
          <w:szCs w:val="24"/>
        </w:rPr>
        <w:t xml:space="preserve">Notwithstanding the foregoing to the contrary, Tenant shall not have the right to make such repairs on behalf of Landlord outside of the Premises other than with respect to the roof, the Common Areas within </w:t>
      </w:r>
      <w:r w:rsidR="002A4F77">
        <w:rPr>
          <w:rFonts w:cs="Times New Roman"/>
          <w:szCs w:val="24"/>
        </w:rPr>
        <w:t>ten</w:t>
      </w:r>
      <w:r w:rsidR="00D34E03" w:rsidRPr="00D34E03">
        <w:rPr>
          <w:rFonts w:cs="Times New Roman"/>
          <w:szCs w:val="24"/>
        </w:rPr>
        <w:t xml:space="preserve"> (</w:t>
      </w:r>
      <w:r w:rsidR="002A4F77">
        <w:rPr>
          <w:rFonts w:cs="Times New Roman"/>
          <w:szCs w:val="24"/>
        </w:rPr>
        <w:t>10</w:t>
      </w:r>
      <w:r w:rsidR="00D34E03" w:rsidRPr="00D34E03">
        <w:rPr>
          <w:rFonts w:cs="Times New Roman"/>
          <w:szCs w:val="24"/>
        </w:rPr>
        <w:t>) feet of the Premises, and</w:t>
      </w:r>
      <w:r w:rsidR="002A4F77">
        <w:rPr>
          <w:rFonts w:cs="Times New Roman"/>
          <w:szCs w:val="24"/>
        </w:rPr>
        <w:t>, if applicable,</w:t>
      </w:r>
      <w:r w:rsidR="00D34E03" w:rsidRPr="00D34E03">
        <w:rPr>
          <w:rFonts w:cs="Times New Roman"/>
          <w:szCs w:val="24"/>
        </w:rPr>
        <w:t xml:space="preserve"> the pylon and monument signs of the Shopping Center on which Tenant has a panel. Notwithstanding the foregoing to the contrary, Landlord shall not have the right to make such repairs on behalf of Tenant within the Premises unless Tenant’s failure to make such repairs has a material adverse physical effect on other tenants</w:t>
      </w:r>
      <w:r w:rsidR="002A4F77">
        <w:rPr>
          <w:rFonts w:cs="Times New Roman"/>
          <w:szCs w:val="24"/>
        </w:rPr>
        <w:t>, customers</w:t>
      </w:r>
      <w:r w:rsidR="00D34E03" w:rsidRPr="00D34E03">
        <w:rPr>
          <w:rFonts w:cs="Times New Roman"/>
          <w:szCs w:val="24"/>
        </w:rPr>
        <w:t xml:space="preserve"> or occupants of the Shopping Center.</w:t>
      </w:r>
    </w:p>
    <w:p w14:paraId="4424B783" w14:textId="77777777" w:rsidR="00DD5BF1" w:rsidRDefault="00DD5BF1">
      <w:pPr>
        <w:pStyle w:val="Heading2"/>
        <w:adjustRightInd/>
        <w:rPr>
          <w:rFonts w:cs="Times New Roman"/>
          <w:bCs w:val="0"/>
          <w:vanish/>
          <w:szCs w:val="24"/>
          <w:specVanish/>
        </w:rPr>
      </w:pPr>
      <w:r>
        <w:rPr>
          <w:rFonts w:cs="Times New Roman"/>
          <w:bCs w:val="0"/>
          <w:szCs w:val="24"/>
        </w:rPr>
        <w:t>Conflicts</w:t>
      </w:r>
    </w:p>
    <w:p w14:paraId="4FA1009E" w14:textId="77777777" w:rsidR="00DD5BF1" w:rsidRDefault="00DD5BF1">
      <w:pPr>
        <w:adjustRightInd/>
        <w:rPr>
          <w:rFonts w:cs="Times New Roman"/>
          <w:szCs w:val="24"/>
        </w:rPr>
      </w:pPr>
    </w:p>
    <w:p w14:paraId="6EA19A0B" w14:textId="77777777" w:rsidR="00DD5BF1" w:rsidRDefault="00DD5BF1">
      <w:pPr>
        <w:pStyle w:val="Body"/>
        <w:adjustRightInd/>
        <w:rPr>
          <w:rFonts w:cs="Times New Roman"/>
          <w:szCs w:val="24"/>
        </w:rPr>
      </w:pPr>
      <w:r>
        <w:rPr>
          <w:rFonts w:cs="Times New Roman"/>
          <w:szCs w:val="24"/>
        </w:rPr>
        <w:t>In the event of a conflict between the terms of this Section and the terms of Articles 17, 20 and 21, the terms of Articles 17, 20 and 21 shall control.</w:t>
      </w:r>
    </w:p>
    <w:p w14:paraId="489F805F" w14:textId="77777777" w:rsidR="00DD5BF1" w:rsidRDefault="00DD5BF1">
      <w:pPr>
        <w:pStyle w:val="Heading1"/>
        <w:adjustRightInd/>
        <w:ind w:left="0"/>
        <w:rPr>
          <w:rFonts w:cs="Times New Roman"/>
          <w:bCs w:val="0"/>
          <w:szCs w:val="24"/>
        </w:rPr>
      </w:pPr>
      <w:r>
        <w:rPr>
          <w:rFonts w:cs="Times New Roman"/>
          <w:bCs w:val="0"/>
          <w:szCs w:val="24"/>
        </w:rPr>
        <w:lastRenderedPageBreak/>
        <w:t xml:space="preserve"> COMPLIANCE WITH LEGAL REQUIREMENTS</w:t>
      </w:r>
    </w:p>
    <w:p w14:paraId="2A0C9767" w14:textId="77777777" w:rsidR="00DD5BF1" w:rsidRDefault="00DD5BF1">
      <w:pPr>
        <w:pStyle w:val="Heading2"/>
        <w:adjustRightInd/>
        <w:rPr>
          <w:rFonts w:cs="Times New Roman"/>
          <w:bCs w:val="0"/>
          <w:vanish/>
          <w:szCs w:val="24"/>
          <w:specVanish/>
        </w:rPr>
      </w:pPr>
      <w:r>
        <w:rPr>
          <w:rFonts w:cs="Times New Roman"/>
          <w:bCs w:val="0"/>
          <w:szCs w:val="24"/>
        </w:rPr>
        <w:t>Compliance with Legal Requirements</w:t>
      </w:r>
    </w:p>
    <w:p w14:paraId="40190A8F" w14:textId="77777777" w:rsidR="00DD5BF1" w:rsidRDefault="00DD5BF1">
      <w:pPr>
        <w:adjustRightInd/>
        <w:rPr>
          <w:rFonts w:cs="Times New Roman"/>
          <w:szCs w:val="24"/>
        </w:rPr>
      </w:pPr>
    </w:p>
    <w:p w14:paraId="1BB6D602" w14:textId="60C3EDA2" w:rsidR="00DD5BF1" w:rsidRDefault="00DD5BF1">
      <w:pPr>
        <w:pStyle w:val="Body"/>
        <w:adjustRightInd/>
        <w:rPr>
          <w:rFonts w:cs="Times New Roman"/>
          <w:szCs w:val="24"/>
        </w:rPr>
      </w:pPr>
      <w:r>
        <w:rPr>
          <w:rFonts w:cs="Times New Roman"/>
          <w:szCs w:val="24"/>
        </w:rPr>
        <w:t xml:space="preserve">Upon completion of Landlord’s Work, Tenant shall be responsible for complying with Legal Requirements within the Premises that are Tenant </w:t>
      </w:r>
      <w:proofErr w:type="gramStart"/>
      <w:r>
        <w:rPr>
          <w:rFonts w:cs="Times New Roman"/>
          <w:szCs w:val="24"/>
        </w:rPr>
        <w:t>Generated</w:t>
      </w:r>
      <w:proofErr w:type="gramEnd"/>
      <w:r w:rsidR="002A4F77">
        <w:rPr>
          <w:rFonts w:cs="Times New Roman"/>
          <w:szCs w:val="24"/>
        </w:rPr>
        <w:t xml:space="preserve"> or which are non-</w:t>
      </w:r>
      <w:r>
        <w:rPr>
          <w:rFonts w:cs="Times New Roman"/>
          <w:szCs w:val="24"/>
        </w:rPr>
        <w:t>structural</w:t>
      </w:r>
      <w:r w:rsidR="002A4F77">
        <w:rPr>
          <w:rFonts w:cs="Times New Roman"/>
          <w:szCs w:val="24"/>
        </w:rPr>
        <w:t xml:space="preserve"> in nature</w:t>
      </w:r>
      <w:r>
        <w:rPr>
          <w:rFonts w:cs="Times New Roman"/>
          <w:szCs w:val="24"/>
        </w:rPr>
        <w:t>.</w:t>
      </w:r>
      <w:r w:rsidR="005E60C2">
        <w:rPr>
          <w:rFonts w:cs="Times New Roman"/>
          <w:szCs w:val="24"/>
        </w:rPr>
        <w:t xml:space="preserve"> </w:t>
      </w:r>
      <w:r>
        <w:rPr>
          <w:rFonts w:cs="Times New Roman"/>
          <w:szCs w:val="24"/>
        </w:rPr>
        <w:t>Landlord shall be solely responsible for compliance with all other Legal Requirements</w:t>
      </w:r>
      <w:r w:rsidR="00A66610">
        <w:rPr>
          <w:rFonts w:cs="Times New Roman"/>
          <w:szCs w:val="24"/>
        </w:rPr>
        <w:t xml:space="preserve"> related to </w:t>
      </w:r>
      <w:r w:rsidR="00440902">
        <w:rPr>
          <w:rFonts w:cs="Times New Roman"/>
          <w:szCs w:val="24"/>
        </w:rPr>
        <w:t>structural</w:t>
      </w:r>
      <w:r w:rsidR="002A4F77">
        <w:rPr>
          <w:rFonts w:cs="Times New Roman"/>
          <w:szCs w:val="24"/>
        </w:rPr>
        <w:t xml:space="preserve"> </w:t>
      </w:r>
      <w:r w:rsidR="00A66610">
        <w:rPr>
          <w:rFonts w:cs="Times New Roman"/>
          <w:szCs w:val="24"/>
        </w:rPr>
        <w:t>components of the Premises</w:t>
      </w:r>
      <w:r>
        <w:rPr>
          <w:rFonts w:cs="Times New Roman"/>
          <w:szCs w:val="24"/>
        </w:rPr>
        <w:t xml:space="preserve">, subject to Section 3.8. </w:t>
      </w:r>
      <w:r w:rsidR="00EB7654">
        <w:rPr>
          <w:rFonts w:cs="Times New Roman"/>
          <w:szCs w:val="24"/>
        </w:rPr>
        <w:t>“</w:t>
      </w:r>
      <w:r>
        <w:rPr>
          <w:rFonts w:cs="Times New Roman"/>
          <w:b/>
          <w:szCs w:val="24"/>
        </w:rPr>
        <w:t>Legal</w:t>
      </w:r>
      <w:r w:rsidR="00675061">
        <w:rPr>
          <w:rFonts w:cs="Times New Roman"/>
          <w:b/>
          <w:szCs w:val="24"/>
        </w:rPr>
        <w:t> </w:t>
      </w:r>
      <w:r>
        <w:rPr>
          <w:rFonts w:cs="Times New Roman"/>
          <w:b/>
          <w:szCs w:val="24"/>
        </w:rPr>
        <w:t>Requirements</w:t>
      </w:r>
      <w:r w:rsidR="00EB7654">
        <w:rPr>
          <w:rFonts w:cs="Times New Roman"/>
          <w:szCs w:val="24"/>
        </w:rPr>
        <w:t>”</w:t>
      </w:r>
      <w:r>
        <w:rPr>
          <w:rFonts w:cs="Times New Roman"/>
          <w:szCs w:val="24"/>
        </w:rPr>
        <w:t xml:space="preserve"> means all applicable current or future statutes, ordinances, orders, rules, regulations, judgments and requirements of public authorities with jurisdiction. </w:t>
      </w:r>
      <w:r w:rsidR="00EB7654">
        <w:rPr>
          <w:rFonts w:cs="Times New Roman"/>
          <w:szCs w:val="24"/>
        </w:rPr>
        <w:t>“</w:t>
      </w:r>
      <w:r>
        <w:rPr>
          <w:rFonts w:cs="Times New Roman"/>
          <w:b/>
          <w:szCs w:val="24"/>
        </w:rPr>
        <w:t>Tenant Generated</w:t>
      </w:r>
      <w:r w:rsidR="00EB7654">
        <w:rPr>
          <w:rFonts w:cs="Times New Roman"/>
          <w:szCs w:val="24"/>
        </w:rPr>
        <w:t>”</w:t>
      </w:r>
      <w:r>
        <w:rPr>
          <w:rFonts w:cs="Times New Roman"/>
          <w:szCs w:val="24"/>
        </w:rPr>
        <w:t xml:space="preserve"> means that compliance with the Legal Requirement was made necessary by (A) Tenant’s Work or any subsequent Alterations, by Tenant or Tenant’s Agents, (B) the particular nature of Tenant’s use (</w:t>
      </w:r>
      <w:r>
        <w:rPr>
          <w:rFonts w:cs="Times New Roman"/>
          <w:i/>
          <w:szCs w:val="24"/>
        </w:rPr>
        <w:t>i.e.</w:t>
      </w:r>
      <w:r>
        <w:rPr>
          <w:rFonts w:cs="Times New Roman"/>
          <w:szCs w:val="24"/>
        </w:rPr>
        <w:t xml:space="preserve"> </w:t>
      </w:r>
      <w:r w:rsidR="00EB7654">
        <w:rPr>
          <w:rFonts w:cs="Times New Roman"/>
          <w:szCs w:val="24"/>
        </w:rPr>
        <w:t>“</w:t>
      </w:r>
      <w:r>
        <w:rPr>
          <w:rFonts w:cs="Times New Roman"/>
          <w:szCs w:val="24"/>
        </w:rPr>
        <w:t>cosmetic sales</w:t>
      </w:r>
      <w:r w:rsidR="00EB7654">
        <w:rPr>
          <w:rFonts w:cs="Times New Roman"/>
          <w:szCs w:val="24"/>
        </w:rPr>
        <w:t>”</w:t>
      </w:r>
      <w:r>
        <w:rPr>
          <w:rFonts w:cs="Times New Roman"/>
          <w:szCs w:val="24"/>
        </w:rPr>
        <w:t xml:space="preserve"> as distinguished from </w:t>
      </w:r>
      <w:r w:rsidR="00EB7654">
        <w:rPr>
          <w:rFonts w:cs="Times New Roman"/>
          <w:szCs w:val="24"/>
        </w:rPr>
        <w:t>“</w:t>
      </w:r>
      <w:r>
        <w:rPr>
          <w:rFonts w:cs="Times New Roman"/>
          <w:szCs w:val="24"/>
        </w:rPr>
        <w:t>general retail</w:t>
      </w:r>
      <w:r w:rsidR="00EB7654">
        <w:rPr>
          <w:rFonts w:cs="Times New Roman"/>
          <w:szCs w:val="24"/>
        </w:rPr>
        <w:t>”</w:t>
      </w:r>
      <w:r>
        <w:rPr>
          <w:rFonts w:cs="Times New Roman"/>
          <w:szCs w:val="24"/>
        </w:rPr>
        <w:t>) or the particular manner in which Tenant conducts its permitted use, or (C) a default by Tenant of any of the terms of this Lease. If Tenant is required to install a sprinkler system for the Premises as a result of a Tenant Generated Legal Requirement, then Landlord shall install, at its sole cost, an operational sprinkler main to an appropriate point of entry into the Premises ready for Tenant’s hookup, and Tenant shall install, at its sole cost, the balance of the sprinkler system within the Premises.</w:t>
      </w:r>
    </w:p>
    <w:p w14:paraId="503CDE32" w14:textId="77777777" w:rsidR="00DD5BF1" w:rsidRDefault="00DD5BF1">
      <w:pPr>
        <w:pStyle w:val="Heading1"/>
        <w:adjustRightInd/>
        <w:ind w:left="0"/>
        <w:rPr>
          <w:rFonts w:cs="Times New Roman"/>
          <w:bCs w:val="0"/>
          <w:szCs w:val="24"/>
        </w:rPr>
      </w:pPr>
      <w:r>
        <w:rPr>
          <w:rFonts w:cs="Times New Roman"/>
          <w:bCs w:val="0"/>
          <w:szCs w:val="24"/>
        </w:rPr>
        <w:t xml:space="preserve"> ALTERATIONS</w:t>
      </w:r>
    </w:p>
    <w:p w14:paraId="4A250B57" w14:textId="77777777" w:rsidR="00DD5BF1" w:rsidRDefault="00DD5BF1">
      <w:pPr>
        <w:pStyle w:val="Heading2"/>
        <w:adjustRightInd/>
        <w:rPr>
          <w:rFonts w:cs="Times New Roman"/>
          <w:bCs w:val="0"/>
          <w:vanish/>
          <w:szCs w:val="24"/>
          <w:specVanish/>
        </w:rPr>
      </w:pPr>
      <w:r>
        <w:rPr>
          <w:rFonts w:cs="Times New Roman"/>
          <w:bCs w:val="0"/>
          <w:szCs w:val="24"/>
        </w:rPr>
        <w:t>Alterations</w:t>
      </w:r>
    </w:p>
    <w:p w14:paraId="0A30E705" w14:textId="77777777" w:rsidR="00DD5BF1" w:rsidRDefault="00DD5BF1">
      <w:pPr>
        <w:adjustRightInd/>
        <w:rPr>
          <w:rFonts w:cs="Times New Roman"/>
          <w:szCs w:val="24"/>
        </w:rPr>
      </w:pPr>
    </w:p>
    <w:p w14:paraId="111B5933" w14:textId="31BFF1BD" w:rsidR="00DD5BF1" w:rsidRDefault="00DD5BF1">
      <w:pPr>
        <w:pStyle w:val="Heading3"/>
        <w:adjustRightInd/>
        <w:rPr>
          <w:rFonts w:cs="Times New Roman"/>
          <w:szCs w:val="24"/>
        </w:rPr>
      </w:pPr>
      <w:r>
        <w:rPr>
          <w:rFonts w:cs="Times New Roman"/>
          <w:szCs w:val="24"/>
        </w:rPr>
        <w:t xml:space="preserve">Tenant may at any time during the Term, at its own expense, make any alterations or improvements (collectively, </w:t>
      </w:r>
      <w:r w:rsidR="00EB7654">
        <w:rPr>
          <w:rFonts w:cs="Times New Roman"/>
          <w:szCs w:val="24"/>
        </w:rPr>
        <w:t>“</w:t>
      </w:r>
      <w:r>
        <w:rPr>
          <w:rFonts w:cs="Times New Roman"/>
          <w:b/>
          <w:szCs w:val="24"/>
        </w:rPr>
        <w:t>Alterations</w:t>
      </w:r>
      <w:r w:rsidR="00EB7654">
        <w:rPr>
          <w:rFonts w:cs="Times New Roman"/>
          <w:szCs w:val="24"/>
        </w:rPr>
        <w:t>”</w:t>
      </w:r>
      <w:r>
        <w:rPr>
          <w:rFonts w:cs="Times New Roman"/>
          <w:szCs w:val="24"/>
        </w:rPr>
        <w:t>) to the interior of the Premises which are nonstructural in nature. With Landlord’s approval, which approval shall not be unreasonably withheld, delayed or conditioned, Tenant may at any time during the Term, at its own expense, make any Alterations to the exterior of the Premises (subject to Section 3.6), regardless of whether structural or nonstructural in nature, and any Alterations to the interior of the Premises which are structural in nature. If Landlord fails to respond within thirty (30) days of Tenant’s written request for approval of any Alterations, then such Alterations shall be deemed approved. Tenant, at its own expense, may also erect, install and remove at any time during the Term any Tenant’s Personal Property.</w:t>
      </w:r>
    </w:p>
    <w:p w14:paraId="6139BDB6" w14:textId="2248D3ED" w:rsidR="00DD5BF1" w:rsidRDefault="00DD5BF1">
      <w:pPr>
        <w:pStyle w:val="Heading3"/>
        <w:adjustRightInd/>
        <w:rPr>
          <w:rFonts w:cs="Times New Roman"/>
          <w:szCs w:val="24"/>
        </w:rPr>
      </w:pPr>
      <w:r>
        <w:rPr>
          <w:rFonts w:cs="Times New Roman"/>
          <w:szCs w:val="24"/>
        </w:rPr>
        <w:t xml:space="preserve">All </w:t>
      </w:r>
      <w:r w:rsidR="00440902">
        <w:rPr>
          <w:rFonts w:cs="Times New Roman"/>
          <w:szCs w:val="24"/>
        </w:rPr>
        <w:t xml:space="preserve">Alterations shall be performed in a workmanlike manner in conformity with Legal Requirements and shall not endanger the structural integrity of the Premises. For Alterations that require Landlord’s approval, Tenant shall comply with any Design Criteria. Tenant shall have the right to select the contractors and subcontractors of its choice for Alterations, including Tenant’s Work, and Landlord shall have no right to review or approve Tenant’s contractors or subcontractors. Tenant and Tenant’s Agents (including Tenant’s general contractor and subcontractors) shall not be required to furnish any bond, security deposit or other form of security or proof of financial ability in connection with any Alterations (including Tenant’s Work) or any other work by Tenant or its Agents at the Shopping Center. </w:t>
      </w:r>
      <w:bookmarkStart w:id="123" w:name="_Hlk78457417"/>
      <w:r w:rsidR="00440902">
        <w:rPr>
          <w:rFonts w:cs="Times New Roman"/>
          <w:szCs w:val="24"/>
        </w:rPr>
        <w:t xml:space="preserve">Tenant and Tenant’s Agents shall not be required to pay or reimburse Landlord or Landlord’s Agents any so-called </w:t>
      </w:r>
      <w:r w:rsidR="00EB7654">
        <w:rPr>
          <w:rFonts w:cs="Times New Roman"/>
          <w:szCs w:val="24"/>
        </w:rPr>
        <w:t>“</w:t>
      </w:r>
      <w:r w:rsidR="00440902">
        <w:rPr>
          <w:rFonts w:cs="Times New Roman"/>
          <w:szCs w:val="24"/>
        </w:rPr>
        <w:t>chargebacks</w:t>
      </w:r>
      <w:r w:rsidR="00EB7654">
        <w:rPr>
          <w:rFonts w:cs="Times New Roman"/>
          <w:szCs w:val="24"/>
        </w:rPr>
        <w:t>”</w:t>
      </w:r>
      <w:r w:rsidR="00440902">
        <w:rPr>
          <w:rFonts w:cs="Times New Roman"/>
          <w:szCs w:val="24"/>
        </w:rPr>
        <w:t xml:space="preserve">, </w:t>
      </w:r>
      <w:r w:rsidR="00EB7654">
        <w:rPr>
          <w:rFonts w:cs="Times New Roman"/>
          <w:szCs w:val="24"/>
        </w:rPr>
        <w:t>“</w:t>
      </w:r>
      <w:r w:rsidR="00440902">
        <w:rPr>
          <w:rFonts w:cs="Times New Roman"/>
          <w:szCs w:val="24"/>
        </w:rPr>
        <w:t>back charges</w:t>
      </w:r>
      <w:r w:rsidR="00EB7654">
        <w:rPr>
          <w:rFonts w:cs="Times New Roman"/>
          <w:szCs w:val="24"/>
        </w:rPr>
        <w:t>”</w:t>
      </w:r>
      <w:r w:rsidR="00440902">
        <w:rPr>
          <w:rFonts w:cs="Times New Roman"/>
          <w:szCs w:val="24"/>
        </w:rPr>
        <w:t xml:space="preserve"> or any other fees, expenses or other costs in connection with any Alterations (including Tenant’s Work) or any other work by Tenant or its Agents at the Shopping Center, including for or in connection with review or approval of plans and/or specifications for any such work.</w:t>
      </w:r>
      <w:bookmarkEnd w:id="123"/>
    </w:p>
    <w:p w14:paraId="7F2FD431" w14:textId="77777777" w:rsidR="00DD5BF1" w:rsidRDefault="00DD5BF1">
      <w:pPr>
        <w:pStyle w:val="Heading2"/>
        <w:adjustRightInd/>
        <w:rPr>
          <w:rFonts w:cs="Times New Roman"/>
          <w:bCs w:val="0"/>
          <w:vanish/>
          <w:szCs w:val="24"/>
          <w:specVanish/>
        </w:rPr>
      </w:pPr>
      <w:r>
        <w:rPr>
          <w:rFonts w:cs="Times New Roman"/>
          <w:bCs w:val="0"/>
          <w:szCs w:val="24"/>
        </w:rPr>
        <w:t>Surrender of Improvements</w:t>
      </w:r>
    </w:p>
    <w:p w14:paraId="68EC5D46" w14:textId="77777777" w:rsidR="00DD5BF1" w:rsidRDefault="00DD5BF1">
      <w:pPr>
        <w:adjustRightInd/>
        <w:rPr>
          <w:rFonts w:cs="Times New Roman"/>
          <w:szCs w:val="24"/>
        </w:rPr>
      </w:pPr>
    </w:p>
    <w:p w14:paraId="4EC341D6" w14:textId="67533553" w:rsidR="00DD5BF1" w:rsidRDefault="00DD5BF1">
      <w:pPr>
        <w:pStyle w:val="Heading3"/>
        <w:adjustRightInd/>
        <w:rPr>
          <w:rFonts w:cs="Times New Roman"/>
          <w:szCs w:val="24"/>
        </w:rPr>
      </w:pPr>
      <w:r>
        <w:rPr>
          <w:rFonts w:cs="Times New Roman"/>
          <w:szCs w:val="24"/>
        </w:rPr>
        <w:t xml:space="preserve">As used herein, </w:t>
      </w:r>
      <w:r w:rsidR="00EB7654">
        <w:rPr>
          <w:rFonts w:cs="Times New Roman"/>
          <w:szCs w:val="24"/>
        </w:rPr>
        <w:t>“</w:t>
      </w:r>
      <w:r>
        <w:rPr>
          <w:rFonts w:cs="Times New Roman"/>
          <w:b/>
          <w:szCs w:val="24"/>
        </w:rPr>
        <w:t>Improvements</w:t>
      </w:r>
      <w:r w:rsidR="00EB7654">
        <w:rPr>
          <w:rFonts w:cs="Times New Roman"/>
          <w:szCs w:val="24"/>
        </w:rPr>
        <w:t>”</w:t>
      </w:r>
      <w:r>
        <w:rPr>
          <w:rFonts w:cs="Times New Roman"/>
          <w:szCs w:val="24"/>
        </w:rPr>
        <w:t xml:space="preserve"> means any improvements, alterations (including Alterations), additions, permanently installed fixtures, HVAC equipment and other permanently installed items in or about the Premises, regardless of who performed or paid for such installation, expressly excluding Tenant’s trade fixtures, furniture, point of sale system, merchandise and personal property (collectively, </w:t>
      </w:r>
      <w:r w:rsidR="00EB7654">
        <w:rPr>
          <w:rFonts w:cs="Times New Roman"/>
          <w:szCs w:val="24"/>
        </w:rPr>
        <w:t>“</w:t>
      </w:r>
      <w:r>
        <w:rPr>
          <w:rFonts w:cs="Times New Roman"/>
          <w:b/>
          <w:szCs w:val="24"/>
        </w:rPr>
        <w:t>Tenant’s Personal Property</w:t>
      </w:r>
      <w:r w:rsidR="00EB7654">
        <w:rPr>
          <w:rFonts w:cs="Times New Roman"/>
          <w:szCs w:val="24"/>
        </w:rPr>
        <w:t>”</w:t>
      </w:r>
      <w:r>
        <w:rPr>
          <w:rFonts w:cs="Times New Roman"/>
          <w:szCs w:val="24"/>
        </w:rPr>
        <w:t xml:space="preserve">). The ownership of Tenant’s Personal Property and Tenant’s signs </w:t>
      </w:r>
      <w:proofErr w:type="gramStart"/>
      <w:r>
        <w:rPr>
          <w:rFonts w:cs="Times New Roman"/>
          <w:szCs w:val="24"/>
        </w:rPr>
        <w:t>shall remain at all times</w:t>
      </w:r>
      <w:proofErr w:type="gramEnd"/>
      <w:r>
        <w:rPr>
          <w:rFonts w:cs="Times New Roman"/>
          <w:szCs w:val="24"/>
        </w:rPr>
        <w:t xml:space="preserve"> in Tenant. The ownership interest of any safety systems (such as, without limitation, fire and security monitoring and alarm systems) installed at or about </w:t>
      </w:r>
      <w:r>
        <w:rPr>
          <w:rFonts w:cs="Times New Roman"/>
          <w:szCs w:val="24"/>
        </w:rPr>
        <w:lastRenderedPageBreak/>
        <w:t xml:space="preserve">the Premises by Tenant’s vendors </w:t>
      </w:r>
      <w:proofErr w:type="gramStart"/>
      <w:r>
        <w:rPr>
          <w:rFonts w:cs="Times New Roman"/>
          <w:szCs w:val="24"/>
        </w:rPr>
        <w:t>shall remain at all times</w:t>
      </w:r>
      <w:proofErr w:type="gramEnd"/>
      <w:r>
        <w:rPr>
          <w:rFonts w:cs="Times New Roman"/>
          <w:szCs w:val="24"/>
        </w:rPr>
        <w:t xml:space="preserve"> in Tenant’s vendor, unless Tenant and Tenant’s vendor otherwise agree.</w:t>
      </w:r>
    </w:p>
    <w:p w14:paraId="33C18ECD" w14:textId="326EA947" w:rsidR="00DD5BF1" w:rsidRDefault="00DD5BF1">
      <w:pPr>
        <w:pStyle w:val="Heading3"/>
        <w:adjustRightInd/>
        <w:rPr>
          <w:rFonts w:cs="Times New Roman"/>
          <w:szCs w:val="24"/>
        </w:rPr>
      </w:pPr>
      <w:r>
        <w:rPr>
          <w:rFonts w:cs="Times New Roman"/>
          <w:szCs w:val="24"/>
        </w:rPr>
        <w:t xml:space="preserve">Upon the expiration or earlier termination of this Lease, </w:t>
      </w:r>
      <w:bookmarkStart w:id="124" w:name="_cp_text_2_35"/>
      <w:r>
        <w:rPr>
          <w:rFonts w:cs="Times New Roman"/>
          <w:szCs w:val="24"/>
        </w:rPr>
        <w:t xml:space="preserve">Tenant shall </w:t>
      </w:r>
      <w:bookmarkEnd w:id="124"/>
      <w:r>
        <w:rPr>
          <w:rFonts w:cs="Times New Roman"/>
          <w:szCs w:val="24"/>
        </w:rPr>
        <w:t>(1)</w:t>
      </w:r>
      <w:r w:rsidR="000C3B35">
        <w:rPr>
          <w:rFonts w:cs="Times New Roman"/>
          <w:szCs w:val="24"/>
        </w:rPr>
        <w:t xml:space="preserve"> </w:t>
      </w:r>
      <w:r>
        <w:rPr>
          <w:rFonts w:cs="Times New Roman"/>
          <w:szCs w:val="24"/>
        </w:rPr>
        <w:t>remove Tenant’s Personal Property, including its signs, (2) at Tenant’s option (but without obligation), remove any mirrors, decorative hardware, decorative lighting fixtures, shelving, showcases and/or any proprietary elements, and/or otherwise de-identify the Premises as Tenant reasonably believes necessary or appropriate for the protection of the Intellectual Property Rights (as defined in Section 28.7 hereof), (3) repair any damage caused by any such removal and/or de-identification, and (4) peacefully surrender possession of the Premises with the Improvements remaining therein in a used condition, subject to damage caused by fire or other casualty, Taking, acts of God, acts of governmental authorities, reasonable wear and tear and any other damage or condition that Tenant is not required to repair under this Lease.</w:t>
      </w:r>
    </w:p>
    <w:p w14:paraId="23902312" w14:textId="77777777" w:rsidR="00DD5BF1" w:rsidRDefault="00DD5BF1">
      <w:pPr>
        <w:pStyle w:val="Heading2"/>
        <w:adjustRightInd/>
        <w:rPr>
          <w:rFonts w:cs="Times New Roman"/>
          <w:bCs w:val="0"/>
          <w:vanish/>
          <w:szCs w:val="24"/>
          <w:specVanish/>
        </w:rPr>
      </w:pPr>
      <w:r>
        <w:rPr>
          <w:rFonts w:cs="Times New Roman"/>
          <w:bCs w:val="0"/>
          <w:szCs w:val="24"/>
        </w:rPr>
        <w:t>Mechanic’s Liens</w:t>
      </w:r>
    </w:p>
    <w:p w14:paraId="6B9E1FC9" w14:textId="77777777" w:rsidR="00DD5BF1" w:rsidRDefault="00DD5BF1">
      <w:pPr>
        <w:adjustRightInd/>
        <w:rPr>
          <w:rFonts w:cs="Times New Roman"/>
          <w:szCs w:val="24"/>
        </w:rPr>
      </w:pPr>
    </w:p>
    <w:p w14:paraId="2C364F57" w14:textId="77777777" w:rsidR="00DD5BF1" w:rsidRDefault="00DD5BF1">
      <w:pPr>
        <w:pStyle w:val="Heading3"/>
        <w:adjustRightInd/>
        <w:rPr>
          <w:rFonts w:cs="Times New Roman"/>
          <w:szCs w:val="24"/>
        </w:rPr>
      </w:pPr>
      <w:r>
        <w:rPr>
          <w:rFonts w:cs="Times New Roman"/>
          <w:szCs w:val="24"/>
        </w:rPr>
        <w:t xml:space="preserve">Tenant shall keep the Premises free from any liens arising out of any work performed, materials </w:t>
      </w:r>
      <w:proofErr w:type="gramStart"/>
      <w:r>
        <w:rPr>
          <w:rFonts w:cs="Times New Roman"/>
          <w:szCs w:val="24"/>
        </w:rPr>
        <w:t>furnished</w:t>
      </w:r>
      <w:proofErr w:type="gramEnd"/>
      <w:r>
        <w:rPr>
          <w:rFonts w:cs="Times New Roman"/>
          <w:szCs w:val="24"/>
        </w:rPr>
        <w:t xml:space="preserve"> or obligations incurred by Tenant or its Agents. Tenant shall have the right, in good faith and at its own expense, to contest or protest any claim relating to such lien. If such lien is filed against the Premises, Tenant shall, within one (1) month after notice from Landlord of its filing, bond over such lien. If Tenant fails to bond over such lien within such one (1) month period, Landlord shall have the right to bond over such lien at Tenant’s cost. Tenant shall indemnify, defend and hold Landlord harmless from and against all Indemnified Costs relating to or resulting from such liens.</w:t>
      </w:r>
    </w:p>
    <w:p w14:paraId="3A8E970B" w14:textId="77777777" w:rsidR="00DD5BF1" w:rsidRDefault="00DD5BF1">
      <w:pPr>
        <w:pStyle w:val="Heading3"/>
        <w:adjustRightInd/>
        <w:rPr>
          <w:rFonts w:cs="Times New Roman"/>
          <w:szCs w:val="24"/>
        </w:rPr>
      </w:pPr>
      <w:r>
        <w:rPr>
          <w:rFonts w:cs="Times New Roman"/>
          <w:szCs w:val="24"/>
        </w:rPr>
        <w:t xml:space="preserve">Landlord shall keep the Premises free from any liens arising out of any work performed, materials </w:t>
      </w:r>
      <w:proofErr w:type="gramStart"/>
      <w:r>
        <w:rPr>
          <w:rFonts w:cs="Times New Roman"/>
          <w:szCs w:val="24"/>
        </w:rPr>
        <w:t>furnished</w:t>
      </w:r>
      <w:proofErr w:type="gramEnd"/>
      <w:r>
        <w:rPr>
          <w:rFonts w:cs="Times New Roman"/>
          <w:szCs w:val="24"/>
        </w:rPr>
        <w:t xml:space="preserve"> or obligations incurred by Landlord or its Agents. Landlord shall have the right, in good faith and at its own expense, to contest or protest any claim relating to such lien. Landlord shall indemnify, defend and hold Tenant harmless from and against all Indemnified Costs relating to or resulting from such liens.</w:t>
      </w:r>
    </w:p>
    <w:p w14:paraId="0B45640E" w14:textId="77777777" w:rsidR="00DD5BF1" w:rsidRDefault="00DD5BF1">
      <w:pPr>
        <w:pStyle w:val="Heading1"/>
        <w:adjustRightInd/>
        <w:ind w:left="0"/>
        <w:rPr>
          <w:rFonts w:cs="Times New Roman"/>
          <w:bCs w:val="0"/>
          <w:szCs w:val="24"/>
        </w:rPr>
      </w:pPr>
      <w:r>
        <w:rPr>
          <w:rFonts w:cs="Times New Roman"/>
          <w:bCs w:val="0"/>
          <w:szCs w:val="24"/>
        </w:rPr>
        <w:t xml:space="preserve"> INSURANCE</w:t>
      </w:r>
    </w:p>
    <w:p w14:paraId="001C2583" w14:textId="77777777" w:rsidR="00DD5BF1" w:rsidRDefault="00DD5BF1">
      <w:pPr>
        <w:pStyle w:val="Heading2"/>
        <w:adjustRightInd/>
        <w:rPr>
          <w:rFonts w:cs="Times New Roman"/>
          <w:bCs w:val="0"/>
          <w:vanish/>
          <w:szCs w:val="24"/>
          <w:specVanish/>
        </w:rPr>
      </w:pPr>
      <w:r>
        <w:rPr>
          <w:rFonts w:cs="Times New Roman"/>
          <w:bCs w:val="0"/>
          <w:szCs w:val="24"/>
        </w:rPr>
        <w:t>Landlord’s Insurance</w:t>
      </w:r>
    </w:p>
    <w:p w14:paraId="52D7BD73" w14:textId="77777777" w:rsidR="00DD5BF1" w:rsidRDefault="00DD5BF1">
      <w:pPr>
        <w:adjustRightInd/>
        <w:rPr>
          <w:rFonts w:cs="Times New Roman"/>
          <w:szCs w:val="24"/>
        </w:rPr>
      </w:pPr>
    </w:p>
    <w:p w14:paraId="398BBAB9" w14:textId="2BB844CD" w:rsidR="00DD5BF1" w:rsidRDefault="00DD5BF1">
      <w:pPr>
        <w:pStyle w:val="Body"/>
        <w:adjustRightInd/>
        <w:rPr>
          <w:rFonts w:cs="Times New Roman"/>
          <w:szCs w:val="24"/>
        </w:rPr>
      </w:pPr>
      <w:r>
        <w:rPr>
          <w:rFonts w:cs="Times New Roman"/>
          <w:szCs w:val="24"/>
        </w:rPr>
        <w:t xml:space="preserve">From and after the date of this Lease through the end of the Term, Landlord shall maintain, at its expense, Commercial General Liability Insurance </w:t>
      </w:r>
      <w:bookmarkStart w:id="125" w:name="_Hlk78465057"/>
      <w:r>
        <w:rPr>
          <w:rFonts w:cs="Times New Roman"/>
          <w:szCs w:val="24"/>
        </w:rPr>
        <w:t xml:space="preserve">on an occurrence basis with a minimum limit of liability in the amount of Five Million and 00/100 Dollars ($5,000,000.00) </w:t>
      </w:r>
      <w:bookmarkEnd w:id="125"/>
      <w:r>
        <w:rPr>
          <w:rFonts w:cs="Times New Roman"/>
          <w:szCs w:val="24"/>
        </w:rPr>
        <w:t xml:space="preserve">and property insurance at least as broad as the Insurance Services Office’s Causes of Loss Special Form, insuring the buildings and improvements of the Shopping Center, including the Premises and the Improvements, in an amount equal to one hundred percent (100%) of the full replacement cost thereof and so as to prevent the application of co-insurance provisions. Landlord must also maintain worker’s compensation coverage as required by Legal Requirements. </w:t>
      </w:r>
      <w:r w:rsidRPr="00376C2B">
        <w:rPr>
          <w:rFonts w:cs="Times New Roman"/>
          <w:szCs w:val="24"/>
        </w:rPr>
        <w:t>Except as set forth in Article 11, Tenant shall have no obligation to reimburse Landlord for the cost of any insurance maintained by Landlord</w:t>
      </w:r>
      <w:r>
        <w:rPr>
          <w:rFonts w:cs="Times New Roman"/>
          <w:szCs w:val="24"/>
        </w:rPr>
        <w:t>.</w:t>
      </w:r>
    </w:p>
    <w:p w14:paraId="40871A2F" w14:textId="77777777" w:rsidR="00DD5BF1" w:rsidRDefault="00DD5BF1">
      <w:pPr>
        <w:pStyle w:val="Heading2"/>
        <w:adjustRightInd/>
        <w:rPr>
          <w:rFonts w:cs="Times New Roman"/>
          <w:bCs w:val="0"/>
          <w:vanish/>
          <w:szCs w:val="24"/>
          <w:specVanish/>
        </w:rPr>
      </w:pPr>
      <w:r>
        <w:rPr>
          <w:rFonts w:cs="Times New Roman"/>
          <w:bCs w:val="0"/>
          <w:szCs w:val="24"/>
        </w:rPr>
        <w:t>Tenant’s Insurance</w:t>
      </w:r>
    </w:p>
    <w:p w14:paraId="1A0441C9" w14:textId="77777777" w:rsidR="00DD5BF1" w:rsidRDefault="00DD5BF1">
      <w:pPr>
        <w:adjustRightInd/>
        <w:rPr>
          <w:rFonts w:cs="Times New Roman"/>
          <w:szCs w:val="24"/>
        </w:rPr>
      </w:pPr>
    </w:p>
    <w:p w14:paraId="305C8527" w14:textId="422D5D79" w:rsidR="00DD5BF1" w:rsidRDefault="00DD5BF1">
      <w:pPr>
        <w:pStyle w:val="Body"/>
        <w:adjustRightInd/>
        <w:rPr>
          <w:rFonts w:cs="Times New Roman"/>
          <w:szCs w:val="24"/>
        </w:rPr>
      </w:pPr>
      <w:r>
        <w:rPr>
          <w:rFonts w:cs="Times New Roman"/>
          <w:szCs w:val="24"/>
        </w:rPr>
        <w:t>From the date Tenant physically occupies the Premises through the end of the Term, Tenant shall maintain, at its expense, Commercial General Liability Insurance on an occurrence basis with a minimum limit of liability in the amount of T</w:t>
      </w:r>
      <w:r w:rsidR="00EA39E4">
        <w:rPr>
          <w:rFonts w:cs="Times New Roman"/>
          <w:szCs w:val="24"/>
        </w:rPr>
        <w:t>hree</w:t>
      </w:r>
      <w:r>
        <w:rPr>
          <w:rFonts w:cs="Times New Roman"/>
          <w:szCs w:val="24"/>
        </w:rPr>
        <w:t xml:space="preserve"> Million and 00/100 Dollars ($</w:t>
      </w:r>
      <w:r w:rsidR="00EA39E4">
        <w:rPr>
          <w:rFonts w:cs="Times New Roman"/>
          <w:szCs w:val="24"/>
        </w:rPr>
        <w:t>3</w:t>
      </w:r>
      <w:r>
        <w:rPr>
          <w:rFonts w:cs="Times New Roman"/>
          <w:szCs w:val="24"/>
        </w:rPr>
        <w:t>,000,000.00) and property insurance at least as broad as the Insurance Services Office’s Causes of Loss Special Form, insuring Tenant’s Personal Property, in an amount equal to one hundred percent (100%) of the full replacement cost thereof. Tenant must also maintain worker’s compensation coverage as required by Legal Requirements, including employer’s liability coverage, with a limit of not less than One Million and 00/100 Dollars ($1,000,000.00).</w:t>
      </w:r>
      <w:r w:rsidR="000C3B35">
        <w:rPr>
          <w:rFonts w:cs="Times New Roman"/>
          <w:szCs w:val="24"/>
        </w:rPr>
        <w:t xml:space="preserve"> </w:t>
      </w:r>
    </w:p>
    <w:p w14:paraId="686CE76E" w14:textId="77777777" w:rsidR="00DD5BF1" w:rsidRDefault="00DD5BF1">
      <w:pPr>
        <w:pStyle w:val="Heading2"/>
        <w:adjustRightInd/>
        <w:rPr>
          <w:rFonts w:cs="Times New Roman"/>
          <w:bCs w:val="0"/>
          <w:vanish/>
          <w:szCs w:val="24"/>
          <w:specVanish/>
        </w:rPr>
      </w:pPr>
      <w:r>
        <w:rPr>
          <w:rFonts w:cs="Times New Roman"/>
          <w:bCs w:val="0"/>
          <w:szCs w:val="24"/>
        </w:rPr>
        <w:lastRenderedPageBreak/>
        <w:t>Waiver of Subrogation</w:t>
      </w:r>
    </w:p>
    <w:p w14:paraId="34F764FE" w14:textId="77777777" w:rsidR="00DD5BF1" w:rsidRDefault="00DD5BF1">
      <w:pPr>
        <w:adjustRightInd/>
        <w:rPr>
          <w:rFonts w:cs="Times New Roman"/>
          <w:szCs w:val="24"/>
        </w:rPr>
      </w:pPr>
    </w:p>
    <w:p w14:paraId="11EA2BAF" w14:textId="77777777" w:rsidR="00DD5BF1" w:rsidRDefault="00DD5BF1">
      <w:pPr>
        <w:pStyle w:val="Body"/>
        <w:adjustRightInd/>
        <w:rPr>
          <w:rFonts w:cs="Times New Roman"/>
          <w:szCs w:val="24"/>
        </w:rPr>
      </w:pPr>
      <w:r>
        <w:rPr>
          <w:rFonts w:cs="Times New Roman"/>
          <w:szCs w:val="24"/>
        </w:rPr>
        <w:t>All policies of property insurance required to be carried by Landlord and Tenant hereunder shall include a waiver by the insurer of all rights of subrogation against the other party in connection with any loss or damage thereby insured against. Any additional premium for such waiver shall be paid by the primary insured. Landlord and Tenant each hereby waives any and all rights of recovery, claim, action and/or cause-of-action against the other party and such party’s Agents for any loss or damage that may occur to the Premises or the Shopping Center, any improvements thereto and/or any personal property of the waiving party therein by reason of any peril which is typically insured against under the terms of a standard form of property insurance at least as broad as the Insurance Services Office’s Causes of Loss Special Form or which is actually insured against by the insurance carried by the waiving party, regardless of cause or origin, including negligence of the other party hereto or its Agent, and covenants that no insurer shall hold any right of subrogation against such other party.</w:t>
      </w:r>
    </w:p>
    <w:p w14:paraId="5F9A9005" w14:textId="77777777" w:rsidR="00DD5BF1" w:rsidRDefault="00DD5BF1">
      <w:pPr>
        <w:pStyle w:val="Heading2"/>
        <w:adjustRightInd/>
        <w:rPr>
          <w:rFonts w:cs="Times New Roman"/>
          <w:bCs w:val="0"/>
          <w:vanish/>
          <w:szCs w:val="24"/>
          <w:specVanish/>
        </w:rPr>
      </w:pPr>
      <w:r>
        <w:rPr>
          <w:rFonts w:cs="Times New Roman"/>
          <w:bCs w:val="0"/>
          <w:szCs w:val="24"/>
        </w:rPr>
        <w:t>General Requirements</w:t>
      </w:r>
    </w:p>
    <w:p w14:paraId="4793F98A" w14:textId="77777777" w:rsidR="00DD5BF1" w:rsidRDefault="00DD5BF1">
      <w:pPr>
        <w:adjustRightInd/>
        <w:rPr>
          <w:rFonts w:cs="Times New Roman"/>
          <w:szCs w:val="24"/>
        </w:rPr>
      </w:pPr>
    </w:p>
    <w:p w14:paraId="12D9084A" w14:textId="5EF6F9D9" w:rsidR="00DD5BF1" w:rsidRDefault="00ED2E4B">
      <w:pPr>
        <w:pStyle w:val="Body"/>
        <w:adjustRightInd/>
        <w:rPr>
          <w:rFonts w:cs="Times New Roman"/>
          <w:szCs w:val="24"/>
        </w:rPr>
      </w:pPr>
      <w:bookmarkStart w:id="126" w:name="_Hlk78464913"/>
      <w:r>
        <w:rPr>
          <w:rFonts w:cs="Times New Roman"/>
          <w:szCs w:val="24"/>
        </w:rPr>
        <w:t xml:space="preserve">All policies of insurance required to be maintained by the parties hereto shall be issued by insurance companies authorized to do business in the state in which the Premises is located and having a Best Insurance Guide rating of at least </w:t>
      </w:r>
      <w:r w:rsidR="00EB7654">
        <w:rPr>
          <w:rFonts w:cs="Times New Roman"/>
          <w:szCs w:val="24"/>
        </w:rPr>
        <w:t>“</w:t>
      </w:r>
      <w:r>
        <w:rPr>
          <w:rFonts w:cs="Times New Roman"/>
          <w:szCs w:val="24"/>
        </w:rPr>
        <w:t>A-</w:t>
      </w:r>
      <w:r w:rsidR="00EB7654">
        <w:rPr>
          <w:rFonts w:cs="Times New Roman"/>
          <w:szCs w:val="24"/>
        </w:rPr>
        <w:t>”</w:t>
      </w:r>
      <w:r>
        <w:rPr>
          <w:rFonts w:cs="Times New Roman"/>
          <w:szCs w:val="24"/>
        </w:rPr>
        <w:t>/</w:t>
      </w:r>
      <w:r w:rsidR="00EB7654">
        <w:rPr>
          <w:rFonts w:cs="Times New Roman"/>
          <w:szCs w:val="24"/>
        </w:rPr>
        <w:t>”</w:t>
      </w:r>
      <w:r>
        <w:rPr>
          <w:rFonts w:cs="Times New Roman"/>
          <w:szCs w:val="24"/>
        </w:rPr>
        <w:t>VII</w:t>
      </w:r>
      <w:r w:rsidR="00EB7654">
        <w:rPr>
          <w:rFonts w:cs="Times New Roman"/>
          <w:szCs w:val="24"/>
        </w:rPr>
        <w:t>”</w:t>
      </w:r>
      <w:r>
        <w:rPr>
          <w:rFonts w:cs="Times New Roman"/>
          <w:szCs w:val="24"/>
        </w:rPr>
        <w:t>. Each party shall provide copies of certificates of insurance before the earlier of Tenant taking possession of the Premises or commencing Tenant’s Work at the Premises and no later than ten (10) days after expiration of the applicable policy. The insurance required to be carried by Tenant may be carried under a combination of primary and/or excess (or umbrella) policies of insurance, and/or under a blanket policy or policies of insurance, carried and maintained by Tenant or its parent company. Tenant may self-insure for any insurance required herein so long as Tenant’s net worth exceeds $100,000,000. Tenant policies, except for the Worker’s Compensation and property insurance, shall include Landlord as additional insured. Coverage for Landlord as additional insured shall apply on a primary and non-contributory basis irrespective of any other insurance, except as provided herein below with respect to the Common Areas. Landlord’s policies, except for the Worker’s Compensation and property insurance, shall include Tenant as additional insured with respect to the Common Areas. Coverage for Tenant as additional insured with respect to the Common Areas shall apply on a primary and non-contributory basis irrespective of any other insurance.</w:t>
      </w:r>
      <w:bookmarkEnd w:id="126"/>
    </w:p>
    <w:p w14:paraId="2B1FBA9A" w14:textId="77777777" w:rsidR="00DD5BF1" w:rsidRDefault="00DD5BF1">
      <w:pPr>
        <w:pStyle w:val="Heading1"/>
        <w:adjustRightInd/>
        <w:ind w:left="0"/>
        <w:rPr>
          <w:rFonts w:cs="Times New Roman"/>
          <w:bCs w:val="0"/>
          <w:szCs w:val="24"/>
        </w:rPr>
      </w:pPr>
      <w:r>
        <w:rPr>
          <w:rFonts w:cs="Times New Roman"/>
          <w:bCs w:val="0"/>
          <w:szCs w:val="24"/>
        </w:rPr>
        <w:t xml:space="preserve"> INDEMNIFICATION</w:t>
      </w:r>
    </w:p>
    <w:p w14:paraId="7B4676DD" w14:textId="77777777" w:rsidR="00DD5BF1" w:rsidRDefault="00DD5BF1">
      <w:pPr>
        <w:pStyle w:val="Heading2"/>
        <w:adjustRightInd/>
        <w:rPr>
          <w:rFonts w:cs="Times New Roman"/>
          <w:bCs w:val="0"/>
          <w:vanish/>
          <w:szCs w:val="24"/>
          <w:specVanish/>
        </w:rPr>
      </w:pPr>
      <w:r>
        <w:rPr>
          <w:rFonts w:cs="Times New Roman"/>
          <w:bCs w:val="0"/>
          <w:szCs w:val="24"/>
        </w:rPr>
        <w:t>Indemnification</w:t>
      </w:r>
    </w:p>
    <w:p w14:paraId="594B0314" w14:textId="77777777" w:rsidR="00DD5BF1" w:rsidRDefault="00DD5BF1">
      <w:pPr>
        <w:adjustRightInd/>
        <w:rPr>
          <w:rFonts w:cs="Times New Roman"/>
          <w:szCs w:val="24"/>
        </w:rPr>
      </w:pPr>
    </w:p>
    <w:p w14:paraId="2DC20DC7" w14:textId="77777777" w:rsidR="00DD5BF1" w:rsidRDefault="00DD5BF1">
      <w:pPr>
        <w:pStyle w:val="Heading3"/>
        <w:adjustRightInd/>
        <w:rPr>
          <w:rFonts w:cs="Times New Roman"/>
          <w:szCs w:val="24"/>
        </w:rPr>
      </w:pPr>
      <w:bookmarkStart w:id="127" w:name="_Hlk78460283"/>
      <w:r>
        <w:rPr>
          <w:rFonts w:cs="Times New Roman"/>
          <w:szCs w:val="24"/>
        </w:rPr>
        <w:t>Subject to Section 18.3, Tenant hereby agrees to indemnify, defend and hold Landlord and Landlord’s Agents harmless from and against all Indemnified Costs relating to or resulting from bodily injury (including death) and damage to, or destruction of, tangible property occurring: (1) within the Premises, except to the extent caused by the negligent or intentional act or omission of Landlord, Landlord’s Agents or other tenants or occupants of the Shopping Center; or (2) elsewhere in the Shopping Center, to the extent caused by the negligent or intentional acts or omissions of Tenant or Tenant’s Agents. Landlord shall promptly notify Tenant of any actions, proceedings, claims or demands for which Landlord requests indemnification from Tenant. Tenant shall have the right to assume the entire control of the defense thereof, and Landlord and Landlord’s Agents shall cooperate fully with Tenant in such defense at Tenant’s cost.</w:t>
      </w:r>
    </w:p>
    <w:p w14:paraId="08975A45" w14:textId="01F3BBC3" w:rsidR="00DD5BF1" w:rsidRDefault="00ED2E4B">
      <w:pPr>
        <w:pStyle w:val="Heading3"/>
        <w:adjustRightInd/>
        <w:rPr>
          <w:rFonts w:cs="Times New Roman"/>
          <w:szCs w:val="24"/>
        </w:rPr>
      </w:pPr>
      <w:r>
        <w:rPr>
          <w:rFonts w:cs="Times New Roman"/>
          <w:szCs w:val="24"/>
        </w:rPr>
        <w:t xml:space="preserve">Subject to Section 18.3, Landlord hereby agrees to indemnify, defend and hold Tenant and Tenant’s Agents harmless from and against all Indemnified Costs relating to or resulting from bodily injury (including death) and damage to, or destruction of, tangible property occurring: (1) in any portion of the Shopping Center other than the Premises or on other adjoining property owned or controlled by Landlord, Landlord’s Agents or any of their respective Affiliates, except to the extent caused by the negligent or intentional act or omission of Tenant or Tenant’s Agents; or (2) within the Premises, to the extent caused by the negligent or intentional acts or omissions of Landlord or Landlord’s Agents. Tenant shall promptly notify Landlord of any actions, proceedings, claims or demands for which Tenant </w:t>
      </w:r>
      <w:r>
        <w:rPr>
          <w:rFonts w:cs="Times New Roman"/>
          <w:szCs w:val="24"/>
        </w:rPr>
        <w:lastRenderedPageBreak/>
        <w:t>requests indemnification from Landlord. Landlord shall have the right to assume the entire control of the defense thereof, and Tenant and Tenant’s Agents shall cooperate fully with Landlord in such defense at Landlord’s cost.</w:t>
      </w:r>
    </w:p>
    <w:p w14:paraId="316ECDC7" w14:textId="3CB38F81" w:rsidR="00DD5BF1" w:rsidRDefault="00EB7654">
      <w:pPr>
        <w:pStyle w:val="Heading3"/>
        <w:adjustRightInd/>
        <w:rPr>
          <w:rFonts w:cs="Times New Roman"/>
          <w:szCs w:val="24"/>
        </w:rPr>
      </w:pPr>
      <w:r>
        <w:rPr>
          <w:rFonts w:cs="Times New Roman"/>
          <w:szCs w:val="24"/>
        </w:rPr>
        <w:t>“</w:t>
      </w:r>
      <w:r w:rsidR="00DD5BF1">
        <w:rPr>
          <w:rFonts w:cs="Times New Roman"/>
          <w:b/>
          <w:szCs w:val="24"/>
        </w:rPr>
        <w:t>Indemnified Costs</w:t>
      </w:r>
      <w:r>
        <w:rPr>
          <w:rFonts w:cs="Times New Roman"/>
          <w:szCs w:val="24"/>
        </w:rPr>
        <w:t>”</w:t>
      </w:r>
      <w:r w:rsidR="00DD5BF1">
        <w:rPr>
          <w:rFonts w:cs="Times New Roman"/>
          <w:szCs w:val="24"/>
        </w:rPr>
        <w:t xml:space="preserve"> means all costs, expenses, claims, suits, causes of action, liabilities, losses, injuries and damage, including, without limitation, reasonable attorneys’ fees and costs.</w:t>
      </w:r>
      <w:bookmarkEnd w:id="127"/>
    </w:p>
    <w:p w14:paraId="02D9146D" w14:textId="706691D8" w:rsidR="00DD5BF1" w:rsidRDefault="00EB7654">
      <w:pPr>
        <w:pStyle w:val="Heading3"/>
        <w:adjustRightInd/>
        <w:rPr>
          <w:rFonts w:cs="Times New Roman"/>
          <w:szCs w:val="24"/>
        </w:rPr>
      </w:pPr>
      <w:r>
        <w:rPr>
          <w:rFonts w:cs="Times New Roman"/>
          <w:szCs w:val="24"/>
        </w:rPr>
        <w:t>“</w:t>
      </w:r>
      <w:r w:rsidR="00DD5BF1">
        <w:rPr>
          <w:rFonts w:cs="Times New Roman"/>
          <w:b/>
          <w:szCs w:val="24"/>
        </w:rPr>
        <w:t>Agents</w:t>
      </w:r>
      <w:r>
        <w:rPr>
          <w:rFonts w:cs="Times New Roman"/>
          <w:szCs w:val="24"/>
        </w:rPr>
        <w:t>”</w:t>
      </w:r>
      <w:r w:rsidR="00DD5BF1">
        <w:rPr>
          <w:rFonts w:cs="Times New Roman"/>
          <w:szCs w:val="24"/>
        </w:rPr>
        <w:t xml:space="preserve"> means the employees, agents, officers, directors, licensees, contractors and subcontractors of such party acting on behalf of such party.</w:t>
      </w:r>
    </w:p>
    <w:p w14:paraId="5CF157DD" w14:textId="77777777" w:rsidR="00DD5BF1" w:rsidRDefault="00DD5BF1">
      <w:pPr>
        <w:pStyle w:val="Heading3"/>
        <w:adjustRightInd/>
        <w:rPr>
          <w:rFonts w:cs="Times New Roman"/>
          <w:szCs w:val="24"/>
        </w:rPr>
      </w:pPr>
      <w:r>
        <w:rPr>
          <w:rFonts w:cs="Times New Roman"/>
          <w:szCs w:val="24"/>
        </w:rPr>
        <w:t>All obligations hereunder of either party to indemnify the other shall survive the expiration or early termination of this Lease with respect to any occurrences before the date of such expiration or early termination.</w:t>
      </w:r>
    </w:p>
    <w:p w14:paraId="31C490F4" w14:textId="77777777" w:rsidR="00DD5BF1" w:rsidRDefault="00DD5BF1">
      <w:pPr>
        <w:pStyle w:val="Heading1"/>
        <w:adjustRightInd/>
        <w:ind w:left="0"/>
        <w:rPr>
          <w:rFonts w:cs="Times New Roman"/>
          <w:bCs w:val="0"/>
          <w:szCs w:val="24"/>
        </w:rPr>
      </w:pPr>
      <w:r>
        <w:rPr>
          <w:rFonts w:cs="Times New Roman"/>
          <w:bCs w:val="0"/>
          <w:szCs w:val="24"/>
        </w:rPr>
        <w:t xml:space="preserve"> DAMAGE AND DESTRUCTION</w:t>
      </w:r>
    </w:p>
    <w:p w14:paraId="5CF9BF0D" w14:textId="77777777" w:rsidR="00DD5BF1" w:rsidRDefault="00DD5BF1">
      <w:pPr>
        <w:pStyle w:val="Heading2"/>
        <w:adjustRightInd/>
        <w:rPr>
          <w:rFonts w:cs="Times New Roman"/>
          <w:bCs w:val="0"/>
          <w:vanish/>
          <w:szCs w:val="24"/>
          <w:specVanish/>
        </w:rPr>
      </w:pPr>
      <w:bookmarkStart w:id="128" w:name="_Hlk78462416"/>
      <w:r>
        <w:rPr>
          <w:rFonts w:cs="Times New Roman"/>
          <w:bCs w:val="0"/>
          <w:szCs w:val="24"/>
        </w:rPr>
        <w:t>Insurable Casualty</w:t>
      </w:r>
    </w:p>
    <w:p w14:paraId="74232A77" w14:textId="77777777" w:rsidR="00DD5BF1" w:rsidRDefault="00DD5BF1">
      <w:pPr>
        <w:adjustRightInd/>
        <w:rPr>
          <w:rFonts w:cs="Times New Roman"/>
          <w:szCs w:val="24"/>
        </w:rPr>
      </w:pPr>
    </w:p>
    <w:p w14:paraId="042101C8" w14:textId="63C628F2" w:rsidR="00DD5BF1" w:rsidRDefault="00DD5BF1">
      <w:pPr>
        <w:pStyle w:val="Heading3"/>
        <w:adjustRightInd/>
        <w:rPr>
          <w:rFonts w:cs="Times New Roman"/>
          <w:szCs w:val="24"/>
        </w:rPr>
      </w:pPr>
      <w:r>
        <w:rPr>
          <w:rFonts w:cs="Times New Roman"/>
          <w:szCs w:val="24"/>
        </w:rPr>
        <w:t xml:space="preserve">If all or any portion of the Shopping Center is damaged or destroyed by an Insurable Casualty, Landlord shall with due diligence promptly repair or restore the damage (other than damage to the nonstructural Improvements installed by Tenant) to the condition that existed immediately prior to such damage or destruction, consistent with Legal Requirements. As soon as reasonably possible thereafter, Tenant shall repair or restore the nonstructural Improvements installed by Tenant. </w:t>
      </w:r>
      <w:r w:rsidR="00EB7654">
        <w:rPr>
          <w:rFonts w:cs="Times New Roman"/>
          <w:szCs w:val="24"/>
        </w:rPr>
        <w:t>“</w:t>
      </w:r>
      <w:r>
        <w:rPr>
          <w:rFonts w:cs="Times New Roman"/>
          <w:b/>
          <w:szCs w:val="24"/>
        </w:rPr>
        <w:t>Insurable Casualty</w:t>
      </w:r>
      <w:r w:rsidR="00EB7654">
        <w:rPr>
          <w:rFonts w:cs="Times New Roman"/>
          <w:szCs w:val="24"/>
        </w:rPr>
        <w:t>”</w:t>
      </w:r>
      <w:r>
        <w:rPr>
          <w:rFonts w:cs="Times New Roman"/>
          <w:szCs w:val="24"/>
        </w:rPr>
        <w:t xml:space="preserve"> means a peril which is either (1) required to be insured under this Lease, or (2) covered under an insurance policy </w:t>
      </w:r>
      <w:proofErr w:type="gramStart"/>
      <w:r>
        <w:rPr>
          <w:rFonts w:cs="Times New Roman"/>
          <w:szCs w:val="24"/>
        </w:rPr>
        <w:t>actually carried</w:t>
      </w:r>
      <w:proofErr w:type="gramEnd"/>
      <w:r>
        <w:rPr>
          <w:rFonts w:cs="Times New Roman"/>
          <w:szCs w:val="24"/>
        </w:rPr>
        <w:t xml:space="preserve"> by the insuring party, whichever is greater.</w:t>
      </w:r>
      <w:r w:rsidR="000C3B35">
        <w:rPr>
          <w:rFonts w:cs="Times New Roman"/>
          <w:szCs w:val="24"/>
        </w:rPr>
        <w:t xml:space="preserve"> </w:t>
      </w:r>
    </w:p>
    <w:p w14:paraId="014E1486" w14:textId="46C29E5C" w:rsidR="00DD5BF1" w:rsidRDefault="00DD5BF1">
      <w:pPr>
        <w:pStyle w:val="Heading3"/>
        <w:adjustRightInd/>
        <w:rPr>
          <w:rFonts w:cs="Times New Roman"/>
          <w:szCs w:val="24"/>
        </w:rPr>
      </w:pPr>
      <w:r>
        <w:rPr>
          <w:rFonts w:cs="Times New Roman"/>
          <w:szCs w:val="24"/>
        </w:rPr>
        <w:t xml:space="preserve">If all or any portion of the Shopping Center is damaged or destroyed prior to Delivery of Possession by an Insurable Casualty, Landlord shall, with due diligence, promptly repair and restore the Shopping Center to the condition that existed immediately prior to such damage or destruction, consistent with Legal Requirements. Delivery of Possession shall not be deemed to have occurred until all such repair or restoration work is </w:t>
      </w:r>
      <w:proofErr w:type="gramStart"/>
      <w:r>
        <w:rPr>
          <w:rFonts w:cs="Times New Roman"/>
          <w:szCs w:val="24"/>
        </w:rPr>
        <w:t>complete</w:t>
      </w:r>
      <w:proofErr w:type="gramEnd"/>
      <w:r w:rsidR="00880AAD">
        <w:rPr>
          <w:rFonts w:cs="Times New Roman"/>
          <w:szCs w:val="24"/>
        </w:rPr>
        <w:t xml:space="preserve"> </w:t>
      </w:r>
      <w:bookmarkStart w:id="129" w:name="_cp_change_683"/>
      <w:r w:rsidR="00880AAD" w:rsidRPr="00880AAD">
        <w:rPr>
          <w:rFonts w:cs="Times New Roman"/>
          <w:szCs w:val="24"/>
        </w:rPr>
        <w:t>but no Late Delivery Fee shall be payable with respect to any delay resulting from such repair or restoration</w:t>
      </w:r>
      <w:bookmarkEnd w:id="129"/>
      <w:r w:rsidR="00880AAD" w:rsidRPr="00880AAD">
        <w:rPr>
          <w:rFonts w:cs="Times New Roman"/>
          <w:szCs w:val="24"/>
        </w:rPr>
        <w:t>.</w:t>
      </w:r>
    </w:p>
    <w:p w14:paraId="2B761B5E" w14:textId="5E3FD91B" w:rsidR="00DD5BF1" w:rsidRDefault="00F63E2B">
      <w:pPr>
        <w:pStyle w:val="Heading3"/>
        <w:adjustRightInd/>
        <w:rPr>
          <w:rFonts w:cs="Times New Roman"/>
          <w:szCs w:val="24"/>
        </w:rPr>
      </w:pPr>
      <w:r>
        <w:rPr>
          <w:rFonts w:cs="Times New Roman"/>
          <w:szCs w:val="24"/>
        </w:rPr>
        <w:t>If during the last year of the Term due to an Insurable Casualty the cost to repair or rebuild is reasonably estimated to exceed either: (1) seventy five percent (75%) of the replacement cost of the damaged portion of the Shopping Center, or (2) twenty five percent (25%) of the replacement cost of the damaged portion of the Premises, then either Landlord or Tenant may terminate this Lease by giving written notice thereof to the other party within two (2) months after the date of such damage or destruction. If Landlord terminates this Lease in accordance with this Section 20.1(C), Tenant may nullify Landlord’s termination within one (1) month after receipt thereof by giving notice to Landlord that Tenant elects to extend the Term pursuant this Lease, in which event the parties shall proceed to restore in accordance with Subsection 20.1(A).</w:t>
      </w:r>
    </w:p>
    <w:p w14:paraId="6D04B1F3" w14:textId="77777777" w:rsidR="00DD5BF1" w:rsidRDefault="00DD5BF1">
      <w:pPr>
        <w:pStyle w:val="Heading2"/>
        <w:adjustRightInd/>
        <w:rPr>
          <w:rFonts w:cs="Times New Roman"/>
          <w:bCs w:val="0"/>
          <w:vanish/>
          <w:szCs w:val="24"/>
          <w:specVanish/>
        </w:rPr>
      </w:pPr>
      <w:r>
        <w:rPr>
          <w:rFonts w:cs="Times New Roman"/>
          <w:bCs w:val="0"/>
          <w:szCs w:val="24"/>
        </w:rPr>
        <w:t>Uninsurable Casualty</w:t>
      </w:r>
    </w:p>
    <w:p w14:paraId="682BA396" w14:textId="77777777" w:rsidR="00DD5BF1" w:rsidRDefault="00DD5BF1">
      <w:pPr>
        <w:adjustRightInd/>
        <w:rPr>
          <w:rFonts w:cs="Times New Roman"/>
          <w:szCs w:val="24"/>
        </w:rPr>
      </w:pPr>
    </w:p>
    <w:p w14:paraId="6D2F8DBA" w14:textId="0E7A600F" w:rsidR="00DD5BF1" w:rsidRDefault="00DD5BF1">
      <w:pPr>
        <w:pStyle w:val="Heading3"/>
        <w:adjustRightInd/>
        <w:rPr>
          <w:rFonts w:cs="Times New Roman"/>
          <w:szCs w:val="24"/>
        </w:rPr>
      </w:pPr>
      <w:r>
        <w:rPr>
          <w:rFonts w:cs="Times New Roman"/>
          <w:szCs w:val="24"/>
        </w:rPr>
        <w:t xml:space="preserve">If all or any portion of the Shopping Center is damaged or destroyed by an Uninsurable Casualty, Landlord shall with due diligence promptly repair or restore the damage (other than damage to the nonstructural Improvements installed by Tenant) to the condition that existed immediately prior to such damage or destruction, consistent with Legal Requirements. As soon as reasonably possible thereafter, Tenant shall repair or restore the nonstructural Improvements installed by Tenant. </w:t>
      </w:r>
      <w:r w:rsidR="00EB7654">
        <w:rPr>
          <w:rFonts w:cs="Times New Roman"/>
          <w:szCs w:val="24"/>
        </w:rPr>
        <w:t>“</w:t>
      </w:r>
      <w:r>
        <w:rPr>
          <w:rFonts w:cs="Times New Roman"/>
          <w:b/>
          <w:szCs w:val="24"/>
        </w:rPr>
        <w:t>Uninsurable Casualty</w:t>
      </w:r>
      <w:r w:rsidR="00EB7654">
        <w:rPr>
          <w:rFonts w:cs="Times New Roman"/>
          <w:szCs w:val="24"/>
        </w:rPr>
        <w:t>”</w:t>
      </w:r>
      <w:r>
        <w:rPr>
          <w:rFonts w:cs="Times New Roman"/>
          <w:szCs w:val="24"/>
        </w:rPr>
        <w:t xml:space="preserve"> means a peril that is not an Insurable Casualty.</w:t>
      </w:r>
    </w:p>
    <w:p w14:paraId="545D0969" w14:textId="77777777" w:rsidR="00DD5BF1" w:rsidRDefault="00DD5BF1">
      <w:pPr>
        <w:pStyle w:val="Heading3"/>
        <w:adjustRightInd/>
        <w:rPr>
          <w:rFonts w:cs="Times New Roman"/>
          <w:szCs w:val="24"/>
        </w:rPr>
      </w:pPr>
      <w:r>
        <w:rPr>
          <w:rFonts w:cs="Times New Roman"/>
          <w:szCs w:val="24"/>
        </w:rPr>
        <w:t xml:space="preserve">If the cost of such repair or restoration work due to an Uninsurable Casualty required to be performed by either party is reasonably estimated to exceed the greater of Five Hundred Thousand and 00/100 Dollars ($500,000.00) or twenty five percent (25%) of the replacement cost thereof, then either party may, within two (2) months </w:t>
      </w:r>
      <w:r>
        <w:rPr>
          <w:rFonts w:cs="Times New Roman"/>
          <w:szCs w:val="24"/>
        </w:rPr>
        <w:lastRenderedPageBreak/>
        <w:t>after such damage or destruction, give notice of its intention not to repair its portion and terminate this Lease, in which event this Lease shall terminate, provided that no termination by Landlord shall be effective unless Landlord has previously or simultaneously terminated the leases and occupancy agreements of all other tenants and occupants of the Shopping Center whose premises were affected by the Uninsurable Casualty to the same or a greater extent as the Premises was affected by such Uninsurable Casualty.</w:t>
      </w:r>
    </w:p>
    <w:p w14:paraId="103EF044" w14:textId="77777777" w:rsidR="00DD5BF1" w:rsidRDefault="00DD5BF1">
      <w:pPr>
        <w:pStyle w:val="Heading2"/>
        <w:adjustRightInd/>
        <w:rPr>
          <w:rFonts w:cs="Times New Roman"/>
          <w:bCs w:val="0"/>
          <w:vanish/>
          <w:szCs w:val="24"/>
          <w:specVanish/>
        </w:rPr>
      </w:pPr>
      <w:r>
        <w:rPr>
          <w:rFonts w:cs="Times New Roman"/>
          <w:bCs w:val="0"/>
          <w:szCs w:val="24"/>
        </w:rPr>
        <w:t>Delay in Rebuilding</w:t>
      </w:r>
    </w:p>
    <w:p w14:paraId="5994227D" w14:textId="77777777" w:rsidR="00DD5BF1" w:rsidRDefault="00DD5BF1">
      <w:pPr>
        <w:adjustRightInd/>
        <w:rPr>
          <w:rFonts w:cs="Times New Roman"/>
          <w:szCs w:val="24"/>
        </w:rPr>
      </w:pPr>
    </w:p>
    <w:p w14:paraId="38D95C1C" w14:textId="565421E0" w:rsidR="00DD5BF1" w:rsidRDefault="00880AAD" w:rsidP="00880AAD">
      <w:pPr>
        <w:pStyle w:val="Body"/>
        <w:adjustRightInd/>
        <w:rPr>
          <w:rFonts w:cs="Times New Roman"/>
          <w:bCs/>
          <w:vanish/>
          <w:szCs w:val="24"/>
          <w:specVanish/>
        </w:rPr>
      </w:pPr>
      <w:r>
        <w:rPr>
          <w:rFonts w:cs="Times New Roman"/>
          <w:szCs w:val="24"/>
        </w:rPr>
        <w:t>I</w:t>
      </w:r>
      <w:r w:rsidR="00DD5BF1">
        <w:rPr>
          <w:rFonts w:cs="Times New Roman"/>
          <w:szCs w:val="24"/>
        </w:rPr>
        <w:t>f Landlord does not commence its repair and restoration work of the Shopping Center under this Article within three (3) months after such damage or destruction (</w:t>
      </w:r>
      <w:r w:rsidR="00EB7654">
        <w:rPr>
          <w:rFonts w:cs="Times New Roman"/>
          <w:szCs w:val="24"/>
        </w:rPr>
        <w:t>“</w:t>
      </w:r>
      <w:r w:rsidR="00DD5BF1">
        <w:rPr>
          <w:rFonts w:cs="Times New Roman"/>
          <w:b/>
          <w:szCs w:val="24"/>
        </w:rPr>
        <w:t>Restoration Start Date</w:t>
      </w:r>
      <w:r w:rsidR="00EB7654">
        <w:rPr>
          <w:rFonts w:cs="Times New Roman"/>
          <w:szCs w:val="24"/>
        </w:rPr>
        <w:t>”</w:t>
      </w:r>
      <w:r w:rsidR="00DD5BF1">
        <w:rPr>
          <w:rFonts w:cs="Times New Roman"/>
          <w:szCs w:val="24"/>
        </w:rPr>
        <w:t xml:space="preserve">), or does not complete such repair and restoration work of the Shopping Center </w:t>
      </w:r>
      <w:r>
        <w:rPr>
          <w:rFonts w:cs="Times New Roman"/>
          <w:szCs w:val="24"/>
        </w:rPr>
        <w:t>within nine (9) months following such damage or destruction (</w:t>
      </w:r>
      <w:r w:rsidR="00EB7654">
        <w:rPr>
          <w:rFonts w:cs="Times New Roman"/>
          <w:szCs w:val="24"/>
        </w:rPr>
        <w:t>“</w:t>
      </w:r>
      <w:r w:rsidR="00DD5BF1" w:rsidRPr="00F63E2B">
        <w:rPr>
          <w:rFonts w:cs="Times New Roman"/>
          <w:b/>
          <w:bCs/>
          <w:szCs w:val="24"/>
        </w:rPr>
        <w:t>Restoration</w:t>
      </w:r>
      <w:r w:rsidR="00F63E2B">
        <w:rPr>
          <w:rFonts w:cs="Times New Roman"/>
          <w:b/>
          <w:bCs/>
          <w:szCs w:val="24"/>
        </w:rPr>
        <w:t> </w:t>
      </w:r>
      <w:r w:rsidR="00DD5BF1" w:rsidRPr="00F63E2B">
        <w:rPr>
          <w:rFonts w:cs="Times New Roman"/>
          <w:b/>
          <w:bCs/>
          <w:szCs w:val="24"/>
        </w:rPr>
        <w:t>Period</w:t>
      </w:r>
      <w:r w:rsidR="00EB7654">
        <w:rPr>
          <w:rFonts w:cs="Times New Roman"/>
          <w:szCs w:val="24"/>
        </w:rPr>
        <w:t>”</w:t>
      </w:r>
      <w:r>
        <w:rPr>
          <w:rFonts w:cs="Times New Roman"/>
          <w:szCs w:val="24"/>
        </w:rPr>
        <w:t>)</w:t>
      </w:r>
      <w:r w:rsidR="00DD5BF1">
        <w:rPr>
          <w:rFonts w:cs="Times New Roman"/>
          <w:szCs w:val="24"/>
        </w:rPr>
        <w:t>, Tenant, at its option, may terminate this Lease by giving written notice thereof to Landlord at any time prior to Landlord’s commencement of the repairs or reconstruction (in the case of a failure to commence by the Restoration Start Date) or completion of the repairs or reconstruction (in the case of a failure to complete by the expiration of the Restoration Period). Rent Abatement</w:t>
      </w:r>
      <w:r w:rsidR="00EA4290">
        <w:rPr>
          <w:rFonts w:cs="Times New Roman"/>
          <w:szCs w:val="24"/>
        </w:rPr>
        <w:t>.</w:t>
      </w:r>
    </w:p>
    <w:p w14:paraId="05AF673B" w14:textId="77777777" w:rsidR="00DD5BF1" w:rsidRDefault="00DD5BF1">
      <w:pPr>
        <w:adjustRightInd/>
        <w:rPr>
          <w:rFonts w:cs="Times New Roman"/>
          <w:szCs w:val="24"/>
        </w:rPr>
      </w:pPr>
    </w:p>
    <w:p w14:paraId="2AA432FE" w14:textId="77777777" w:rsidR="004B42B6" w:rsidRDefault="004B42B6" w:rsidP="004B42B6">
      <w:pPr>
        <w:pStyle w:val="Heading2"/>
        <w:adjustRightInd/>
        <w:rPr>
          <w:rFonts w:cs="Times New Roman"/>
          <w:bCs w:val="0"/>
          <w:vanish/>
          <w:szCs w:val="24"/>
          <w:specVanish/>
        </w:rPr>
      </w:pPr>
      <w:r>
        <w:rPr>
          <w:rFonts w:cs="Times New Roman"/>
          <w:bCs w:val="0"/>
          <w:szCs w:val="24"/>
        </w:rPr>
        <w:t>Rent Abatement</w:t>
      </w:r>
    </w:p>
    <w:p w14:paraId="78450BB8" w14:textId="77777777" w:rsidR="004B42B6" w:rsidRDefault="004B42B6" w:rsidP="004B42B6">
      <w:pPr>
        <w:adjustRightInd/>
        <w:rPr>
          <w:rFonts w:cs="Times New Roman"/>
          <w:szCs w:val="24"/>
        </w:rPr>
      </w:pPr>
    </w:p>
    <w:p w14:paraId="0BDF7CB2" w14:textId="1E74AC5E" w:rsidR="004B42B6" w:rsidRDefault="004B42B6" w:rsidP="004B42B6">
      <w:pPr>
        <w:pStyle w:val="Body"/>
        <w:adjustRightInd/>
        <w:rPr>
          <w:rFonts w:cs="Times New Roman"/>
          <w:szCs w:val="24"/>
        </w:rPr>
      </w:pPr>
      <w:r>
        <w:rPr>
          <w:rFonts w:cs="Times New Roman"/>
          <w:szCs w:val="24"/>
        </w:rPr>
        <w:t xml:space="preserve">If all or any portion of the Shopping Center is damaged or destroyed, Tenant shall be entitled to a proportionate </w:t>
      </w:r>
      <w:r w:rsidR="00A66610">
        <w:rPr>
          <w:rFonts w:cs="Times New Roman"/>
          <w:szCs w:val="24"/>
        </w:rPr>
        <w:t xml:space="preserve">equitable </w:t>
      </w:r>
      <w:r>
        <w:rPr>
          <w:rFonts w:cs="Times New Roman"/>
          <w:szCs w:val="24"/>
        </w:rPr>
        <w:t>reduction of Rent from the date of the initial damage or destruction until the repairs or restoration work by Landlord and Tenant are complete, such proportionate reduction to be based upon the extent to which such damage or destruction and the making of such repairs or restoration shall interfere with the use conducted by Tenant in the Premises. If the Premises cannot be operated at all during the repair or restoration work as determined by Tenant from the standpoint of prudent business management, then Rent shall totally abate from the date of the initial damage or destruction (or date of closure of the Premises, if later) until the repairs or restoration work by Landlord and Tenant are complete.</w:t>
      </w:r>
    </w:p>
    <w:p w14:paraId="73D456B8" w14:textId="77777777" w:rsidR="00DD5BF1" w:rsidRDefault="00DD5BF1">
      <w:pPr>
        <w:pStyle w:val="Heading2"/>
        <w:adjustRightInd/>
        <w:rPr>
          <w:rFonts w:cs="Times New Roman"/>
          <w:bCs w:val="0"/>
          <w:vanish/>
          <w:szCs w:val="24"/>
          <w:specVanish/>
        </w:rPr>
      </w:pPr>
      <w:r>
        <w:rPr>
          <w:rFonts w:cs="Times New Roman"/>
          <w:bCs w:val="0"/>
          <w:szCs w:val="24"/>
        </w:rPr>
        <w:t>Termination</w:t>
      </w:r>
    </w:p>
    <w:p w14:paraId="340FBE3D" w14:textId="77777777" w:rsidR="00DD5BF1" w:rsidRDefault="00DD5BF1">
      <w:pPr>
        <w:adjustRightInd/>
        <w:rPr>
          <w:rFonts w:cs="Times New Roman"/>
          <w:szCs w:val="24"/>
        </w:rPr>
      </w:pPr>
    </w:p>
    <w:p w14:paraId="5B020B7E" w14:textId="77777777" w:rsidR="00DD5BF1" w:rsidRDefault="00DD5BF1">
      <w:pPr>
        <w:pStyle w:val="Body"/>
        <w:adjustRightInd/>
        <w:rPr>
          <w:rFonts w:cs="Times New Roman"/>
          <w:szCs w:val="24"/>
        </w:rPr>
      </w:pPr>
      <w:r>
        <w:rPr>
          <w:rFonts w:cs="Times New Roman"/>
          <w:szCs w:val="24"/>
        </w:rPr>
        <w:t>If this Lease is terminated pursuant to this Article 20, such termination shall be effective one (1) month following the giving of notice thereof. In such event, neither party shall have any obligation to perform any repair or restoration work.</w:t>
      </w:r>
    </w:p>
    <w:p w14:paraId="787FB8BC" w14:textId="77777777" w:rsidR="00DD5BF1" w:rsidRDefault="00DD5BF1">
      <w:pPr>
        <w:pStyle w:val="Heading2"/>
        <w:adjustRightInd/>
        <w:rPr>
          <w:rFonts w:cs="Times New Roman"/>
          <w:bCs w:val="0"/>
          <w:vanish/>
          <w:szCs w:val="24"/>
          <w:specVanish/>
        </w:rPr>
      </w:pPr>
      <w:r>
        <w:rPr>
          <w:rFonts w:cs="Times New Roman"/>
          <w:bCs w:val="0"/>
          <w:szCs w:val="24"/>
        </w:rPr>
        <w:t>Proceeds</w:t>
      </w:r>
    </w:p>
    <w:p w14:paraId="56DF0DF0" w14:textId="77777777" w:rsidR="00DD5BF1" w:rsidRDefault="00DD5BF1">
      <w:pPr>
        <w:adjustRightInd/>
        <w:rPr>
          <w:rFonts w:cs="Times New Roman"/>
          <w:szCs w:val="24"/>
        </w:rPr>
      </w:pPr>
    </w:p>
    <w:p w14:paraId="4626A3F4" w14:textId="77777777" w:rsidR="00DD5BF1" w:rsidRDefault="00DD5BF1">
      <w:pPr>
        <w:pStyle w:val="Body"/>
        <w:adjustRightInd/>
        <w:rPr>
          <w:rFonts w:cs="Times New Roman"/>
          <w:szCs w:val="24"/>
        </w:rPr>
      </w:pPr>
      <w:r>
        <w:rPr>
          <w:rFonts w:cs="Times New Roman"/>
          <w:szCs w:val="24"/>
        </w:rPr>
        <w:t>If this Lease is not terminated, the proceeds of the property insurance described in Article 18 applicable to the nonstructural Improvements installed by Tenant shall be promptly made available and released to Tenant, and the proceeds of the property insurance described in Article 18 applicable to the Shopping Center, including the Premises (other than the nonstructural Improvements installed by Tenant), shall be promptly made available and released to Landlord. If this Lease is terminated, Tenant shall have no interest in the proceeds of the property insurance described in Section 18.1.</w:t>
      </w:r>
      <w:bookmarkEnd w:id="128"/>
      <w:r>
        <w:rPr>
          <w:rFonts w:cs="Times New Roman"/>
          <w:szCs w:val="24"/>
        </w:rPr>
        <w:t xml:space="preserve"> </w:t>
      </w:r>
    </w:p>
    <w:p w14:paraId="536C9378" w14:textId="77777777" w:rsidR="00DD5BF1" w:rsidRDefault="00DD5BF1">
      <w:pPr>
        <w:pStyle w:val="Heading2"/>
        <w:adjustRightInd/>
        <w:rPr>
          <w:rFonts w:cs="Times New Roman"/>
          <w:bCs w:val="0"/>
          <w:vanish/>
          <w:szCs w:val="24"/>
          <w:specVanish/>
        </w:rPr>
      </w:pPr>
      <w:r>
        <w:rPr>
          <w:rFonts w:cs="Times New Roman"/>
          <w:bCs w:val="0"/>
          <w:szCs w:val="24"/>
        </w:rPr>
        <w:t>Tenant Right of First Offer</w:t>
      </w:r>
    </w:p>
    <w:p w14:paraId="0762358B" w14:textId="77777777" w:rsidR="00DD5BF1" w:rsidRDefault="00DD5BF1">
      <w:pPr>
        <w:pStyle w:val="Heading2"/>
        <w:numPr>
          <w:ilvl w:val="0"/>
          <w:numId w:val="0"/>
        </w:numPr>
        <w:adjustRightInd/>
        <w:rPr>
          <w:rFonts w:cs="Times New Roman"/>
          <w:bCs w:val="0"/>
          <w:szCs w:val="24"/>
        </w:rPr>
      </w:pPr>
    </w:p>
    <w:p w14:paraId="5DACCBE4" w14:textId="77777777" w:rsidR="00DD5BF1" w:rsidRDefault="00DD5BF1">
      <w:pPr>
        <w:pStyle w:val="BodyText"/>
        <w:adjustRightInd/>
        <w:ind w:firstLine="720"/>
        <w:rPr>
          <w:rFonts w:cs="Times New Roman"/>
          <w:szCs w:val="24"/>
        </w:rPr>
      </w:pPr>
      <w:r>
        <w:rPr>
          <w:rFonts w:cs="Times New Roman"/>
          <w:szCs w:val="24"/>
        </w:rPr>
        <w:t>If this Lease is terminated in accordance with this Article 20, and Landlord elects to rebuild the Premises or a substantially similar building in the Shopping Center within three (3) years after any such termination, Landlord shall, before marketing space in such building to any person or entity, first offer space in such building to Tenant on terms no less favorable than those for which Landlord will market such space on the open market.</w:t>
      </w:r>
    </w:p>
    <w:p w14:paraId="4916E516" w14:textId="77777777" w:rsidR="00DD5BF1" w:rsidRDefault="00DD5BF1">
      <w:pPr>
        <w:pStyle w:val="Heading1"/>
        <w:adjustRightInd/>
        <w:ind w:left="0"/>
        <w:rPr>
          <w:rFonts w:cs="Times New Roman"/>
          <w:bCs w:val="0"/>
          <w:szCs w:val="24"/>
        </w:rPr>
      </w:pPr>
      <w:r>
        <w:rPr>
          <w:rFonts w:cs="Times New Roman"/>
          <w:bCs w:val="0"/>
          <w:szCs w:val="24"/>
        </w:rPr>
        <w:lastRenderedPageBreak/>
        <w:t xml:space="preserve"> EMINENT DOMAIN</w:t>
      </w:r>
    </w:p>
    <w:p w14:paraId="0E5F4F1E" w14:textId="77777777" w:rsidR="00DD5BF1" w:rsidRDefault="00DD5BF1">
      <w:pPr>
        <w:pStyle w:val="Heading2"/>
        <w:adjustRightInd/>
        <w:rPr>
          <w:rFonts w:cs="Times New Roman"/>
          <w:bCs w:val="0"/>
          <w:vanish/>
          <w:szCs w:val="24"/>
          <w:specVanish/>
        </w:rPr>
      </w:pPr>
      <w:bookmarkStart w:id="130" w:name="_Hlk78464351"/>
      <w:r>
        <w:rPr>
          <w:rFonts w:cs="Times New Roman"/>
          <w:bCs w:val="0"/>
          <w:szCs w:val="24"/>
        </w:rPr>
        <w:t>Taking</w:t>
      </w:r>
    </w:p>
    <w:p w14:paraId="796AE85E" w14:textId="77777777" w:rsidR="00DD5BF1" w:rsidRDefault="00DD5BF1">
      <w:pPr>
        <w:adjustRightInd/>
        <w:rPr>
          <w:rFonts w:cs="Times New Roman"/>
          <w:szCs w:val="24"/>
        </w:rPr>
      </w:pPr>
    </w:p>
    <w:p w14:paraId="15616060" w14:textId="445FCEBC" w:rsidR="00DD5BF1" w:rsidRDefault="00EB7654">
      <w:pPr>
        <w:pStyle w:val="Body"/>
        <w:adjustRightInd/>
        <w:rPr>
          <w:rFonts w:cs="Times New Roman"/>
          <w:szCs w:val="24"/>
        </w:rPr>
      </w:pPr>
      <w:r>
        <w:rPr>
          <w:rFonts w:cs="Times New Roman"/>
          <w:szCs w:val="24"/>
        </w:rPr>
        <w:t>“</w:t>
      </w:r>
      <w:r w:rsidR="00DD5BF1">
        <w:rPr>
          <w:rFonts w:cs="Times New Roman"/>
          <w:b/>
          <w:szCs w:val="24"/>
        </w:rPr>
        <w:t>Taking</w:t>
      </w:r>
      <w:r>
        <w:rPr>
          <w:rFonts w:cs="Times New Roman"/>
          <w:szCs w:val="24"/>
        </w:rPr>
        <w:t>”</w:t>
      </w:r>
      <w:r w:rsidR="00DD5BF1">
        <w:rPr>
          <w:rFonts w:cs="Times New Roman"/>
          <w:szCs w:val="24"/>
        </w:rPr>
        <w:t xml:space="preserve"> means either (A) a taking of all or any part of, or any interest in, the Shopping Center by reason of any exercise of the power of eminent domain, or (B) a transfer of all or any part of, or any interest in, the Shopping Center made in avoidance of an exercise of the power of eminent domain. Landlord shall immediately notify Tenant of any pending or threatened Taking and of all related proceedings including the settling of any award.</w:t>
      </w:r>
    </w:p>
    <w:p w14:paraId="53BB1106" w14:textId="77777777" w:rsidR="00DD5BF1" w:rsidRDefault="00DD5BF1">
      <w:pPr>
        <w:pStyle w:val="Heading2"/>
        <w:adjustRightInd/>
        <w:rPr>
          <w:rFonts w:cs="Times New Roman"/>
          <w:bCs w:val="0"/>
          <w:vanish/>
          <w:szCs w:val="24"/>
          <w:specVanish/>
        </w:rPr>
      </w:pPr>
      <w:r>
        <w:rPr>
          <w:rFonts w:cs="Times New Roman"/>
          <w:bCs w:val="0"/>
          <w:szCs w:val="24"/>
        </w:rPr>
        <w:t>Total Taking</w:t>
      </w:r>
    </w:p>
    <w:p w14:paraId="4A88FE54" w14:textId="77777777" w:rsidR="00DD5BF1" w:rsidRDefault="00DD5BF1">
      <w:pPr>
        <w:adjustRightInd/>
        <w:rPr>
          <w:rFonts w:cs="Times New Roman"/>
          <w:szCs w:val="24"/>
        </w:rPr>
      </w:pPr>
    </w:p>
    <w:p w14:paraId="0491AC9E" w14:textId="77777777" w:rsidR="00DD5BF1" w:rsidRDefault="00DD5BF1">
      <w:pPr>
        <w:pStyle w:val="Body"/>
        <w:adjustRightInd/>
        <w:rPr>
          <w:rFonts w:cs="Times New Roman"/>
          <w:szCs w:val="24"/>
        </w:rPr>
      </w:pPr>
      <w:r>
        <w:rPr>
          <w:rFonts w:cs="Times New Roman"/>
          <w:szCs w:val="24"/>
        </w:rPr>
        <w:t>In the event of a Taking of all of the Shopping Center, this Lease shall terminate as of the date of such Taking and all of Tenant’s obligations hereunder, including its obligation to pay Rent accruing from and after the earlier to occur of the date of such Taking or the date on which Tenant surrenders the Premises to Landlord.</w:t>
      </w:r>
    </w:p>
    <w:p w14:paraId="6397E38A" w14:textId="77777777" w:rsidR="00DD5BF1" w:rsidRDefault="00DD5BF1">
      <w:pPr>
        <w:pStyle w:val="Heading2"/>
        <w:adjustRightInd/>
        <w:rPr>
          <w:rFonts w:cs="Times New Roman"/>
          <w:bCs w:val="0"/>
          <w:vanish/>
          <w:szCs w:val="24"/>
          <w:specVanish/>
        </w:rPr>
      </w:pPr>
      <w:r>
        <w:rPr>
          <w:rFonts w:cs="Times New Roman"/>
          <w:bCs w:val="0"/>
          <w:szCs w:val="24"/>
        </w:rPr>
        <w:t>Partial Taking</w:t>
      </w:r>
    </w:p>
    <w:p w14:paraId="55012389" w14:textId="77777777" w:rsidR="00DD5BF1" w:rsidRDefault="00DD5BF1">
      <w:pPr>
        <w:adjustRightInd/>
        <w:rPr>
          <w:rFonts w:cs="Times New Roman"/>
          <w:szCs w:val="24"/>
        </w:rPr>
      </w:pPr>
    </w:p>
    <w:p w14:paraId="27BD2905" w14:textId="09827291" w:rsidR="00DD5BF1" w:rsidRDefault="00734249">
      <w:pPr>
        <w:pStyle w:val="Body"/>
        <w:adjustRightInd/>
        <w:rPr>
          <w:rFonts w:cs="Times New Roman"/>
          <w:szCs w:val="24"/>
        </w:rPr>
      </w:pPr>
      <w:r w:rsidRPr="00734249">
        <w:rPr>
          <w:rFonts w:cs="Times New Roman"/>
          <w:szCs w:val="24"/>
        </w:rPr>
        <w:t xml:space="preserve">Either party may terminate this Lease by written notice to the other party at any time within two (2) months after possession is taken by the condemning authority in the event of a Taking of (1) more than twenty five percent (25%) of the buildings and improvements of the </w:t>
      </w:r>
      <w:bookmarkStart w:id="131" w:name="_cp_change_700"/>
      <w:r w:rsidRPr="00734249">
        <w:rPr>
          <w:rFonts w:cs="Times New Roman"/>
          <w:szCs w:val="24"/>
        </w:rPr>
        <w:t xml:space="preserve">building in which the Premises are located or if more than fifty percent (50%) of the total </w:t>
      </w:r>
      <w:bookmarkEnd w:id="131"/>
      <w:r w:rsidRPr="00734249">
        <w:rPr>
          <w:rFonts w:cs="Times New Roman"/>
          <w:szCs w:val="24"/>
        </w:rPr>
        <w:t>Shopping Center</w:t>
      </w:r>
      <w:bookmarkStart w:id="132" w:name="_cp_change_701"/>
      <w:r w:rsidR="00EB7654">
        <w:rPr>
          <w:rFonts w:cs="Times New Roman"/>
          <w:szCs w:val="24"/>
        </w:rPr>
        <w:t xml:space="preserve"> </w:t>
      </w:r>
      <w:r w:rsidRPr="00734249">
        <w:rPr>
          <w:rFonts w:cs="Times New Roman"/>
          <w:szCs w:val="24"/>
        </w:rPr>
        <w:t>is subject to a taking</w:t>
      </w:r>
      <w:bookmarkEnd w:id="132"/>
      <w:r w:rsidRPr="00734249">
        <w:rPr>
          <w:rFonts w:cs="Times New Roman"/>
          <w:szCs w:val="24"/>
        </w:rPr>
        <w:t>; (2) more than ten percent (10%) of the Common Areas (including the parking areas</w:t>
      </w:r>
      <w:r w:rsidR="00EB7654">
        <w:rPr>
          <w:rFonts w:cs="Times New Roman"/>
          <w:szCs w:val="24"/>
        </w:rPr>
        <w:t>)</w:t>
      </w:r>
      <w:r w:rsidRPr="00734249">
        <w:rPr>
          <w:rFonts w:cs="Times New Roman"/>
          <w:szCs w:val="24"/>
        </w:rPr>
        <w:t>; or (3) any of the three (3) major public (non-service) driveways serving the Shopping Center closest to the Premises without similar replacement thereof. In addition, Tenant may terminate this Lease by written notice to Landlord at any time within two (2) months after possession is taken by the condemning authority in the event of a Taking of more than ten percent (10%) of the Premises. Notwithstanding the foregoing, no termination by Landlord shall be effective unless Landlord has previously or simultaneously terminated the leases and occupancy agreements of all other tenants and occupants of the Shopping Center whose premises were affected by the Taking to the same or a greater extent as the Premises was affected by such Taking.</w:t>
      </w:r>
    </w:p>
    <w:p w14:paraId="1EDB6E06" w14:textId="77777777" w:rsidR="00DD5BF1" w:rsidRDefault="00DD5BF1">
      <w:pPr>
        <w:pStyle w:val="Heading2"/>
        <w:adjustRightInd/>
        <w:rPr>
          <w:rFonts w:cs="Times New Roman"/>
          <w:bCs w:val="0"/>
          <w:vanish/>
          <w:szCs w:val="24"/>
          <w:specVanish/>
        </w:rPr>
      </w:pPr>
      <w:r>
        <w:rPr>
          <w:rFonts w:cs="Times New Roman"/>
          <w:bCs w:val="0"/>
          <w:szCs w:val="24"/>
        </w:rPr>
        <w:t>Restoration</w:t>
      </w:r>
    </w:p>
    <w:p w14:paraId="6318A169" w14:textId="77777777" w:rsidR="00DD5BF1" w:rsidRDefault="00DD5BF1">
      <w:pPr>
        <w:adjustRightInd/>
        <w:rPr>
          <w:rFonts w:cs="Times New Roman"/>
          <w:szCs w:val="24"/>
        </w:rPr>
      </w:pPr>
    </w:p>
    <w:p w14:paraId="42F5330E" w14:textId="5C9EBED4" w:rsidR="00DD5BF1" w:rsidRDefault="00EB7654">
      <w:pPr>
        <w:pStyle w:val="Heading3"/>
        <w:adjustRightInd/>
        <w:rPr>
          <w:rFonts w:cs="Times New Roman"/>
          <w:szCs w:val="24"/>
        </w:rPr>
      </w:pPr>
      <w:r>
        <w:rPr>
          <w:rFonts w:cs="Times New Roman"/>
          <w:szCs w:val="24"/>
        </w:rPr>
        <w:t>If this</w:t>
      </w:r>
      <w:r w:rsidR="00734249" w:rsidRPr="00734249">
        <w:rPr>
          <w:rFonts w:cs="Times New Roman"/>
          <w:szCs w:val="24"/>
        </w:rPr>
        <w:t xml:space="preserve"> Lease is not terminated as herein provided, then Landlord shall with due diligence promptly restore, at its sole cost and expens</w:t>
      </w:r>
      <w:r w:rsidR="00A86616">
        <w:rPr>
          <w:rFonts w:cs="Times New Roman"/>
          <w:szCs w:val="24"/>
        </w:rPr>
        <w:t>e</w:t>
      </w:r>
      <w:r w:rsidR="00734249" w:rsidRPr="00734249">
        <w:rPr>
          <w:rFonts w:cs="Times New Roman"/>
          <w:szCs w:val="24"/>
        </w:rPr>
        <w:t xml:space="preserve">, the affected portion and, if applicable, so much of the remainder of the Premises to a complete architectural unit to the extent </w:t>
      </w:r>
      <w:r w:rsidR="00A86616" w:rsidRPr="00A86616">
        <w:rPr>
          <w:rFonts w:cs="Times New Roman"/>
          <w:szCs w:val="24"/>
        </w:rPr>
        <w:t>delivered to Tenant (and practical given the taking)</w:t>
      </w:r>
      <w:r w:rsidR="00734249" w:rsidRPr="00734249">
        <w:rPr>
          <w:rFonts w:cs="Times New Roman"/>
          <w:szCs w:val="24"/>
        </w:rPr>
        <w:t xml:space="preserve"> and in accordance with Legal Requirements. As soon as reasonably possible after the completion of Landlord’s restoration work and Tenant’s receipt of Tenant’s portion of the award as provided in Section 21.5, Tenant shall repair or restore the nonstructural Improvements installed by Tenant. If the Common Areas are taken, then Landlord shall promptly restore such Common Areas or furnish substitute facilities that are functionally equivalent or better than and within a reasonable distance from those portions taken.</w:t>
      </w:r>
    </w:p>
    <w:p w14:paraId="53B467DE" w14:textId="11DDE968" w:rsidR="00DD5BF1" w:rsidRDefault="00734249">
      <w:pPr>
        <w:pStyle w:val="Heading3"/>
        <w:adjustRightInd/>
        <w:rPr>
          <w:rFonts w:cs="Times New Roman"/>
          <w:szCs w:val="24"/>
        </w:rPr>
      </w:pPr>
      <w:r w:rsidRPr="00734249">
        <w:rPr>
          <w:rFonts w:cs="Times New Roman"/>
          <w:szCs w:val="24"/>
        </w:rPr>
        <w:t>If Landlord does not complete its repair and restoration work of the Premises under this Section 21.4 within eight (8) months after the Taking (</w:t>
      </w:r>
      <w:r w:rsidR="00EB7654">
        <w:rPr>
          <w:rFonts w:cs="Times New Roman"/>
          <w:szCs w:val="24"/>
        </w:rPr>
        <w:t>“</w:t>
      </w:r>
      <w:r w:rsidRPr="00EB7654">
        <w:rPr>
          <w:rFonts w:cs="Times New Roman"/>
          <w:b/>
          <w:bCs/>
          <w:szCs w:val="24"/>
        </w:rPr>
        <w:t>Taking Restoration Period</w:t>
      </w:r>
      <w:r w:rsidR="00EB7654">
        <w:rPr>
          <w:rFonts w:cs="Times New Roman"/>
          <w:szCs w:val="24"/>
        </w:rPr>
        <w:t>”</w:t>
      </w:r>
      <w:r w:rsidRPr="00734249">
        <w:rPr>
          <w:rFonts w:cs="Times New Roman"/>
          <w:szCs w:val="24"/>
        </w:rPr>
        <w:t xml:space="preserve">), </w:t>
      </w:r>
      <w:bookmarkStart w:id="133" w:name="_cp_change_706"/>
      <w:r w:rsidRPr="00734249">
        <w:rPr>
          <w:rFonts w:cs="Times New Roman"/>
          <w:szCs w:val="24"/>
        </w:rPr>
        <w:t xml:space="preserve">Tenant may, but shall have no obligation to, perform any or all repairs or restoration work of the Premises on Landlord’s behalf (but Landlord shall remain responsible for such work), in which event Landlord shall reimburse Tenant for the actual costs incurred by Tenant within ten (10) days after receipt of an invoice therefor. If Landlord fails to pay such costs within ten (10) days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 In addition, if Landlord </w:t>
      </w:r>
      <w:bookmarkStart w:id="134" w:name="_cp_change_707"/>
      <w:bookmarkEnd w:id="133"/>
      <w:r w:rsidRPr="00734249">
        <w:rPr>
          <w:rFonts w:cs="Times New Roman"/>
          <w:szCs w:val="24"/>
        </w:rPr>
        <w:t>does not</w:t>
      </w:r>
      <w:bookmarkEnd w:id="134"/>
      <w:r w:rsidRPr="00734249">
        <w:rPr>
          <w:rFonts w:cs="Times New Roman"/>
          <w:szCs w:val="24"/>
        </w:rPr>
        <w:t xml:space="preserve"> commence its repair and restoration work of the Shopping Center under this Section 21.4 within three (3) months after Taking (the </w:t>
      </w:r>
      <w:r w:rsidR="00EB7654">
        <w:rPr>
          <w:rFonts w:cs="Times New Roman"/>
          <w:szCs w:val="24"/>
        </w:rPr>
        <w:t>“</w:t>
      </w:r>
      <w:r w:rsidRPr="00EB7654">
        <w:rPr>
          <w:rFonts w:cs="Times New Roman"/>
          <w:b/>
          <w:bCs/>
          <w:szCs w:val="24"/>
        </w:rPr>
        <w:t>Taking Restoration Start Date</w:t>
      </w:r>
      <w:r w:rsidR="00EB7654">
        <w:rPr>
          <w:rFonts w:cs="Times New Roman"/>
          <w:szCs w:val="24"/>
        </w:rPr>
        <w:t>”</w:t>
      </w:r>
      <w:r w:rsidRPr="00734249">
        <w:rPr>
          <w:rFonts w:cs="Times New Roman"/>
          <w:szCs w:val="24"/>
        </w:rPr>
        <w:t xml:space="preserve">), or does not complete such repair and restoration work of the Shopping Center </w:t>
      </w:r>
      <w:r w:rsidRPr="00734249">
        <w:rPr>
          <w:rFonts w:cs="Times New Roman"/>
          <w:szCs w:val="24"/>
        </w:rPr>
        <w:lastRenderedPageBreak/>
        <w:t xml:space="preserve">during the Taking Restoration Period, Tenant, at its option, may terminate this Lease </w:t>
      </w:r>
      <w:bookmarkStart w:id="135" w:name="_cp_change_709"/>
      <w:r w:rsidRPr="00734249">
        <w:rPr>
          <w:rFonts w:cs="Times New Roman"/>
          <w:szCs w:val="24"/>
        </w:rPr>
        <w:t>on thirty (30) days</w:t>
      </w:r>
      <w:bookmarkEnd w:id="135"/>
      <w:r w:rsidRPr="00734249">
        <w:rPr>
          <w:rFonts w:cs="Times New Roman"/>
          <w:szCs w:val="24"/>
        </w:rPr>
        <w:t xml:space="preserve"> written notice thereof to Landlord at any time prior to Landlord’s commencement of the repairs or reconstruction (in the case of a failure to commence by the Taking Restoration Start Date) or completion of the repairs or reconstruction (in the case of a failure to complete by the expiration of the Taking Restoration Period) </w:t>
      </w:r>
      <w:bookmarkStart w:id="136" w:name="_cp_change_711"/>
      <w:bookmarkEnd w:id="136"/>
      <w:r w:rsidRPr="00734249">
        <w:rPr>
          <w:rFonts w:cs="Times New Roman"/>
          <w:szCs w:val="24"/>
        </w:rPr>
        <w:t>unless such work is either commenced or completed within such 30-day period.</w:t>
      </w:r>
    </w:p>
    <w:p w14:paraId="4B0189F0" w14:textId="77777777" w:rsidR="00DD5BF1" w:rsidRDefault="00DD5BF1">
      <w:pPr>
        <w:pStyle w:val="Heading3"/>
        <w:adjustRightInd/>
        <w:rPr>
          <w:rFonts w:cs="Times New Roman"/>
          <w:szCs w:val="24"/>
        </w:rPr>
      </w:pPr>
      <w:r>
        <w:rPr>
          <w:rFonts w:cs="Times New Roman"/>
          <w:szCs w:val="24"/>
        </w:rPr>
        <w:t>Tenant shall be entitled to a proportionate reduction of Rent from the date of the Taking until completion of the restoration by Landlord and Tenant, such proportionate reduction to be based upon the extent to which the area affected by the Taking and the restoration work shall interfere with the use conducted by Tenant in the Premises (regardless of whether the Premises were physically taken). If the Premises cannot be operated at all during the repair or restoration work as determined by Tenant from the standpoint of prudent business management, then Rent shall totally abate from the date of the Taking (or date of closure of the Premises, if later) until the repairs or restoration work by Landlord and Tenant are complete. Rent shall be permanently abated in proportion to the amount of GLA of the Premises taken.</w:t>
      </w:r>
    </w:p>
    <w:p w14:paraId="1515914F" w14:textId="77777777" w:rsidR="00DD5BF1" w:rsidRDefault="00DD5BF1">
      <w:pPr>
        <w:pStyle w:val="Heading2"/>
        <w:adjustRightInd/>
        <w:rPr>
          <w:rFonts w:cs="Times New Roman"/>
          <w:bCs w:val="0"/>
          <w:vanish/>
          <w:szCs w:val="24"/>
          <w:specVanish/>
        </w:rPr>
      </w:pPr>
      <w:r>
        <w:rPr>
          <w:rFonts w:cs="Times New Roman"/>
          <w:bCs w:val="0"/>
          <w:szCs w:val="24"/>
        </w:rPr>
        <w:t>Award</w:t>
      </w:r>
    </w:p>
    <w:p w14:paraId="7774445C" w14:textId="77777777" w:rsidR="00DD5BF1" w:rsidRDefault="00DD5BF1">
      <w:pPr>
        <w:adjustRightInd/>
        <w:rPr>
          <w:rFonts w:cs="Times New Roman"/>
          <w:szCs w:val="24"/>
        </w:rPr>
      </w:pPr>
    </w:p>
    <w:p w14:paraId="426F7442" w14:textId="7D6E2CAE" w:rsidR="00DD5BF1" w:rsidRDefault="00DD5BF1">
      <w:pPr>
        <w:pStyle w:val="Body"/>
        <w:adjustRightInd/>
        <w:rPr>
          <w:rFonts w:cs="Times New Roman"/>
          <w:szCs w:val="24"/>
        </w:rPr>
      </w:pPr>
      <w:r>
        <w:rPr>
          <w:rFonts w:cs="Times New Roman"/>
          <w:szCs w:val="24"/>
        </w:rPr>
        <w:t>Each party shall be entitled to receive from the entire award made with respect to the Taking that portion thereof allowed by Legal Requirements for its respective property interest appropriated as well as any damages suffered thereby</w:t>
      </w:r>
      <w:r w:rsidR="00734249">
        <w:rPr>
          <w:rFonts w:cs="Times New Roman"/>
          <w:szCs w:val="24"/>
        </w:rPr>
        <w:t xml:space="preserve"> </w:t>
      </w:r>
      <w:bookmarkStart w:id="137" w:name="_cp_change_712"/>
      <w:r w:rsidR="00734249" w:rsidRPr="00734249">
        <w:rPr>
          <w:rFonts w:cs="Times New Roman"/>
          <w:szCs w:val="24"/>
        </w:rPr>
        <w:t>provided that any payment to Tenant does not diminish any award to which Landlord would otherwise be entitled</w:t>
      </w:r>
      <w:bookmarkEnd w:id="137"/>
      <w:r w:rsidR="00734249" w:rsidRPr="00734249">
        <w:rPr>
          <w:rFonts w:cs="Times New Roman"/>
          <w:szCs w:val="24"/>
        </w:rPr>
        <w:t>.</w:t>
      </w:r>
      <w:r w:rsidR="000C3B35">
        <w:rPr>
          <w:rFonts w:cs="Times New Roman"/>
          <w:szCs w:val="24"/>
        </w:rPr>
        <w:t xml:space="preserve"> </w:t>
      </w:r>
      <w:r>
        <w:rPr>
          <w:rFonts w:cs="Times New Roman"/>
          <w:szCs w:val="24"/>
        </w:rPr>
        <w:t xml:space="preserve">In no event, however, shall Tenant be entitled to any portion of the award attributed to the value of Tenant’s leasehold interest or the so-called </w:t>
      </w:r>
      <w:r w:rsidR="00EB7654">
        <w:rPr>
          <w:rFonts w:cs="Times New Roman"/>
          <w:szCs w:val="24"/>
        </w:rPr>
        <w:t>“</w:t>
      </w:r>
      <w:r>
        <w:rPr>
          <w:rFonts w:cs="Times New Roman"/>
          <w:szCs w:val="24"/>
        </w:rPr>
        <w:t>bonus value</w:t>
      </w:r>
      <w:r w:rsidR="00EB7654">
        <w:rPr>
          <w:rFonts w:cs="Times New Roman"/>
          <w:szCs w:val="24"/>
        </w:rPr>
        <w:t>”</w:t>
      </w:r>
      <w:r>
        <w:rPr>
          <w:rFonts w:cs="Times New Roman"/>
          <w:szCs w:val="24"/>
        </w:rPr>
        <w:t xml:space="preserve"> of this Lease. If this Lease is terminated, Tenant shall have no interest in that portion of the award applicable to the Improvements installed by Tenant. </w:t>
      </w:r>
      <w:bookmarkEnd w:id="130"/>
    </w:p>
    <w:p w14:paraId="48CBE51D" w14:textId="77777777" w:rsidR="00DD5BF1" w:rsidRDefault="00DD5BF1">
      <w:pPr>
        <w:pStyle w:val="Heading1"/>
        <w:adjustRightInd/>
        <w:ind w:left="0"/>
        <w:rPr>
          <w:rFonts w:cs="Times New Roman"/>
          <w:bCs w:val="0"/>
          <w:szCs w:val="24"/>
        </w:rPr>
      </w:pPr>
      <w:r>
        <w:rPr>
          <w:rFonts w:cs="Times New Roman"/>
          <w:bCs w:val="0"/>
          <w:szCs w:val="24"/>
        </w:rPr>
        <w:t xml:space="preserve"> ASSIGNMENT AND SUBLETTING</w:t>
      </w:r>
    </w:p>
    <w:p w14:paraId="07A95A2A" w14:textId="77777777" w:rsidR="00DD5BF1" w:rsidRDefault="00DD5BF1">
      <w:pPr>
        <w:pStyle w:val="Heading2"/>
        <w:adjustRightInd/>
        <w:rPr>
          <w:rFonts w:cs="Times New Roman"/>
          <w:bCs w:val="0"/>
          <w:vanish/>
          <w:szCs w:val="24"/>
          <w:specVanish/>
        </w:rPr>
      </w:pPr>
      <w:r>
        <w:rPr>
          <w:rFonts w:cs="Times New Roman"/>
          <w:bCs w:val="0"/>
          <w:szCs w:val="24"/>
        </w:rPr>
        <w:t>Consent</w:t>
      </w:r>
    </w:p>
    <w:p w14:paraId="06F4B59C" w14:textId="77777777" w:rsidR="00DD5BF1" w:rsidRDefault="00DD5BF1">
      <w:pPr>
        <w:adjustRightInd/>
        <w:rPr>
          <w:rFonts w:cs="Times New Roman"/>
          <w:szCs w:val="24"/>
        </w:rPr>
      </w:pPr>
    </w:p>
    <w:p w14:paraId="19FC53B3" w14:textId="4DB47424" w:rsidR="00DD5BF1" w:rsidRPr="00B12B40" w:rsidRDefault="00DD5BF1" w:rsidP="00CE456A">
      <w:pPr>
        <w:pStyle w:val="Body"/>
        <w:adjustRightInd/>
        <w:rPr>
          <w:rFonts w:cs="Times New Roman"/>
          <w:szCs w:val="24"/>
        </w:rPr>
      </w:pPr>
      <w:r>
        <w:rPr>
          <w:rFonts w:cs="Times New Roman"/>
          <w:szCs w:val="24"/>
        </w:rPr>
        <w:t xml:space="preserve">Tenant may assign this Lease or any interest herein or sublet the Premises or any portion thereof for any lawful use, with Landlord’s consent, </w:t>
      </w:r>
      <w:r w:rsidRPr="00B12B40">
        <w:rPr>
          <w:rFonts w:cs="Times New Roman"/>
          <w:szCs w:val="24"/>
        </w:rPr>
        <w:t>which consent shall not be unreasonably withheld, conditioned or delayed.</w:t>
      </w:r>
      <w:r w:rsidR="000C3B35">
        <w:rPr>
          <w:rFonts w:cs="Times New Roman"/>
          <w:szCs w:val="24"/>
        </w:rPr>
        <w:t xml:space="preserve"> </w:t>
      </w:r>
      <w:bookmarkStart w:id="138" w:name="_cp_change_721"/>
      <w:r w:rsidR="00B12B40" w:rsidRPr="00B12B40">
        <w:rPr>
          <w:rFonts w:cs="Times New Roman"/>
          <w:szCs w:val="24"/>
        </w:rPr>
        <w:t>Without limiting Landlord's right to withhold its consent to a Transfer on any reasonable grounds, it is agreed that Landlord will not be acting unreasonably in refusing to consent to a Transfer if Tenant is in default in the performance of any of its obligations under this Lease or if, in Landlord's opinion, (</w:t>
      </w:r>
      <w:proofErr w:type="spellStart"/>
      <w:r w:rsidR="00B12B40" w:rsidRPr="00B12B40">
        <w:rPr>
          <w:rFonts w:cs="Times New Roman"/>
          <w:szCs w:val="24"/>
        </w:rPr>
        <w:t>i</w:t>
      </w:r>
      <w:proofErr w:type="spellEnd"/>
      <w:r w:rsidR="00B12B40" w:rsidRPr="00B12B40">
        <w:rPr>
          <w:rFonts w:cs="Times New Roman"/>
          <w:szCs w:val="24"/>
        </w:rPr>
        <w:t xml:space="preserve">) the business operation of the proposed Transferee is not equal to, or greater than, the class, quality or standard of operation (including, without limitation, number of locations) of Tenant's business; (ii) such Transferee may adversely affect (A) the business of the other tenants or occupants (such as, without limitation, any duplication of uses including without limitation those contained in letters of intent or lease contracts which Landlord is actively negotiating with prospective tenants and of which Landlord can provide reasonable documentary evidence), </w:t>
      </w:r>
      <w:r w:rsidR="00EB506C">
        <w:rPr>
          <w:rFonts w:cs="Times New Roman"/>
          <w:szCs w:val="24"/>
        </w:rPr>
        <w:t xml:space="preserve">or </w:t>
      </w:r>
      <w:r w:rsidR="00B12B40" w:rsidRPr="00B12B40">
        <w:rPr>
          <w:rFonts w:cs="Times New Roman"/>
          <w:szCs w:val="24"/>
        </w:rPr>
        <w:t>(B) the tenant mix in the Shopping Center (including without limitation those contained in letters of intent or lease contracts which Landlord is actively negotiating with prospective tenants and of which Landlord can provide reasonable documentary evidence), (iii) the net worth and financial capabilities of such Transferee is less than that of Tenant as of the date of this Lease or at the time of the Transfer, whichever is greater, in constant dollars; (iv) the proposed Transfer involves a change of use of the Premises from that specified herein or would otherwise breach any covenant of Landlord respecting radius, location, use or exclusivity in any other lease in the Shopping Center or any Shopping Center agreements; or (v) the proposed Transfer involves an increased risk of the presence, use, release or discharge of Hazardous Substances.</w:t>
      </w:r>
      <w:r w:rsidR="000C3B35">
        <w:rPr>
          <w:rFonts w:cs="Times New Roman"/>
          <w:szCs w:val="24"/>
        </w:rPr>
        <w:t xml:space="preserve"> </w:t>
      </w:r>
      <w:r w:rsidR="00B12B40" w:rsidRPr="00B12B40">
        <w:rPr>
          <w:rFonts w:cs="Times New Roman"/>
          <w:szCs w:val="24"/>
        </w:rPr>
        <w:t xml:space="preserve">In addition, Landlord's consent will not be deemed unreasonably withheld should Landlord deny consent to a Transfer within </w:t>
      </w:r>
      <w:bookmarkStart w:id="139" w:name="_cp_change_722"/>
      <w:bookmarkEnd w:id="138"/>
      <w:r w:rsidR="00B12B40" w:rsidRPr="00B12B40">
        <w:rPr>
          <w:rFonts w:cs="Times New Roman"/>
          <w:szCs w:val="24"/>
        </w:rPr>
        <w:t xml:space="preserve">the period commencing on the </w:t>
      </w:r>
      <w:bookmarkStart w:id="140" w:name="_cp_change_725"/>
      <w:bookmarkEnd w:id="139"/>
      <w:bookmarkEnd w:id="140"/>
      <w:r w:rsidR="00B12B40" w:rsidRPr="00B12B40">
        <w:rPr>
          <w:rFonts w:cs="Times New Roman"/>
          <w:szCs w:val="24"/>
        </w:rPr>
        <w:t>Commencement Date and ending the last day of the eighteenth full calendar month thereafter or if consenting to a Transfer would result in more than two (2) occupants in the Premises.</w:t>
      </w:r>
      <w:r w:rsidR="000C3B35">
        <w:rPr>
          <w:rFonts w:cs="Times New Roman"/>
          <w:szCs w:val="24"/>
        </w:rPr>
        <w:t xml:space="preserve"> </w:t>
      </w:r>
      <w:r w:rsidR="00B12B40" w:rsidRPr="00B12B40">
        <w:rPr>
          <w:rFonts w:cs="Times New Roman"/>
          <w:szCs w:val="24"/>
        </w:rPr>
        <w:t xml:space="preserve">Notwithstanding any contrary provision of this Lease, if Tenant or any proposed Transferee claims that Landlord has unreasonably withheld or delayed its consent to a proposed Transfer or otherwise has breached its obligations under this Section 22.1, Tenant's and such Transferee's </w:t>
      </w:r>
      <w:r w:rsidR="00B12B40" w:rsidRPr="00B12B40">
        <w:rPr>
          <w:rFonts w:cs="Times New Roman"/>
          <w:szCs w:val="24"/>
        </w:rPr>
        <w:lastRenderedPageBreak/>
        <w:t>only remedy shall be to seek a declaratory judgment and/or injunctive relief, and Tenant, on behalf of itself and, to the extent permitted by law, such proposed Transferee, waives all other remedies against Landlord, including, without limitation, the right to seek monetary damages or to terminate this Lease.</w:t>
      </w:r>
    </w:p>
    <w:p w14:paraId="0023BED1" w14:textId="1937B5C5" w:rsidR="00DD5BF1" w:rsidRDefault="00DD5BF1">
      <w:pPr>
        <w:pStyle w:val="Heading2"/>
        <w:adjustRightInd/>
        <w:rPr>
          <w:rFonts w:cs="Times New Roman"/>
          <w:bCs w:val="0"/>
          <w:vanish/>
          <w:szCs w:val="24"/>
          <w:specVanish/>
        </w:rPr>
      </w:pPr>
      <w:r>
        <w:rPr>
          <w:rFonts w:cs="Times New Roman"/>
          <w:bCs w:val="0"/>
          <w:szCs w:val="24"/>
        </w:rPr>
        <w:t>Defined Terms</w:t>
      </w:r>
    </w:p>
    <w:p w14:paraId="765C01A8" w14:textId="77777777" w:rsidR="00DD5BF1" w:rsidRDefault="00DD5BF1">
      <w:pPr>
        <w:adjustRightInd/>
        <w:rPr>
          <w:rFonts w:cs="Times New Roman"/>
          <w:szCs w:val="24"/>
        </w:rPr>
      </w:pPr>
    </w:p>
    <w:p w14:paraId="42B890E7" w14:textId="74A473D3" w:rsidR="00DD5BF1" w:rsidRPr="000C32AB" w:rsidRDefault="00DD5BF1" w:rsidP="00182A18">
      <w:pPr>
        <w:pStyle w:val="Heading3"/>
        <w:tabs>
          <w:tab w:val="left" w:pos="1350"/>
        </w:tabs>
        <w:adjustRightInd/>
        <w:rPr>
          <w:rFonts w:cs="Times New Roman"/>
          <w:szCs w:val="24"/>
        </w:rPr>
      </w:pPr>
      <w:bookmarkStart w:id="141" w:name="_Hlk78459161"/>
      <w:r w:rsidRPr="000C32AB">
        <w:rPr>
          <w:rFonts w:cs="Times New Roman"/>
          <w:szCs w:val="24"/>
        </w:rPr>
        <w:t>Tenant may assign this Lease or any interest herein or sublet the Premises or any portion thereof, without Landlord’s consent, in any of the following transactions (collectively,</w:t>
      </w:r>
      <w:r w:rsidR="000C32AB" w:rsidRPr="000C32AB">
        <w:rPr>
          <w:rFonts w:cs="Times New Roman"/>
          <w:szCs w:val="24"/>
        </w:rPr>
        <w:t xml:space="preserve"> </w:t>
      </w:r>
      <w:r w:rsidR="00EB7654">
        <w:rPr>
          <w:rFonts w:cs="Times New Roman"/>
          <w:szCs w:val="24"/>
        </w:rPr>
        <w:t>“</w:t>
      </w:r>
      <w:r w:rsidRPr="000C32AB">
        <w:rPr>
          <w:rFonts w:cs="Times New Roman"/>
          <w:b/>
          <w:szCs w:val="24"/>
        </w:rPr>
        <w:t>Permitted Transactions</w:t>
      </w:r>
      <w:r w:rsidR="00EB7654">
        <w:rPr>
          <w:rFonts w:cs="Times New Roman"/>
          <w:szCs w:val="24"/>
        </w:rPr>
        <w:t>”</w:t>
      </w:r>
      <w:r w:rsidRPr="000C32AB">
        <w:rPr>
          <w:rFonts w:cs="Times New Roman"/>
          <w:szCs w:val="24"/>
        </w:rPr>
        <w:t xml:space="preserve">): (1) </w:t>
      </w:r>
      <w:bookmarkStart w:id="142" w:name="_Hlk61526090"/>
      <w:r w:rsidRPr="000C32AB">
        <w:rPr>
          <w:rFonts w:cs="Times New Roman"/>
          <w:szCs w:val="24"/>
        </w:rPr>
        <w:t>to a Related Party</w:t>
      </w:r>
      <w:bookmarkEnd w:id="142"/>
      <w:r w:rsidRPr="000C32AB">
        <w:rPr>
          <w:rFonts w:cs="Times New Roman"/>
          <w:szCs w:val="24"/>
        </w:rPr>
        <w:t xml:space="preserve">; (2) </w:t>
      </w:r>
      <w:bookmarkStart w:id="143" w:name="_Hlk61526118"/>
      <w:r w:rsidRPr="000C32AB">
        <w:rPr>
          <w:rFonts w:cs="Times New Roman"/>
          <w:szCs w:val="24"/>
        </w:rPr>
        <w:t>in connection with a transfer of five (5) or more of Tenant’s stores</w:t>
      </w:r>
      <w:bookmarkEnd w:id="143"/>
      <w:r w:rsidRPr="000C32AB">
        <w:rPr>
          <w:rFonts w:cs="Times New Roman"/>
          <w:szCs w:val="24"/>
        </w:rPr>
        <w:t xml:space="preserve"> (a </w:t>
      </w:r>
      <w:r w:rsidR="00EB7654">
        <w:rPr>
          <w:rFonts w:cs="Times New Roman"/>
          <w:szCs w:val="24"/>
        </w:rPr>
        <w:t>“</w:t>
      </w:r>
      <w:r w:rsidRPr="000C32AB">
        <w:rPr>
          <w:rFonts w:cs="Times New Roman"/>
          <w:b/>
          <w:szCs w:val="24"/>
        </w:rPr>
        <w:t>Multi Store Transaction</w:t>
      </w:r>
      <w:r w:rsidR="00EB7654">
        <w:rPr>
          <w:rFonts w:cs="Times New Roman"/>
          <w:szCs w:val="24"/>
        </w:rPr>
        <w:t>”</w:t>
      </w:r>
      <w:r w:rsidRPr="000C32AB">
        <w:rPr>
          <w:rFonts w:cs="Times New Roman"/>
          <w:szCs w:val="24"/>
        </w:rPr>
        <w:t xml:space="preserve">); and (3) </w:t>
      </w:r>
      <w:bookmarkStart w:id="144" w:name="_Hlk61526178"/>
      <w:r w:rsidRPr="000C32AB">
        <w:rPr>
          <w:rFonts w:cs="Times New Roman"/>
          <w:szCs w:val="24"/>
        </w:rPr>
        <w:t xml:space="preserve">in an aggregate area not to exceed </w:t>
      </w:r>
      <w:r w:rsidR="000C32AB" w:rsidRPr="000C32AB">
        <w:rPr>
          <w:rFonts w:cs="Times New Roman"/>
          <w:szCs w:val="24"/>
        </w:rPr>
        <w:t>thirty</w:t>
      </w:r>
      <w:r w:rsidRPr="000C32AB">
        <w:rPr>
          <w:rFonts w:cs="Times New Roman"/>
          <w:szCs w:val="24"/>
        </w:rPr>
        <w:t xml:space="preserve"> percent (</w:t>
      </w:r>
      <w:r w:rsidR="000C32AB" w:rsidRPr="000C32AB">
        <w:rPr>
          <w:rFonts w:cs="Times New Roman"/>
          <w:szCs w:val="24"/>
        </w:rPr>
        <w:t>3</w:t>
      </w:r>
      <w:r w:rsidRPr="000C32AB">
        <w:rPr>
          <w:rFonts w:cs="Times New Roman"/>
          <w:szCs w:val="24"/>
        </w:rPr>
        <w:t>0%) of the GLA of the Premises, to one (1) or more subtenants for the operation of any portion of the business to be conducted at the Premises</w:t>
      </w:r>
      <w:bookmarkEnd w:id="144"/>
      <w:r w:rsidRPr="000C32AB">
        <w:rPr>
          <w:rFonts w:cs="Times New Roman"/>
          <w:szCs w:val="24"/>
        </w:rPr>
        <w:t xml:space="preserve">. Subject to the Existing Restrictions (including the Existing Prohibited Uses) set forth in </w:t>
      </w:r>
      <w:r w:rsidRPr="000C32AB">
        <w:rPr>
          <w:rFonts w:cs="Times New Roman"/>
          <w:b/>
          <w:szCs w:val="24"/>
        </w:rPr>
        <w:fldChar w:fldCharType="begin"/>
      </w:r>
      <w:r w:rsidRPr="000C32AB">
        <w:rPr>
          <w:rFonts w:cs="Times New Roman"/>
          <w:b/>
          <w:szCs w:val="24"/>
        </w:rPr>
        <w:instrText xml:space="preserve"> REF _Ref9433699 \* Caps \h  \* MERGEFORMAT </w:instrText>
      </w:r>
      <w:r w:rsidRPr="000C32AB">
        <w:rPr>
          <w:rFonts w:cs="Times New Roman"/>
          <w:b/>
          <w:szCs w:val="24"/>
        </w:rPr>
      </w:r>
      <w:r w:rsidRPr="000C32AB">
        <w:rPr>
          <w:rFonts w:cs="Times New Roman"/>
          <w:b/>
          <w:szCs w:val="24"/>
        </w:rPr>
        <w:fldChar w:fldCharType="separate"/>
      </w:r>
      <w:r w:rsidRPr="000C32AB">
        <w:rPr>
          <w:rFonts w:cs="Times New Roman"/>
          <w:b/>
          <w:szCs w:val="24"/>
        </w:rPr>
        <w:t>Exhibit</w:t>
      </w:r>
      <w:r w:rsidRPr="000C32AB">
        <w:rPr>
          <w:rFonts w:cs="Times New Roman"/>
          <w:szCs w:val="24"/>
        </w:rPr>
        <w:t xml:space="preserve"> </w:t>
      </w:r>
      <w:r w:rsidRPr="000C32AB">
        <w:rPr>
          <w:rFonts w:cs="Times New Roman"/>
          <w:b/>
          <w:szCs w:val="24"/>
        </w:rPr>
        <w:t>E</w:t>
      </w:r>
      <w:r w:rsidRPr="000C32AB">
        <w:rPr>
          <w:rFonts w:cs="Times New Roman"/>
          <w:b/>
          <w:szCs w:val="24"/>
        </w:rPr>
        <w:fldChar w:fldCharType="end"/>
      </w:r>
      <w:r w:rsidRPr="000C32AB">
        <w:rPr>
          <w:rFonts w:cs="Times New Roman"/>
          <w:szCs w:val="24"/>
        </w:rPr>
        <w:t xml:space="preserve"> or </w:t>
      </w:r>
      <w:r w:rsidRPr="000C32AB">
        <w:rPr>
          <w:rFonts w:cs="Times New Roman"/>
          <w:b/>
          <w:szCs w:val="24"/>
        </w:rPr>
        <w:fldChar w:fldCharType="begin"/>
      </w:r>
      <w:r w:rsidRPr="000C32AB">
        <w:rPr>
          <w:rFonts w:cs="Times New Roman"/>
          <w:b/>
          <w:szCs w:val="24"/>
        </w:rPr>
        <w:instrText xml:space="preserve"> REF _Ref9433713 \* Caps \h  \* MERGEFORMAT </w:instrText>
      </w:r>
      <w:r w:rsidRPr="000C32AB">
        <w:rPr>
          <w:rFonts w:cs="Times New Roman"/>
          <w:b/>
          <w:szCs w:val="24"/>
        </w:rPr>
      </w:r>
      <w:r w:rsidRPr="000C32AB">
        <w:rPr>
          <w:rFonts w:cs="Times New Roman"/>
          <w:b/>
          <w:szCs w:val="24"/>
        </w:rPr>
        <w:fldChar w:fldCharType="separate"/>
      </w:r>
      <w:r w:rsidRPr="000C32AB">
        <w:rPr>
          <w:rFonts w:cs="Times New Roman"/>
          <w:b/>
          <w:szCs w:val="24"/>
        </w:rPr>
        <w:t>Exhibit</w:t>
      </w:r>
      <w:r w:rsidRPr="000C32AB">
        <w:rPr>
          <w:rFonts w:cs="Times New Roman"/>
          <w:szCs w:val="24"/>
        </w:rPr>
        <w:t xml:space="preserve"> </w:t>
      </w:r>
      <w:r w:rsidRPr="000C32AB">
        <w:rPr>
          <w:rFonts w:cs="Times New Roman"/>
          <w:b/>
          <w:szCs w:val="24"/>
        </w:rPr>
        <w:t>F</w:t>
      </w:r>
      <w:r w:rsidRPr="000C32AB">
        <w:rPr>
          <w:rFonts w:cs="Times New Roman"/>
          <w:b/>
          <w:szCs w:val="24"/>
        </w:rPr>
        <w:fldChar w:fldCharType="end"/>
      </w:r>
      <w:r w:rsidRPr="000C32AB">
        <w:rPr>
          <w:rFonts w:cs="Times New Roman"/>
          <w:szCs w:val="24"/>
        </w:rPr>
        <w:t xml:space="preserve"> and otherwise notwithstanding anything herein to the contrary, in the event of a Permitted Transaction</w:t>
      </w:r>
      <w:r w:rsidR="00520D1F">
        <w:rPr>
          <w:rFonts w:cs="Times New Roman"/>
          <w:szCs w:val="24"/>
        </w:rPr>
        <w:t>,</w:t>
      </w:r>
      <w:r w:rsidRPr="000C32AB">
        <w:rPr>
          <w:rFonts w:cs="Times New Roman"/>
          <w:szCs w:val="24"/>
        </w:rPr>
        <w:t xml:space="preserve"> the Permitted Use and the trade name may be changed to that of the assignee or sublessee pursuant to the Permitted Transaction.</w:t>
      </w:r>
      <w:r w:rsidR="000C3B35">
        <w:rPr>
          <w:rFonts w:cs="Times New Roman"/>
          <w:szCs w:val="24"/>
        </w:rPr>
        <w:t xml:space="preserve"> </w:t>
      </w:r>
      <w:bookmarkStart w:id="145" w:name="_cp_change_738"/>
      <w:r w:rsidR="00EB506C" w:rsidRPr="00EB506C">
        <w:rPr>
          <w:rFonts w:cs="Times New Roman"/>
          <w:szCs w:val="24"/>
        </w:rPr>
        <w:t>Further, the public sale or transfer of the equity of Tenant (or its direct or indirect parent company) on a stock exchange shall not be deemed an assignment or transfer hereunder.</w:t>
      </w:r>
      <w:r w:rsidR="000C3B35">
        <w:rPr>
          <w:rFonts w:cs="Times New Roman"/>
          <w:szCs w:val="24"/>
        </w:rPr>
        <w:t xml:space="preserve"> </w:t>
      </w:r>
      <w:r w:rsidR="00182A18">
        <w:rPr>
          <w:rFonts w:cs="Times New Roman"/>
          <w:szCs w:val="24"/>
        </w:rPr>
        <w:t>Tenant shall use commercially reasonable efforts to deliver (a)</w:t>
      </w:r>
      <w:r w:rsidR="00EB506C" w:rsidRPr="00EB506C">
        <w:rPr>
          <w:rFonts w:cs="Times New Roman"/>
          <w:szCs w:val="24"/>
        </w:rPr>
        <w:t xml:space="preserve"> written notice of such Permitted Transaction within thirty (30) days of the effective date of such transfer;</w:t>
      </w:r>
      <w:r w:rsidR="00182A18">
        <w:rPr>
          <w:rFonts w:cs="Times New Roman"/>
          <w:szCs w:val="24"/>
        </w:rPr>
        <w:t xml:space="preserve"> and</w:t>
      </w:r>
      <w:r w:rsidR="00EB506C" w:rsidRPr="00EB506C">
        <w:rPr>
          <w:rFonts w:cs="Times New Roman"/>
          <w:szCs w:val="24"/>
        </w:rPr>
        <w:t xml:space="preserve"> (b) a fully-executed copy of the transfer agreement between Tenant and the transferee; (c) the primary purpose of such transfer must be for legitimate business reason and the Transfer is not a subterfuge by Tenant to avoid its </w:t>
      </w:r>
      <w:bookmarkStart w:id="146" w:name="_cp_change_739"/>
      <w:bookmarkEnd w:id="145"/>
      <w:r w:rsidR="00EB506C" w:rsidRPr="00EB506C">
        <w:rPr>
          <w:rFonts w:cs="Times New Roman"/>
          <w:szCs w:val="24"/>
        </w:rPr>
        <w:t xml:space="preserve">obligations under this Lease or </w:t>
      </w:r>
      <w:bookmarkStart w:id="147" w:name="_cp_change_741"/>
      <w:bookmarkEnd w:id="146"/>
      <w:bookmarkEnd w:id="147"/>
      <w:r w:rsidR="00EB506C" w:rsidRPr="00EB506C">
        <w:rPr>
          <w:rFonts w:cs="Times New Roman"/>
          <w:szCs w:val="24"/>
        </w:rPr>
        <w:t>the restrictions on Transfer contained herein (as an example of the forgoing, Tenant may not assign this Lease to a Tenant’s Affiliate whose assets consists solely of this Lease and the rights granted herein and thereafter sell the equity interest of such Tenant’s Affiliate to an independent third party, with the intended result being to defeat the purpose of this Article by Transfer to an independent third party by means of what would otherwise be two [2] separate transfers permitted without Landlord’s consent); and (d) the transferee must assume in writing Tenant’s obligations accruing under this Lease from and after the effective date of such assignment.</w:t>
      </w:r>
    </w:p>
    <w:p w14:paraId="3D9BD458" w14:textId="2A587B53" w:rsidR="00DD5BF1" w:rsidRDefault="00EB7654">
      <w:pPr>
        <w:pStyle w:val="Heading3"/>
        <w:adjustRightInd/>
        <w:rPr>
          <w:rFonts w:cs="Times New Roman"/>
          <w:szCs w:val="24"/>
        </w:rPr>
      </w:pPr>
      <w:bookmarkStart w:id="148" w:name="_Hlk61526208"/>
      <w:r>
        <w:rPr>
          <w:rFonts w:cs="Times New Roman"/>
          <w:szCs w:val="24"/>
        </w:rPr>
        <w:t>“</w:t>
      </w:r>
      <w:r w:rsidR="00DD5BF1">
        <w:rPr>
          <w:rFonts w:cs="Times New Roman"/>
          <w:b/>
          <w:szCs w:val="24"/>
        </w:rPr>
        <w:t>Related Party</w:t>
      </w:r>
      <w:r>
        <w:rPr>
          <w:rFonts w:cs="Times New Roman"/>
          <w:szCs w:val="24"/>
        </w:rPr>
        <w:t>”</w:t>
      </w:r>
      <w:r w:rsidR="00DD5BF1">
        <w:rPr>
          <w:rFonts w:cs="Times New Roman"/>
          <w:szCs w:val="24"/>
        </w:rPr>
        <w:t xml:space="preserve"> means: (1) an Affiliate of Tenant; or (2) a successor to Tenant by merger, consolidation, or acquisition of all or substantially </w:t>
      </w:r>
      <w:proofErr w:type="gramStart"/>
      <w:r w:rsidR="00DD5BF1">
        <w:rPr>
          <w:rFonts w:cs="Times New Roman"/>
          <w:szCs w:val="24"/>
        </w:rPr>
        <w:t>all of</w:t>
      </w:r>
      <w:proofErr w:type="gramEnd"/>
      <w:r w:rsidR="00DD5BF1">
        <w:rPr>
          <w:rFonts w:cs="Times New Roman"/>
          <w:szCs w:val="24"/>
        </w:rPr>
        <w:t xml:space="preserve"> the assets of, or equity interests in, Tenant or an Affiliate of Tenant.</w:t>
      </w:r>
      <w:bookmarkEnd w:id="148"/>
    </w:p>
    <w:p w14:paraId="1E2E196D" w14:textId="6B4ED7C7" w:rsidR="00DD5BF1" w:rsidRDefault="00EB7654">
      <w:pPr>
        <w:pStyle w:val="Heading3"/>
        <w:adjustRightInd/>
        <w:rPr>
          <w:rFonts w:cs="Times New Roman"/>
          <w:szCs w:val="24"/>
        </w:rPr>
      </w:pPr>
      <w:r>
        <w:rPr>
          <w:rFonts w:cs="Times New Roman"/>
          <w:szCs w:val="24"/>
        </w:rPr>
        <w:t>“</w:t>
      </w:r>
      <w:r w:rsidR="00DD5BF1">
        <w:rPr>
          <w:rFonts w:cs="Times New Roman"/>
          <w:b/>
          <w:szCs w:val="24"/>
        </w:rPr>
        <w:t>Affiliate</w:t>
      </w:r>
      <w:r>
        <w:rPr>
          <w:rFonts w:cs="Times New Roman"/>
          <w:szCs w:val="24"/>
        </w:rPr>
        <w:t>”</w:t>
      </w:r>
      <w:r w:rsidR="00DD5BF1">
        <w:rPr>
          <w:rFonts w:cs="Times New Roman"/>
          <w:szCs w:val="24"/>
        </w:rPr>
        <w:t xml:space="preserve"> of a person means a person that, directly or indirectly, through one (1) or more intermediaries, controls, is controlled by or is under common control with such person. For the purposes of this definition: </w:t>
      </w:r>
      <w:r>
        <w:rPr>
          <w:rFonts w:cs="Times New Roman"/>
          <w:szCs w:val="24"/>
        </w:rPr>
        <w:t>“</w:t>
      </w:r>
      <w:r w:rsidR="00DD5BF1">
        <w:rPr>
          <w:rFonts w:cs="Times New Roman"/>
          <w:b/>
          <w:szCs w:val="24"/>
        </w:rPr>
        <w:t>control</w:t>
      </w:r>
      <w:r>
        <w:rPr>
          <w:rFonts w:cs="Times New Roman"/>
          <w:szCs w:val="24"/>
        </w:rPr>
        <w:t>”</w:t>
      </w:r>
      <w:r w:rsidR="00DD5BF1">
        <w:rPr>
          <w:rFonts w:cs="Times New Roman"/>
          <w:szCs w:val="24"/>
        </w:rPr>
        <w:t xml:space="preserve"> (including the correlative meanings of the terms </w:t>
      </w:r>
      <w:r>
        <w:rPr>
          <w:rFonts w:cs="Times New Roman"/>
          <w:szCs w:val="24"/>
        </w:rPr>
        <w:t>“</w:t>
      </w:r>
      <w:r w:rsidR="00DD5BF1">
        <w:rPr>
          <w:rFonts w:cs="Times New Roman"/>
          <w:b/>
          <w:szCs w:val="24"/>
        </w:rPr>
        <w:t>controls</w:t>
      </w:r>
      <w:r w:rsidR="00DD5BF1">
        <w:rPr>
          <w:rFonts w:cs="Times New Roman"/>
          <w:szCs w:val="24"/>
        </w:rPr>
        <w:t>,</w:t>
      </w:r>
      <w:r>
        <w:rPr>
          <w:rFonts w:cs="Times New Roman"/>
          <w:szCs w:val="24"/>
        </w:rPr>
        <w:t>”</w:t>
      </w:r>
      <w:r w:rsidR="00DD5BF1">
        <w:rPr>
          <w:rFonts w:cs="Times New Roman"/>
          <w:szCs w:val="24"/>
        </w:rPr>
        <w:t xml:space="preserve"> </w:t>
      </w:r>
      <w:r>
        <w:rPr>
          <w:rFonts w:cs="Times New Roman"/>
          <w:szCs w:val="24"/>
        </w:rPr>
        <w:t>“</w:t>
      </w:r>
      <w:r w:rsidR="00DD5BF1">
        <w:rPr>
          <w:rFonts w:cs="Times New Roman"/>
          <w:b/>
          <w:szCs w:val="24"/>
        </w:rPr>
        <w:t>controlled by</w:t>
      </w:r>
      <w:r>
        <w:rPr>
          <w:rFonts w:cs="Times New Roman"/>
          <w:szCs w:val="24"/>
        </w:rPr>
        <w:t>”</w:t>
      </w:r>
      <w:r w:rsidR="00DD5BF1">
        <w:rPr>
          <w:rFonts w:cs="Times New Roman"/>
          <w:szCs w:val="24"/>
        </w:rPr>
        <w:t xml:space="preserve"> and </w:t>
      </w:r>
      <w:r>
        <w:rPr>
          <w:rFonts w:cs="Times New Roman"/>
          <w:szCs w:val="24"/>
        </w:rPr>
        <w:t>“</w:t>
      </w:r>
      <w:r w:rsidR="00DD5BF1">
        <w:rPr>
          <w:rFonts w:cs="Times New Roman"/>
          <w:b/>
          <w:szCs w:val="24"/>
        </w:rPr>
        <w:t>under common control with</w:t>
      </w:r>
      <w:r>
        <w:rPr>
          <w:rFonts w:cs="Times New Roman"/>
          <w:szCs w:val="24"/>
        </w:rPr>
        <w:t>”</w:t>
      </w:r>
      <w:r w:rsidR="00DD5BF1">
        <w:rPr>
          <w:rFonts w:cs="Times New Roman"/>
          <w:szCs w:val="24"/>
        </w:rPr>
        <w:t xml:space="preserve">), as used with respect to any person, means the possession, directly or indirectly, of either thirty percent (30%) or more of the outstanding equity interests in such person, or the power to direct or cause the direction of the management and policies of such person, through the ownership of equity interests, by contract or otherwise; and </w:t>
      </w:r>
      <w:r>
        <w:rPr>
          <w:rFonts w:cs="Times New Roman"/>
          <w:szCs w:val="24"/>
        </w:rPr>
        <w:t>“</w:t>
      </w:r>
      <w:r w:rsidR="00DD5BF1">
        <w:rPr>
          <w:rFonts w:cs="Times New Roman"/>
          <w:b/>
          <w:szCs w:val="24"/>
        </w:rPr>
        <w:t>person</w:t>
      </w:r>
      <w:r>
        <w:rPr>
          <w:rFonts w:cs="Times New Roman"/>
          <w:szCs w:val="24"/>
        </w:rPr>
        <w:t>”</w:t>
      </w:r>
      <w:r w:rsidR="00DD5BF1">
        <w:rPr>
          <w:rFonts w:cs="Times New Roman"/>
          <w:szCs w:val="24"/>
        </w:rPr>
        <w:t xml:space="preserve"> means both natural persons and unnatural persons (including corporations, limited liability companies, partnerships, trusts, and other forms of business entities).</w:t>
      </w:r>
    </w:p>
    <w:p w14:paraId="69921BD3" w14:textId="433B089F" w:rsidR="00DD5BF1" w:rsidRDefault="00DD5BF1">
      <w:pPr>
        <w:pStyle w:val="Heading3"/>
        <w:adjustRightInd/>
        <w:rPr>
          <w:rFonts w:cs="Times New Roman"/>
          <w:szCs w:val="24"/>
        </w:rPr>
      </w:pPr>
      <w:r>
        <w:rPr>
          <w:rFonts w:cs="Times New Roman"/>
          <w:szCs w:val="24"/>
        </w:rPr>
        <w:t xml:space="preserve">For all purposes under this Lease, </w:t>
      </w:r>
      <w:r w:rsidR="00EB7654">
        <w:rPr>
          <w:rFonts w:cs="Times New Roman"/>
          <w:szCs w:val="24"/>
        </w:rPr>
        <w:t>“</w:t>
      </w:r>
      <w:r>
        <w:rPr>
          <w:rFonts w:cs="Times New Roman"/>
          <w:b/>
          <w:szCs w:val="24"/>
        </w:rPr>
        <w:t>sublease</w:t>
      </w:r>
      <w:r w:rsidR="00EB7654">
        <w:rPr>
          <w:rFonts w:cs="Times New Roman"/>
          <w:szCs w:val="24"/>
        </w:rPr>
        <w:t>”</w:t>
      </w:r>
      <w:r>
        <w:rPr>
          <w:rFonts w:cs="Times New Roman"/>
          <w:szCs w:val="24"/>
        </w:rPr>
        <w:t xml:space="preserve"> (including the correlative meaning of the terms </w:t>
      </w:r>
      <w:r w:rsidR="00EB7654">
        <w:rPr>
          <w:rFonts w:cs="Times New Roman"/>
          <w:szCs w:val="24"/>
        </w:rPr>
        <w:t>“</w:t>
      </w:r>
      <w:r>
        <w:rPr>
          <w:rFonts w:cs="Times New Roman"/>
          <w:b/>
          <w:szCs w:val="24"/>
        </w:rPr>
        <w:t>sublet</w:t>
      </w:r>
      <w:r w:rsidR="00EB7654">
        <w:rPr>
          <w:rFonts w:cs="Times New Roman"/>
          <w:szCs w:val="24"/>
        </w:rPr>
        <w:t>”</w:t>
      </w:r>
      <w:r>
        <w:rPr>
          <w:rFonts w:cs="Times New Roman"/>
          <w:szCs w:val="24"/>
        </w:rPr>
        <w:t xml:space="preserve"> and </w:t>
      </w:r>
      <w:r w:rsidR="00EB7654">
        <w:rPr>
          <w:rFonts w:cs="Times New Roman"/>
          <w:szCs w:val="24"/>
        </w:rPr>
        <w:t>“</w:t>
      </w:r>
      <w:r>
        <w:rPr>
          <w:rFonts w:cs="Times New Roman"/>
          <w:b/>
          <w:szCs w:val="24"/>
        </w:rPr>
        <w:t>subletting</w:t>
      </w:r>
      <w:r w:rsidR="00EB7654">
        <w:rPr>
          <w:rFonts w:cs="Times New Roman"/>
          <w:szCs w:val="24"/>
        </w:rPr>
        <w:t>”</w:t>
      </w:r>
      <w:r>
        <w:rPr>
          <w:rFonts w:cs="Times New Roman"/>
          <w:szCs w:val="24"/>
        </w:rPr>
        <w:t xml:space="preserve">) includes a sublease, concession, franchise, license and operating agreement, and </w:t>
      </w:r>
      <w:r w:rsidR="00EB7654">
        <w:rPr>
          <w:rFonts w:cs="Times New Roman"/>
          <w:szCs w:val="24"/>
        </w:rPr>
        <w:t>“</w:t>
      </w:r>
      <w:r>
        <w:rPr>
          <w:rFonts w:cs="Times New Roman"/>
          <w:b/>
          <w:szCs w:val="24"/>
        </w:rPr>
        <w:t>subtenant</w:t>
      </w:r>
      <w:r w:rsidR="00EB7654">
        <w:rPr>
          <w:rFonts w:cs="Times New Roman"/>
          <w:szCs w:val="24"/>
        </w:rPr>
        <w:t>”</w:t>
      </w:r>
      <w:r>
        <w:rPr>
          <w:rFonts w:cs="Times New Roman"/>
          <w:szCs w:val="24"/>
        </w:rPr>
        <w:t xml:space="preserve"> includes a subtenant, concessionaire, franchisee, licensee and operating agent.</w:t>
      </w:r>
      <w:bookmarkEnd w:id="141"/>
    </w:p>
    <w:p w14:paraId="25425475" w14:textId="77777777" w:rsidR="00DD5BF1" w:rsidRDefault="00DD5BF1">
      <w:pPr>
        <w:pStyle w:val="Heading2"/>
        <w:adjustRightInd/>
        <w:rPr>
          <w:rFonts w:cs="Times New Roman"/>
          <w:bCs w:val="0"/>
          <w:vanish/>
          <w:szCs w:val="24"/>
          <w:specVanish/>
        </w:rPr>
      </w:pPr>
      <w:r>
        <w:rPr>
          <w:rFonts w:cs="Times New Roman"/>
          <w:bCs w:val="0"/>
          <w:szCs w:val="24"/>
        </w:rPr>
        <w:t>Release of Liability of Tenant</w:t>
      </w:r>
    </w:p>
    <w:p w14:paraId="7CAEC812" w14:textId="77777777" w:rsidR="00DD5BF1" w:rsidRDefault="00DD5BF1">
      <w:pPr>
        <w:adjustRightInd/>
        <w:rPr>
          <w:rFonts w:cs="Times New Roman"/>
          <w:szCs w:val="24"/>
        </w:rPr>
      </w:pPr>
    </w:p>
    <w:p w14:paraId="583E43E3" w14:textId="63C303B1" w:rsidR="00DD5BF1" w:rsidRDefault="00DD5BF1">
      <w:pPr>
        <w:pStyle w:val="Body"/>
        <w:adjustRightInd/>
        <w:rPr>
          <w:rFonts w:cs="Times New Roman"/>
          <w:szCs w:val="24"/>
        </w:rPr>
      </w:pPr>
      <w:r>
        <w:rPr>
          <w:rFonts w:cs="Times New Roman"/>
          <w:szCs w:val="24"/>
        </w:rPr>
        <w:t xml:space="preserve">Subject to the terms and conditions of this Section 22.3 and Section 23.1(B), in the event of an assignment of this Lease, Tenant shall remain liable for the performance by the assignee in possession of Tenant’s obligations hereunder. Notwithstanding anything herein to the contrary, if Tenant’s assignee or any subsequent assignee of this Lease, at the time of the assignment or subsequently, attains a </w:t>
      </w:r>
      <w:r w:rsidR="00EB506C">
        <w:rPr>
          <w:rFonts w:cs="Times New Roman"/>
          <w:szCs w:val="24"/>
        </w:rPr>
        <w:t xml:space="preserve">tangible </w:t>
      </w:r>
      <w:r>
        <w:rPr>
          <w:rFonts w:cs="Times New Roman"/>
          <w:szCs w:val="24"/>
        </w:rPr>
        <w:t xml:space="preserve">net worth of at least </w:t>
      </w:r>
      <w:r w:rsidR="000C32AB">
        <w:rPr>
          <w:rFonts w:cs="Times New Roman"/>
          <w:szCs w:val="24"/>
        </w:rPr>
        <w:t>Twenty Five</w:t>
      </w:r>
      <w:r>
        <w:rPr>
          <w:rFonts w:cs="Times New Roman"/>
          <w:szCs w:val="24"/>
        </w:rPr>
        <w:t xml:space="preserve"> Million and 00/100 Dollars ($</w:t>
      </w:r>
      <w:r w:rsidR="000C32AB">
        <w:rPr>
          <w:rFonts w:cs="Times New Roman"/>
          <w:szCs w:val="24"/>
        </w:rPr>
        <w:t>25</w:t>
      </w:r>
      <w:r>
        <w:rPr>
          <w:rFonts w:cs="Times New Roman"/>
          <w:szCs w:val="24"/>
        </w:rPr>
        <w:t xml:space="preserve">,000,000.00), determined as of the end of the most recent fiscal year of such assignee prior to such </w:t>
      </w:r>
      <w:r>
        <w:rPr>
          <w:rFonts w:cs="Times New Roman"/>
          <w:szCs w:val="24"/>
        </w:rPr>
        <w:lastRenderedPageBreak/>
        <w:t>intended release (unless more current figures are available), then Tenant shall be released and discharged from any further liability under this Lease.</w:t>
      </w:r>
    </w:p>
    <w:p w14:paraId="67BF444A" w14:textId="77777777" w:rsidR="00DD5BF1" w:rsidRDefault="00DD5BF1">
      <w:pPr>
        <w:pStyle w:val="Heading2"/>
        <w:adjustRightInd/>
        <w:rPr>
          <w:rFonts w:cs="Times New Roman"/>
          <w:bCs w:val="0"/>
          <w:vanish/>
          <w:szCs w:val="24"/>
          <w:specVanish/>
        </w:rPr>
      </w:pPr>
      <w:r>
        <w:rPr>
          <w:rFonts w:cs="Times New Roman"/>
          <w:bCs w:val="0"/>
          <w:szCs w:val="24"/>
        </w:rPr>
        <w:t>Transfer and Release of Liability of Landlord</w:t>
      </w:r>
    </w:p>
    <w:p w14:paraId="2FABA925" w14:textId="77777777" w:rsidR="00DD5BF1" w:rsidRDefault="00DD5BF1">
      <w:pPr>
        <w:adjustRightInd/>
        <w:rPr>
          <w:rFonts w:cs="Times New Roman"/>
          <w:szCs w:val="24"/>
        </w:rPr>
      </w:pPr>
    </w:p>
    <w:p w14:paraId="6784B73F" w14:textId="56406DF6" w:rsidR="00DD5BF1" w:rsidRDefault="00DD5BF1">
      <w:pPr>
        <w:pStyle w:val="Body"/>
        <w:adjustRightInd/>
        <w:rPr>
          <w:rFonts w:cs="Times New Roman"/>
          <w:szCs w:val="24"/>
        </w:rPr>
      </w:pPr>
      <w:r>
        <w:rPr>
          <w:rFonts w:cs="Times New Roman"/>
          <w:szCs w:val="24"/>
        </w:rPr>
        <w:t xml:space="preserve">Landlord may assign its interest in this Lease in conjunction with the transfer of the Shopping Center without Tenant’s consent, provided that the transferee (other than an assignee of a conditional assignment as security for a loan) assumes all obligations of Landlord under this Lease, in which event the assignor-Landlord shall be released and discharged from any further liability under this Lease accruing from and after the effective date of such transfer, unless the transferee is an Affiliate of Landlord, and the transferee shall be deemed to have automatically and assumed all obligations under this Lease, and Tenant shall be entitled to assume and rely upon such assumption. Landlord or its transferee shall promptly notify Tenant in writing of any assignment of the Landlord’s interest in this Lease or a transfer of the Shopping Center (other than a conditional assignment as security for a loan) and of the Federal Tax Identification Number of the transferee or its designated Rent payee (collectively, </w:t>
      </w:r>
      <w:r w:rsidR="00EB7654">
        <w:rPr>
          <w:rFonts w:cs="Times New Roman"/>
          <w:szCs w:val="24"/>
        </w:rPr>
        <w:t>“</w:t>
      </w:r>
      <w:r>
        <w:rPr>
          <w:rFonts w:cs="Times New Roman"/>
          <w:b/>
          <w:szCs w:val="24"/>
        </w:rPr>
        <w:t>Notice of Transfer</w:t>
      </w:r>
      <w:r w:rsidR="00EB7654">
        <w:rPr>
          <w:rFonts w:cs="Times New Roman"/>
          <w:szCs w:val="24"/>
        </w:rPr>
        <w:t>”</w:t>
      </w:r>
      <w:r>
        <w:rPr>
          <w:rFonts w:cs="Times New Roman"/>
          <w:szCs w:val="24"/>
        </w:rPr>
        <w:t xml:space="preserve">). Tenant’s payment of Rent to the party to which and in the </w:t>
      </w:r>
      <w:proofErr w:type="gramStart"/>
      <w:r>
        <w:rPr>
          <w:rFonts w:cs="Times New Roman"/>
          <w:szCs w:val="24"/>
        </w:rPr>
        <w:t>manner in which</w:t>
      </w:r>
      <w:proofErr w:type="gramEnd"/>
      <w:r>
        <w:rPr>
          <w:rFonts w:cs="Times New Roman"/>
          <w:szCs w:val="24"/>
        </w:rPr>
        <w:t xml:space="preserve"> the last preceding installment of Minimum Rent was paid through the date which is thirty (30) days after Tenant’s receipt of a Notice of Transfer shall not be a default by Tenant hereunder.</w:t>
      </w:r>
    </w:p>
    <w:p w14:paraId="6976DEAD" w14:textId="77777777" w:rsidR="00DD5BF1" w:rsidRDefault="00DD5BF1">
      <w:pPr>
        <w:pStyle w:val="Heading1"/>
        <w:adjustRightInd/>
        <w:ind w:left="0"/>
        <w:rPr>
          <w:rFonts w:cs="Times New Roman"/>
          <w:bCs w:val="0"/>
          <w:szCs w:val="24"/>
        </w:rPr>
      </w:pPr>
      <w:r>
        <w:rPr>
          <w:rFonts w:cs="Times New Roman"/>
          <w:bCs w:val="0"/>
          <w:szCs w:val="24"/>
        </w:rPr>
        <w:t xml:space="preserve"> DEFAULT</w:t>
      </w:r>
    </w:p>
    <w:p w14:paraId="1049772E" w14:textId="77777777" w:rsidR="00DD5BF1" w:rsidRDefault="00DD5BF1">
      <w:pPr>
        <w:pStyle w:val="Heading2"/>
        <w:adjustRightInd/>
        <w:rPr>
          <w:rFonts w:cs="Times New Roman"/>
          <w:bCs w:val="0"/>
          <w:vanish/>
          <w:szCs w:val="24"/>
          <w:specVanish/>
        </w:rPr>
      </w:pPr>
      <w:r>
        <w:rPr>
          <w:rFonts w:cs="Times New Roman"/>
          <w:bCs w:val="0"/>
          <w:szCs w:val="24"/>
        </w:rPr>
        <w:t>Default by Tenant</w:t>
      </w:r>
    </w:p>
    <w:p w14:paraId="6D6DDB80" w14:textId="77777777" w:rsidR="00DD5BF1" w:rsidRDefault="00DD5BF1">
      <w:pPr>
        <w:adjustRightInd/>
        <w:rPr>
          <w:rFonts w:cs="Times New Roman"/>
          <w:szCs w:val="24"/>
        </w:rPr>
      </w:pPr>
    </w:p>
    <w:p w14:paraId="2A8ABBC1" w14:textId="1DB9DF12" w:rsidR="00DD5BF1" w:rsidRDefault="00DD5BF1" w:rsidP="00C973FA">
      <w:pPr>
        <w:pStyle w:val="Heading3"/>
        <w:keepNext/>
        <w:numPr>
          <w:ilvl w:val="0"/>
          <w:numId w:val="0"/>
        </w:numPr>
        <w:adjustRightInd/>
        <w:ind w:firstLine="720"/>
        <w:rPr>
          <w:rFonts w:cs="Times New Roman"/>
          <w:szCs w:val="24"/>
        </w:rPr>
      </w:pPr>
      <w:r>
        <w:rPr>
          <w:rFonts w:cs="Times New Roman"/>
          <w:szCs w:val="24"/>
        </w:rPr>
        <w:t xml:space="preserve">An </w:t>
      </w:r>
      <w:r w:rsidR="00EB7654">
        <w:rPr>
          <w:rFonts w:cs="Times New Roman"/>
          <w:szCs w:val="24"/>
        </w:rPr>
        <w:t>“</w:t>
      </w:r>
      <w:r>
        <w:rPr>
          <w:rFonts w:cs="Times New Roman"/>
          <w:b/>
          <w:szCs w:val="24"/>
        </w:rPr>
        <w:t>Event of Default</w:t>
      </w:r>
      <w:r w:rsidR="00EB7654">
        <w:rPr>
          <w:rFonts w:cs="Times New Roman"/>
          <w:szCs w:val="24"/>
        </w:rPr>
        <w:t>”</w:t>
      </w:r>
      <w:r>
        <w:rPr>
          <w:rFonts w:cs="Times New Roman"/>
          <w:szCs w:val="24"/>
        </w:rPr>
        <w:t xml:space="preserve"> by Tenant means:</w:t>
      </w:r>
    </w:p>
    <w:p w14:paraId="2751B780" w14:textId="77777777" w:rsidR="00DD5BF1" w:rsidRDefault="00DD5BF1">
      <w:pPr>
        <w:pStyle w:val="Heading4"/>
        <w:adjustRightInd/>
        <w:rPr>
          <w:rFonts w:cs="Times New Roman"/>
          <w:szCs w:val="24"/>
        </w:rPr>
      </w:pPr>
      <w:r>
        <w:rPr>
          <w:rFonts w:cs="Times New Roman"/>
          <w:szCs w:val="24"/>
        </w:rPr>
        <w:t>the failure by Tenant to pay Rent due under this Lease within ten (10) days after Tenant’s receipt of written notice from Landlord that the same is overdue;</w:t>
      </w:r>
    </w:p>
    <w:p w14:paraId="04F981EB" w14:textId="1B8D3F35" w:rsidR="00DD5BF1" w:rsidRDefault="00DD5BF1">
      <w:pPr>
        <w:pStyle w:val="Heading4"/>
        <w:adjustRightInd/>
        <w:rPr>
          <w:rFonts w:cs="Times New Roman"/>
          <w:szCs w:val="24"/>
        </w:rPr>
      </w:pPr>
      <w:r>
        <w:rPr>
          <w:rFonts w:cs="Times New Roman"/>
          <w:szCs w:val="24"/>
        </w:rPr>
        <w:t xml:space="preserve">the failure by Tenant to perform or observe any other term or condition of this Lease within one (1) month after Tenant’s receipt of written notice thereof from Landlord; </w:t>
      </w:r>
      <w:bookmarkStart w:id="149" w:name="_Hlk112152335"/>
      <w:r>
        <w:rPr>
          <w:rFonts w:cs="Times New Roman"/>
          <w:szCs w:val="24"/>
        </w:rPr>
        <w:t>provided, however, if the nature of such failure is such that it cannot reasonably be cured within such one (1) month period (</w:t>
      </w:r>
      <w:r w:rsidR="00EB7654">
        <w:rPr>
          <w:rFonts w:cs="Times New Roman"/>
          <w:szCs w:val="24"/>
        </w:rPr>
        <w:t>“</w:t>
      </w:r>
      <w:r>
        <w:rPr>
          <w:rFonts w:cs="Times New Roman"/>
          <w:b/>
          <w:szCs w:val="24"/>
        </w:rPr>
        <w:t>Excused Delay</w:t>
      </w:r>
      <w:r w:rsidR="00EB7654">
        <w:rPr>
          <w:rFonts w:cs="Times New Roman"/>
          <w:szCs w:val="24"/>
        </w:rPr>
        <w:t>”</w:t>
      </w:r>
      <w:r>
        <w:rPr>
          <w:rFonts w:cs="Times New Roman"/>
          <w:szCs w:val="24"/>
        </w:rPr>
        <w:t>), then Tenant shall have such additional time as is reasonably required to cure such failure provided Tenant commences to cure such failure within such one (1) month period and thereafter proceeds to prosecute such cure with diligence and continuity, provided Landlord gives an additional notice to Tenant that Landlord will default Tenant for such failure</w:t>
      </w:r>
      <w:bookmarkEnd w:id="149"/>
      <w:r>
        <w:rPr>
          <w:rFonts w:cs="Times New Roman"/>
          <w:szCs w:val="24"/>
        </w:rPr>
        <w:t>;</w:t>
      </w:r>
    </w:p>
    <w:p w14:paraId="72F9D4BB" w14:textId="77777777" w:rsidR="00DD5BF1" w:rsidRDefault="00DD5BF1">
      <w:pPr>
        <w:pStyle w:val="Heading4"/>
        <w:adjustRightInd/>
        <w:rPr>
          <w:rFonts w:cs="Times New Roman"/>
          <w:szCs w:val="24"/>
        </w:rPr>
      </w:pPr>
      <w:r>
        <w:rPr>
          <w:rFonts w:cs="Times New Roman"/>
          <w:szCs w:val="24"/>
        </w:rPr>
        <w:t xml:space="preserve">the appointment of a receiver or trustee to take possession of substantially </w:t>
      </w:r>
      <w:proofErr w:type="gramStart"/>
      <w:r>
        <w:rPr>
          <w:rFonts w:cs="Times New Roman"/>
          <w:szCs w:val="24"/>
        </w:rPr>
        <w:t>all of</w:t>
      </w:r>
      <w:proofErr w:type="gramEnd"/>
      <w:r>
        <w:rPr>
          <w:rFonts w:cs="Times New Roman"/>
          <w:szCs w:val="24"/>
        </w:rPr>
        <w:t xml:space="preserve"> the assets of Tenant located at the Premises and where possession is not restored to Tenant within three (3) months;</w:t>
      </w:r>
    </w:p>
    <w:p w14:paraId="75630B42" w14:textId="77777777" w:rsidR="00DD5BF1" w:rsidRDefault="00DD5BF1">
      <w:pPr>
        <w:pStyle w:val="Heading4"/>
        <w:adjustRightInd/>
        <w:rPr>
          <w:rFonts w:cs="Times New Roman"/>
          <w:szCs w:val="24"/>
        </w:rPr>
      </w:pPr>
      <w:r>
        <w:rPr>
          <w:rFonts w:cs="Times New Roman"/>
          <w:szCs w:val="24"/>
        </w:rPr>
        <w:t>a general assignment by Tenant for the benefit of creditors; or</w:t>
      </w:r>
    </w:p>
    <w:p w14:paraId="54564D88" w14:textId="1D1CBC51" w:rsidR="00DD5BF1" w:rsidRDefault="00DD5BF1" w:rsidP="00EB506C">
      <w:pPr>
        <w:pStyle w:val="Heading4"/>
        <w:adjustRightInd/>
        <w:rPr>
          <w:rFonts w:cs="Times New Roman"/>
          <w:szCs w:val="24"/>
        </w:rPr>
      </w:pPr>
      <w:r>
        <w:rPr>
          <w:rFonts w:cs="Times New Roman"/>
          <w:szCs w:val="24"/>
        </w:rPr>
        <w:t>the occurrence of any proceeding commenced by or against Tenant under any insolvency or bankruptcy act and where, in the case of involuntary actions filed against Tenant, the same are not discharged within three (3) months after the date of commencement.</w:t>
      </w:r>
    </w:p>
    <w:p w14:paraId="0DE92D0E" w14:textId="77777777" w:rsidR="00DD5BF1" w:rsidRDefault="00DD5BF1">
      <w:pPr>
        <w:pStyle w:val="Heading2"/>
        <w:adjustRightInd/>
        <w:rPr>
          <w:rFonts w:cs="Times New Roman"/>
          <w:bCs w:val="0"/>
          <w:vanish/>
          <w:szCs w:val="24"/>
          <w:specVanish/>
        </w:rPr>
      </w:pPr>
      <w:r>
        <w:rPr>
          <w:rFonts w:cs="Times New Roman"/>
          <w:bCs w:val="0"/>
          <w:szCs w:val="24"/>
        </w:rPr>
        <w:t>Remedies of Landlord</w:t>
      </w:r>
    </w:p>
    <w:p w14:paraId="457232F9" w14:textId="77777777" w:rsidR="00DD5BF1" w:rsidRDefault="00DD5BF1">
      <w:pPr>
        <w:adjustRightInd/>
        <w:rPr>
          <w:rFonts w:cs="Times New Roman"/>
          <w:szCs w:val="24"/>
        </w:rPr>
      </w:pPr>
    </w:p>
    <w:p w14:paraId="491A5FD6" w14:textId="77777777" w:rsidR="00DD5BF1" w:rsidRDefault="00DD5BF1">
      <w:pPr>
        <w:pStyle w:val="Heading3"/>
        <w:keepNext/>
        <w:adjustRightInd/>
        <w:rPr>
          <w:rFonts w:cs="Times New Roman"/>
          <w:szCs w:val="24"/>
        </w:rPr>
      </w:pPr>
      <w:r>
        <w:rPr>
          <w:rFonts w:cs="Times New Roman"/>
          <w:szCs w:val="24"/>
        </w:rPr>
        <w:t>Upon an Event of Default by Tenant, Landlord may, subject to Legal Requirements, by at least ten (10) days’ prior written notice to Tenant:</w:t>
      </w:r>
    </w:p>
    <w:p w14:paraId="13DB655E" w14:textId="77777777" w:rsidR="00DD5BF1" w:rsidRDefault="00DD5BF1">
      <w:pPr>
        <w:pStyle w:val="Heading4"/>
        <w:adjustRightInd/>
        <w:rPr>
          <w:rFonts w:cs="Times New Roman"/>
          <w:szCs w:val="24"/>
        </w:rPr>
      </w:pPr>
      <w:r>
        <w:rPr>
          <w:rFonts w:cs="Times New Roman"/>
          <w:szCs w:val="24"/>
        </w:rPr>
        <w:t xml:space="preserve">declare this Lease terminated, in which event this Lease shall terminate with the same force and effect as though the date set forth in the notice of termination were the date originally set forth herein for the </w:t>
      </w:r>
      <w:r>
        <w:rPr>
          <w:rFonts w:cs="Times New Roman"/>
          <w:szCs w:val="24"/>
        </w:rPr>
        <w:lastRenderedPageBreak/>
        <w:t>expiration of the Term, and Tenant shall vacate and surrender the Premises but shall remain liable (subject to the limitations set forth in this Section) for all obligations arising during the balance of the Term;</w:t>
      </w:r>
    </w:p>
    <w:p w14:paraId="62CC8BB5" w14:textId="77777777" w:rsidR="00DD5BF1" w:rsidRDefault="00DD5BF1">
      <w:pPr>
        <w:pStyle w:val="Heading4"/>
        <w:adjustRightInd/>
        <w:rPr>
          <w:rFonts w:cs="Times New Roman"/>
          <w:szCs w:val="24"/>
        </w:rPr>
      </w:pPr>
      <w:r>
        <w:rPr>
          <w:rFonts w:cs="Times New Roman"/>
          <w:szCs w:val="24"/>
        </w:rPr>
        <w:t>without terminating this Lease, terminate Tenant’s right to possession of the Premises, re</w:t>
      </w:r>
      <w:r>
        <w:rPr>
          <w:rFonts w:cs="Times New Roman"/>
          <w:szCs w:val="24"/>
        </w:rPr>
        <w:noBreakHyphen/>
        <w:t>enter the Premises pursuant to process of law and dispossess Tenant and all other occupants therefrom (subject to Section 23.3) and remove and store all property therein in a public warehouse or elsewhere at the reasonable cost and for the account of Tenant; or</w:t>
      </w:r>
    </w:p>
    <w:p w14:paraId="5C18804F" w14:textId="77777777" w:rsidR="00DD5BF1" w:rsidRDefault="00DD5BF1">
      <w:pPr>
        <w:pStyle w:val="Heading4"/>
        <w:adjustRightInd/>
        <w:rPr>
          <w:rFonts w:cs="Times New Roman"/>
          <w:szCs w:val="24"/>
        </w:rPr>
      </w:pPr>
      <w:r>
        <w:rPr>
          <w:rFonts w:cs="Times New Roman"/>
          <w:szCs w:val="24"/>
        </w:rPr>
        <w:t>without terminating Tenant’s right to possession of the Premises, continue this Lease in full force and effect.</w:t>
      </w:r>
    </w:p>
    <w:p w14:paraId="32FF4392" w14:textId="77777777" w:rsidR="00DD5BF1" w:rsidRDefault="00DD5BF1">
      <w:pPr>
        <w:pStyle w:val="Heading3"/>
        <w:adjustRightInd/>
        <w:rPr>
          <w:rFonts w:cs="Times New Roman"/>
          <w:szCs w:val="24"/>
        </w:rPr>
      </w:pPr>
      <w:r>
        <w:rPr>
          <w:rFonts w:cs="Times New Roman"/>
          <w:szCs w:val="24"/>
        </w:rPr>
        <w:t>Landlord may institute suit from time to time for the recovery of past due Rent and no suit or recovery of any portion due hereunder shall be deemed a waiver of Landlord’s right to collect all amounts to which Landlord is entitled hereunder, nor shall the same serve as any defense to any subsequent suit brought for any amount not theretofore reduced to judgment.</w:t>
      </w:r>
    </w:p>
    <w:p w14:paraId="05D00EF6" w14:textId="7E269974" w:rsidR="00DD5BF1" w:rsidRDefault="00EB506C">
      <w:pPr>
        <w:pStyle w:val="Heading3"/>
        <w:adjustRightInd/>
        <w:rPr>
          <w:rFonts w:cs="Times New Roman"/>
          <w:szCs w:val="24"/>
        </w:rPr>
      </w:pPr>
      <w:r w:rsidRPr="00EB506C">
        <w:rPr>
          <w:rFonts w:cs="Times New Roman"/>
          <w:szCs w:val="24"/>
        </w:rPr>
        <w:t xml:space="preserve">Notwithstanding anything in this Lease to the contrary and regardless of Landlord’s election to pursue any of the remedies described above or such other remedies as are allowed at law or in equity, upon an Event of Default by Tenant, Landlord shall use reasonable efforts to mitigate its damages, including reasonable </w:t>
      </w:r>
      <w:bookmarkStart w:id="150" w:name="_cp_change_755"/>
      <w:r w:rsidRPr="00EB506C">
        <w:rPr>
          <w:rFonts w:cs="Times New Roman"/>
          <w:szCs w:val="24"/>
        </w:rPr>
        <w:t xml:space="preserve">and </w:t>
      </w:r>
      <w:bookmarkStart w:id="151" w:name="_cp_change_756"/>
      <w:bookmarkEnd w:id="150"/>
      <w:r w:rsidRPr="00EB506C">
        <w:rPr>
          <w:rFonts w:cs="Times New Roman"/>
          <w:szCs w:val="24"/>
        </w:rPr>
        <w:t>good faith</w:t>
      </w:r>
      <w:bookmarkEnd w:id="151"/>
      <w:r w:rsidRPr="00EB506C">
        <w:rPr>
          <w:rFonts w:cs="Times New Roman"/>
          <w:szCs w:val="24"/>
        </w:rPr>
        <w:t xml:space="preserve"> efforts following a re-entry or termination to </w:t>
      </w:r>
      <w:proofErr w:type="spellStart"/>
      <w:r w:rsidRPr="00EB506C">
        <w:rPr>
          <w:rFonts w:cs="Times New Roman"/>
          <w:szCs w:val="24"/>
        </w:rPr>
        <w:t>relet</w:t>
      </w:r>
      <w:proofErr w:type="spellEnd"/>
      <w:r w:rsidRPr="00EB506C">
        <w:rPr>
          <w:rFonts w:cs="Times New Roman"/>
          <w:szCs w:val="24"/>
        </w:rPr>
        <w:t xml:space="preserve"> the Premises </w:t>
      </w:r>
      <w:bookmarkStart w:id="152" w:name="_cp_change_757"/>
      <w:r w:rsidRPr="00EB506C">
        <w:rPr>
          <w:rFonts w:cs="Times New Roman"/>
          <w:szCs w:val="24"/>
        </w:rPr>
        <w:t xml:space="preserve">using its normal and customary leasing practices without giving priority to the Premises over any other premises which Landlord may have available to Lease </w:t>
      </w:r>
      <w:bookmarkEnd w:id="152"/>
      <w:r w:rsidRPr="00EB506C">
        <w:rPr>
          <w:rFonts w:cs="Times New Roman"/>
          <w:szCs w:val="24"/>
        </w:rPr>
        <w:t xml:space="preserve">(which may be for a term extending beyond the Term) on commercially reasonable terms and conditions. Upon each reletting all rentals and other sums received by Landlord therefrom shall be applied in the following </w:t>
      </w:r>
      <w:bookmarkStart w:id="153" w:name="_cp_change_758"/>
      <w:r w:rsidRPr="00EB506C">
        <w:rPr>
          <w:rFonts w:cs="Times New Roman"/>
          <w:szCs w:val="24"/>
        </w:rPr>
        <w:t>order</w:t>
      </w:r>
      <w:bookmarkEnd w:id="153"/>
      <w:r w:rsidR="00DD5BF1">
        <w:rPr>
          <w:rFonts w:cs="Times New Roman"/>
          <w:szCs w:val="24"/>
        </w:rPr>
        <w:t>:</w:t>
      </w:r>
    </w:p>
    <w:p w14:paraId="19DA9B75" w14:textId="77777777" w:rsidR="00DD5BF1" w:rsidRDefault="00DD5BF1">
      <w:pPr>
        <w:pStyle w:val="Heading4"/>
        <w:adjustRightInd/>
        <w:rPr>
          <w:rFonts w:cs="Times New Roman"/>
          <w:szCs w:val="24"/>
        </w:rPr>
      </w:pPr>
      <w:r>
        <w:rPr>
          <w:rFonts w:cs="Times New Roman"/>
          <w:szCs w:val="24"/>
        </w:rPr>
        <w:t>to the payment of any indebtedness other than Rent due hereunder;</w:t>
      </w:r>
    </w:p>
    <w:p w14:paraId="728A91CC" w14:textId="77777777" w:rsidR="00DD5BF1" w:rsidRDefault="00DD5BF1">
      <w:pPr>
        <w:pStyle w:val="Heading4"/>
        <w:adjustRightInd/>
        <w:rPr>
          <w:rFonts w:cs="Times New Roman"/>
          <w:szCs w:val="24"/>
        </w:rPr>
      </w:pPr>
      <w:r>
        <w:rPr>
          <w:rFonts w:cs="Times New Roman"/>
          <w:szCs w:val="24"/>
        </w:rPr>
        <w:t>to the payment of the reasonable out-of-pocket costs and expenses of such reletting, including reasonable out-of-pocket brokerage fees and costs of alterations and repairs which are necessary to place the Premises in good condition for reletting;</w:t>
      </w:r>
    </w:p>
    <w:p w14:paraId="49082516" w14:textId="77777777" w:rsidR="00DD5BF1" w:rsidRDefault="00DD5BF1">
      <w:pPr>
        <w:pStyle w:val="Heading4"/>
        <w:adjustRightInd/>
        <w:rPr>
          <w:rFonts w:cs="Times New Roman"/>
          <w:szCs w:val="24"/>
        </w:rPr>
      </w:pPr>
      <w:r>
        <w:rPr>
          <w:rFonts w:cs="Times New Roman"/>
          <w:szCs w:val="24"/>
        </w:rPr>
        <w:t>to the payment of Rent past due and unpaid; and</w:t>
      </w:r>
    </w:p>
    <w:p w14:paraId="58839F12" w14:textId="77777777" w:rsidR="00DD5BF1" w:rsidRDefault="00DD5BF1">
      <w:pPr>
        <w:pStyle w:val="Heading4"/>
        <w:adjustRightInd/>
        <w:rPr>
          <w:rFonts w:cs="Times New Roman"/>
          <w:szCs w:val="24"/>
        </w:rPr>
      </w:pPr>
      <w:r>
        <w:rPr>
          <w:rFonts w:cs="Times New Roman"/>
          <w:szCs w:val="24"/>
        </w:rPr>
        <w:t>the residue, if any, shall be held by Landlord and applied in payment of future Rent, which shall continue to accrue upon the days that the same would otherwise have become due and payable hereunder if no Event of Default had occurred.</w:t>
      </w:r>
    </w:p>
    <w:p w14:paraId="4C7A6CD3" w14:textId="3CC1A635" w:rsidR="00DD5BF1" w:rsidRPr="00901DC3" w:rsidRDefault="00DD5BF1" w:rsidP="00901DC3">
      <w:pPr>
        <w:pStyle w:val="Heading3"/>
        <w:adjustRightInd/>
        <w:rPr>
          <w:rFonts w:cs="Times New Roman"/>
          <w:szCs w:val="24"/>
        </w:rPr>
      </w:pPr>
      <w:r>
        <w:rPr>
          <w:rFonts w:cs="Times New Roman"/>
          <w:szCs w:val="24"/>
        </w:rPr>
        <w:t xml:space="preserve">If such rentals and other sums received from such reletting during any month are less than Rent to be paid during that month by Tenant hereunder, Tenant shall pay such deficiency to Landlord. Any such deficiency shall be calculated and paid monthly. If such rentals and sums shall be more than Rent, Tenant shall have no right to the excess but shall be entitled to a credit in the amount of such excess against Rent to become due in the future. </w:t>
      </w:r>
      <w:r w:rsidR="00901DC3">
        <w:rPr>
          <w:rFonts w:cs="Times New Roman"/>
          <w:szCs w:val="24"/>
        </w:rPr>
        <w:t xml:space="preserve">Landlord shall use reasonable efforts to mitigate damages and </w:t>
      </w:r>
      <w:proofErr w:type="spellStart"/>
      <w:r w:rsidR="00901DC3">
        <w:rPr>
          <w:rFonts w:cs="Times New Roman"/>
          <w:szCs w:val="24"/>
        </w:rPr>
        <w:t>relet</w:t>
      </w:r>
      <w:proofErr w:type="spellEnd"/>
      <w:r w:rsidR="00901DC3">
        <w:rPr>
          <w:rFonts w:cs="Times New Roman"/>
          <w:szCs w:val="24"/>
        </w:rPr>
        <w:t xml:space="preserve"> the Premises</w:t>
      </w:r>
      <w:r w:rsidR="00A66610">
        <w:rPr>
          <w:rFonts w:cs="Times New Roman"/>
          <w:szCs w:val="24"/>
        </w:rPr>
        <w:t xml:space="preserve"> without preference to any other vacate space in the Shopping Center</w:t>
      </w:r>
      <w:r w:rsidR="00901DC3">
        <w:rPr>
          <w:rFonts w:cs="Times New Roman"/>
          <w:szCs w:val="24"/>
        </w:rPr>
        <w:t>. Landlord’s statutory or common law lien and right of distraint, if any, are hereby waived.</w:t>
      </w:r>
    </w:p>
    <w:p w14:paraId="16EF0C11" w14:textId="0A9F710B" w:rsidR="00DD5BF1" w:rsidRDefault="00DD5BF1" w:rsidP="00EB506C">
      <w:pPr>
        <w:pStyle w:val="Heading3"/>
        <w:adjustRightInd/>
        <w:rPr>
          <w:rFonts w:cs="Times New Roman"/>
          <w:szCs w:val="24"/>
        </w:rPr>
      </w:pPr>
      <w:r>
        <w:rPr>
          <w:rFonts w:cs="Times New Roman"/>
          <w:szCs w:val="24"/>
        </w:rPr>
        <w:t>Whether or not this Lease or Tenant’s right to possession is terminated by Landlord or by any provision of law or court decree, Tenant shall have no obligation to pay any Rent until the date it would otherwise have become due in the absence of any Event of Default, and Landlord shall have no right (and Landlord hereby waives any right) to accelerate (</w:t>
      </w:r>
      <w:r>
        <w:rPr>
          <w:rFonts w:cs="Times New Roman"/>
          <w:i/>
          <w:szCs w:val="24"/>
        </w:rPr>
        <w:t>i.e.</w:t>
      </w:r>
      <w:r>
        <w:rPr>
          <w:rFonts w:cs="Times New Roman"/>
          <w:szCs w:val="24"/>
        </w:rPr>
        <w:t xml:space="preserve"> declare the same immediately due and payable) any Rent which would have become due in the future (</w:t>
      </w:r>
      <w:r w:rsidR="00EB7654">
        <w:rPr>
          <w:rFonts w:cs="Times New Roman"/>
          <w:szCs w:val="24"/>
        </w:rPr>
        <w:t>“</w:t>
      </w:r>
      <w:r>
        <w:rPr>
          <w:rFonts w:cs="Times New Roman"/>
          <w:b/>
          <w:szCs w:val="24"/>
        </w:rPr>
        <w:t>Future Rent</w:t>
      </w:r>
      <w:r w:rsidR="00EB7654">
        <w:rPr>
          <w:rFonts w:cs="Times New Roman"/>
          <w:szCs w:val="24"/>
        </w:rPr>
        <w:t>”</w:t>
      </w:r>
      <w:r>
        <w:rPr>
          <w:rFonts w:cs="Times New Roman"/>
          <w:szCs w:val="24"/>
        </w:rPr>
        <w:t>). In the event Landlord terminates this Lease, Tenant’s liability for Future Rent (as well as any damages specifically in lieu of or representing such Future Rent) shall cease.</w:t>
      </w:r>
    </w:p>
    <w:p w14:paraId="6BAEB02E" w14:textId="77777777" w:rsidR="00DD5BF1" w:rsidRDefault="00DD5BF1">
      <w:pPr>
        <w:pStyle w:val="Heading2"/>
        <w:adjustRightInd/>
        <w:rPr>
          <w:rFonts w:cs="Times New Roman"/>
          <w:bCs w:val="0"/>
          <w:vanish/>
          <w:szCs w:val="24"/>
          <w:specVanish/>
        </w:rPr>
      </w:pPr>
      <w:bookmarkStart w:id="154" w:name="_cp_change_763"/>
      <w:bookmarkEnd w:id="154"/>
      <w:r>
        <w:rPr>
          <w:rFonts w:cs="Times New Roman"/>
          <w:bCs w:val="0"/>
          <w:szCs w:val="24"/>
        </w:rPr>
        <w:lastRenderedPageBreak/>
        <w:t>Default by Landlord</w:t>
      </w:r>
    </w:p>
    <w:p w14:paraId="27A9C3E8" w14:textId="77777777" w:rsidR="00DD5BF1" w:rsidRDefault="00DD5BF1">
      <w:pPr>
        <w:adjustRightInd/>
        <w:rPr>
          <w:rFonts w:cs="Times New Roman"/>
          <w:szCs w:val="24"/>
        </w:rPr>
      </w:pPr>
    </w:p>
    <w:p w14:paraId="01D31750" w14:textId="13CE9832" w:rsidR="007528B2" w:rsidRPr="00901DC3" w:rsidRDefault="00DD5BF1" w:rsidP="00901DC3">
      <w:pPr>
        <w:pStyle w:val="Heading3"/>
        <w:numPr>
          <w:ilvl w:val="0"/>
          <w:numId w:val="0"/>
        </w:numPr>
        <w:adjustRightInd/>
        <w:ind w:firstLine="720"/>
        <w:rPr>
          <w:rFonts w:cs="Times New Roman"/>
          <w:szCs w:val="24"/>
        </w:rPr>
      </w:pPr>
      <w:r>
        <w:rPr>
          <w:rFonts w:cs="Times New Roman"/>
          <w:szCs w:val="24"/>
        </w:rPr>
        <w:t xml:space="preserve">Landlord shall be in default of this Lease if Landlord fails to perform any of its obligations under this Lease within ten (10) days (or such greater period as otherwise expressly provided in this Lease) after receipt of written notice from Tenant specifying such failure in the case of monetary obligations owed by Landlord to Tenant or one (1) month after receipt of written notice from Tenant specifying such failure in the case of non-monetary obligations, provided however that if the nature of such non-monetary default is such that it cannot reasonably be cured within such one (1) month period, then, upon notice to Tenant, Landlord shall have such additional time as is reasonably required to cure such default provided that Landlord commences to cure the default within such one (1) month period and thereafter proceeds to complete such cure with diligence and continuity. </w:t>
      </w:r>
      <w:bookmarkStart w:id="155" w:name="_Hlk78467127"/>
      <w:r>
        <w:rPr>
          <w:rFonts w:cs="Times New Roman"/>
          <w:szCs w:val="24"/>
        </w:rPr>
        <w:t>If Landlord fails to perform its obligations as set forth above or in the event of an Emergency, Tenant may, at its option, in addition to any other remedies at law or in equity, incur any expense necessary to perform the obligations of Landlord specified in such notice on Landlord’s behalf (but Landlord shall remain responsible for such work), in which event Landlord shall reimburse Tenant for the actual costs incurred by Tenant within ten (10) days after receipt of an invoice therefor. If Landlord fails to pay such costs within ten (10) days after receipt of an invoice therefor, then, in addition to all other rights and remedies that Tenant may have against Landlord (but without duplication in recovering the amounts due Tenant), interest on the unpaid balance thereof shall accrue at the Default Rate from the date originally due and Tenant shall be entitled to deduct the unpaid and overdue amount (including interest) from the Rent otherwise becoming due hereunder</w:t>
      </w:r>
      <w:r w:rsidR="007528B2">
        <w:rPr>
          <w:rFonts w:cs="Times New Roman"/>
          <w:szCs w:val="24"/>
        </w:rPr>
        <w:t xml:space="preserve"> subject to the Offset Limit</w:t>
      </w:r>
      <w:r w:rsidR="00901DC3">
        <w:rPr>
          <w:rFonts w:cs="Times New Roman"/>
          <w:szCs w:val="24"/>
        </w:rPr>
        <w:t xml:space="preserve"> (defined below)</w:t>
      </w:r>
      <w:r>
        <w:rPr>
          <w:rFonts w:cs="Times New Roman"/>
          <w:szCs w:val="24"/>
        </w:rPr>
        <w:t xml:space="preserve">. </w:t>
      </w:r>
      <w:r w:rsidR="00EB7654">
        <w:rPr>
          <w:rFonts w:cs="Times New Roman"/>
          <w:szCs w:val="24"/>
        </w:rPr>
        <w:t>“</w:t>
      </w:r>
      <w:r>
        <w:rPr>
          <w:rFonts w:cs="Times New Roman"/>
          <w:b/>
          <w:szCs w:val="24"/>
        </w:rPr>
        <w:t>Emergency</w:t>
      </w:r>
      <w:r w:rsidR="00EB7654">
        <w:rPr>
          <w:rFonts w:cs="Times New Roman"/>
          <w:szCs w:val="24"/>
        </w:rPr>
        <w:t>”</w:t>
      </w:r>
      <w:r>
        <w:rPr>
          <w:rFonts w:cs="Times New Roman"/>
          <w:szCs w:val="24"/>
        </w:rPr>
        <w:t xml:space="preserve"> means a situation that poses imminent threat of (1) material interference with the operation of Tenant’s business at the Premises, (2) injury to person, (3) material damage to property, or (4) the imposition of a civil or criminal fine or penalty.</w:t>
      </w:r>
      <w:bookmarkStart w:id="156" w:name="_cp_change_771"/>
      <w:bookmarkEnd w:id="155"/>
      <w:r w:rsidR="00901DC3">
        <w:rPr>
          <w:rFonts w:cs="Times New Roman"/>
          <w:szCs w:val="24"/>
        </w:rPr>
        <w:t xml:space="preserve"> </w:t>
      </w:r>
      <w:r w:rsidR="007528B2" w:rsidRPr="007528B2">
        <w:t xml:space="preserve">For purposes of this Lease, the </w:t>
      </w:r>
      <w:r w:rsidR="00EB7654">
        <w:t>“</w:t>
      </w:r>
      <w:r w:rsidR="007528B2" w:rsidRPr="007528B2">
        <w:t>Offset Limit</w:t>
      </w:r>
      <w:r w:rsidR="00EB7654">
        <w:t>”</w:t>
      </w:r>
      <w:r w:rsidR="007528B2" w:rsidRPr="007528B2">
        <w:t xml:space="preserve"> shall mean that during any period that Tenant is deducting sums from Rent pursuant to an express provision of this Lease, Tenant’s offset right shall be limited such that Tenant pays each month at least fifty percent (50%) of the Rent that would otherwise be due absent such Tenant’s right to deduct such sums. Notwithstanding </w:t>
      </w:r>
      <w:bookmarkStart w:id="157" w:name="_cp_change_772"/>
      <w:bookmarkEnd w:id="156"/>
      <w:r w:rsidR="007528B2" w:rsidRPr="007528B2">
        <w:t xml:space="preserve">the foregoing to the contrary, </w:t>
      </w:r>
      <w:bookmarkStart w:id="158" w:name="_cp_change_774"/>
      <w:bookmarkEnd w:id="157"/>
      <w:r w:rsidR="007528B2" w:rsidRPr="007528B2">
        <w:t xml:space="preserve">the Offset Limit shall not apply to any deductions made by Tenant if the application of the Offset Limit would make Tenant’s deductions insufficient to reimburse Tenant in full for the amount Tenant is entitled to deduct within two (2) years of commencing such deductions, or if less than two (2) years remain on the Term, </w:t>
      </w:r>
      <w:bookmarkStart w:id="159" w:name="_cp_change_775"/>
      <w:bookmarkEnd w:id="158"/>
      <w:r w:rsidR="007528B2" w:rsidRPr="007528B2">
        <w:t>during the remainder of the Term</w:t>
      </w:r>
      <w:bookmarkStart w:id="160" w:name="_cp_change_777"/>
      <w:bookmarkEnd w:id="159"/>
      <w:r w:rsidR="007528B2" w:rsidRPr="007528B2">
        <w:t xml:space="preserve">. In addition, the Offset Limit shall not </w:t>
      </w:r>
      <w:proofErr w:type="gramStart"/>
      <w:r w:rsidR="007528B2" w:rsidRPr="007528B2">
        <w:t>apply</w:t>
      </w:r>
      <w:proofErr w:type="gramEnd"/>
      <w:r w:rsidR="007528B2" w:rsidRPr="007528B2">
        <w:t xml:space="preserve"> and Tenant shall have the unrestricted right to deduct from all Rent next coming due if Tenant obtains a judgment or arbitration award in any legal or arbitration proceeding which is not paid when due. </w:t>
      </w:r>
      <w:bookmarkStart w:id="161" w:name="_cp_change_778"/>
      <w:bookmarkEnd w:id="160"/>
      <w:r w:rsidR="007528B2" w:rsidRPr="007528B2">
        <w:t xml:space="preserve">In no event shall the </w:t>
      </w:r>
      <w:bookmarkStart w:id="162" w:name="_cp_change_781"/>
      <w:bookmarkEnd w:id="161"/>
      <w:bookmarkEnd w:id="162"/>
      <w:r w:rsidR="007528B2" w:rsidRPr="007528B2">
        <w:t>Offset Limit apply in the event Landlord fails to pay the Construction Allowance.</w:t>
      </w:r>
    </w:p>
    <w:p w14:paraId="78464EF9" w14:textId="6B8F7428" w:rsidR="00DD5BF1" w:rsidRDefault="00376C2B">
      <w:pPr>
        <w:pStyle w:val="Heading1"/>
        <w:adjustRightInd/>
        <w:ind w:left="0"/>
        <w:rPr>
          <w:rFonts w:cs="Times New Roman"/>
          <w:bCs w:val="0"/>
          <w:szCs w:val="24"/>
        </w:rPr>
      </w:pPr>
      <w:r>
        <w:rPr>
          <w:rFonts w:cs="Times New Roman"/>
          <w:bCs w:val="0"/>
          <w:szCs w:val="24"/>
        </w:rPr>
        <w:t xml:space="preserve"> </w:t>
      </w:r>
      <w:r w:rsidR="00DD5BF1">
        <w:rPr>
          <w:rFonts w:cs="Times New Roman"/>
          <w:bCs w:val="0"/>
          <w:szCs w:val="24"/>
        </w:rPr>
        <w:t>SUBORDINATION</w:t>
      </w:r>
    </w:p>
    <w:p w14:paraId="3C50A157" w14:textId="77777777" w:rsidR="00DD5BF1" w:rsidRDefault="00DD5BF1">
      <w:pPr>
        <w:pStyle w:val="Heading2"/>
        <w:adjustRightInd/>
        <w:rPr>
          <w:rFonts w:cs="Times New Roman"/>
          <w:bCs w:val="0"/>
          <w:vanish/>
          <w:szCs w:val="24"/>
          <w:specVanish/>
        </w:rPr>
      </w:pPr>
      <w:r>
        <w:rPr>
          <w:rFonts w:cs="Times New Roman"/>
          <w:bCs w:val="0"/>
          <w:szCs w:val="24"/>
        </w:rPr>
        <w:t>Non-Disturbance Agreement from Present Encumbrance Holder</w:t>
      </w:r>
    </w:p>
    <w:p w14:paraId="7C4A5C3F" w14:textId="77777777" w:rsidR="00DD5BF1" w:rsidRDefault="00DD5BF1">
      <w:pPr>
        <w:adjustRightInd/>
        <w:rPr>
          <w:rFonts w:cs="Times New Roman"/>
          <w:szCs w:val="24"/>
        </w:rPr>
      </w:pPr>
    </w:p>
    <w:p w14:paraId="4BC1CE54" w14:textId="4F4C99F9" w:rsidR="00DD5BF1" w:rsidRDefault="00DD5BF1">
      <w:pPr>
        <w:pStyle w:val="Body"/>
        <w:adjustRightInd/>
        <w:rPr>
          <w:rFonts w:cs="Times New Roman"/>
          <w:szCs w:val="24"/>
        </w:rPr>
      </w:pPr>
      <w:bookmarkStart w:id="163" w:name="_Hlk78468038"/>
      <w:r>
        <w:rPr>
          <w:rFonts w:cs="Times New Roman"/>
          <w:szCs w:val="24"/>
        </w:rPr>
        <w:t xml:space="preserve">On or prior to the Anticipated Delivery Date (and as a condition precedent to Delivery of Possession), Landlord shall deliver to Tenant a recordable non-disturbance agreement in the form of </w:t>
      </w:r>
      <w:r>
        <w:rPr>
          <w:rFonts w:cs="Times New Roman"/>
          <w:b/>
          <w:szCs w:val="24"/>
        </w:rPr>
        <w:fldChar w:fldCharType="begin"/>
      </w:r>
      <w:r>
        <w:rPr>
          <w:rFonts w:cs="Times New Roman"/>
          <w:b/>
          <w:szCs w:val="24"/>
        </w:rPr>
        <w:instrText xml:space="preserve"> REF _Ref9433725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H</w:t>
      </w:r>
      <w:r>
        <w:rPr>
          <w:rFonts w:cs="Times New Roman"/>
          <w:b/>
          <w:szCs w:val="24"/>
        </w:rPr>
        <w:fldChar w:fldCharType="end"/>
      </w:r>
      <w:r>
        <w:rPr>
          <w:rFonts w:cs="Times New Roman"/>
          <w:szCs w:val="24"/>
        </w:rPr>
        <w:t xml:space="preserve"> (</w:t>
      </w:r>
      <w:r w:rsidR="00EB7654">
        <w:rPr>
          <w:rFonts w:cs="Times New Roman"/>
          <w:szCs w:val="24"/>
        </w:rPr>
        <w:t>“</w:t>
      </w:r>
      <w:r>
        <w:rPr>
          <w:rFonts w:cs="Times New Roman"/>
          <w:b/>
          <w:szCs w:val="24"/>
        </w:rPr>
        <w:t>Non-Disturbance Agreement</w:t>
      </w:r>
      <w:r w:rsidR="00EB7654">
        <w:rPr>
          <w:rFonts w:cs="Times New Roman"/>
          <w:szCs w:val="24"/>
        </w:rPr>
        <w:t>”</w:t>
      </w:r>
      <w:r>
        <w:rPr>
          <w:rFonts w:cs="Times New Roman"/>
          <w:szCs w:val="24"/>
        </w:rPr>
        <w:t xml:space="preserve">) duly executed by Landlord and each holder (or, in the case of a condominium declaration, the condominium association) of a mortgage, deed of trust, ground or master lease, other security instrument, or condominium declaration encumbering the Premises (any such instrument, </w:t>
      </w:r>
      <w:r w:rsidR="00EB7654">
        <w:rPr>
          <w:rFonts w:cs="Times New Roman"/>
          <w:szCs w:val="24"/>
        </w:rPr>
        <w:t>“</w:t>
      </w:r>
      <w:r>
        <w:rPr>
          <w:rFonts w:cs="Times New Roman"/>
          <w:b/>
          <w:szCs w:val="24"/>
        </w:rPr>
        <w:t>Encumbrance</w:t>
      </w:r>
      <w:r w:rsidR="00EB7654">
        <w:rPr>
          <w:rFonts w:cs="Times New Roman"/>
          <w:szCs w:val="24"/>
        </w:rPr>
        <w:t>”</w:t>
      </w:r>
      <w:r>
        <w:rPr>
          <w:rFonts w:cs="Times New Roman"/>
          <w:szCs w:val="24"/>
        </w:rPr>
        <w:t xml:space="preserve">; and </w:t>
      </w:r>
      <w:bookmarkStart w:id="164" w:name="_Hlk112138984"/>
      <w:r>
        <w:rPr>
          <w:rFonts w:cs="Times New Roman"/>
          <w:szCs w:val="24"/>
        </w:rPr>
        <w:t xml:space="preserve">the holder of any Encumbrance, including the condominium association under any condominium declaration encumbering the Premises, </w:t>
      </w:r>
      <w:r w:rsidR="00EB7654">
        <w:rPr>
          <w:rFonts w:cs="Times New Roman"/>
          <w:szCs w:val="24"/>
        </w:rPr>
        <w:t>“</w:t>
      </w:r>
      <w:r>
        <w:rPr>
          <w:rFonts w:cs="Times New Roman"/>
          <w:b/>
          <w:szCs w:val="24"/>
        </w:rPr>
        <w:t>Encumbrance Holder</w:t>
      </w:r>
      <w:r w:rsidR="00EB7654">
        <w:rPr>
          <w:rFonts w:cs="Times New Roman"/>
          <w:szCs w:val="24"/>
        </w:rPr>
        <w:t>”</w:t>
      </w:r>
      <w:r>
        <w:rPr>
          <w:rFonts w:cs="Times New Roman"/>
          <w:szCs w:val="24"/>
        </w:rPr>
        <w:t>), which Non-Disturbance Agreement provides that, in the event of a foreclosure, sale under a power of sale, ground or master lease termination, a transfer in lieu of any of the foregoing or the exercise of any other remedy pursuant to any such Encumbrance (</w:t>
      </w:r>
      <w:r w:rsidR="00EB7654">
        <w:rPr>
          <w:rFonts w:cs="Times New Roman"/>
          <w:szCs w:val="24"/>
        </w:rPr>
        <w:t>“</w:t>
      </w:r>
      <w:r>
        <w:rPr>
          <w:rFonts w:cs="Times New Roman"/>
          <w:b/>
          <w:szCs w:val="24"/>
        </w:rPr>
        <w:t>Foreclosure</w:t>
      </w:r>
      <w:r w:rsidR="00EB7654">
        <w:rPr>
          <w:rFonts w:cs="Times New Roman"/>
          <w:szCs w:val="24"/>
        </w:rPr>
        <w:t>”</w:t>
      </w:r>
      <w:r>
        <w:rPr>
          <w:rFonts w:cs="Times New Roman"/>
          <w:szCs w:val="24"/>
        </w:rPr>
        <w:t>), then (A) Tenant’s use, possession and enjoyment of the Premises shall not be disturbed and this Lease shall continue in full force and effect so long as no Event of Default on the part of Tenant has occurred and is continuing, and (B) this Lease shall automatically and unconditionally become a direct lease between any successor to Landlord’s interest, as landlord, and Tenant as if such successor were the landlord originally named hereunder. In all events the Encumbrance Holder shall honor the payment of the Construction Allowance.</w:t>
      </w:r>
      <w:bookmarkEnd w:id="164"/>
    </w:p>
    <w:p w14:paraId="651546A7" w14:textId="7787259C" w:rsidR="00DD5BF1" w:rsidRDefault="0061541F">
      <w:pPr>
        <w:pStyle w:val="Body"/>
        <w:adjustRightInd/>
        <w:rPr>
          <w:rFonts w:cs="Times New Roman"/>
          <w:szCs w:val="24"/>
        </w:rPr>
      </w:pPr>
      <w:r w:rsidRPr="0061541F">
        <w:rPr>
          <w:rFonts w:cs="Times New Roman"/>
          <w:szCs w:val="24"/>
        </w:rPr>
        <w:lastRenderedPageBreak/>
        <w:t xml:space="preserve">Landlord represents and warrants to Tenant that, as of the date of this Lease, there are no Encumbrances existing on the Premises, except for that certain Fee Deed to Secure Debt, Assignment of Rents and Leases, Collateral Assignment of Property Agreement, Security Agreement and Fixture Filing dated as of October 31, 2024 by and between Banco </w:t>
      </w:r>
      <w:proofErr w:type="spellStart"/>
      <w:r w:rsidRPr="0061541F">
        <w:rPr>
          <w:rFonts w:cs="Times New Roman"/>
          <w:szCs w:val="24"/>
        </w:rPr>
        <w:t>Inbursa</w:t>
      </w:r>
      <w:proofErr w:type="spellEnd"/>
      <w:r w:rsidRPr="0061541F">
        <w:rPr>
          <w:rFonts w:cs="Times New Roman"/>
          <w:szCs w:val="24"/>
        </w:rPr>
        <w:t xml:space="preserve">, S.A. </w:t>
      </w:r>
      <w:proofErr w:type="spellStart"/>
      <w:r w:rsidRPr="0061541F">
        <w:rPr>
          <w:rFonts w:cs="Times New Roman"/>
          <w:szCs w:val="24"/>
        </w:rPr>
        <w:t>Institucion</w:t>
      </w:r>
      <w:proofErr w:type="spellEnd"/>
      <w:r w:rsidRPr="0061541F">
        <w:rPr>
          <w:rFonts w:cs="Times New Roman"/>
          <w:szCs w:val="24"/>
        </w:rPr>
        <w:t xml:space="preserve"> De </w:t>
      </w:r>
      <w:proofErr w:type="spellStart"/>
      <w:r w:rsidRPr="0061541F">
        <w:rPr>
          <w:rFonts w:cs="Times New Roman"/>
          <w:szCs w:val="24"/>
        </w:rPr>
        <w:t>Bance</w:t>
      </w:r>
      <w:proofErr w:type="spellEnd"/>
      <w:r w:rsidRPr="0061541F">
        <w:rPr>
          <w:rFonts w:cs="Times New Roman"/>
          <w:szCs w:val="24"/>
        </w:rPr>
        <w:t xml:space="preserve"> Multiple, Grupo </w:t>
      </w:r>
      <w:proofErr w:type="spellStart"/>
      <w:r w:rsidRPr="0061541F">
        <w:rPr>
          <w:rFonts w:cs="Times New Roman"/>
          <w:szCs w:val="24"/>
        </w:rPr>
        <w:t>Financiero</w:t>
      </w:r>
      <w:proofErr w:type="spellEnd"/>
      <w:r w:rsidRPr="0061541F">
        <w:rPr>
          <w:rFonts w:cs="Times New Roman"/>
          <w:szCs w:val="24"/>
        </w:rPr>
        <w:t xml:space="preserve"> </w:t>
      </w:r>
      <w:proofErr w:type="spellStart"/>
      <w:r w:rsidRPr="0061541F">
        <w:rPr>
          <w:rFonts w:cs="Times New Roman"/>
          <w:szCs w:val="24"/>
        </w:rPr>
        <w:t>InBursa</w:t>
      </w:r>
      <w:proofErr w:type="spellEnd"/>
      <w:r w:rsidRPr="0061541F">
        <w:rPr>
          <w:rFonts w:cs="Times New Roman"/>
          <w:szCs w:val="24"/>
        </w:rPr>
        <w:t>, as lender, and Landlord, as borrower, recorded in Fulton County, Georgia, on November 19, 2024 in Deed Book 68435, Page 568.</w:t>
      </w:r>
    </w:p>
    <w:p w14:paraId="7C446236" w14:textId="77777777" w:rsidR="00DD5BF1" w:rsidRDefault="00DD5BF1">
      <w:pPr>
        <w:pStyle w:val="Heading2"/>
        <w:adjustRightInd/>
        <w:rPr>
          <w:rFonts w:cs="Times New Roman"/>
          <w:bCs w:val="0"/>
          <w:vanish/>
          <w:szCs w:val="24"/>
          <w:specVanish/>
        </w:rPr>
      </w:pPr>
      <w:bookmarkStart w:id="165" w:name="_Hlk78468119"/>
      <w:bookmarkEnd w:id="163"/>
      <w:r>
        <w:rPr>
          <w:rFonts w:cs="Times New Roman"/>
          <w:bCs w:val="0"/>
          <w:szCs w:val="24"/>
        </w:rPr>
        <w:t>Non-Disturbance Protection from Future Encumbrance Holder</w:t>
      </w:r>
    </w:p>
    <w:p w14:paraId="6678A0E2" w14:textId="77777777" w:rsidR="00DD5BF1" w:rsidRDefault="00DD5BF1">
      <w:pPr>
        <w:adjustRightInd/>
        <w:rPr>
          <w:rFonts w:cs="Times New Roman"/>
          <w:szCs w:val="24"/>
        </w:rPr>
      </w:pPr>
    </w:p>
    <w:p w14:paraId="3CC0F444" w14:textId="77777777" w:rsidR="00DD5BF1" w:rsidRDefault="00DD5BF1">
      <w:pPr>
        <w:pStyle w:val="Body"/>
        <w:adjustRightInd/>
        <w:rPr>
          <w:rFonts w:cs="Times New Roman"/>
          <w:szCs w:val="24"/>
        </w:rPr>
      </w:pPr>
      <w:r>
        <w:rPr>
          <w:rFonts w:cs="Times New Roman"/>
          <w:szCs w:val="24"/>
        </w:rPr>
        <w:t xml:space="preserve">At Landlord’s option, this Lease shall become subordinate to the lien of any Encumbrance placed on the Premises after the date of this Lease, provided that Landlord has delivered to Tenant a recordable Non-Disturbance Agreement in the form of </w:t>
      </w:r>
      <w:r>
        <w:rPr>
          <w:rFonts w:cs="Times New Roman"/>
          <w:b/>
          <w:szCs w:val="24"/>
        </w:rPr>
        <w:fldChar w:fldCharType="begin"/>
      </w:r>
      <w:r>
        <w:rPr>
          <w:rFonts w:cs="Times New Roman"/>
          <w:b/>
          <w:szCs w:val="24"/>
        </w:rPr>
        <w:instrText xml:space="preserve"> REF _Ref9433729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H-1</w:t>
      </w:r>
      <w:r>
        <w:rPr>
          <w:rFonts w:cs="Times New Roman"/>
          <w:b/>
          <w:szCs w:val="24"/>
        </w:rPr>
        <w:fldChar w:fldCharType="end"/>
      </w:r>
      <w:r>
        <w:rPr>
          <w:rFonts w:cs="Times New Roman"/>
          <w:szCs w:val="24"/>
        </w:rPr>
        <w:t xml:space="preserve"> or such other mutually agreeable form typically used between Tenant and such future Encumbrance Holder, duly executed by Landlord and the future Encumbrance Holder.</w:t>
      </w:r>
    </w:p>
    <w:p w14:paraId="51679956" w14:textId="77777777" w:rsidR="00DD5BF1" w:rsidRDefault="00DD5BF1">
      <w:pPr>
        <w:pStyle w:val="Heading2"/>
        <w:adjustRightInd/>
        <w:rPr>
          <w:rFonts w:cs="Times New Roman"/>
          <w:bCs w:val="0"/>
          <w:vanish/>
          <w:szCs w:val="24"/>
          <w:specVanish/>
        </w:rPr>
      </w:pPr>
      <w:r>
        <w:rPr>
          <w:rFonts w:cs="Times New Roman"/>
          <w:bCs w:val="0"/>
          <w:szCs w:val="24"/>
        </w:rPr>
        <w:t>Payments to Encumbrance Holder</w:t>
      </w:r>
    </w:p>
    <w:p w14:paraId="0E7260C5" w14:textId="77777777" w:rsidR="00DD5BF1" w:rsidRDefault="00DD5BF1">
      <w:pPr>
        <w:adjustRightInd/>
        <w:rPr>
          <w:rFonts w:cs="Times New Roman"/>
          <w:szCs w:val="24"/>
        </w:rPr>
      </w:pPr>
    </w:p>
    <w:p w14:paraId="54F727F4" w14:textId="77777777" w:rsidR="00DD5BF1" w:rsidRDefault="00DD5BF1">
      <w:pPr>
        <w:pStyle w:val="Body"/>
        <w:adjustRightInd/>
        <w:rPr>
          <w:rFonts w:cs="Times New Roman"/>
          <w:szCs w:val="24"/>
        </w:rPr>
      </w:pPr>
      <w:r>
        <w:rPr>
          <w:rFonts w:cs="Times New Roman"/>
          <w:szCs w:val="24"/>
        </w:rPr>
        <w:t>Tenant shall be under no obligation to pay Rent to any Encumbrance Holder instead of to Landlord until Tenant receives written notice from such Encumbrance Holder stating that such Encumbrance Holder is entitled to receive all Rent under this Lease directly from Tenant and stating such Encumbrance Holder’s Federal Tax Identification Number. Landlord hereby authorizes Tenant to accept such direction from any Encumbrance Holder and to pay all Rents directly to such Encumbrance Holder upon receipt of such notice. Landlord waives all claims against Tenant for any sums so paid at the direction of an Encumbrance Holder. Tenant may conclusively rely upon any written notice Tenant receives from any Encumbrance Holder, notwithstanding any claims by Landlord contesting the validity of any term or condition of such notice, including any default of the Encumbrance Holder, and Tenant shall have no duty to inquire into the validity or appropriateness of any such notice.</w:t>
      </w:r>
    </w:p>
    <w:p w14:paraId="28C492EF" w14:textId="77777777" w:rsidR="00DD5BF1" w:rsidRDefault="00DD5BF1">
      <w:pPr>
        <w:pStyle w:val="Heading2"/>
        <w:adjustRightInd/>
        <w:rPr>
          <w:rFonts w:cs="Times New Roman"/>
          <w:bCs w:val="0"/>
          <w:vanish/>
          <w:szCs w:val="24"/>
          <w:specVanish/>
        </w:rPr>
      </w:pPr>
      <w:r>
        <w:rPr>
          <w:rFonts w:cs="Times New Roman"/>
          <w:bCs w:val="0"/>
          <w:szCs w:val="24"/>
        </w:rPr>
        <w:t>Recording of Non-Disturbance Agreement</w:t>
      </w:r>
    </w:p>
    <w:p w14:paraId="1845A5C1" w14:textId="77777777" w:rsidR="00DD5BF1" w:rsidRDefault="00DD5BF1">
      <w:pPr>
        <w:adjustRightInd/>
        <w:rPr>
          <w:rFonts w:cs="Times New Roman"/>
          <w:szCs w:val="24"/>
        </w:rPr>
      </w:pPr>
    </w:p>
    <w:p w14:paraId="42F4A92A" w14:textId="77777777" w:rsidR="00DD5BF1" w:rsidRDefault="00DD5BF1">
      <w:pPr>
        <w:pStyle w:val="Body"/>
        <w:adjustRightInd/>
        <w:rPr>
          <w:rFonts w:cs="Times New Roman"/>
          <w:szCs w:val="24"/>
        </w:rPr>
      </w:pPr>
      <w:r>
        <w:rPr>
          <w:rFonts w:cs="Times New Roman"/>
          <w:szCs w:val="24"/>
        </w:rPr>
        <w:t>Tenant shall have the right to record any Non-Disturbance Agreement in the official records of the county in which the Shopping Center is located at Tenant’s cost.</w:t>
      </w:r>
    </w:p>
    <w:bookmarkEnd w:id="165"/>
    <w:p w14:paraId="3F0A981C" w14:textId="77777777" w:rsidR="00DD5BF1" w:rsidRDefault="00DD5BF1">
      <w:pPr>
        <w:pStyle w:val="Heading1"/>
        <w:adjustRightInd/>
        <w:ind w:left="0"/>
        <w:rPr>
          <w:rFonts w:cs="Times New Roman"/>
          <w:bCs w:val="0"/>
          <w:szCs w:val="24"/>
        </w:rPr>
      </w:pPr>
      <w:r>
        <w:rPr>
          <w:rFonts w:cs="Times New Roman"/>
          <w:bCs w:val="0"/>
          <w:szCs w:val="24"/>
        </w:rPr>
        <w:t xml:space="preserve"> ESTOPPEL CERTIFICATE</w:t>
      </w:r>
    </w:p>
    <w:p w14:paraId="147A3A93" w14:textId="77777777" w:rsidR="00DD5BF1" w:rsidRDefault="00DD5BF1">
      <w:pPr>
        <w:pStyle w:val="Heading2"/>
        <w:adjustRightInd/>
        <w:rPr>
          <w:rFonts w:cs="Times New Roman"/>
          <w:bCs w:val="0"/>
          <w:vanish/>
          <w:szCs w:val="24"/>
          <w:specVanish/>
        </w:rPr>
      </w:pPr>
      <w:r>
        <w:rPr>
          <w:rFonts w:cs="Times New Roman"/>
          <w:bCs w:val="0"/>
          <w:szCs w:val="24"/>
        </w:rPr>
        <w:t>Estoppel Certificate</w:t>
      </w:r>
    </w:p>
    <w:p w14:paraId="3025C90F" w14:textId="77777777" w:rsidR="00DD5BF1" w:rsidRDefault="00DD5BF1">
      <w:pPr>
        <w:adjustRightInd/>
        <w:rPr>
          <w:rFonts w:cs="Times New Roman"/>
          <w:szCs w:val="24"/>
        </w:rPr>
      </w:pPr>
    </w:p>
    <w:p w14:paraId="349F0C02" w14:textId="20B2010C" w:rsidR="00DD5BF1" w:rsidRDefault="00DD5BF1">
      <w:pPr>
        <w:pStyle w:val="Heading3"/>
        <w:adjustRightInd/>
        <w:rPr>
          <w:rFonts w:cs="Times New Roman"/>
          <w:szCs w:val="24"/>
        </w:rPr>
      </w:pPr>
      <w:r>
        <w:rPr>
          <w:rFonts w:cs="Times New Roman"/>
          <w:szCs w:val="24"/>
        </w:rPr>
        <w:t xml:space="preserve">After the Commencement Date, </w:t>
      </w:r>
      <w:r w:rsidRPr="00376C2B">
        <w:rPr>
          <w:rFonts w:cs="Times New Roman"/>
          <w:szCs w:val="24"/>
        </w:rPr>
        <w:t>but not more than twice during any one (1) year period</w:t>
      </w:r>
      <w:r>
        <w:rPr>
          <w:rFonts w:cs="Times New Roman"/>
          <w:szCs w:val="24"/>
        </w:rPr>
        <w:t>, either party hereto (</w:t>
      </w:r>
      <w:r w:rsidR="00EB7654">
        <w:rPr>
          <w:rFonts w:cs="Times New Roman"/>
          <w:szCs w:val="24"/>
        </w:rPr>
        <w:t>“</w:t>
      </w:r>
      <w:r>
        <w:rPr>
          <w:rFonts w:cs="Times New Roman"/>
          <w:b/>
          <w:szCs w:val="24"/>
        </w:rPr>
        <w:t>Requesting Party</w:t>
      </w:r>
      <w:r w:rsidR="00EB7654">
        <w:rPr>
          <w:rFonts w:cs="Times New Roman"/>
          <w:szCs w:val="24"/>
        </w:rPr>
        <w:t>”</w:t>
      </w:r>
      <w:r>
        <w:rPr>
          <w:rFonts w:cs="Times New Roman"/>
          <w:szCs w:val="24"/>
        </w:rPr>
        <w:t>) may request that the other party hereto (</w:t>
      </w:r>
      <w:r w:rsidR="00EB7654">
        <w:rPr>
          <w:rFonts w:cs="Times New Roman"/>
          <w:szCs w:val="24"/>
        </w:rPr>
        <w:t>“</w:t>
      </w:r>
      <w:r>
        <w:rPr>
          <w:rFonts w:cs="Times New Roman"/>
          <w:b/>
          <w:szCs w:val="24"/>
        </w:rPr>
        <w:t>Certifying Party</w:t>
      </w:r>
      <w:r w:rsidR="00EB7654">
        <w:rPr>
          <w:rFonts w:cs="Times New Roman"/>
          <w:szCs w:val="24"/>
        </w:rPr>
        <w:t>”</w:t>
      </w:r>
      <w:r>
        <w:rPr>
          <w:rFonts w:cs="Times New Roman"/>
          <w:szCs w:val="24"/>
        </w:rPr>
        <w:t>) deliver, within one (1) month after receipt of written request, a written estoppel certificate duly executed by an authorized party on behalf of the Certifying Party, certifying to the third-party recipient specified on such certificate, the following:</w:t>
      </w:r>
    </w:p>
    <w:p w14:paraId="549C6E1C" w14:textId="77777777" w:rsidR="00DD5BF1" w:rsidRDefault="00DD5BF1">
      <w:pPr>
        <w:pStyle w:val="Heading4"/>
        <w:adjustRightInd/>
        <w:rPr>
          <w:rFonts w:cs="Times New Roman"/>
          <w:szCs w:val="24"/>
        </w:rPr>
      </w:pPr>
      <w:r>
        <w:rPr>
          <w:rFonts w:cs="Times New Roman"/>
          <w:szCs w:val="24"/>
        </w:rPr>
        <w:t>that this Lease is unmodified and in full force and effect, or if there has been any modification, that the same is in full force and effect as so modified, and identifying any such modification;</w:t>
      </w:r>
    </w:p>
    <w:p w14:paraId="103909A8" w14:textId="77777777" w:rsidR="00DD5BF1" w:rsidRDefault="00DD5BF1">
      <w:pPr>
        <w:pStyle w:val="Heading4"/>
        <w:adjustRightInd/>
        <w:rPr>
          <w:rFonts w:cs="Times New Roman"/>
          <w:szCs w:val="24"/>
        </w:rPr>
      </w:pPr>
      <w:r>
        <w:rPr>
          <w:rFonts w:cs="Times New Roman"/>
          <w:szCs w:val="24"/>
        </w:rPr>
        <w:t>whether, to the Certifying Party’s actual knowledge, there are then existing any offsets or defenses against the enforcement of any of the terms, covenants and conditions of this Lease and, if so, specifying the same;</w:t>
      </w:r>
    </w:p>
    <w:p w14:paraId="77343191" w14:textId="77777777" w:rsidR="00DD5BF1" w:rsidRDefault="00DD5BF1">
      <w:pPr>
        <w:pStyle w:val="Heading4"/>
        <w:adjustRightInd/>
        <w:rPr>
          <w:rFonts w:cs="Times New Roman"/>
          <w:szCs w:val="24"/>
        </w:rPr>
      </w:pPr>
      <w:r>
        <w:rPr>
          <w:rFonts w:cs="Times New Roman"/>
          <w:szCs w:val="24"/>
        </w:rPr>
        <w:t>whether, to the Certifying Party’s actual knowledge, the Requesting Party is in default of this Lease beyond applicable notice and cure period and specifying the default;</w:t>
      </w:r>
    </w:p>
    <w:p w14:paraId="285E8914" w14:textId="77777777" w:rsidR="00DD5BF1" w:rsidRDefault="00DD5BF1">
      <w:pPr>
        <w:pStyle w:val="Heading4"/>
        <w:adjustRightInd/>
        <w:rPr>
          <w:rFonts w:cs="Times New Roman"/>
          <w:szCs w:val="24"/>
        </w:rPr>
      </w:pPr>
      <w:r>
        <w:rPr>
          <w:rFonts w:cs="Times New Roman"/>
          <w:szCs w:val="24"/>
        </w:rPr>
        <w:t>the dates to which Rent has been paid; and</w:t>
      </w:r>
    </w:p>
    <w:p w14:paraId="4DBD926A" w14:textId="77777777" w:rsidR="00DD5BF1" w:rsidRDefault="00DD5BF1">
      <w:pPr>
        <w:pStyle w:val="Heading4"/>
        <w:adjustRightInd/>
        <w:rPr>
          <w:rFonts w:cs="Times New Roman"/>
          <w:szCs w:val="24"/>
        </w:rPr>
      </w:pPr>
      <w:r>
        <w:rPr>
          <w:rFonts w:cs="Times New Roman"/>
          <w:szCs w:val="24"/>
        </w:rPr>
        <w:lastRenderedPageBreak/>
        <w:t>any other readily ascertainable factual matter relating to this Lease that the Requesting Party may request, provided that such factual matter shall neither increase any of the Certifying Party’s obligations under this Lease, nor decrease any of the Certifying Party’s rights hereunder, nor require the Certifying Party to take any action other than to answer the factual matter raised.</w:t>
      </w:r>
    </w:p>
    <w:p w14:paraId="7CA6D7A7" w14:textId="05D9BE56" w:rsidR="00DD5BF1" w:rsidRDefault="00DD5BF1">
      <w:pPr>
        <w:pStyle w:val="Heading3"/>
        <w:adjustRightInd/>
        <w:rPr>
          <w:rFonts w:cs="Times New Roman"/>
          <w:szCs w:val="24"/>
        </w:rPr>
      </w:pPr>
      <w:r>
        <w:rPr>
          <w:rFonts w:cs="Times New Roman"/>
          <w:szCs w:val="24"/>
        </w:rPr>
        <w:t xml:space="preserve">In no event shall the Certifying Party’s execution of an estoppel certificate subject the Certifying Party to any liability whatsoever, despite the negligent or otherwise inadvertent failure of the Certifying Party to disclose correct or relevant information, or constitute a waiver with respect to any act of the Requesting Party for which approval by the Certifying Party was required but not sought or obtained; provided, however, notwithstanding anything in this Lease to the contrary, as between the Certifying Party and the third-party recipient to whom such estoppel certificate is addressed, the Certifying Party shall be estopped from denying the accuracy of any information contained in such estoppel certificate. </w:t>
      </w:r>
    </w:p>
    <w:p w14:paraId="319EE20D" w14:textId="0DC5641D" w:rsidR="00DD5BF1" w:rsidRDefault="00376C2B">
      <w:pPr>
        <w:pStyle w:val="Heading1"/>
        <w:adjustRightInd/>
        <w:ind w:left="0"/>
        <w:rPr>
          <w:rFonts w:cs="Times New Roman"/>
          <w:bCs w:val="0"/>
          <w:szCs w:val="24"/>
        </w:rPr>
      </w:pPr>
      <w:r>
        <w:rPr>
          <w:rFonts w:cs="Times New Roman"/>
          <w:bCs w:val="0"/>
          <w:szCs w:val="24"/>
        </w:rPr>
        <w:t xml:space="preserve"> </w:t>
      </w:r>
      <w:r w:rsidR="00DD5BF1">
        <w:rPr>
          <w:rFonts w:cs="Times New Roman"/>
          <w:bCs w:val="0"/>
          <w:szCs w:val="24"/>
        </w:rPr>
        <w:t>RECORDING</w:t>
      </w:r>
    </w:p>
    <w:p w14:paraId="3752CC7D" w14:textId="77777777" w:rsidR="00DD5BF1" w:rsidRDefault="00DD5BF1">
      <w:pPr>
        <w:pStyle w:val="Heading2"/>
        <w:adjustRightInd/>
        <w:rPr>
          <w:rFonts w:cs="Times New Roman"/>
          <w:bCs w:val="0"/>
          <w:vanish/>
          <w:szCs w:val="24"/>
          <w:specVanish/>
        </w:rPr>
      </w:pPr>
      <w:r>
        <w:rPr>
          <w:rFonts w:cs="Times New Roman"/>
          <w:bCs w:val="0"/>
          <w:szCs w:val="24"/>
        </w:rPr>
        <w:t>Memorandum of Lease</w:t>
      </w:r>
    </w:p>
    <w:p w14:paraId="7E7BA0FC" w14:textId="77777777" w:rsidR="00DD5BF1" w:rsidRDefault="00DD5BF1">
      <w:pPr>
        <w:adjustRightInd/>
        <w:rPr>
          <w:rFonts w:cs="Times New Roman"/>
          <w:szCs w:val="24"/>
        </w:rPr>
      </w:pPr>
    </w:p>
    <w:p w14:paraId="67DBF1FC" w14:textId="08C662D4" w:rsidR="00DD5BF1" w:rsidRDefault="00DD5BF1">
      <w:pPr>
        <w:pStyle w:val="Body"/>
        <w:adjustRightInd/>
        <w:rPr>
          <w:rFonts w:cs="Times New Roman"/>
          <w:szCs w:val="24"/>
        </w:rPr>
      </w:pPr>
      <w:r>
        <w:rPr>
          <w:rFonts w:cs="Times New Roman"/>
          <w:szCs w:val="24"/>
        </w:rPr>
        <w:t xml:space="preserve">This Lease shall not be recorded; but, the parties may, at the request of either party, simultaneously with or at any time after the execution of this Lease, enter into a short form memorandum of lease in the form of </w:t>
      </w:r>
      <w:r>
        <w:rPr>
          <w:rFonts w:cs="Times New Roman"/>
          <w:b/>
          <w:szCs w:val="24"/>
        </w:rPr>
        <w:fldChar w:fldCharType="begin"/>
      </w:r>
      <w:r>
        <w:rPr>
          <w:rFonts w:cs="Times New Roman"/>
          <w:b/>
          <w:szCs w:val="24"/>
        </w:rPr>
        <w:instrText xml:space="preserve"> REF _Ref9433733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I</w:t>
      </w:r>
      <w:r>
        <w:rPr>
          <w:rFonts w:cs="Times New Roman"/>
          <w:b/>
          <w:szCs w:val="24"/>
        </w:rPr>
        <w:fldChar w:fldCharType="end"/>
      </w:r>
      <w:r>
        <w:rPr>
          <w:rFonts w:cs="Times New Roman"/>
          <w:szCs w:val="24"/>
        </w:rPr>
        <w:t xml:space="preserve"> (</w:t>
      </w:r>
      <w:r w:rsidR="00EB7654">
        <w:rPr>
          <w:rFonts w:cs="Times New Roman"/>
          <w:szCs w:val="24"/>
        </w:rPr>
        <w:t>“</w:t>
      </w:r>
      <w:r>
        <w:rPr>
          <w:rFonts w:cs="Times New Roman"/>
          <w:b/>
          <w:szCs w:val="24"/>
        </w:rPr>
        <w:t>Memorandum of Lease</w:t>
      </w:r>
      <w:r w:rsidR="00EB7654">
        <w:rPr>
          <w:rFonts w:cs="Times New Roman"/>
          <w:szCs w:val="24"/>
        </w:rPr>
        <w:t>”</w:t>
      </w:r>
      <w:r>
        <w:rPr>
          <w:rFonts w:cs="Times New Roman"/>
          <w:szCs w:val="24"/>
        </w:rPr>
        <w:t>), which Memorandum of Lease may be recorded by the requesting party at its expense.</w:t>
      </w:r>
    </w:p>
    <w:p w14:paraId="7BDF35EC" w14:textId="77777777" w:rsidR="00DD5BF1" w:rsidRDefault="00DD5BF1">
      <w:pPr>
        <w:pStyle w:val="Heading1"/>
        <w:adjustRightInd/>
        <w:ind w:left="0"/>
        <w:rPr>
          <w:rFonts w:cs="Times New Roman"/>
          <w:bCs w:val="0"/>
          <w:szCs w:val="24"/>
        </w:rPr>
      </w:pPr>
      <w:r>
        <w:rPr>
          <w:rFonts w:cs="Times New Roman"/>
          <w:bCs w:val="0"/>
          <w:szCs w:val="24"/>
        </w:rPr>
        <w:t xml:space="preserve"> HOLDING OVER</w:t>
      </w:r>
    </w:p>
    <w:p w14:paraId="3D2495B9" w14:textId="77777777" w:rsidR="00DD5BF1" w:rsidRDefault="00DD5BF1">
      <w:pPr>
        <w:pStyle w:val="Heading2"/>
        <w:adjustRightInd/>
        <w:rPr>
          <w:rFonts w:cs="Times New Roman"/>
          <w:bCs w:val="0"/>
          <w:vanish/>
          <w:szCs w:val="24"/>
          <w:specVanish/>
        </w:rPr>
      </w:pPr>
      <w:r>
        <w:rPr>
          <w:rFonts w:cs="Times New Roman"/>
          <w:bCs w:val="0"/>
          <w:szCs w:val="24"/>
        </w:rPr>
        <w:t>Holding Over</w:t>
      </w:r>
    </w:p>
    <w:p w14:paraId="3F909EC4" w14:textId="77777777" w:rsidR="00DD5BF1" w:rsidRDefault="00DD5BF1">
      <w:pPr>
        <w:adjustRightInd/>
        <w:rPr>
          <w:rFonts w:cs="Times New Roman"/>
          <w:szCs w:val="24"/>
        </w:rPr>
      </w:pPr>
    </w:p>
    <w:p w14:paraId="2A27A6C3" w14:textId="0D6792E8" w:rsidR="00DD5BF1" w:rsidRDefault="00DD5BF1">
      <w:pPr>
        <w:pStyle w:val="Body"/>
        <w:adjustRightInd/>
        <w:rPr>
          <w:rFonts w:cs="Times New Roman"/>
          <w:szCs w:val="24"/>
        </w:rPr>
      </w:pPr>
      <w:r>
        <w:rPr>
          <w:rFonts w:cs="Times New Roman"/>
          <w:szCs w:val="24"/>
        </w:rPr>
        <w:t>If, after the expiration of the Term, Tenant and Landlord are conducting negotiations in good faith for a renewal of the Term or relocation of the Premises within the Shopping Center, Tenant may remain in possession of the Premises at the Minimum Rent payable during the last full calendar month of the Term and otherwise upon the other terms and conditions specified in this Lease; provided, however, upon reaching agreement with Landlord of the terms of such renewal or relocation, Tenant shall pay, retroactively for the entire holdover period, the Rent as mutually agreed upon by the parties. If the parties have not reached agreement on the terms of such renewal or relocation after the expiration of this Lease, Landlord may revoke its consent to Tenant’s holdover and terminate Tenant’s tenancy upon one (1) month’s prior written notice. Subject to the foregoing, if Tenant remains in possession of the Premises after the expiration or early termination of the Term without the consent of Landlord, Tenant shall become a tenant from month-to-month upon the terms and conditions specified in this Lease, except that Tenant’s monthly Minimum Rent shall be one hundred twenty percent (120%) of the monthly Minimum Rent payable during the last full calendar month of the Term.</w:t>
      </w:r>
    </w:p>
    <w:p w14:paraId="4E354D59" w14:textId="77777777" w:rsidR="00DD5BF1" w:rsidRDefault="00DD5BF1">
      <w:pPr>
        <w:pStyle w:val="Heading2"/>
        <w:adjustRightInd/>
        <w:rPr>
          <w:rFonts w:cs="Times New Roman"/>
          <w:bCs w:val="0"/>
          <w:vanish/>
          <w:szCs w:val="24"/>
          <w:specVanish/>
        </w:rPr>
      </w:pPr>
      <w:r>
        <w:rPr>
          <w:rFonts w:cs="Times New Roman"/>
          <w:bCs w:val="0"/>
          <w:szCs w:val="24"/>
        </w:rPr>
        <w:t>Relocation</w:t>
      </w:r>
    </w:p>
    <w:p w14:paraId="6DE5263F" w14:textId="77777777" w:rsidR="00DD5BF1" w:rsidRDefault="00DD5BF1">
      <w:pPr>
        <w:adjustRightInd/>
        <w:rPr>
          <w:rFonts w:cs="Times New Roman"/>
          <w:szCs w:val="24"/>
        </w:rPr>
      </w:pPr>
    </w:p>
    <w:p w14:paraId="0AF933B4" w14:textId="77777777" w:rsidR="00DD5BF1" w:rsidRDefault="00DD5BF1">
      <w:pPr>
        <w:pStyle w:val="Body"/>
        <w:adjustRightInd/>
        <w:rPr>
          <w:rFonts w:cs="Times New Roman"/>
          <w:szCs w:val="24"/>
        </w:rPr>
      </w:pPr>
      <w:r>
        <w:rPr>
          <w:rFonts w:cs="Times New Roman"/>
          <w:szCs w:val="24"/>
        </w:rPr>
        <w:t>Landlord shall have no right to relocate Tenant during the Term without Tenant’s express written consent, which consent shall be in Tenant’s sole discretion.</w:t>
      </w:r>
    </w:p>
    <w:p w14:paraId="15413AC3" w14:textId="77777777" w:rsidR="00DD5BF1" w:rsidRDefault="00DD5BF1">
      <w:pPr>
        <w:pStyle w:val="Heading1"/>
        <w:adjustRightInd/>
        <w:ind w:left="0"/>
        <w:rPr>
          <w:rFonts w:cs="Times New Roman"/>
          <w:bCs w:val="0"/>
          <w:szCs w:val="24"/>
        </w:rPr>
      </w:pPr>
      <w:r>
        <w:rPr>
          <w:rFonts w:cs="Times New Roman"/>
          <w:bCs w:val="0"/>
          <w:szCs w:val="24"/>
        </w:rPr>
        <w:t xml:space="preserve"> MISCELLANEOUS</w:t>
      </w:r>
    </w:p>
    <w:p w14:paraId="0278116D" w14:textId="77777777" w:rsidR="00DD5BF1" w:rsidRDefault="00DD5BF1">
      <w:pPr>
        <w:pStyle w:val="Heading2"/>
        <w:adjustRightInd/>
        <w:rPr>
          <w:rFonts w:cs="Times New Roman"/>
          <w:bCs w:val="0"/>
          <w:vanish/>
          <w:szCs w:val="24"/>
          <w:specVanish/>
        </w:rPr>
      </w:pPr>
      <w:r>
        <w:rPr>
          <w:rFonts w:cs="Times New Roman"/>
          <w:bCs w:val="0"/>
          <w:szCs w:val="24"/>
        </w:rPr>
        <w:t>Quiet Enjoyment</w:t>
      </w:r>
    </w:p>
    <w:p w14:paraId="53413A1E" w14:textId="77777777" w:rsidR="00DD5BF1" w:rsidRDefault="00DD5BF1">
      <w:pPr>
        <w:adjustRightInd/>
        <w:rPr>
          <w:rFonts w:cs="Times New Roman"/>
          <w:szCs w:val="24"/>
        </w:rPr>
      </w:pPr>
    </w:p>
    <w:p w14:paraId="085F8199" w14:textId="77777777" w:rsidR="00DD5BF1" w:rsidRDefault="00DD5BF1">
      <w:pPr>
        <w:pStyle w:val="Body"/>
        <w:adjustRightInd/>
        <w:rPr>
          <w:rFonts w:cs="Times New Roman"/>
          <w:szCs w:val="24"/>
        </w:rPr>
      </w:pPr>
      <w:r>
        <w:rPr>
          <w:rFonts w:cs="Times New Roman"/>
          <w:szCs w:val="24"/>
        </w:rPr>
        <w:t>So long as no Event of Default on the part of Tenant has occurred and is continuing, Tenant shall peaceably and quietly hold and enjoy the Premises and all appurtenances belonging thereto without disturbance, molestation, hindrance or ejection by Landlord, Landlord’s Agents, or any party claiming under or through Landlord, and Landlord shall defend Tenant’s right to such use and occupancy.</w:t>
      </w:r>
    </w:p>
    <w:p w14:paraId="52FB75E4" w14:textId="77777777" w:rsidR="00DD5BF1" w:rsidRDefault="00DD5BF1">
      <w:pPr>
        <w:pStyle w:val="Heading2"/>
        <w:adjustRightInd/>
        <w:rPr>
          <w:rFonts w:cs="Times New Roman"/>
          <w:bCs w:val="0"/>
          <w:vanish/>
          <w:szCs w:val="24"/>
          <w:specVanish/>
        </w:rPr>
      </w:pPr>
      <w:r>
        <w:rPr>
          <w:rFonts w:cs="Times New Roman"/>
          <w:bCs w:val="0"/>
          <w:szCs w:val="24"/>
        </w:rPr>
        <w:lastRenderedPageBreak/>
        <w:t>Representations</w:t>
      </w:r>
    </w:p>
    <w:p w14:paraId="13E68538" w14:textId="77777777" w:rsidR="00DD5BF1" w:rsidRDefault="00DD5BF1">
      <w:pPr>
        <w:adjustRightInd/>
        <w:rPr>
          <w:rFonts w:cs="Times New Roman"/>
          <w:szCs w:val="24"/>
        </w:rPr>
      </w:pPr>
    </w:p>
    <w:p w14:paraId="0D918393" w14:textId="3044C646" w:rsidR="00DD5BF1" w:rsidRDefault="00DD5BF1">
      <w:pPr>
        <w:pStyle w:val="Heading3"/>
        <w:adjustRightInd/>
        <w:rPr>
          <w:rFonts w:cs="Times New Roman"/>
          <w:szCs w:val="24"/>
        </w:rPr>
      </w:pPr>
      <w:r>
        <w:rPr>
          <w:rFonts w:cs="Times New Roman"/>
          <w:szCs w:val="24"/>
        </w:rPr>
        <w:t>Landlord represents</w:t>
      </w:r>
      <w:r w:rsidR="00BE6947">
        <w:rPr>
          <w:rFonts w:cs="Times New Roman"/>
          <w:szCs w:val="24"/>
        </w:rPr>
        <w:t xml:space="preserve"> and warrants</w:t>
      </w:r>
      <w:r>
        <w:rPr>
          <w:rFonts w:cs="Times New Roman"/>
          <w:szCs w:val="24"/>
        </w:rPr>
        <w:t xml:space="preserve"> that as of the date of this Lease: (1) it </w:t>
      </w:r>
      <w:r w:rsidR="00BE6947" w:rsidRPr="00BE6947">
        <w:rPr>
          <w:rFonts w:cs="Times New Roman"/>
          <w:szCs w:val="24"/>
        </w:rPr>
        <w:t xml:space="preserve">is fee simple owner </w:t>
      </w:r>
      <w:r>
        <w:rPr>
          <w:rFonts w:cs="Times New Roman"/>
          <w:szCs w:val="24"/>
        </w:rPr>
        <w:t>of the Shopping Center</w:t>
      </w:r>
      <w:r w:rsidR="0052227B">
        <w:rPr>
          <w:rFonts w:cs="Times New Roman"/>
          <w:szCs w:val="24"/>
        </w:rPr>
        <w:t xml:space="preserve"> (subject to Sale-Leaseback transaction)</w:t>
      </w:r>
      <w:r>
        <w:rPr>
          <w:rFonts w:cs="Times New Roman"/>
          <w:szCs w:val="24"/>
        </w:rPr>
        <w:t>; (2) it has full right, power and authority to make, execute and deliver this Lease; (3) there are no agreements, restrictions, covenants, encumbrances or easements which will increase any of Tenant’s obligations under this Lease or diminish any of Tenant’s rights hereunder, other than as expressly disclosed in this Lease; (4) it has no knowledge of any enacted, pending, proposed or threatened Legal Requirement, condemnation proceeding or litigation which would in any way prevent or inhibit the use of the Premises by Tenant as contemplated by this Lease; and (5) to the best of its knowledge, neither Landlord nor any Affiliate is listed, controlled by, or acting for or on behalf of any person or entity appearing on the U.S. Treasury Department’s Office of Foreign Assets Control list of restrictions and prohibited persons or any replacement thereof (</w:t>
      </w:r>
      <w:r w:rsidR="00EB7654">
        <w:rPr>
          <w:rFonts w:cs="Times New Roman"/>
          <w:szCs w:val="24"/>
        </w:rPr>
        <w:t>“</w:t>
      </w:r>
      <w:r>
        <w:rPr>
          <w:rFonts w:cs="Times New Roman"/>
          <w:b/>
          <w:szCs w:val="24"/>
        </w:rPr>
        <w:t>OFAC List</w:t>
      </w:r>
      <w:r w:rsidR="00EB7654">
        <w:rPr>
          <w:rFonts w:cs="Times New Roman"/>
          <w:szCs w:val="24"/>
        </w:rPr>
        <w:t>”</w:t>
      </w:r>
      <w:r>
        <w:rPr>
          <w:rFonts w:cs="Times New Roman"/>
          <w:szCs w:val="24"/>
        </w:rPr>
        <w:t>).</w:t>
      </w:r>
    </w:p>
    <w:p w14:paraId="227143CB" w14:textId="77777777" w:rsidR="00DD5BF1" w:rsidRDefault="00DD5BF1">
      <w:pPr>
        <w:pStyle w:val="Heading3"/>
        <w:adjustRightInd/>
        <w:rPr>
          <w:rFonts w:cs="Times New Roman"/>
          <w:szCs w:val="24"/>
        </w:rPr>
      </w:pPr>
      <w:r>
        <w:rPr>
          <w:rFonts w:cs="Times New Roman"/>
          <w:szCs w:val="24"/>
        </w:rPr>
        <w:t>Tenant represents and warrants that as of the date of this Lease (1) it has full right, power and authority to make, execute and deliver this Lease, (2) it has no knowledge of any enacted, pending, proposed or threatened Legal Requirement or litigation which would in any way prevent or inhibit the use of the Premises by Tenant as contemplated by this Lease, and (3) to the best of its knowledge, neither Tenant nor any Affiliate is listed, controlled by, or acting for or on behalf of any person or entity appearing on the OFAC List.</w:t>
      </w:r>
    </w:p>
    <w:p w14:paraId="6E428EB9" w14:textId="77777777" w:rsidR="00DD5BF1" w:rsidRDefault="00DD5BF1">
      <w:pPr>
        <w:pStyle w:val="Heading2"/>
        <w:adjustRightInd/>
        <w:rPr>
          <w:rFonts w:cs="Times New Roman"/>
          <w:bCs w:val="0"/>
          <w:vanish/>
          <w:szCs w:val="24"/>
          <w:specVanish/>
        </w:rPr>
      </w:pPr>
      <w:r>
        <w:rPr>
          <w:rFonts w:cs="Times New Roman"/>
          <w:bCs w:val="0"/>
          <w:szCs w:val="24"/>
        </w:rPr>
        <w:t>Rules and Regulations</w:t>
      </w:r>
    </w:p>
    <w:p w14:paraId="0A6A3018" w14:textId="77777777" w:rsidR="00DD5BF1" w:rsidRDefault="00DD5BF1">
      <w:pPr>
        <w:adjustRightInd/>
        <w:rPr>
          <w:rFonts w:cs="Times New Roman"/>
          <w:szCs w:val="24"/>
        </w:rPr>
      </w:pPr>
    </w:p>
    <w:p w14:paraId="26C3B6F4" w14:textId="70EF8D5D" w:rsidR="00DD5BF1" w:rsidRDefault="00DD5BF1">
      <w:pPr>
        <w:pStyle w:val="Body"/>
        <w:adjustRightInd/>
        <w:rPr>
          <w:rFonts w:cs="Times New Roman"/>
          <w:szCs w:val="24"/>
        </w:rPr>
      </w:pPr>
      <w:r>
        <w:rPr>
          <w:rFonts w:cs="Times New Roman"/>
          <w:szCs w:val="24"/>
        </w:rPr>
        <w:t>Tenant shall be bound by any rules and regulations relating to the Shopping Center or the Premises promulgated by Landlord or Landlord’s Agents expressly set forth in this Lease (collectively,</w:t>
      </w:r>
      <w:r w:rsidR="00FF44EB">
        <w:rPr>
          <w:rFonts w:cs="Times New Roman"/>
          <w:szCs w:val="24"/>
        </w:rPr>
        <w:t xml:space="preserve"> </w:t>
      </w:r>
      <w:r w:rsidR="00EB7654">
        <w:rPr>
          <w:rFonts w:cs="Times New Roman"/>
          <w:szCs w:val="24"/>
        </w:rPr>
        <w:t>“</w:t>
      </w:r>
      <w:r>
        <w:rPr>
          <w:rFonts w:cs="Times New Roman"/>
          <w:b/>
          <w:szCs w:val="24"/>
        </w:rPr>
        <w:t>Rules</w:t>
      </w:r>
      <w:r w:rsidR="00EB7654">
        <w:rPr>
          <w:rFonts w:cs="Times New Roman"/>
          <w:szCs w:val="24"/>
        </w:rPr>
        <w:t>”</w:t>
      </w:r>
      <w:r>
        <w:rPr>
          <w:rFonts w:cs="Times New Roman"/>
          <w:szCs w:val="24"/>
        </w:rPr>
        <w:t xml:space="preserve">), </w:t>
      </w:r>
      <w:bookmarkStart w:id="166" w:name="_Hlk78374135"/>
      <w:r>
        <w:rPr>
          <w:rFonts w:cs="Times New Roman"/>
          <w:szCs w:val="24"/>
        </w:rPr>
        <w:t xml:space="preserve">provided that: (1) all Rules shall be reasonable; (2) all Rules shall be applicable to all occupants of the Shopping Center and shall be enforced in a non-discriminatory manner; (3) no Rule shall increase any of Tenant’s obligations under this Lease, nor decrease any of Tenant’s rights under this Lease, except in a </w:t>
      </w:r>
      <w:r>
        <w:rPr>
          <w:rFonts w:cs="Times New Roman"/>
          <w:i/>
          <w:szCs w:val="24"/>
        </w:rPr>
        <w:t>de minimis</w:t>
      </w:r>
      <w:r>
        <w:rPr>
          <w:rFonts w:cs="Times New Roman"/>
          <w:szCs w:val="24"/>
        </w:rPr>
        <w:t xml:space="preserve"> or purely administrative manner; </w:t>
      </w:r>
      <w:r w:rsidRPr="00FF44EB">
        <w:rPr>
          <w:rFonts w:cs="Times New Roman"/>
          <w:szCs w:val="24"/>
        </w:rPr>
        <w:t xml:space="preserve">and </w:t>
      </w:r>
      <w:r>
        <w:rPr>
          <w:rFonts w:cs="Times New Roman"/>
          <w:szCs w:val="24"/>
        </w:rPr>
        <w:t>(4) those Rules pertaining to the Premises shall be strictly limited to matters of health, safety, sanitation or the operation of utilities and shall in no other manner affect the conduct by Tenant of its business in the Premises.</w:t>
      </w:r>
      <w:bookmarkEnd w:id="166"/>
    </w:p>
    <w:p w14:paraId="3D4E64E4" w14:textId="77777777" w:rsidR="00DD5BF1" w:rsidRDefault="00DD5BF1">
      <w:pPr>
        <w:pStyle w:val="Heading2"/>
        <w:adjustRightInd/>
        <w:rPr>
          <w:rFonts w:cs="Times New Roman"/>
          <w:bCs w:val="0"/>
          <w:vanish/>
          <w:szCs w:val="24"/>
          <w:specVanish/>
        </w:rPr>
      </w:pPr>
      <w:r>
        <w:rPr>
          <w:rFonts w:cs="Times New Roman"/>
          <w:bCs w:val="0"/>
          <w:szCs w:val="24"/>
        </w:rPr>
        <w:t>Force Majeure</w:t>
      </w:r>
    </w:p>
    <w:p w14:paraId="038145CA" w14:textId="77777777" w:rsidR="00DD5BF1" w:rsidRDefault="00DD5BF1">
      <w:pPr>
        <w:adjustRightInd/>
        <w:rPr>
          <w:rFonts w:cs="Times New Roman"/>
          <w:szCs w:val="24"/>
        </w:rPr>
      </w:pPr>
    </w:p>
    <w:p w14:paraId="115F0A63" w14:textId="1DC3DF32" w:rsidR="00DD5BF1" w:rsidRDefault="00DD5BF1">
      <w:pPr>
        <w:pStyle w:val="Heading3"/>
        <w:adjustRightInd/>
        <w:rPr>
          <w:rFonts w:cs="Times New Roman"/>
          <w:szCs w:val="24"/>
        </w:rPr>
      </w:pPr>
      <w:r>
        <w:rPr>
          <w:rFonts w:cs="Times New Roman"/>
          <w:szCs w:val="24"/>
        </w:rPr>
        <w:t xml:space="preserve">Except as otherwise expressly provided herein, if either party hereto is delayed or hindered in or prevented from the performance of any obligation required hereunder by Force Majeure, the time for performance of such obligation shall be extended for the period of the delay, provided that Force Majeure shall not excuse prompt and timely payments when due under this Lease, except when (1) the Commencement Date is delayed by reason of Force Majeure, or (2) such payment is excused pursuant to other provisions of this Lease. </w:t>
      </w:r>
    </w:p>
    <w:p w14:paraId="061E2DB1" w14:textId="0634A74F" w:rsidR="00DD5BF1" w:rsidRDefault="00EB7654">
      <w:pPr>
        <w:pStyle w:val="Heading3"/>
        <w:adjustRightInd/>
        <w:rPr>
          <w:rFonts w:cs="Times New Roman"/>
          <w:szCs w:val="24"/>
        </w:rPr>
      </w:pPr>
      <w:r>
        <w:rPr>
          <w:rFonts w:cs="Times New Roman"/>
          <w:szCs w:val="24"/>
        </w:rPr>
        <w:t>“</w:t>
      </w:r>
      <w:r w:rsidR="00DD5BF1">
        <w:rPr>
          <w:rFonts w:cs="Times New Roman"/>
          <w:b/>
          <w:szCs w:val="24"/>
        </w:rPr>
        <w:t>Force Majeure</w:t>
      </w:r>
      <w:r>
        <w:rPr>
          <w:rFonts w:cs="Times New Roman"/>
          <w:szCs w:val="24"/>
        </w:rPr>
        <w:t>”</w:t>
      </w:r>
      <w:r w:rsidR="00DD5BF1">
        <w:rPr>
          <w:rFonts w:cs="Times New Roman"/>
          <w:szCs w:val="24"/>
        </w:rPr>
        <w:t xml:space="preserve"> means a material delay beyond the reasonable control of the delayed party caused by labor strikes, lock outs, industry wide inability to procure materials, extraordinary restrictive governmental laws or regulations (such as gas rationing), mass riots, war, terrorism, civil unrest, military power, sabotage, material fire or other material casualty, Severe Weather (defined below), </w:t>
      </w:r>
      <w:bookmarkStart w:id="167" w:name="_Hlk112156422"/>
      <w:r w:rsidR="00DD5BF1">
        <w:rPr>
          <w:rFonts w:cs="Times New Roman"/>
          <w:szCs w:val="24"/>
        </w:rPr>
        <w:t>disease, national emergency,</w:t>
      </w:r>
      <w:bookmarkEnd w:id="167"/>
      <w:r w:rsidR="00DD5BF1">
        <w:rPr>
          <w:rFonts w:cs="Times New Roman"/>
          <w:szCs w:val="24"/>
        </w:rPr>
        <w:t xml:space="preserve"> or an extraordinary and material act of God (such as a tornado or earthquake), but excludes (1) inadequacy of insurance proceeds, (2) litigation or other disputes, (3) financial inability, (4) lack of suitable financing, (5) delays of the delayed party’s Agent, (6) failure to obtain approvals or permits unless otherwise caused by an event of Force Majeure, and (7) Landlord’s failure to terminate the lease or occupancy agreement of any tenant or occupant of the Shopping Center or to recapture possession of any premises (including if due to failure of the tenant or occupant of such premises to vacate and surrender possession of such premises timely). </w:t>
      </w:r>
      <w:r>
        <w:rPr>
          <w:rFonts w:cs="Times New Roman"/>
          <w:szCs w:val="24"/>
        </w:rPr>
        <w:t>“</w:t>
      </w:r>
      <w:r w:rsidR="00DD5BF1">
        <w:rPr>
          <w:rFonts w:cs="Times New Roman"/>
          <w:b/>
          <w:szCs w:val="24"/>
        </w:rPr>
        <w:t>Severe Weather</w:t>
      </w:r>
      <w:r>
        <w:rPr>
          <w:rFonts w:cs="Times New Roman"/>
          <w:szCs w:val="24"/>
        </w:rPr>
        <w:t>”</w:t>
      </w:r>
      <w:r w:rsidR="00DD5BF1">
        <w:rPr>
          <w:rFonts w:cs="Times New Roman"/>
          <w:szCs w:val="24"/>
        </w:rPr>
        <w:t xml:space="preserve"> means </w:t>
      </w:r>
      <w:bookmarkStart w:id="168" w:name="_Hlk112156482"/>
      <w:r w:rsidR="00DD5BF1">
        <w:rPr>
          <w:rFonts w:cs="Times New Roman"/>
          <w:szCs w:val="24"/>
        </w:rPr>
        <w:t>weather that a reasonable person would find unusual and unanticipated at the time of the scheduling of the activity based on recent weather patterns for the period in question in the vicinity of the Premises, provided that the delayed party delivers to the other party, upon request, reasonable documentation from an unbiased weather authority substantiating such claim</w:t>
      </w:r>
      <w:bookmarkEnd w:id="168"/>
      <w:r w:rsidR="00DD5BF1">
        <w:rPr>
          <w:rFonts w:cs="Times New Roman"/>
          <w:szCs w:val="24"/>
        </w:rPr>
        <w:t xml:space="preserve">. </w:t>
      </w:r>
      <w:bookmarkStart w:id="169" w:name="_Hlk112156508"/>
      <w:r w:rsidR="00DD5BF1">
        <w:rPr>
          <w:rFonts w:cs="Times New Roman"/>
          <w:szCs w:val="24"/>
        </w:rPr>
        <w:t xml:space="preserve">Notwithstanding </w:t>
      </w:r>
      <w:r w:rsidR="00DD5BF1">
        <w:rPr>
          <w:rFonts w:cs="Times New Roman"/>
          <w:szCs w:val="24"/>
        </w:rPr>
        <w:lastRenderedPageBreak/>
        <w:t>anything to the contrary in this Lease, under no circumstances shall Force Majeure extend the time for performance of any obligation by more than three (3) months.</w:t>
      </w:r>
      <w:bookmarkEnd w:id="169"/>
    </w:p>
    <w:p w14:paraId="4ECB9BD8" w14:textId="77777777" w:rsidR="00DD5BF1" w:rsidRDefault="00DD5BF1">
      <w:pPr>
        <w:pStyle w:val="Heading2"/>
        <w:adjustRightInd/>
        <w:rPr>
          <w:rFonts w:cs="Times New Roman"/>
          <w:bCs w:val="0"/>
          <w:vanish/>
          <w:szCs w:val="24"/>
          <w:specVanish/>
        </w:rPr>
      </w:pPr>
      <w:r>
        <w:rPr>
          <w:rFonts w:cs="Times New Roman"/>
          <w:bCs w:val="0"/>
          <w:szCs w:val="24"/>
        </w:rPr>
        <w:t>Brokers</w:t>
      </w:r>
    </w:p>
    <w:p w14:paraId="74267E50" w14:textId="77777777" w:rsidR="00DD5BF1" w:rsidRDefault="00DD5BF1">
      <w:pPr>
        <w:adjustRightInd/>
        <w:rPr>
          <w:rFonts w:cs="Times New Roman"/>
          <w:szCs w:val="24"/>
        </w:rPr>
      </w:pPr>
    </w:p>
    <w:p w14:paraId="03C8C2E5" w14:textId="04D74FA2" w:rsidR="00DD5BF1" w:rsidRDefault="00DD5BF1">
      <w:pPr>
        <w:pStyle w:val="Body"/>
        <w:adjustRightInd/>
        <w:rPr>
          <w:rFonts w:cs="Times New Roman"/>
          <w:szCs w:val="24"/>
        </w:rPr>
      </w:pPr>
      <w:r>
        <w:rPr>
          <w:rFonts w:cs="Times New Roman"/>
          <w:szCs w:val="24"/>
        </w:rPr>
        <w:t xml:space="preserve">Landlord and Tenant represent to each other that each has dealt with no broker in connection with this Lease or the leasing of the Premises </w:t>
      </w:r>
      <w:r w:rsidRPr="00520D1F">
        <w:rPr>
          <w:rFonts w:cs="Times New Roman"/>
          <w:szCs w:val="24"/>
        </w:rPr>
        <w:t xml:space="preserve">other than </w:t>
      </w:r>
      <w:r w:rsidR="00520D1F" w:rsidRPr="00520D1F">
        <w:rPr>
          <w:rFonts w:cs="Times New Roman"/>
          <w:szCs w:val="24"/>
        </w:rPr>
        <w:t>Franklin Street Real Estate Services, LLC (representing Landlord) and Rhino Realty (representing Tenant)</w:t>
      </w:r>
      <w:r w:rsidRPr="00520D1F">
        <w:rPr>
          <w:rFonts w:cs="Times New Roman"/>
          <w:szCs w:val="24"/>
        </w:rPr>
        <w:t>, for whose commissions and fees Landlord is solely responsible</w:t>
      </w:r>
      <w:r>
        <w:rPr>
          <w:rFonts w:cs="Times New Roman"/>
          <w:szCs w:val="24"/>
        </w:rPr>
        <w:t>, and each party shall indemnify, defend and hold the other party harmless from and against any and all Indemnified Costs relating to a breach of the foregoing representation by the indemnifying party.</w:t>
      </w:r>
    </w:p>
    <w:p w14:paraId="47E97A2C" w14:textId="77777777" w:rsidR="00DD5BF1" w:rsidRDefault="00DD5BF1">
      <w:pPr>
        <w:pStyle w:val="Heading2"/>
        <w:adjustRightInd/>
        <w:rPr>
          <w:rFonts w:cs="Times New Roman"/>
          <w:bCs w:val="0"/>
          <w:vanish/>
          <w:szCs w:val="24"/>
          <w:specVanish/>
        </w:rPr>
      </w:pPr>
      <w:r>
        <w:rPr>
          <w:rFonts w:cs="Times New Roman"/>
          <w:bCs w:val="0"/>
          <w:szCs w:val="24"/>
        </w:rPr>
        <w:t>Notices</w:t>
      </w:r>
    </w:p>
    <w:p w14:paraId="6300BF8D" w14:textId="77777777" w:rsidR="00DD5BF1" w:rsidRDefault="00DD5BF1">
      <w:pPr>
        <w:adjustRightInd/>
        <w:rPr>
          <w:rFonts w:cs="Times New Roman"/>
          <w:szCs w:val="24"/>
        </w:rPr>
      </w:pPr>
    </w:p>
    <w:p w14:paraId="2EC16EB2" w14:textId="65D73A9E" w:rsidR="00DD5BF1" w:rsidRDefault="00DD5BF1">
      <w:pPr>
        <w:pStyle w:val="Heading3"/>
        <w:adjustRightInd/>
        <w:rPr>
          <w:rFonts w:cs="Times New Roman"/>
          <w:szCs w:val="24"/>
        </w:rPr>
      </w:pPr>
      <w:r>
        <w:rPr>
          <w:rFonts w:cs="Times New Roman"/>
          <w:szCs w:val="24"/>
        </w:rPr>
        <w:t>Except as may otherwise be expressly stated in this Lease, in order to be effective, any notice, demand, request, approval and/or other communication to be given under this Lease (</w:t>
      </w:r>
      <w:r w:rsidR="00EB7654">
        <w:rPr>
          <w:rFonts w:cs="Times New Roman"/>
          <w:szCs w:val="24"/>
        </w:rPr>
        <w:t>“</w:t>
      </w:r>
      <w:r>
        <w:rPr>
          <w:rFonts w:cs="Times New Roman"/>
          <w:b/>
          <w:szCs w:val="24"/>
        </w:rPr>
        <w:t>Notice</w:t>
      </w:r>
      <w:r w:rsidR="00EB7654">
        <w:rPr>
          <w:rFonts w:cs="Times New Roman"/>
          <w:szCs w:val="24"/>
        </w:rPr>
        <w:t>”</w:t>
      </w:r>
      <w:r>
        <w:rPr>
          <w:rFonts w:cs="Times New Roman"/>
          <w:szCs w:val="24"/>
        </w:rPr>
        <w:t>) must be in writing and either (1) served personally at the applicable address set forth in Section 1.</w:t>
      </w:r>
      <w:r w:rsidR="000D1B4D">
        <w:rPr>
          <w:rFonts w:cs="Times New Roman"/>
          <w:szCs w:val="24"/>
        </w:rPr>
        <w:t>18</w:t>
      </w:r>
      <w:r>
        <w:rPr>
          <w:rFonts w:cs="Times New Roman"/>
          <w:szCs w:val="24"/>
        </w:rPr>
        <w:t xml:space="preserve"> hereof (</w:t>
      </w:r>
      <w:r w:rsidR="00EB7654">
        <w:rPr>
          <w:rFonts w:cs="Times New Roman"/>
          <w:szCs w:val="24"/>
        </w:rPr>
        <w:t>“</w:t>
      </w:r>
      <w:r>
        <w:rPr>
          <w:rFonts w:cs="Times New Roman"/>
          <w:b/>
          <w:szCs w:val="24"/>
        </w:rPr>
        <w:t>Notice Address</w:t>
      </w:r>
      <w:r w:rsidR="00EB7654">
        <w:rPr>
          <w:rFonts w:cs="Times New Roman"/>
          <w:szCs w:val="24"/>
        </w:rPr>
        <w:t>”</w:t>
      </w:r>
      <w:r>
        <w:rPr>
          <w:rFonts w:cs="Times New Roman"/>
          <w:szCs w:val="24"/>
        </w:rPr>
        <w:t xml:space="preserve">), provided that proof of delivery thereof can be produced, or (2) </w:t>
      </w:r>
      <w:bookmarkStart w:id="170" w:name="_Hlk78445553"/>
      <w:r>
        <w:rPr>
          <w:rFonts w:cs="Times New Roman"/>
          <w:szCs w:val="24"/>
        </w:rPr>
        <w:t xml:space="preserve">sent by registered or certified U.S. mail, </w:t>
      </w:r>
      <w:bookmarkStart w:id="171" w:name="_Hlk112156697"/>
      <w:r>
        <w:rPr>
          <w:rFonts w:cs="Times New Roman"/>
          <w:szCs w:val="24"/>
        </w:rPr>
        <w:t>United Parcel Service, Federal Express or a similar reputable express courier to the applicable Notice Address, provided that proof of delivery thereof can be produced</w:t>
      </w:r>
      <w:bookmarkEnd w:id="170"/>
      <w:bookmarkEnd w:id="171"/>
      <w:r>
        <w:rPr>
          <w:rFonts w:cs="Times New Roman"/>
          <w:szCs w:val="24"/>
        </w:rPr>
        <w:t xml:space="preserve">, or (3) </w:t>
      </w:r>
      <w:bookmarkStart w:id="172" w:name="_Hlk112156745"/>
      <w:bookmarkStart w:id="173" w:name="_Hlk78445670"/>
      <w:r>
        <w:rPr>
          <w:rFonts w:cs="Times New Roman"/>
          <w:szCs w:val="24"/>
        </w:rPr>
        <w:t>if the Notice is not a notice of default, sent by email at the applicable email address under the applicable Notice Address, provided that proof of delivery thereof can be produced, and provided further that a copy of the notice is also concurrently sent by U.S. mail, United Parcel Service, Federal Express or a similar reputable express courier to the applicable Notice Address</w:t>
      </w:r>
      <w:bookmarkEnd w:id="172"/>
      <w:r>
        <w:rPr>
          <w:rFonts w:cs="Times New Roman"/>
          <w:szCs w:val="24"/>
        </w:rPr>
        <w:t xml:space="preserve">. No notice of default shall be sent by email. </w:t>
      </w:r>
      <w:bookmarkStart w:id="174" w:name="_Hlk78445719"/>
      <w:bookmarkEnd w:id="173"/>
      <w:r>
        <w:rPr>
          <w:rFonts w:cs="Times New Roman"/>
          <w:szCs w:val="24"/>
        </w:rPr>
        <w:t>No Notice to Tenant shall be effective unless it is addressed to the attention of General Counsel (for all Notices, including notices of default, other than invoices), Lease Compliance (for all invoices, including copies of notices of default relating to nonpayment of amounts due to Landlord), Store Preservation (for all maintenance related issues, including copies of notices of default relating to maintenance), and as otherwise set forth in Section 1.</w:t>
      </w:r>
      <w:r w:rsidR="000D1B4D">
        <w:rPr>
          <w:rFonts w:cs="Times New Roman"/>
          <w:szCs w:val="24"/>
        </w:rPr>
        <w:t>18</w:t>
      </w:r>
      <w:r>
        <w:rPr>
          <w:rFonts w:cs="Times New Roman"/>
          <w:szCs w:val="24"/>
        </w:rPr>
        <w:t xml:space="preserve"> hereof. No Notice delivered to the Premises shall be effective. </w:t>
      </w:r>
      <w:bookmarkEnd w:id="174"/>
      <w:r>
        <w:rPr>
          <w:rFonts w:cs="Times New Roman"/>
          <w:szCs w:val="24"/>
        </w:rPr>
        <w:t>Either party may change its Notice Address by notice clearly stating such party’s intent to change its Notice Address given to the other party in accordance with this Section 28.6, which new Notice Address shall be effective one (1) month after the other party’s receipt of such notice.</w:t>
      </w:r>
    </w:p>
    <w:p w14:paraId="4DC080C6" w14:textId="77777777" w:rsidR="00DD5BF1" w:rsidRDefault="00DD5BF1">
      <w:pPr>
        <w:pStyle w:val="Heading3"/>
        <w:adjustRightInd/>
        <w:rPr>
          <w:rFonts w:cs="Times New Roman"/>
          <w:szCs w:val="24"/>
        </w:rPr>
      </w:pPr>
      <w:r>
        <w:rPr>
          <w:rFonts w:cs="Times New Roman"/>
          <w:szCs w:val="24"/>
        </w:rPr>
        <w:t>Except as otherwise expressly provided in this Section 28.6(B), Notice shall be deemed given and received when received or, in the event of failure to deliver by reason of changed address of which no Notice was given or refusal to accept delivery, as of the date of such failure or refusal. Notice from Tenant of its election to exercise any right to extend the Term or terminate this Lease shall be deemed given and received as of the earliest to occur of (1) the date on which such notice is served personally, (2) the date on which such notice is sent by email, (3) the postmark date for U.S. mail, or (4) the date on which United Parcel Service, Federal Express or a similar reputable express courier accepts receipt of such notice.</w:t>
      </w:r>
    </w:p>
    <w:p w14:paraId="6D190B29" w14:textId="4DE0F367" w:rsidR="00DD5BF1" w:rsidRDefault="00DD5BF1">
      <w:pPr>
        <w:pStyle w:val="Heading2"/>
        <w:adjustRightInd/>
        <w:rPr>
          <w:rFonts w:cs="Times New Roman"/>
          <w:bCs w:val="0"/>
          <w:vanish/>
          <w:szCs w:val="24"/>
          <w:specVanish/>
        </w:rPr>
      </w:pPr>
      <w:bookmarkStart w:id="175" w:name="_Hlk96082872"/>
      <w:r>
        <w:rPr>
          <w:rFonts w:cs="Times New Roman"/>
          <w:bCs w:val="0"/>
          <w:szCs w:val="24"/>
        </w:rPr>
        <w:t>Advertising and Trademarks</w:t>
      </w:r>
    </w:p>
    <w:p w14:paraId="74CE1EED" w14:textId="77777777" w:rsidR="00DD5BF1" w:rsidRDefault="00DD5BF1">
      <w:pPr>
        <w:adjustRightInd/>
        <w:rPr>
          <w:rFonts w:cs="Times New Roman"/>
          <w:szCs w:val="24"/>
        </w:rPr>
      </w:pPr>
    </w:p>
    <w:p w14:paraId="6F078EDC" w14:textId="76E57253" w:rsidR="00DD5BF1" w:rsidRDefault="00DD5BF1">
      <w:pPr>
        <w:pStyle w:val="Heading3"/>
        <w:adjustRightInd/>
        <w:rPr>
          <w:rFonts w:cs="Times New Roman"/>
          <w:szCs w:val="24"/>
        </w:rPr>
      </w:pPr>
      <w:bookmarkStart w:id="176" w:name="_Hlk78530313"/>
      <w:r>
        <w:rPr>
          <w:rFonts w:cs="Times New Roman"/>
          <w:szCs w:val="24"/>
        </w:rPr>
        <w:t>Tenant shall not be required to advertise its business in any manner, nor to participate in or pay any charges for any marketing, advertisement or promotion of any kind, nor to participate in Shopping Center events of any kind, including any sales or price reductions of its merchandise or the giving away of its merchandise or anything of value, without Tenant’s consent in each instance, which consent may be withheld by Tenant in its sole discretion.</w:t>
      </w:r>
      <w:bookmarkEnd w:id="176"/>
    </w:p>
    <w:p w14:paraId="10008DC1" w14:textId="04FA8646" w:rsidR="00DD5BF1" w:rsidRDefault="00DD5BF1">
      <w:pPr>
        <w:pStyle w:val="Heading3"/>
        <w:adjustRightInd/>
        <w:rPr>
          <w:rFonts w:cs="Times New Roman"/>
          <w:szCs w:val="24"/>
        </w:rPr>
      </w:pPr>
      <w:bookmarkStart w:id="177" w:name="_Hlk78530360"/>
      <w:r>
        <w:rPr>
          <w:rFonts w:cs="Times New Roman"/>
          <w:szCs w:val="24"/>
        </w:rPr>
        <w:t>Landlord recognizes that the trademarks, service marks, trade name, copyrights and logos of Tenant and Tenant’s Related Parties (collectively</w:t>
      </w:r>
      <w:r w:rsidR="00FF44EB">
        <w:rPr>
          <w:rFonts w:cs="Times New Roman"/>
          <w:szCs w:val="24"/>
        </w:rPr>
        <w:t>,</w:t>
      </w:r>
      <w:r>
        <w:rPr>
          <w:rFonts w:cs="Times New Roman"/>
          <w:szCs w:val="24"/>
        </w:rPr>
        <w:t xml:space="preserve"> </w:t>
      </w:r>
      <w:r w:rsidR="00EB7654">
        <w:rPr>
          <w:rFonts w:cs="Times New Roman"/>
          <w:szCs w:val="24"/>
        </w:rPr>
        <w:t>“</w:t>
      </w:r>
      <w:r>
        <w:rPr>
          <w:rFonts w:cs="Times New Roman"/>
          <w:b/>
          <w:szCs w:val="24"/>
        </w:rPr>
        <w:t>Intellectual Property Rights</w:t>
      </w:r>
      <w:r w:rsidR="00EB7654">
        <w:rPr>
          <w:rFonts w:cs="Times New Roman"/>
          <w:szCs w:val="24"/>
        </w:rPr>
        <w:t>”</w:t>
      </w:r>
      <w:r>
        <w:rPr>
          <w:rFonts w:cs="Times New Roman"/>
          <w:szCs w:val="24"/>
        </w:rPr>
        <w:t xml:space="preserve">) are proprietary rights of Tenant and Tenant’s Related Parties that are protected under federal and state law. Neither Landlord, nor any merchants’ association, promotion fund, media fund or any other entity or agency engaged in the promotion of the Shopping Center or acting under Landlord’s auspices, shall use the Intellectual Property Rights in any manner whatsoever (including, without limitation, to express or imply any endorsement by Tenant or Tenant’s Related Parties) without Tenant’s prior </w:t>
      </w:r>
      <w:r>
        <w:rPr>
          <w:rFonts w:cs="Times New Roman"/>
          <w:szCs w:val="24"/>
        </w:rPr>
        <w:lastRenderedPageBreak/>
        <w:t>written consent in each and every instance, which consent may be withheld in Tenant’s sole discretion. Notwithstanding the foregoing to the contrary, during the Term, Landlord may include Tenant’s tradename used at the Premises in a published list (including Shopping Center directories) of the tradenames of at least five (5) other occupants of the Shopping Center comparable to Tenant, provided that such use does not in any way disparage or reflect poorly upon Tenant or its Related Parties. Notwithstanding anything to the contrary contained in this Lease, Tenant does not waive or limit the Intellectual Property Rights of Tenant or Tenant’s Related Parties, nor its or their remedies at law or in equity by entering into this Lease or any other agreement or relationship with Landlord. In the event of a violation of the provisions of this Section 28.7, Tenant and Tenant’s Related Parties shall be entitled to seek all rights and remedies available to Tenant and/or Tenant’s Related Parties under this Lease, at law and/or in equity, including injunctive relief.</w:t>
      </w:r>
      <w:bookmarkEnd w:id="177"/>
    </w:p>
    <w:bookmarkEnd w:id="175"/>
    <w:p w14:paraId="004AD419" w14:textId="77777777" w:rsidR="00DD5BF1" w:rsidRDefault="00DD5BF1">
      <w:pPr>
        <w:pStyle w:val="Heading2"/>
        <w:adjustRightInd/>
        <w:rPr>
          <w:rFonts w:cs="Times New Roman"/>
          <w:bCs w:val="0"/>
          <w:vanish/>
          <w:szCs w:val="24"/>
          <w:specVanish/>
        </w:rPr>
      </w:pPr>
      <w:r>
        <w:rPr>
          <w:rFonts w:cs="Times New Roman"/>
          <w:bCs w:val="0"/>
          <w:szCs w:val="24"/>
        </w:rPr>
        <w:t>Confidentiality</w:t>
      </w:r>
    </w:p>
    <w:p w14:paraId="51B77249" w14:textId="77777777" w:rsidR="00DD5BF1" w:rsidRDefault="00DD5BF1">
      <w:pPr>
        <w:adjustRightInd/>
        <w:rPr>
          <w:rFonts w:cs="Times New Roman"/>
          <w:szCs w:val="24"/>
        </w:rPr>
      </w:pPr>
    </w:p>
    <w:p w14:paraId="05A844FF" w14:textId="3B2D33AB" w:rsidR="00DD5BF1" w:rsidRDefault="00DD5BF1">
      <w:pPr>
        <w:pStyle w:val="Body"/>
        <w:adjustRightInd/>
        <w:rPr>
          <w:rFonts w:cs="Times New Roman"/>
          <w:szCs w:val="24"/>
        </w:rPr>
      </w:pPr>
      <w:bookmarkStart w:id="178" w:name="_Hlk75516536"/>
      <w:r>
        <w:rPr>
          <w:rFonts w:cs="Times New Roman"/>
          <w:szCs w:val="24"/>
        </w:rPr>
        <w:t xml:space="preserve">The terms of this Lease are confidential and constitute proprietary information of the parties. Neither party, nor its respective Agents, shall disclose the terms of this Lease to any other person without the prior written consent of the other party hereto, which consent may be withheld in such party’s sole discretion. However, either party may disclose the terms of this Lease to its Affiliates, lenders, accountants, attorneys and prospective transferees, </w:t>
      </w:r>
      <w:r w:rsidRPr="00373391">
        <w:rPr>
          <w:rFonts w:cs="Times New Roman"/>
          <w:szCs w:val="24"/>
        </w:rPr>
        <w:t xml:space="preserve">provided that such Affiliates, lenders, accountants, attorneys and prospective transferees have a reasonable </w:t>
      </w:r>
      <w:r w:rsidRPr="00373391">
        <w:rPr>
          <w:rFonts w:cs="Times New Roman"/>
          <w:i/>
          <w:szCs w:val="24"/>
        </w:rPr>
        <w:t>bona fide</w:t>
      </w:r>
      <w:r w:rsidRPr="00373391">
        <w:rPr>
          <w:rFonts w:cs="Times New Roman"/>
          <w:szCs w:val="24"/>
        </w:rPr>
        <w:t xml:space="preserve"> need to know such terms,</w:t>
      </w:r>
      <w:r w:rsidRPr="00326243">
        <w:rPr>
          <w:rFonts w:cs="Times New Roman"/>
          <w:strike/>
          <w:szCs w:val="24"/>
        </w:rPr>
        <w:t xml:space="preserve"> </w:t>
      </w:r>
      <w:r>
        <w:rPr>
          <w:rFonts w:cs="Times New Roman"/>
          <w:szCs w:val="24"/>
        </w:rPr>
        <w:t xml:space="preserve">and provided that the disclosing party </w:t>
      </w:r>
      <w:r w:rsidR="00585BD8">
        <w:rPr>
          <w:rFonts w:cs="Times New Roman"/>
          <w:szCs w:val="24"/>
        </w:rPr>
        <w:t>(</w:t>
      </w:r>
      <w:proofErr w:type="spellStart"/>
      <w:r w:rsidR="00585BD8">
        <w:rPr>
          <w:rFonts w:cs="Times New Roman"/>
          <w:szCs w:val="24"/>
        </w:rPr>
        <w:t>i</w:t>
      </w:r>
      <w:proofErr w:type="spellEnd"/>
      <w:r w:rsidR="00585BD8">
        <w:rPr>
          <w:rFonts w:cs="Times New Roman"/>
          <w:szCs w:val="24"/>
        </w:rPr>
        <w:t xml:space="preserve">) </w:t>
      </w:r>
      <w:r>
        <w:rPr>
          <w:rFonts w:cs="Times New Roman"/>
          <w:szCs w:val="24"/>
        </w:rPr>
        <w:t>uses commercially reasonable efforts to ensure that such Affiliates, lenders, accountants, attorneys and prospective transferees maintain the confidentiality of such terms</w:t>
      </w:r>
      <w:r w:rsidR="00326243">
        <w:rPr>
          <w:rFonts w:cs="Times New Roman"/>
          <w:szCs w:val="24"/>
        </w:rPr>
        <w:t xml:space="preserve"> </w:t>
      </w:r>
      <w:r w:rsidR="00326243" w:rsidRPr="00373391">
        <w:rPr>
          <w:rFonts w:cs="Times New Roman"/>
          <w:szCs w:val="24"/>
        </w:rPr>
        <w:t xml:space="preserve">and </w:t>
      </w:r>
      <w:r w:rsidR="00585BD8" w:rsidRPr="00373391">
        <w:rPr>
          <w:rFonts w:cs="Times New Roman"/>
          <w:szCs w:val="24"/>
        </w:rPr>
        <w:t xml:space="preserve">(ii) </w:t>
      </w:r>
      <w:r w:rsidR="00326243" w:rsidRPr="00373391">
        <w:rPr>
          <w:rFonts w:cs="Times New Roman"/>
          <w:szCs w:val="24"/>
        </w:rPr>
        <w:t>indemnifies the other party for any breach by any such Affiliate, lender, accountant, attorney, or prospective transferee</w:t>
      </w:r>
      <w:r>
        <w:rPr>
          <w:rFonts w:cs="Times New Roman"/>
          <w:szCs w:val="24"/>
        </w:rPr>
        <w:t>. In addition, either party may disclose the terms of this Lease pursuant to securities laws, other governmental regulations or Legal Requirements, or an order of a court of competent jurisdiction, provided that the disclosing party promptly notifies the other party of any motion to compel such disclosure and of the disclosure order and, provided further, that the disclosing party uses commercially reasonable efforts to maintain the confidentiality of such terms.</w:t>
      </w:r>
    </w:p>
    <w:bookmarkEnd w:id="178"/>
    <w:p w14:paraId="236BB0C6" w14:textId="77777777" w:rsidR="00DD5BF1" w:rsidRDefault="00DD5BF1">
      <w:pPr>
        <w:pStyle w:val="Heading2"/>
        <w:adjustRightInd/>
        <w:rPr>
          <w:rFonts w:cs="Times New Roman"/>
          <w:bCs w:val="0"/>
          <w:vanish/>
          <w:szCs w:val="24"/>
          <w:specVanish/>
        </w:rPr>
      </w:pPr>
      <w:r>
        <w:rPr>
          <w:rFonts w:cs="Times New Roman"/>
          <w:bCs w:val="0"/>
          <w:szCs w:val="24"/>
        </w:rPr>
        <w:t>Successors and Assigns</w:t>
      </w:r>
    </w:p>
    <w:p w14:paraId="75695000" w14:textId="77777777" w:rsidR="00DD5BF1" w:rsidRDefault="00DD5BF1">
      <w:pPr>
        <w:adjustRightInd/>
        <w:rPr>
          <w:rFonts w:cs="Times New Roman"/>
          <w:szCs w:val="24"/>
        </w:rPr>
      </w:pPr>
    </w:p>
    <w:p w14:paraId="642F196B" w14:textId="77777777" w:rsidR="00DD5BF1" w:rsidRDefault="00DD5BF1">
      <w:pPr>
        <w:pStyle w:val="Body"/>
        <w:adjustRightInd/>
        <w:rPr>
          <w:rFonts w:cs="Times New Roman"/>
          <w:szCs w:val="24"/>
        </w:rPr>
      </w:pPr>
      <w:r>
        <w:rPr>
          <w:rFonts w:cs="Times New Roman"/>
          <w:szCs w:val="24"/>
        </w:rPr>
        <w:t>Subject to the provisions of Article 22, the covenants, conditions and agreements contained in this Lease shall be binding upon and shall inure to the benefit of Landlord and Tenant and their respective successors and assigns.</w:t>
      </w:r>
    </w:p>
    <w:p w14:paraId="7DEEFCCD" w14:textId="77777777" w:rsidR="00DD5BF1" w:rsidRDefault="00DD5BF1">
      <w:pPr>
        <w:pStyle w:val="Heading2"/>
        <w:adjustRightInd/>
        <w:rPr>
          <w:rFonts w:cs="Times New Roman"/>
          <w:bCs w:val="0"/>
          <w:vanish/>
          <w:szCs w:val="24"/>
          <w:specVanish/>
        </w:rPr>
      </w:pPr>
      <w:bookmarkStart w:id="179" w:name="_Hlk96083002"/>
      <w:r>
        <w:rPr>
          <w:rFonts w:cs="Times New Roman"/>
          <w:bCs w:val="0"/>
          <w:szCs w:val="24"/>
        </w:rPr>
        <w:t>Other Stores</w:t>
      </w:r>
    </w:p>
    <w:p w14:paraId="546549FE" w14:textId="77777777" w:rsidR="00DD5BF1" w:rsidRDefault="00DD5BF1">
      <w:pPr>
        <w:adjustRightInd/>
        <w:rPr>
          <w:rFonts w:cs="Times New Roman"/>
          <w:szCs w:val="24"/>
        </w:rPr>
      </w:pPr>
    </w:p>
    <w:p w14:paraId="4CD4897D" w14:textId="1B41297B" w:rsidR="00DD5BF1" w:rsidRDefault="00DD5BF1">
      <w:pPr>
        <w:pStyle w:val="Body"/>
        <w:adjustRightInd/>
        <w:rPr>
          <w:rFonts w:cs="Times New Roman"/>
          <w:szCs w:val="24"/>
        </w:rPr>
      </w:pPr>
      <w:r>
        <w:rPr>
          <w:rFonts w:cs="Times New Roman"/>
          <w:szCs w:val="24"/>
        </w:rPr>
        <w:t xml:space="preserve">Except as may be specifically set forth elsewhere in this Lease, under no circumstances do the parties to this Lease intend to limit or otherwise affect in any way the ability or right of Tenant and Tenant’s Affiliates to open, operate, merchandise or close any stores anywhere, regardless of the proximity to the Premises or the potential or actual effect of the opening, operation, merchandising or closing of such stores, and further regardless of any obligations or rights based on the sales generated at the Premises expressly set forth in this Lease. Without limiting the generality of the foregoing, the parties confirm that neither Tenant, nor Tenant’s Affiliates are subject to a so-called </w:t>
      </w:r>
      <w:r w:rsidR="00EB7654">
        <w:rPr>
          <w:rFonts w:cs="Times New Roman"/>
          <w:szCs w:val="24"/>
        </w:rPr>
        <w:t>“</w:t>
      </w:r>
      <w:r>
        <w:rPr>
          <w:rFonts w:cs="Times New Roman"/>
          <w:szCs w:val="24"/>
        </w:rPr>
        <w:t>radius restriction</w:t>
      </w:r>
      <w:r w:rsidR="00EB7654">
        <w:rPr>
          <w:rFonts w:cs="Times New Roman"/>
          <w:szCs w:val="24"/>
        </w:rPr>
        <w:t>”</w:t>
      </w:r>
      <w:r>
        <w:rPr>
          <w:rFonts w:cs="Times New Roman"/>
          <w:szCs w:val="24"/>
        </w:rPr>
        <w:t xml:space="preserve"> or similar limitation in favor of Landlord or Landlord’s Affiliates.</w:t>
      </w:r>
    </w:p>
    <w:bookmarkEnd w:id="179"/>
    <w:p w14:paraId="10AB4FB0" w14:textId="77777777" w:rsidR="00DD5BF1" w:rsidRDefault="00DD5BF1">
      <w:pPr>
        <w:pStyle w:val="Heading2"/>
        <w:adjustRightInd/>
        <w:rPr>
          <w:rFonts w:cs="Times New Roman"/>
          <w:bCs w:val="0"/>
          <w:vanish/>
          <w:szCs w:val="24"/>
          <w:specVanish/>
        </w:rPr>
      </w:pPr>
      <w:r>
        <w:rPr>
          <w:rFonts w:cs="Times New Roman"/>
          <w:bCs w:val="0"/>
          <w:szCs w:val="24"/>
        </w:rPr>
        <w:t>Approval or Consent</w:t>
      </w:r>
    </w:p>
    <w:p w14:paraId="171CCD29" w14:textId="77777777" w:rsidR="00DD5BF1" w:rsidRDefault="00DD5BF1">
      <w:pPr>
        <w:adjustRightInd/>
        <w:rPr>
          <w:rFonts w:cs="Times New Roman"/>
          <w:szCs w:val="24"/>
        </w:rPr>
      </w:pPr>
    </w:p>
    <w:p w14:paraId="46F7568A" w14:textId="3D5C5B04" w:rsidR="00DD5BF1" w:rsidRDefault="00DD5BF1">
      <w:pPr>
        <w:pStyle w:val="Body"/>
        <w:adjustRightInd/>
        <w:rPr>
          <w:rFonts w:cs="Times New Roman"/>
          <w:szCs w:val="24"/>
        </w:rPr>
      </w:pPr>
      <w:bookmarkStart w:id="180" w:name="_Hlk78544287"/>
      <w:r>
        <w:rPr>
          <w:rFonts w:cs="Times New Roman"/>
          <w:szCs w:val="24"/>
        </w:rPr>
        <w:t xml:space="preserve">Wherever in this Lease provision is made for the approval or consent of any party hereto, then, unless expressly provided otherwise, such approval or consent shall not be unreasonably withheld, delayed or conditioned. Unless otherwise expressly set forth in this Lease, the party whose approval or consent has been requested shall notify the other party in writing of its approval or disapproval of such request within twenty (20) days after receipt of the request. If the party whose approval or consent has been requested fails to notify the other party of its approval or disapproval within twenty (20) days after receipt of the request and continues to fail to notify the other party of its approval or disapproval within ten (10) days after receipt of a copy of the original request and a notice containing verbatim the following: </w:t>
      </w:r>
      <w:r w:rsidR="00EB7654">
        <w:rPr>
          <w:rFonts w:cs="Times New Roman"/>
          <w:szCs w:val="24"/>
        </w:rPr>
        <w:t>“</w:t>
      </w:r>
      <w:r>
        <w:rPr>
          <w:rFonts w:cs="Times New Roman"/>
          <w:szCs w:val="24"/>
        </w:rPr>
        <w:t xml:space="preserve">If you fail to respond to this request within ten (10) days of your receipt of this notice, this </w:t>
      </w:r>
      <w:r>
        <w:rPr>
          <w:rFonts w:cs="Times New Roman"/>
          <w:szCs w:val="24"/>
        </w:rPr>
        <w:lastRenderedPageBreak/>
        <w:t>request shall automatically be deemed to have been approved in accordance with the Lease,</w:t>
      </w:r>
      <w:r w:rsidR="00EB7654">
        <w:rPr>
          <w:rFonts w:cs="Times New Roman"/>
          <w:szCs w:val="24"/>
        </w:rPr>
        <w:t>”</w:t>
      </w:r>
      <w:r>
        <w:rPr>
          <w:rFonts w:cs="Times New Roman"/>
          <w:szCs w:val="24"/>
        </w:rPr>
        <w:t xml:space="preserve"> then the request shall automatically be deemed to have been approved.</w:t>
      </w:r>
    </w:p>
    <w:bookmarkEnd w:id="180"/>
    <w:p w14:paraId="19BFD243" w14:textId="77777777" w:rsidR="00DD5BF1" w:rsidRDefault="00DD5BF1">
      <w:pPr>
        <w:pStyle w:val="Heading2"/>
        <w:adjustRightInd/>
        <w:rPr>
          <w:rFonts w:cs="Times New Roman"/>
          <w:bCs w:val="0"/>
          <w:vanish/>
          <w:szCs w:val="24"/>
          <w:specVanish/>
        </w:rPr>
      </w:pPr>
      <w:r>
        <w:rPr>
          <w:rFonts w:cs="Times New Roman"/>
          <w:bCs w:val="0"/>
          <w:szCs w:val="24"/>
        </w:rPr>
        <w:t>Interpretation</w:t>
      </w:r>
    </w:p>
    <w:p w14:paraId="6EF21DEB" w14:textId="77777777" w:rsidR="00DD5BF1" w:rsidRDefault="00DD5BF1">
      <w:pPr>
        <w:adjustRightInd/>
        <w:rPr>
          <w:rFonts w:cs="Times New Roman"/>
          <w:szCs w:val="24"/>
        </w:rPr>
      </w:pPr>
    </w:p>
    <w:p w14:paraId="5972A872" w14:textId="316C4E24" w:rsidR="00DD5BF1" w:rsidRDefault="00DD5BF1">
      <w:pPr>
        <w:pStyle w:val="Body"/>
        <w:adjustRightInd/>
        <w:rPr>
          <w:rFonts w:cs="Times New Roman"/>
          <w:szCs w:val="24"/>
        </w:rPr>
      </w:pPr>
      <w:bookmarkStart w:id="181" w:name="_Hlk78468662"/>
      <w:bookmarkStart w:id="182" w:name="_Hlk78544344"/>
      <w:r>
        <w:rPr>
          <w:rFonts w:cs="Times New Roman"/>
          <w:szCs w:val="24"/>
        </w:rPr>
        <w:t xml:space="preserve">This Lease constitutes the entire agreement between the parties with respect to the subject matter hereof. There are no promises, agreements, conditions, undertakings, warrants, representations, whether oral or written, between the parties with respect to the subject matter hereof, except as set forth in this Lease. This Lease supersedes all previous agreements between the parties with respect to the subject matter hereof. This Lease cannot be modified, supplemented, or amended except by an instrument in writing signed by both parties. Each party agrees that this Lease is the result of good faith negotiations and shall be interpreted as though it were drafted by both parties. This Lease shall be interpreted and construed in accordance with the laws of the jurisdiction in which the Premises are located. Nothing in this Lease shall be interpreted to create a partnership or joint venture between Landlord and Tenant. One party’s waiver of any default by the other party must be express and in writing signed by the waiving party and shall not constitute a waiver of any subsequent default. In the event that any provision of this Lease is declared by any court or tribunal of competent jurisdiction to be invalid or unenforceable, such provision shall be null and void and shall be deemed deleted from this Lease and all remaining provisions of this Lease shall remain in full force and effect. The word </w:t>
      </w:r>
      <w:r w:rsidR="00EB7654">
        <w:rPr>
          <w:rFonts w:cs="Times New Roman"/>
          <w:szCs w:val="24"/>
        </w:rPr>
        <w:t>“</w:t>
      </w:r>
      <w:proofErr w:type="gramStart"/>
      <w:r>
        <w:rPr>
          <w:rFonts w:cs="Times New Roman"/>
          <w:b/>
          <w:szCs w:val="24"/>
        </w:rPr>
        <w:t>include</w:t>
      </w:r>
      <w:proofErr w:type="gramEnd"/>
      <w:r w:rsidR="00EB7654">
        <w:rPr>
          <w:rFonts w:cs="Times New Roman"/>
          <w:szCs w:val="24"/>
        </w:rPr>
        <w:t>”</w:t>
      </w:r>
      <w:r>
        <w:rPr>
          <w:rFonts w:cs="Times New Roman"/>
          <w:szCs w:val="24"/>
        </w:rPr>
        <w:t xml:space="preserve"> or </w:t>
      </w:r>
      <w:r w:rsidR="00EB7654">
        <w:rPr>
          <w:rFonts w:cs="Times New Roman"/>
          <w:szCs w:val="24"/>
        </w:rPr>
        <w:t>“</w:t>
      </w:r>
      <w:r>
        <w:rPr>
          <w:rFonts w:cs="Times New Roman"/>
          <w:b/>
          <w:szCs w:val="24"/>
        </w:rPr>
        <w:t>including</w:t>
      </w:r>
      <w:r w:rsidR="00EB7654">
        <w:rPr>
          <w:rFonts w:cs="Times New Roman"/>
          <w:szCs w:val="24"/>
        </w:rPr>
        <w:t>”</w:t>
      </w:r>
      <w:r>
        <w:rPr>
          <w:rFonts w:cs="Times New Roman"/>
          <w:szCs w:val="24"/>
        </w:rPr>
        <w:t xml:space="preserve"> as used herein shall be deemed to mean </w:t>
      </w:r>
      <w:r w:rsidR="00EB7654">
        <w:rPr>
          <w:rFonts w:cs="Times New Roman"/>
          <w:szCs w:val="24"/>
        </w:rPr>
        <w:t>“</w:t>
      </w:r>
      <w:r>
        <w:rPr>
          <w:rFonts w:cs="Times New Roman"/>
          <w:szCs w:val="24"/>
        </w:rPr>
        <w:t>include, without limitation</w:t>
      </w:r>
      <w:r w:rsidR="00EB7654">
        <w:rPr>
          <w:rFonts w:cs="Times New Roman"/>
          <w:szCs w:val="24"/>
        </w:rPr>
        <w:t>”</w:t>
      </w:r>
      <w:r>
        <w:rPr>
          <w:rFonts w:cs="Times New Roman"/>
          <w:szCs w:val="24"/>
        </w:rPr>
        <w:t xml:space="preserve"> or </w:t>
      </w:r>
      <w:r w:rsidR="00EB7654">
        <w:rPr>
          <w:rFonts w:cs="Times New Roman"/>
          <w:szCs w:val="24"/>
        </w:rPr>
        <w:t>“</w:t>
      </w:r>
      <w:r>
        <w:rPr>
          <w:rFonts w:cs="Times New Roman"/>
          <w:szCs w:val="24"/>
        </w:rPr>
        <w:t>including, without limitation</w:t>
      </w:r>
      <w:r w:rsidR="00EB7654">
        <w:rPr>
          <w:rFonts w:cs="Times New Roman"/>
          <w:szCs w:val="24"/>
        </w:rPr>
        <w:t>”</w:t>
      </w:r>
      <w:r>
        <w:rPr>
          <w:rFonts w:cs="Times New Roman"/>
          <w:szCs w:val="24"/>
        </w:rPr>
        <w:t xml:space="preserve">, unless expressly stated otherwise. The locative adverbs </w:t>
      </w:r>
      <w:r w:rsidR="00EB7654">
        <w:rPr>
          <w:rFonts w:cs="Times New Roman"/>
          <w:szCs w:val="24"/>
        </w:rPr>
        <w:t>“</w:t>
      </w:r>
      <w:r>
        <w:rPr>
          <w:rFonts w:cs="Times New Roman"/>
          <w:b/>
          <w:szCs w:val="24"/>
        </w:rPr>
        <w:t>herein</w:t>
      </w:r>
      <w:r>
        <w:rPr>
          <w:rFonts w:cs="Times New Roman"/>
          <w:szCs w:val="24"/>
        </w:rPr>
        <w:t>,</w:t>
      </w:r>
      <w:r w:rsidR="00EB7654">
        <w:rPr>
          <w:rFonts w:cs="Times New Roman"/>
          <w:szCs w:val="24"/>
        </w:rPr>
        <w:t>”</w:t>
      </w:r>
      <w:r>
        <w:rPr>
          <w:rFonts w:cs="Times New Roman"/>
          <w:szCs w:val="24"/>
        </w:rPr>
        <w:t xml:space="preserve"> </w:t>
      </w:r>
      <w:r w:rsidR="00EB7654">
        <w:rPr>
          <w:rFonts w:cs="Times New Roman"/>
          <w:szCs w:val="24"/>
        </w:rPr>
        <w:t>“</w:t>
      </w:r>
      <w:r>
        <w:rPr>
          <w:rFonts w:cs="Times New Roman"/>
          <w:b/>
          <w:szCs w:val="24"/>
        </w:rPr>
        <w:t>hereunder</w:t>
      </w:r>
      <w:r>
        <w:rPr>
          <w:rFonts w:cs="Times New Roman"/>
          <w:szCs w:val="24"/>
        </w:rPr>
        <w:t>,</w:t>
      </w:r>
      <w:r w:rsidR="00EB7654">
        <w:rPr>
          <w:rFonts w:cs="Times New Roman"/>
          <w:szCs w:val="24"/>
        </w:rPr>
        <w:t>”</w:t>
      </w:r>
      <w:r>
        <w:rPr>
          <w:rFonts w:cs="Times New Roman"/>
          <w:szCs w:val="24"/>
        </w:rPr>
        <w:t xml:space="preserve"> </w:t>
      </w:r>
      <w:r w:rsidR="00EB7654">
        <w:rPr>
          <w:rFonts w:cs="Times New Roman"/>
          <w:szCs w:val="24"/>
        </w:rPr>
        <w:t>“</w:t>
      </w:r>
      <w:r>
        <w:rPr>
          <w:rFonts w:cs="Times New Roman"/>
          <w:b/>
          <w:szCs w:val="24"/>
        </w:rPr>
        <w:t>hereto</w:t>
      </w:r>
      <w:r>
        <w:rPr>
          <w:rFonts w:cs="Times New Roman"/>
          <w:szCs w:val="24"/>
        </w:rPr>
        <w:t>,</w:t>
      </w:r>
      <w:r w:rsidR="00EB7654">
        <w:rPr>
          <w:rFonts w:cs="Times New Roman"/>
          <w:szCs w:val="24"/>
        </w:rPr>
        <w:t>”</w:t>
      </w:r>
      <w:r>
        <w:rPr>
          <w:rFonts w:cs="Times New Roman"/>
          <w:szCs w:val="24"/>
        </w:rPr>
        <w:t xml:space="preserve"> </w:t>
      </w:r>
      <w:r w:rsidR="00EB7654">
        <w:rPr>
          <w:rFonts w:cs="Times New Roman"/>
          <w:szCs w:val="24"/>
        </w:rPr>
        <w:t>“</w:t>
      </w:r>
      <w:r>
        <w:rPr>
          <w:rFonts w:cs="Times New Roman"/>
          <w:b/>
          <w:szCs w:val="24"/>
        </w:rPr>
        <w:t>hereby</w:t>
      </w:r>
      <w:r>
        <w:rPr>
          <w:rFonts w:cs="Times New Roman"/>
          <w:szCs w:val="24"/>
        </w:rPr>
        <w:t>,</w:t>
      </w:r>
      <w:r w:rsidR="00EB7654">
        <w:rPr>
          <w:rFonts w:cs="Times New Roman"/>
          <w:szCs w:val="24"/>
        </w:rPr>
        <w:t>”</w:t>
      </w:r>
      <w:r>
        <w:rPr>
          <w:rFonts w:cs="Times New Roman"/>
          <w:szCs w:val="24"/>
        </w:rPr>
        <w:t xml:space="preserve"> </w:t>
      </w:r>
      <w:r w:rsidR="00EB7654">
        <w:rPr>
          <w:rFonts w:cs="Times New Roman"/>
          <w:szCs w:val="24"/>
        </w:rPr>
        <w:t>“</w:t>
      </w:r>
      <w:r>
        <w:rPr>
          <w:rFonts w:cs="Times New Roman"/>
          <w:b/>
          <w:szCs w:val="24"/>
        </w:rPr>
        <w:t>hereinafter</w:t>
      </w:r>
      <w:r>
        <w:rPr>
          <w:rFonts w:cs="Times New Roman"/>
          <w:szCs w:val="24"/>
        </w:rPr>
        <w:t>,</w:t>
      </w:r>
      <w:r w:rsidR="00EB7654">
        <w:rPr>
          <w:rFonts w:cs="Times New Roman"/>
          <w:szCs w:val="24"/>
        </w:rPr>
        <w:t>”</w:t>
      </w:r>
      <w:r>
        <w:rPr>
          <w:rFonts w:cs="Times New Roman"/>
          <w:szCs w:val="24"/>
        </w:rPr>
        <w:t xml:space="preserve"> or others similar thereto mean this Lease in its entirety and not to any specific Article, Section, or other subdivision of this Lease. A </w:t>
      </w:r>
      <w:r w:rsidR="00EB7654">
        <w:rPr>
          <w:rFonts w:cs="Times New Roman"/>
          <w:szCs w:val="24"/>
        </w:rPr>
        <w:t>“</w:t>
      </w:r>
      <w:r>
        <w:rPr>
          <w:rFonts w:cs="Times New Roman"/>
          <w:b/>
          <w:szCs w:val="24"/>
        </w:rPr>
        <w:t>year</w:t>
      </w:r>
      <w:r w:rsidR="00EB7654">
        <w:rPr>
          <w:rFonts w:cs="Times New Roman"/>
          <w:szCs w:val="24"/>
        </w:rPr>
        <w:t>”</w:t>
      </w:r>
      <w:r>
        <w:rPr>
          <w:rFonts w:cs="Times New Roman"/>
          <w:szCs w:val="24"/>
        </w:rPr>
        <w:t xml:space="preserve"> means a period of 365 consecutive days (366 consecutive days for a leap year). For example, a year commencing on January 15, 2023 ends on January 14, 2024, and a four (4) year period commencing on January 15, 2023 ends on January 14, 2027. A </w:t>
      </w:r>
      <w:r w:rsidR="00EB7654">
        <w:rPr>
          <w:rFonts w:cs="Times New Roman"/>
          <w:szCs w:val="24"/>
        </w:rPr>
        <w:t>“</w:t>
      </w:r>
      <w:r>
        <w:rPr>
          <w:rFonts w:cs="Times New Roman"/>
          <w:b/>
          <w:szCs w:val="24"/>
        </w:rPr>
        <w:t>calendar year</w:t>
      </w:r>
      <w:r w:rsidR="00EB7654">
        <w:rPr>
          <w:rFonts w:cs="Times New Roman"/>
          <w:szCs w:val="24"/>
        </w:rPr>
        <w:t>”</w:t>
      </w:r>
      <w:r>
        <w:rPr>
          <w:rFonts w:cs="Times New Roman"/>
          <w:szCs w:val="24"/>
        </w:rPr>
        <w:t xml:space="preserve"> means a period of January 1 through December 31 of the same year. A </w:t>
      </w:r>
      <w:r w:rsidR="00EB7654">
        <w:rPr>
          <w:rFonts w:cs="Times New Roman"/>
          <w:szCs w:val="24"/>
        </w:rPr>
        <w:t>“</w:t>
      </w:r>
      <w:r>
        <w:rPr>
          <w:rFonts w:cs="Times New Roman"/>
          <w:b/>
          <w:szCs w:val="24"/>
        </w:rPr>
        <w:t>month</w:t>
      </w:r>
      <w:r w:rsidR="00EB7654">
        <w:rPr>
          <w:rFonts w:cs="Times New Roman"/>
          <w:szCs w:val="24"/>
        </w:rPr>
        <w:t>”</w:t>
      </w:r>
      <w:r>
        <w:rPr>
          <w:rFonts w:cs="Times New Roman"/>
          <w:szCs w:val="24"/>
        </w:rPr>
        <w:t xml:space="preserve"> means a period of twenty-eight (28) to thirty-one (31) consecutive days, based on the number of days in the calendar month in which such period commences. For example, one (1) month commencing on January 15, 2023 ends on February 14, 2023, and a four (4) month period commencing on January 15, 2023 ends on May 14, 2023. A </w:t>
      </w:r>
      <w:r w:rsidR="00EB7654">
        <w:rPr>
          <w:rFonts w:cs="Times New Roman"/>
          <w:szCs w:val="24"/>
        </w:rPr>
        <w:t>“</w:t>
      </w:r>
      <w:r>
        <w:rPr>
          <w:rFonts w:cs="Times New Roman"/>
          <w:b/>
          <w:szCs w:val="24"/>
        </w:rPr>
        <w:t>calendar month</w:t>
      </w:r>
      <w:r w:rsidR="00EB7654">
        <w:rPr>
          <w:rFonts w:cs="Times New Roman"/>
          <w:szCs w:val="24"/>
        </w:rPr>
        <w:t>”</w:t>
      </w:r>
      <w:r>
        <w:rPr>
          <w:rFonts w:cs="Times New Roman"/>
          <w:szCs w:val="24"/>
        </w:rPr>
        <w:t xml:space="preserve"> means a period of twenty-eight (28) to thirty-one (31) consecutive days commencing on the first day of a </w:t>
      </w:r>
      <w:proofErr w:type="gramStart"/>
      <w:r>
        <w:rPr>
          <w:rFonts w:cs="Times New Roman"/>
          <w:szCs w:val="24"/>
        </w:rPr>
        <w:t>particular month</w:t>
      </w:r>
      <w:proofErr w:type="gramEnd"/>
      <w:r>
        <w:rPr>
          <w:rFonts w:cs="Times New Roman"/>
          <w:szCs w:val="24"/>
        </w:rPr>
        <w:t xml:space="preserve"> and ending on the last day of the same month. For example, the first calendar month after January 15, 2024 is the period February 1, 2024 through February 29, 2024 (calendar year 2024 being a leap year). A </w:t>
      </w:r>
      <w:r w:rsidR="00EB7654">
        <w:rPr>
          <w:rFonts w:cs="Times New Roman"/>
          <w:szCs w:val="24"/>
        </w:rPr>
        <w:t>“</w:t>
      </w:r>
      <w:r>
        <w:rPr>
          <w:rFonts w:cs="Times New Roman"/>
          <w:b/>
          <w:szCs w:val="24"/>
        </w:rPr>
        <w:t>week</w:t>
      </w:r>
      <w:r w:rsidR="00EB7654">
        <w:rPr>
          <w:rFonts w:cs="Times New Roman"/>
          <w:szCs w:val="24"/>
        </w:rPr>
        <w:t>”</w:t>
      </w:r>
      <w:r>
        <w:rPr>
          <w:rFonts w:cs="Times New Roman"/>
          <w:szCs w:val="24"/>
        </w:rPr>
        <w:t xml:space="preserve"> means a period of seven (7) days. A </w:t>
      </w:r>
      <w:r w:rsidR="00EB7654">
        <w:rPr>
          <w:rFonts w:cs="Times New Roman"/>
          <w:szCs w:val="24"/>
        </w:rPr>
        <w:t>“</w:t>
      </w:r>
      <w:r>
        <w:rPr>
          <w:rFonts w:cs="Times New Roman"/>
          <w:b/>
          <w:szCs w:val="24"/>
        </w:rPr>
        <w:t>calendar week</w:t>
      </w:r>
      <w:r w:rsidR="00EB7654">
        <w:rPr>
          <w:rFonts w:cs="Times New Roman"/>
          <w:szCs w:val="24"/>
        </w:rPr>
        <w:t>”</w:t>
      </w:r>
      <w:r>
        <w:rPr>
          <w:rFonts w:cs="Times New Roman"/>
          <w:szCs w:val="24"/>
        </w:rPr>
        <w:t xml:space="preserve"> means a period of seven (7) days commencing on Sunday. Titles, headings and subheadings are intended only for ease of review and shall not be used for purposes of interpreting any provision of this Lease.</w:t>
      </w:r>
      <w:bookmarkEnd w:id="181"/>
    </w:p>
    <w:bookmarkEnd w:id="182"/>
    <w:p w14:paraId="1EB502CB" w14:textId="77777777" w:rsidR="00DD5BF1" w:rsidRDefault="00DD5BF1">
      <w:pPr>
        <w:pStyle w:val="Heading2"/>
        <w:adjustRightInd/>
        <w:rPr>
          <w:rFonts w:cs="Times New Roman"/>
          <w:bCs w:val="0"/>
          <w:vanish/>
          <w:szCs w:val="24"/>
          <w:specVanish/>
        </w:rPr>
      </w:pPr>
      <w:r>
        <w:rPr>
          <w:rFonts w:cs="Times New Roman"/>
          <w:bCs w:val="0"/>
          <w:szCs w:val="24"/>
        </w:rPr>
        <w:t>Disputes</w:t>
      </w:r>
    </w:p>
    <w:p w14:paraId="2138F65F" w14:textId="77777777" w:rsidR="00DD5BF1" w:rsidRDefault="00DD5BF1">
      <w:pPr>
        <w:adjustRightInd/>
        <w:rPr>
          <w:rFonts w:cs="Times New Roman"/>
          <w:szCs w:val="24"/>
        </w:rPr>
      </w:pPr>
    </w:p>
    <w:p w14:paraId="21505F13" w14:textId="722241AA" w:rsidR="00DD5BF1" w:rsidRDefault="00DD5BF1">
      <w:pPr>
        <w:pStyle w:val="Body"/>
        <w:adjustRightInd/>
        <w:rPr>
          <w:rFonts w:cs="Times New Roman"/>
          <w:szCs w:val="24"/>
        </w:rPr>
      </w:pPr>
      <w:bookmarkStart w:id="183" w:name="_Hlk78468812"/>
      <w:r>
        <w:rPr>
          <w:rFonts w:cs="Times New Roman"/>
          <w:szCs w:val="24"/>
        </w:rPr>
        <w:t>If either party commences litigation against the other arising out of or in connection with this Lease, the prevailing party in such litigation shall be entitled to its costs of suit and reasonable attorneys’ fees as may be awarded by the court. Each of Tenant and Landlord and their respective Agents expressly waive any claims, and shall not be awarded any judgments, for consequential, speculative or punitive damages, including loss of income or lost profits relating to the other party’s business, whether pursuant to a default, indemnity or other claim hereunder and whether based on statute, contract, tort or otherwise, except those awarded to a third-party (</w:t>
      </w:r>
      <w:r>
        <w:rPr>
          <w:rFonts w:cs="Times New Roman"/>
          <w:i/>
          <w:szCs w:val="24"/>
        </w:rPr>
        <w:t>i.e.</w:t>
      </w:r>
      <w:r>
        <w:rPr>
          <w:rFonts w:cs="Times New Roman"/>
          <w:szCs w:val="24"/>
        </w:rPr>
        <w:t>, an entity or individual that is not a direct indemnitee under this Lease) pursuant to which either Landlord or Tenant has an obligation under this Lease to indemnify the other. With respect to any litigation arising out of or in connection with this Lease, Landlord and Tenant hereby expressly waive the right to a trial by jury.</w:t>
      </w:r>
    </w:p>
    <w:bookmarkEnd w:id="183"/>
    <w:p w14:paraId="235C1719" w14:textId="77777777" w:rsidR="00DD5BF1" w:rsidRDefault="00DD5BF1">
      <w:pPr>
        <w:pStyle w:val="Heading2"/>
        <w:adjustRightInd/>
        <w:rPr>
          <w:rFonts w:cs="Times New Roman"/>
          <w:bCs w:val="0"/>
          <w:vanish/>
          <w:szCs w:val="24"/>
          <w:specVanish/>
        </w:rPr>
      </w:pPr>
      <w:r>
        <w:rPr>
          <w:rFonts w:cs="Times New Roman"/>
          <w:bCs w:val="0"/>
          <w:szCs w:val="24"/>
        </w:rPr>
        <w:t>Counterparts</w:t>
      </w:r>
    </w:p>
    <w:p w14:paraId="1EEEE098" w14:textId="77777777" w:rsidR="00DD5BF1" w:rsidRDefault="00DD5BF1">
      <w:pPr>
        <w:adjustRightInd/>
        <w:rPr>
          <w:rFonts w:cs="Times New Roman"/>
          <w:szCs w:val="24"/>
        </w:rPr>
      </w:pPr>
    </w:p>
    <w:p w14:paraId="4D2AD7C6" w14:textId="62F39752" w:rsidR="00DD5BF1" w:rsidRDefault="00DD5BF1">
      <w:pPr>
        <w:pStyle w:val="Body"/>
        <w:adjustRightInd/>
        <w:rPr>
          <w:rFonts w:cs="Times New Roman"/>
          <w:szCs w:val="24"/>
        </w:rPr>
      </w:pPr>
      <w:r>
        <w:rPr>
          <w:rFonts w:cs="Times New Roman"/>
          <w:szCs w:val="24"/>
        </w:rPr>
        <w:t>This Lease may be executed in multiple counterparts, each of which shall constitute one agreement, even though all parties do not sign the same counterpart. The signature pages taken from separate individually executed counterparts of this Lease may be combined to form multiple fully executed counterparts; and the delivery (</w:t>
      </w:r>
      <w:r>
        <w:rPr>
          <w:rFonts w:cs="Times New Roman"/>
          <w:i/>
          <w:szCs w:val="24"/>
        </w:rPr>
        <w:t>i.e.</w:t>
      </w:r>
      <w:r>
        <w:rPr>
          <w:rFonts w:cs="Times New Roman"/>
          <w:szCs w:val="24"/>
        </w:rPr>
        <w:t xml:space="preserve">, the </w:t>
      </w:r>
      <w:r>
        <w:rPr>
          <w:rFonts w:cs="Times New Roman"/>
          <w:szCs w:val="24"/>
        </w:rPr>
        <w:lastRenderedPageBreak/>
        <w:t>transmission by either party) of his, her or its signature on an original or any copy of this Lease (1) in electronic photostatic format (</w:t>
      </w:r>
      <w:r>
        <w:rPr>
          <w:rFonts w:cs="Times New Roman"/>
          <w:i/>
          <w:szCs w:val="24"/>
        </w:rPr>
        <w:t>e.g.</w:t>
      </w:r>
      <w:r>
        <w:rPr>
          <w:rFonts w:cs="Times New Roman"/>
          <w:szCs w:val="24"/>
        </w:rPr>
        <w:t>, .pdf or .tiff file extension name) or similar format as an attachment to electronic mail (</w:t>
      </w:r>
      <w:r w:rsidR="00EB7654">
        <w:rPr>
          <w:rFonts w:cs="Times New Roman"/>
          <w:szCs w:val="24"/>
        </w:rPr>
        <w:t>“</w:t>
      </w:r>
      <w:r>
        <w:rPr>
          <w:rFonts w:cs="Times New Roman"/>
          <w:b/>
          <w:szCs w:val="24"/>
        </w:rPr>
        <w:t>email</w:t>
      </w:r>
      <w:r w:rsidR="00EB7654">
        <w:rPr>
          <w:rFonts w:cs="Times New Roman"/>
          <w:szCs w:val="24"/>
        </w:rPr>
        <w:t>”</w:t>
      </w:r>
      <w:r>
        <w:rPr>
          <w:rFonts w:cs="Times New Roman"/>
          <w:szCs w:val="24"/>
        </w:rPr>
        <w:t>), or (2) via electronic signature technology (</w:t>
      </w:r>
      <w:r>
        <w:rPr>
          <w:rFonts w:cs="Times New Roman"/>
          <w:i/>
          <w:szCs w:val="24"/>
        </w:rPr>
        <w:t>e.g.</w:t>
      </w:r>
      <w:r>
        <w:rPr>
          <w:rFonts w:cs="Times New Roman"/>
          <w:szCs w:val="24"/>
        </w:rPr>
        <w:t xml:space="preserve">, DocuSign) shall be deemed to be the delivery by such party of his, her or its original signature hereon (and shall be treated in all respects as having the same effect as delivery of an original, so-called </w:t>
      </w:r>
      <w:r w:rsidR="00EB7654">
        <w:rPr>
          <w:rFonts w:cs="Times New Roman"/>
          <w:szCs w:val="24"/>
        </w:rPr>
        <w:t>“</w:t>
      </w:r>
      <w:r>
        <w:rPr>
          <w:rFonts w:cs="Times New Roman"/>
          <w:szCs w:val="24"/>
        </w:rPr>
        <w:t>wet ink</w:t>
      </w:r>
      <w:r w:rsidR="00EB7654">
        <w:rPr>
          <w:rFonts w:cs="Times New Roman"/>
          <w:szCs w:val="24"/>
        </w:rPr>
        <w:t>”</w:t>
      </w:r>
      <w:r>
        <w:rPr>
          <w:rFonts w:cs="Times New Roman"/>
          <w:szCs w:val="24"/>
        </w:rPr>
        <w:t xml:space="preserve"> signature). All executed counterparts of this Lease shall be deemed to be originals, but all such counterparts, taken together or collectively</w:t>
      </w:r>
      <w:proofErr w:type="gramStart"/>
      <w:r>
        <w:rPr>
          <w:rFonts w:cs="Times New Roman"/>
          <w:szCs w:val="24"/>
        </w:rPr>
        <w:t>, as the case may be, shall</w:t>
      </w:r>
      <w:proofErr w:type="gramEnd"/>
      <w:r>
        <w:rPr>
          <w:rFonts w:cs="Times New Roman"/>
          <w:szCs w:val="24"/>
        </w:rPr>
        <w:t xml:space="preserve"> constitute one and the same agreement. Landlord and Tenant agree to use reasonable best efforts to utilize DocuSign when executing this Lease.</w:t>
      </w:r>
    </w:p>
    <w:p w14:paraId="7FA49560" w14:textId="77777777" w:rsidR="00DD5BF1" w:rsidRDefault="00DD5BF1">
      <w:pPr>
        <w:pStyle w:val="Heading2"/>
        <w:adjustRightInd/>
        <w:rPr>
          <w:rFonts w:cs="Times New Roman"/>
          <w:bCs w:val="0"/>
          <w:vanish/>
          <w:szCs w:val="24"/>
          <w:specVanish/>
        </w:rPr>
      </w:pPr>
      <w:r>
        <w:rPr>
          <w:rFonts w:cs="Times New Roman"/>
          <w:bCs w:val="0"/>
          <w:szCs w:val="24"/>
        </w:rPr>
        <w:t>Energy Star Reports</w:t>
      </w:r>
    </w:p>
    <w:p w14:paraId="68038AE5" w14:textId="77777777" w:rsidR="00DD5BF1" w:rsidRDefault="00DD5BF1">
      <w:pPr>
        <w:adjustRightInd/>
        <w:rPr>
          <w:rFonts w:cs="Times New Roman"/>
          <w:szCs w:val="24"/>
        </w:rPr>
      </w:pPr>
    </w:p>
    <w:p w14:paraId="6AF45951" w14:textId="77777777" w:rsidR="00DD5BF1" w:rsidRDefault="00DD5BF1">
      <w:pPr>
        <w:pStyle w:val="Body"/>
        <w:adjustRightInd/>
        <w:rPr>
          <w:rFonts w:cs="Times New Roman"/>
          <w:szCs w:val="24"/>
        </w:rPr>
      </w:pPr>
      <w:r>
        <w:rPr>
          <w:rFonts w:cs="Times New Roman"/>
          <w:szCs w:val="24"/>
        </w:rPr>
        <w:t>Landlord shall provide an environmental performance report to Tenant upon request but no more than one (1) time per year. To the extent other tenants of the Building have reported their own consumption data to Landlord, such report shall address: the Building’s ENERGY STAR rating; the Building’s gross consumption, consumption per square foot, and consumption per occupant of electricity (and noting any alternative sources of electricity consumed), gas, other fuels, and water.</w:t>
      </w:r>
    </w:p>
    <w:p w14:paraId="3B13685F" w14:textId="77777777" w:rsidR="00DD5BF1" w:rsidRDefault="00DD5BF1">
      <w:pPr>
        <w:pStyle w:val="Heading2"/>
        <w:adjustRightInd/>
        <w:rPr>
          <w:rFonts w:cs="Times New Roman"/>
          <w:bCs w:val="0"/>
          <w:vanish/>
          <w:szCs w:val="24"/>
          <w:specVanish/>
        </w:rPr>
      </w:pPr>
      <w:r>
        <w:rPr>
          <w:rFonts w:cs="Times New Roman"/>
          <w:bCs w:val="0"/>
          <w:szCs w:val="24"/>
        </w:rPr>
        <w:t>Code of Conduct Compliance</w:t>
      </w:r>
    </w:p>
    <w:p w14:paraId="7297C65F" w14:textId="77777777" w:rsidR="00DD5BF1" w:rsidRDefault="00DD5BF1">
      <w:pPr>
        <w:adjustRightInd/>
        <w:rPr>
          <w:rFonts w:cs="Times New Roman"/>
          <w:szCs w:val="24"/>
        </w:rPr>
      </w:pPr>
    </w:p>
    <w:p w14:paraId="1D459921" w14:textId="77777777" w:rsidR="00901DC3" w:rsidRDefault="00DD5BF1" w:rsidP="00901DC3">
      <w:pPr>
        <w:adjustRightInd/>
        <w:ind w:firstLine="720"/>
        <w:jc w:val="both"/>
        <w:rPr>
          <w:rFonts w:cs="Times New Roman"/>
          <w:szCs w:val="24"/>
        </w:rPr>
      </w:pPr>
      <w:r>
        <w:rPr>
          <w:rFonts w:cs="Times New Roman"/>
          <w:szCs w:val="24"/>
        </w:rPr>
        <w:t>Landlord and Tenant represent that they shall each abide by and comply with their respective codes of conduct, if applicable.</w:t>
      </w:r>
      <w:r w:rsidR="000C3B35">
        <w:rPr>
          <w:rFonts w:cs="Times New Roman"/>
          <w:szCs w:val="24"/>
        </w:rPr>
        <w:t xml:space="preserve"> </w:t>
      </w:r>
      <w:r>
        <w:rPr>
          <w:rFonts w:cs="Times New Roman"/>
          <w:szCs w:val="24"/>
        </w:rPr>
        <w:t>If Landlord does not have a code of conduct in place, Landlord agrees to comply with and abide by Tenant’s code of conduct, a copy of which shall be provided upon Landlord’s written request. </w:t>
      </w:r>
      <w:bookmarkStart w:id="184" w:name="_cp_change_826"/>
    </w:p>
    <w:p w14:paraId="7DD65306" w14:textId="30A7E102" w:rsidR="007528B2" w:rsidRPr="00901DC3" w:rsidRDefault="00901DC3" w:rsidP="00901DC3">
      <w:pPr>
        <w:adjustRightInd/>
        <w:jc w:val="both"/>
        <w:rPr>
          <w:rFonts w:cs="Times New Roman"/>
          <w:szCs w:val="24"/>
        </w:rPr>
      </w:pPr>
      <w:r w:rsidRPr="00901DC3">
        <w:rPr>
          <w:rFonts w:cs="Times New Roman"/>
          <w:b/>
          <w:bCs/>
          <w:szCs w:val="24"/>
        </w:rPr>
        <w:t>28.17</w:t>
      </w:r>
      <w:r>
        <w:rPr>
          <w:rFonts w:cs="Times New Roman"/>
          <w:szCs w:val="24"/>
        </w:rPr>
        <w:tab/>
      </w:r>
      <w:r w:rsidR="007528B2" w:rsidRPr="00901DC3">
        <w:rPr>
          <w:rFonts w:cs="Times New Roman"/>
          <w:b/>
          <w:bCs/>
          <w:shd w:val="clear" w:color="auto" w:fill="FFFFFF"/>
        </w:rPr>
        <w:t>Limitation on Landlord’s Liability</w:t>
      </w:r>
      <w:bookmarkStart w:id="185" w:name="_cp_change_825"/>
      <w:bookmarkEnd w:id="184"/>
    </w:p>
    <w:p w14:paraId="223C1973" w14:textId="6E44FE36" w:rsidR="007528B2" w:rsidRPr="007528B2" w:rsidRDefault="007528B2" w:rsidP="00901DC3">
      <w:pPr>
        <w:pStyle w:val="BodyText"/>
        <w:ind w:firstLine="810"/>
        <w:jc w:val="both"/>
        <w:rPr>
          <w:rFonts w:cs="Times New Roman"/>
          <w:shd w:val="clear" w:color="auto" w:fill="FFFFFF"/>
        </w:rPr>
      </w:pPr>
      <w:bookmarkStart w:id="186" w:name="_cp_change_828"/>
      <w:bookmarkEnd w:id="185"/>
      <w:r w:rsidRPr="007528B2">
        <w:rPr>
          <w:rFonts w:cs="Times New Roman"/>
          <w:shd w:val="clear" w:color="auto" w:fill="FFFFFF"/>
        </w:rPr>
        <w:t>Landlord’s obligations and liabilities to Tenant with respect to this Lease shall be limited solely and exclusively to Landlord’s interest in the Shopping Center (including, without limitation, the rents,</w:t>
      </w:r>
      <w:r w:rsidR="000B0BB5" w:rsidRPr="000B0BB5">
        <w:rPr>
          <w:rFonts w:cs="Times New Roman"/>
          <w:shd w:val="clear" w:color="auto" w:fill="FFFFFF"/>
        </w:rPr>
        <w:t xml:space="preserve"> insurance and condemnation proceeds, security deposits, escrows,</w:t>
      </w:r>
      <w:r w:rsidRPr="007528B2">
        <w:rPr>
          <w:rFonts w:cs="Times New Roman"/>
          <w:shd w:val="clear" w:color="auto" w:fill="FFFFFF"/>
        </w:rPr>
        <w:t xml:space="preserve"> receipts and proceeds </w:t>
      </w:r>
      <w:r w:rsidR="000B0BB5" w:rsidRPr="000B0BB5">
        <w:rPr>
          <w:rFonts w:cs="Times New Roman"/>
          <w:shd w:val="clear" w:color="auto" w:fill="FFFFFF"/>
        </w:rPr>
        <w:t>any sale, lease or other disposition of the Shopping Center</w:t>
      </w:r>
      <w:r w:rsidRPr="007528B2">
        <w:rPr>
          <w:rFonts w:cs="Times New Roman"/>
          <w:shd w:val="clear" w:color="auto" w:fill="FFFFFF"/>
        </w:rPr>
        <w:t xml:space="preserve">), and neither </w:t>
      </w:r>
      <w:r w:rsidR="005157E4">
        <w:rPr>
          <w:rFonts w:cs="Times New Roman"/>
          <w:shd w:val="clear" w:color="auto" w:fill="FFFFFF"/>
        </w:rPr>
        <w:t>party</w:t>
      </w:r>
      <w:r w:rsidRPr="007528B2">
        <w:rPr>
          <w:rFonts w:cs="Times New Roman"/>
          <w:shd w:val="clear" w:color="auto" w:fill="FFFFFF"/>
        </w:rPr>
        <w:t xml:space="preserve">, nor any affiliate of </w:t>
      </w:r>
      <w:r w:rsidR="005157E4">
        <w:rPr>
          <w:rFonts w:cs="Times New Roman"/>
          <w:shd w:val="clear" w:color="auto" w:fill="FFFFFF"/>
        </w:rPr>
        <w:t>such party</w:t>
      </w:r>
      <w:r w:rsidRPr="007528B2">
        <w:rPr>
          <w:rFonts w:cs="Times New Roman"/>
          <w:shd w:val="clear" w:color="auto" w:fill="FFFFFF"/>
        </w:rPr>
        <w:t xml:space="preserve">, nor any of their respective officers, directors, shareholders, partners, members, representatives, trustees, agents or beneficiaries, shall have any personal liability to </w:t>
      </w:r>
      <w:r w:rsidR="005157E4">
        <w:rPr>
          <w:rFonts w:cs="Times New Roman"/>
          <w:shd w:val="clear" w:color="auto" w:fill="FFFFFF"/>
        </w:rPr>
        <w:t>the other party</w:t>
      </w:r>
      <w:r w:rsidRPr="007528B2">
        <w:rPr>
          <w:rFonts w:cs="Times New Roman"/>
          <w:shd w:val="clear" w:color="auto" w:fill="FFFFFF"/>
        </w:rPr>
        <w:t xml:space="preserve"> with respect to this Lease.</w:t>
      </w:r>
      <w:r w:rsidR="000C3B35">
        <w:rPr>
          <w:rFonts w:cs="Times New Roman"/>
          <w:shd w:val="clear" w:color="auto" w:fill="FFFFFF"/>
        </w:rPr>
        <w:t xml:space="preserve"> </w:t>
      </w:r>
      <w:bookmarkStart w:id="187" w:name="_cp_change_827"/>
      <w:bookmarkEnd w:id="186"/>
    </w:p>
    <w:p w14:paraId="76A90573" w14:textId="1EA3FB64" w:rsidR="007528B2" w:rsidRPr="00901DC3" w:rsidRDefault="00901DC3" w:rsidP="007528B2">
      <w:pPr>
        <w:pStyle w:val="BodyText"/>
        <w:jc w:val="both"/>
        <w:rPr>
          <w:rFonts w:cs="Times New Roman"/>
          <w:b/>
          <w:bCs/>
          <w:shd w:val="clear" w:color="auto" w:fill="FFFFFF"/>
        </w:rPr>
      </w:pPr>
      <w:bookmarkStart w:id="188" w:name="_cp_change_830"/>
      <w:bookmarkEnd w:id="187"/>
      <w:r w:rsidRPr="00901DC3">
        <w:rPr>
          <w:rFonts w:cs="Times New Roman"/>
          <w:b/>
          <w:bCs/>
          <w:shd w:val="clear" w:color="auto" w:fill="FFFFFF"/>
        </w:rPr>
        <w:t>28.18</w:t>
      </w:r>
      <w:r w:rsidRPr="00901DC3">
        <w:rPr>
          <w:rFonts w:cs="Times New Roman"/>
          <w:b/>
          <w:bCs/>
          <w:shd w:val="clear" w:color="auto" w:fill="FFFFFF"/>
        </w:rPr>
        <w:tab/>
      </w:r>
      <w:r w:rsidR="007528B2" w:rsidRPr="00901DC3">
        <w:rPr>
          <w:rFonts w:cs="Times New Roman"/>
          <w:b/>
          <w:bCs/>
          <w:shd w:val="clear" w:color="auto" w:fill="FFFFFF"/>
        </w:rPr>
        <w:t>Accord and Satisfaction</w:t>
      </w:r>
      <w:bookmarkStart w:id="189" w:name="_cp_change_829"/>
      <w:bookmarkEnd w:id="188"/>
    </w:p>
    <w:p w14:paraId="2886EBDF" w14:textId="5FC0B7F7" w:rsidR="007528B2" w:rsidRDefault="007528B2" w:rsidP="00901DC3">
      <w:pPr>
        <w:pStyle w:val="BodyText"/>
        <w:ind w:firstLine="720"/>
        <w:jc w:val="both"/>
        <w:rPr>
          <w:rFonts w:cs="Times New Roman"/>
          <w:shd w:val="clear" w:color="auto" w:fill="FFFFFF"/>
        </w:rPr>
      </w:pPr>
      <w:bookmarkStart w:id="190" w:name="_cp_change_832"/>
      <w:bookmarkEnd w:id="189"/>
      <w:r w:rsidRPr="007528B2">
        <w:rPr>
          <w:rFonts w:cs="Times New Roman"/>
          <w:shd w:val="clear" w:color="auto" w:fill="FFFFFF"/>
        </w:rPr>
        <w:t>No payment by either party (</w:t>
      </w:r>
      <w:r w:rsidR="00EB7654">
        <w:rPr>
          <w:rFonts w:cs="Times New Roman"/>
          <w:shd w:val="clear" w:color="auto" w:fill="FFFFFF"/>
        </w:rPr>
        <w:t>“</w:t>
      </w:r>
      <w:r w:rsidRPr="000B0BB5">
        <w:rPr>
          <w:rFonts w:cs="Times New Roman"/>
          <w:b/>
          <w:bCs/>
          <w:shd w:val="clear" w:color="auto" w:fill="FFFFFF"/>
        </w:rPr>
        <w:t>Payor Party</w:t>
      </w:r>
      <w:r w:rsidR="00EB7654">
        <w:rPr>
          <w:rFonts w:cs="Times New Roman"/>
          <w:shd w:val="clear" w:color="auto" w:fill="FFFFFF"/>
        </w:rPr>
        <w:t>”</w:t>
      </w:r>
      <w:r w:rsidRPr="007528B2">
        <w:rPr>
          <w:rFonts w:cs="Times New Roman"/>
          <w:shd w:val="clear" w:color="auto" w:fill="FFFFFF"/>
        </w:rPr>
        <w:t>) or receipt by the other party (</w:t>
      </w:r>
      <w:r w:rsidR="00EB7654">
        <w:rPr>
          <w:rFonts w:cs="Times New Roman"/>
          <w:shd w:val="clear" w:color="auto" w:fill="FFFFFF"/>
        </w:rPr>
        <w:t>“</w:t>
      </w:r>
      <w:r w:rsidRPr="000B0BB5">
        <w:rPr>
          <w:rFonts w:cs="Times New Roman"/>
          <w:b/>
          <w:bCs/>
          <w:shd w:val="clear" w:color="auto" w:fill="FFFFFF"/>
        </w:rPr>
        <w:t>Payee Party</w:t>
      </w:r>
      <w:r w:rsidR="00EB7654">
        <w:rPr>
          <w:rFonts w:cs="Times New Roman"/>
          <w:shd w:val="clear" w:color="auto" w:fill="FFFFFF"/>
        </w:rPr>
        <w:t>”</w:t>
      </w:r>
      <w:r w:rsidRPr="007528B2">
        <w:rPr>
          <w:rFonts w:cs="Times New Roman"/>
          <w:shd w:val="clear" w:color="auto" w:fill="FFFFFF"/>
        </w:rPr>
        <w:t>) of a lesser amount than the amount herein stipulated as due and payable shall be deemed to be other than on account of the earliest stipulated sum, nor shall any endorsement or statement on any check or any letter accompanying any such payment be deemed an accord and satisfaction and the Payee Party may accept such check or payment without prejudice to such party’s right to recover the balance of the amount herein stipulated as due and payable or pursue any other remedy provided for in this Lease or available at law or in equity.</w:t>
      </w:r>
      <w:bookmarkStart w:id="191" w:name="_cp_change_831"/>
      <w:bookmarkEnd w:id="190"/>
      <w:bookmarkEnd w:id="191"/>
    </w:p>
    <w:p w14:paraId="14397D19" w14:textId="627E53D6" w:rsidR="00DD5BF1" w:rsidRDefault="00DD5BF1" w:rsidP="00BC51DF">
      <w:pPr>
        <w:pStyle w:val="CenterItalic"/>
        <w:adjustRightInd/>
        <w:rPr>
          <w:rFonts w:cs="Times New Roman"/>
          <w:szCs w:val="24"/>
        </w:rPr>
        <w:sectPr w:rsidR="00DD5BF1" w:rsidSect="00D81CFB">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start="1"/>
          <w:cols w:space="720"/>
          <w:noEndnote/>
          <w:docGrid w:linePitch="299"/>
        </w:sectPr>
      </w:pPr>
      <w:r>
        <w:rPr>
          <w:rFonts w:cs="Times New Roman"/>
          <w:iCs w:val="0"/>
          <w:szCs w:val="24"/>
        </w:rPr>
        <w:t>[REMAINDER OF PAGE INTENTIONALLY LEFT BLANK; SIGNATURE PAGE FOLLOWS]</w:t>
      </w:r>
    </w:p>
    <w:p w14:paraId="74F85FB0" w14:textId="77777777" w:rsidR="00DD5BF1" w:rsidRDefault="00DD5BF1">
      <w:pPr>
        <w:pStyle w:val="Body"/>
        <w:adjustRightInd/>
        <w:rPr>
          <w:rFonts w:cs="Times New Roman"/>
          <w:szCs w:val="24"/>
        </w:rPr>
      </w:pPr>
      <w:r>
        <w:rPr>
          <w:rFonts w:cs="Times New Roman"/>
          <w:b/>
          <w:szCs w:val="24"/>
        </w:rPr>
        <w:lastRenderedPageBreak/>
        <w:t>IN WITNESS WHEREOF</w:t>
      </w:r>
      <w:r>
        <w:rPr>
          <w:rFonts w:cs="Times New Roman"/>
          <w:szCs w:val="24"/>
        </w:rPr>
        <w:t>, the parties have caused this Lease to be properly executed as of the date first above written.</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4675"/>
        <w:gridCol w:w="4675"/>
      </w:tblGrid>
      <w:tr w:rsidR="00C816C4" w14:paraId="30DEBE77" w14:textId="77777777">
        <w:tc>
          <w:tcPr>
            <w:tcW w:w="4675" w:type="dxa"/>
            <w:tcMar>
              <w:left w:w="108" w:type="dxa"/>
              <w:right w:w="108" w:type="dxa"/>
            </w:tcMar>
          </w:tcPr>
          <w:p w14:paraId="777BE9BB" w14:textId="77777777" w:rsidR="00DD5BF1" w:rsidRDefault="00DD5BF1">
            <w:pPr>
              <w:pStyle w:val="TableText"/>
              <w:adjustRightInd/>
              <w:spacing w:after="240"/>
              <w:rPr>
                <w:rFonts w:cs="Times New Roman"/>
                <w:szCs w:val="24"/>
              </w:rPr>
            </w:pPr>
          </w:p>
        </w:tc>
        <w:tc>
          <w:tcPr>
            <w:tcW w:w="4675" w:type="dxa"/>
            <w:tcMar>
              <w:left w:w="108" w:type="dxa"/>
              <w:right w:w="108" w:type="dxa"/>
            </w:tcMar>
          </w:tcPr>
          <w:p w14:paraId="67C2A271" w14:textId="77777777" w:rsidR="00DD5BF1" w:rsidRDefault="00DD5BF1">
            <w:pPr>
              <w:pStyle w:val="TableText"/>
              <w:adjustRightInd/>
              <w:spacing w:after="240"/>
              <w:rPr>
                <w:rFonts w:cs="Times New Roman"/>
                <w:szCs w:val="24"/>
              </w:rPr>
            </w:pPr>
            <w:r>
              <w:rPr>
                <w:rFonts w:cs="Times New Roman"/>
                <w:szCs w:val="24"/>
                <w:u w:val="single"/>
              </w:rPr>
              <w:t>LANDLORD</w:t>
            </w:r>
            <w:r>
              <w:rPr>
                <w:rFonts w:cs="Times New Roman"/>
                <w:szCs w:val="24"/>
              </w:rPr>
              <w:t>:</w:t>
            </w:r>
          </w:p>
        </w:tc>
      </w:tr>
      <w:tr w:rsidR="00C816C4" w14:paraId="3756C98B" w14:textId="77777777">
        <w:tc>
          <w:tcPr>
            <w:tcW w:w="4675" w:type="dxa"/>
            <w:tcMar>
              <w:left w:w="108" w:type="dxa"/>
              <w:right w:w="108" w:type="dxa"/>
            </w:tcMar>
          </w:tcPr>
          <w:p w14:paraId="6967D4BE" w14:textId="77777777" w:rsidR="00DD5BF1" w:rsidRDefault="00DD5BF1" w:rsidP="00373391">
            <w:pPr>
              <w:pStyle w:val="TableText"/>
              <w:adjustRightInd/>
              <w:rPr>
                <w:rFonts w:cs="Times New Roman"/>
                <w:szCs w:val="24"/>
                <w:u w:val="single"/>
              </w:rPr>
            </w:pPr>
          </w:p>
        </w:tc>
        <w:tc>
          <w:tcPr>
            <w:tcW w:w="4675" w:type="dxa"/>
            <w:tcMar>
              <w:left w:w="108" w:type="dxa"/>
              <w:right w:w="108" w:type="dxa"/>
            </w:tcMar>
          </w:tcPr>
          <w:p w14:paraId="4F597E80" w14:textId="02D851D2" w:rsidR="00DD5BF1" w:rsidRDefault="00BC51DF">
            <w:pPr>
              <w:pStyle w:val="TableText"/>
              <w:tabs>
                <w:tab w:val="right" w:pos="4306"/>
              </w:tabs>
              <w:adjustRightInd/>
              <w:spacing w:after="240"/>
              <w:rPr>
                <w:rFonts w:cs="Times New Roman"/>
                <w:szCs w:val="24"/>
              </w:rPr>
            </w:pPr>
            <w:r w:rsidRPr="00BC51DF">
              <w:rPr>
                <w:rFonts w:cs="Times New Roman"/>
                <w:b/>
                <w:bCs/>
                <w:szCs w:val="24"/>
                <w:lang w:val="es-ES"/>
              </w:rPr>
              <w:t>MEDLEY JOHNS CREEK PHASE 1 OWNER, LLC</w:t>
            </w:r>
            <w:r w:rsidR="00DD5BF1" w:rsidRPr="00BC51DF">
              <w:rPr>
                <w:rFonts w:cs="Times New Roman"/>
                <w:szCs w:val="24"/>
                <w:lang w:val="es-ES"/>
              </w:rPr>
              <w:t>,</w:t>
            </w:r>
            <w:r w:rsidR="00DD5BF1" w:rsidRPr="00BC51DF">
              <w:rPr>
                <w:rFonts w:cs="Times New Roman"/>
                <w:szCs w:val="24"/>
                <w:lang w:val="es-ES"/>
              </w:rPr>
              <w:br/>
              <w:t xml:space="preserve">a </w:t>
            </w:r>
            <w:r w:rsidRPr="00BC51DF">
              <w:rPr>
                <w:rFonts w:cs="Times New Roman"/>
                <w:szCs w:val="24"/>
                <w:lang w:val="es-ES"/>
              </w:rPr>
              <w:t>Delaware limited liability company</w:t>
            </w:r>
          </w:p>
        </w:tc>
      </w:tr>
      <w:tr w:rsidR="00C816C4" w14:paraId="3161ED1C" w14:textId="77777777">
        <w:tc>
          <w:tcPr>
            <w:tcW w:w="4675" w:type="dxa"/>
            <w:tcMar>
              <w:left w:w="108" w:type="dxa"/>
              <w:right w:w="108" w:type="dxa"/>
            </w:tcMar>
          </w:tcPr>
          <w:p w14:paraId="177EB98F" w14:textId="79175902" w:rsidR="00DD5BF1" w:rsidRDefault="00DD5BF1">
            <w:pPr>
              <w:pStyle w:val="TableText"/>
              <w:tabs>
                <w:tab w:val="left" w:pos="369"/>
                <w:tab w:val="right" w:pos="4148"/>
              </w:tabs>
              <w:adjustRightInd/>
              <w:spacing w:after="240"/>
              <w:rPr>
                <w:rFonts w:cs="Times New Roman"/>
                <w:szCs w:val="24"/>
              </w:rPr>
            </w:pPr>
          </w:p>
        </w:tc>
        <w:tc>
          <w:tcPr>
            <w:tcW w:w="4675" w:type="dxa"/>
            <w:tcMar>
              <w:left w:w="108" w:type="dxa"/>
              <w:right w:w="108" w:type="dxa"/>
            </w:tcMar>
          </w:tcPr>
          <w:p w14:paraId="73A1512D" w14:textId="77777777" w:rsidR="00DD5BF1" w:rsidRDefault="00DD5BF1">
            <w:pPr>
              <w:pStyle w:val="TableText"/>
              <w:tabs>
                <w:tab w:val="left" w:pos="527"/>
                <w:tab w:val="right" w:pos="4325"/>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rPr>
              <w:br/>
              <w:t>Title:</w:t>
            </w:r>
            <w:r>
              <w:rPr>
                <w:rFonts w:cs="Times New Roman"/>
                <w:szCs w:val="24"/>
              </w:rPr>
              <w:tab/>
            </w:r>
            <w:r>
              <w:rPr>
                <w:rFonts w:cs="Times New Roman"/>
                <w:szCs w:val="24"/>
                <w:u w:val="single"/>
              </w:rPr>
              <w:tab/>
            </w:r>
          </w:p>
          <w:p w14:paraId="0EB42E53" w14:textId="77777777" w:rsidR="00DD5BF1" w:rsidRDefault="00DD5BF1">
            <w:pPr>
              <w:pStyle w:val="TableText"/>
              <w:tabs>
                <w:tab w:val="left" w:pos="527"/>
                <w:tab w:val="right" w:pos="4325"/>
              </w:tabs>
              <w:adjustRightInd/>
              <w:spacing w:after="240"/>
              <w:rPr>
                <w:rFonts w:cs="Times New Roman"/>
                <w:szCs w:val="24"/>
              </w:rPr>
            </w:pPr>
          </w:p>
        </w:tc>
      </w:tr>
      <w:tr w:rsidR="00C816C4" w14:paraId="0450B878" w14:textId="77777777">
        <w:tc>
          <w:tcPr>
            <w:tcW w:w="4675" w:type="dxa"/>
            <w:tcMar>
              <w:left w:w="108" w:type="dxa"/>
              <w:right w:w="108" w:type="dxa"/>
            </w:tcMar>
          </w:tcPr>
          <w:p w14:paraId="14D2258A" w14:textId="77777777" w:rsidR="00DD5BF1" w:rsidRDefault="00DD5BF1">
            <w:pPr>
              <w:pStyle w:val="TableText"/>
              <w:adjustRightInd/>
              <w:spacing w:after="240"/>
              <w:rPr>
                <w:rFonts w:cs="Times New Roman"/>
                <w:szCs w:val="24"/>
              </w:rPr>
            </w:pPr>
          </w:p>
        </w:tc>
        <w:tc>
          <w:tcPr>
            <w:tcW w:w="4675" w:type="dxa"/>
            <w:tcMar>
              <w:left w:w="108" w:type="dxa"/>
              <w:right w:w="108" w:type="dxa"/>
            </w:tcMar>
          </w:tcPr>
          <w:p w14:paraId="5CF6D4DB" w14:textId="77777777" w:rsidR="00DD5BF1" w:rsidRDefault="00DD5BF1">
            <w:pPr>
              <w:pStyle w:val="TableText"/>
              <w:adjustRightInd/>
              <w:spacing w:after="240"/>
              <w:rPr>
                <w:rFonts w:cs="Times New Roman"/>
                <w:szCs w:val="24"/>
              </w:rPr>
            </w:pPr>
            <w:r>
              <w:rPr>
                <w:rFonts w:cs="Times New Roman"/>
                <w:szCs w:val="24"/>
                <w:u w:val="single"/>
              </w:rPr>
              <w:t>TENANT</w:t>
            </w:r>
            <w:r>
              <w:rPr>
                <w:rFonts w:cs="Times New Roman"/>
                <w:szCs w:val="24"/>
              </w:rPr>
              <w:t>:</w:t>
            </w:r>
          </w:p>
        </w:tc>
      </w:tr>
      <w:tr w:rsidR="00C816C4" w14:paraId="7286DE1C" w14:textId="77777777" w:rsidTr="00373391">
        <w:trPr>
          <w:trHeight w:val="828"/>
        </w:trPr>
        <w:tc>
          <w:tcPr>
            <w:tcW w:w="4675" w:type="dxa"/>
            <w:tcMar>
              <w:left w:w="108" w:type="dxa"/>
              <w:right w:w="108" w:type="dxa"/>
            </w:tcMar>
          </w:tcPr>
          <w:p w14:paraId="5CEC4120" w14:textId="77777777" w:rsidR="00DD5BF1" w:rsidRDefault="00DD5BF1" w:rsidP="00373391">
            <w:pPr>
              <w:pStyle w:val="TableText"/>
              <w:adjustRightInd/>
              <w:rPr>
                <w:rFonts w:cs="Times New Roman"/>
                <w:szCs w:val="24"/>
              </w:rPr>
            </w:pPr>
          </w:p>
        </w:tc>
        <w:tc>
          <w:tcPr>
            <w:tcW w:w="4675" w:type="dxa"/>
            <w:tcMar>
              <w:left w:w="108" w:type="dxa"/>
              <w:right w:w="108" w:type="dxa"/>
            </w:tcMar>
          </w:tcPr>
          <w:p w14:paraId="6E8B569E" w14:textId="77777777" w:rsidR="00DD5BF1" w:rsidRDefault="00DD5BF1">
            <w:pPr>
              <w:pStyle w:val="TableText"/>
              <w:adjustRightInd/>
              <w:spacing w:after="240"/>
              <w:rPr>
                <w:rFonts w:cs="Times New Roman"/>
                <w:szCs w:val="24"/>
                <w:lang w:val="es-ES"/>
              </w:rPr>
            </w:pPr>
            <w:r>
              <w:rPr>
                <w:rFonts w:cs="Times New Roman"/>
                <w:b/>
                <w:szCs w:val="24"/>
                <w:lang w:val="es-ES"/>
              </w:rPr>
              <w:t>SEPHORA USA, INC.</w:t>
            </w:r>
            <w:r>
              <w:rPr>
                <w:rFonts w:cs="Times New Roman"/>
                <w:szCs w:val="24"/>
                <w:lang w:val="es-ES"/>
              </w:rPr>
              <w:br/>
              <w:t>a Michigan corporation</w:t>
            </w:r>
          </w:p>
        </w:tc>
      </w:tr>
      <w:tr w:rsidR="00C816C4" w14:paraId="6200E919" w14:textId="77777777">
        <w:tc>
          <w:tcPr>
            <w:tcW w:w="4675" w:type="dxa"/>
            <w:tcMar>
              <w:left w:w="108" w:type="dxa"/>
              <w:right w:w="108" w:type="dxa"/>
            </w:tcMar>
          </w:tcPr>
          <w:p w14:paraId="3B03DBF9" w14:textId="51B5A4FE" w:rsidR="00DD5BF1" w:rsidRDefault="00DD5BF1">
            <w:pPr>
              <w:pStyle w:val="TableText"/>
              <w:tabs>
                <w:tab w:val="left" w:pos="351"/>
                <w:tab w:val="right" w:pos="4139"/>
              </w:tabs>
              <w:adjustRightInd/>
              <w:spacing w:after="240"/>
              <w:rPr>
                <w:rFonts w:cs="Times New Roman"/>
                <w:szCs w:val="24"/>
              </w:rPr>
            </w:pPr>
          </w:p>
        </w:tc>
        <w:tc>
          <w:tcPr>
            <w:tcW w:w="4675" w:type="dxa"/>
            <w:tcMar>
              <w:left w:w="108" w:type="dxa"/>
              <w:right w:w="108" w:type="dxa"/>
            </w:tcMar>
          </w:tcPr>
          <w:p w14:paraId="1E1AA66B" w14:textId="77777777" w:rsidR="00DD5BF1" w:rsidRDefault="00DD5BF1">
            <w:pPr>
              <w:pStyle w:val="TableText"/>
              <w:tabs>
                <w:tab w:val="left" w:pos="527"/>
                <w:tab w:val="right" w:pos="4325"/>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rPr>
              <w:br/>
              <w:t>Title:</w:t>
            </w:r>
            <w:r>
              <w:rPr>
                <w:rFonts w:cs="Times New Roman"/>
                <w:szCs w:val="24"/>
              </w:rPr>
              <w:tab/>
            </w:r>
            <w:r>
              <w:rPr>
                <w:rFonts w:cs="Times New Roman"/>
                <w:szCs w:val="24"/>
                <w:u w:val="single"/>
              </w:rPr>
              <w:tab/>
            </w:r>
          </w:p>
          <w:p w14:paraId="7F6F0ADE" w14:textId="77777777" w:rsidR="00DD5BF1" w:rsidRDefault="00DD5BF1">
            <w:pPr>
              <w:pStyle w:val="TableText"/>
              <w:adjustRightInd/>
              <w:spacing w:after="240"/>
              <w:rPr>
                <w:rFonts w:cs="Times New Roman"/>
                <w:szCs w:val="24"/>
              </w:rPr>
            </w:pPr>
          </w:p>
        </w:tc>
      </w:tr>
    </w:tbl>
    <w:p w14:paraId="57FB4710" w14:textId="117AF24A" w:rsidR="00DD5BF1" w:rsidRDefault="00DD5BF1">
      <w:pPr>
        <w:pStyle w:val="CenterUnderlineItalic"/>
        <w:adjustRightInd/>
        <w:rPr>
          <w:rFonts w:cs="Times New Roman"/>
          <w:iCs w:val="0"/>
          <w:szCs w:val="24"/>
        </w:rPr>
      </w:pPr>
      <w:bookmarkStart w:id="194" w:name="_GoBack"/>
      <w:bookmarkEnd w:id="194"/>
    </w:p>
    <w:p w14:paraId="5DE208A1" w14:textId="77777777" w:rsidR="00DD5BF1" w:rsidRDefault="00DD5BF1">
      <w:pPr>
        <w:adjustRightInd/>
        <w:rPr>
          <w:rFonts w:cs="Times New Roman"/>
          <w:szCs w:val="24"/>
        </w:rPr>
        <w:sectPr w:rsidR="00DD5BF1" w:rsidSect="00D81CFB">
          <w:headerReference w:type="even" r:id="rId27"/>
          <w:headerReference w:type="default" r:id="rId28"/>
          <w:footerReference w:type="even" r:id="rId29"/>
          <w:footerReference w:type="default" r:id="rId30"/>
          <w:headerReference w:type="first" r:id="rId31"/>
          <w:pgSz w:w="12240" w:h="15840"/>
          <w:pgMar w:top="1440" w:right="1440" w:bottom="1440" w:left="1440" w:header="720" w:footer="720" w:gutter="0"/>
          <w:pgNumType w:start="1"/>
          <w:cols w:space="720"/>
          <w:noEndnote/>
          <w:docGrid w:linePitch="299"/>
        </w:sectPr>
      </w:pPr>
    </w:p>
    <w:p w14:paraId="4371DDD5" w14:textId="77777777" w:rsidR="00DD5BF1" w:rsidRDefault="00DD5BF1">
      <w:pPr>
        <w:pStyle w:val="Heading80"/>
        <w:adjustRightInd/>
        <w:rPr>
          <w:rFonts w:cs="Times New Roman"/>
          <w:b/>
          <w:szCs w:val="24"/>
        </w:rPr>
      </w:pPr>
      <w:bookmarkStart w:id="197" w:name="_Ref9418231"/>
      <w:r>
        <w:rPr>
          <w:rFonts w:cs="Times New Roman"/>
          <w:b/>
          <w:szCs w:val="24"/>
        </w:rPr>
        <w:lastRenderedPageBreak/>
        <w:t>EXHIBIT A</w:t>
      </w:r>
      <w:bookmarkEnd w:id="197"/>
    </w:p>
    <w:p w14:paraId="025809F3" w14:textId="77777777" w:rsidR="00DD5BF1" w:rsidRDefault="00DD5BF1">
      <w:pPr>
        <w:pStyle w:val="Heading9"/>
        <w:adjustRightInd/>
        <w:rPr>
          <w:rFonts w:cs="Times New Roman"/>
          <w:b/>
          <w:szCs w:val="24"/>
        </w:rPr>
      </w:pPr>
      <w:bookmarkStart w:id="198" w:name="_Ref9418234"/>
      <w:r>
        <w:rPr>
          <w:rFonts w:cs="Times New Roman"/>
          <w:b/>
          <w:szCs w:val="24"/>
        </w:rPr>
        <w:t>Legal Description of the Shopping Center</w:t>
      </w:r>
      <w:bookmarkEnd w:id="198"/>
    </w:p>
    <w:p w14:paraId="2F327B22" w14:textId="77777777" w:rsidR="00894530" w:rsidRDefault="00894530" w:rsidP="00894530">
      <w:pPr>
        <w:rPr>
          <w:rFonts w:asciiTheme="minorHAnsi" w:hAnsiTheme="minorHAnsi" w:cstheme="minorBidi"/>
        </w:rPr>
      </w:pPr>
      <w:r>
        <w:t>Tract 1</w:t>
      </w:r>
    </w:p>
    <w:p w14:paraId="3EAA938E" w14:textId="77777777" w:rsidR="00894530" w:rsidRDefault="00894530" w:rsidP="00894530"/>
    <w:p w14:paraId="30EB7E03" w14:textId="77777777" w:rsidR="00894530" w:rsidRDefault="00894530" w:rsidP="00894530">
      <w:pPr>
        <w:jc w:val="both"/>
      </w:pPr>
      <w:r>
        <w:t>All that tract or parcel of land lying and being in Land Lots 398, 399, 400, 403, 404 and 405 of the 1st District, 1st Section, City of Johns Creek, Fulton County, Georgia and being more particularly described as follows:</w:t>
      </w:r>
    </w:p>
    <w:p w14:paraId="554E013F" w14:textId="77777777" w:rsidR="00894530" w:rsidRDefault="00894530" w:rsidP="00894530">
      <w:pPr>
        <w:jc w:val="both"/>
      </w:pPr>
    </w:p>
    <w:p w14:paraId="2C92A4A8" w14:textId="77777777" w:rsidR="00894530" w:rsidRDefault="00894530" w:rsidP="00894530">
      <w:pPr>
        <w:jc w:val="both"/>
      </w:pPr>
      <w:r>
        <w:t xml:space="preserve">To reach the True Point of Beginning, commence at a Right of Way Monument found at the easternmost mitered point of the intersection of the southwesterly Right of Way of McGinnis Ferry Road (Variable R/W) and the southeasterly Right of Way of Johns Creek Parkway (Variable R/W), thence running along said miter South 67° 41' 45" West a distance of 38.05 feet to an iron pin set and the TRUE POINT OF BEGINNING, from point thus established and running along the southwesterly proposed Right of Way of McGinnis Ferry Road the following courses: thence running along a curve to the right an arc length of 434.61 feet, (said curve having a radius of 1005.00 feet, with a chord bearing of South 40° 55' 29" East, and a chord length of 431.23 feet) to a point; thence South 28° 32' 10" East a distance of 160.00 feet to an iron pin set; thence North 61° 27' 50" East a distance of 13.00 feet to an iron pin set; thence South 28° 32' 10" East a distance of 444.22 feet to an iron pin set; thence leaving said proposed Right of Way and running South 58° 15' 59" West a distance of 38.07 feet to an iron pin set; thence South 35° 28' 20" West a distance of 873.20 feet to a mag nail set; thence South 54° 47' 00" East a distance of 460.71 feet to an iron pin set on the northerly proposed Right of Way of Lakefield Drive; thence running along said proposed Right of Way along a curve to the left an arc length of 242.74 feet, (said curve having a radius of 752.20 feet, with a chord bearing of South 66° 37' 31" West, and a chord length of 241.69 feet) to a point; thence South 57° 24' 04" West a distance of 107.97 feet to a point; thence running along a curve to the right an arc length of 233.61 feet, (said curve having a radius of 782.51 feet, with a chord bearing of South 65° 57' 13" West, and a chord length of 232.75 feet) to an iron pin set; thence leaving proposed Right of Way and running North 34° 57' 50" East a distance of 458.80 feet to an iron pin set; thence North 34° 56' 27" East a distance of 3.50 feet to a point; thence running along a curve to the left an arc length of 23.56 feet, (said curve having a radius of 15.00 feet, with a chord bearing of North 10° 02' 11" West, and a chord length of 21.21 feet) to a point; thence North 55° 02' 11" West a distance of 93.00 feet to a point; thence South 34° 57' 49" West a distance of 19.01 feet to a point; thence North 55° 02' 11" West a distance of 125.00 feet to a point; thence North 34° 57' 49" East a distance of 270.50 feet to a point; thence North 55° 02' 11" West a distance of 198.00 feet to a point; thence South 34° 57' 49" West a distance of 682.50 feet to a point; thence South 55° 02' 11" East a distance of 165.81 feet to a point; thence running along a curve to the right an arc length of 105.66 feet, (said curve having a radius of 84.50 feet, with a chord bearing of South 19° 12' 53" East, and a chord length of 98.91 feet) to a point; thence along a curve to the left an arc length of 114.03 feet, (said curve having a radius of 375.50 feet, with a chord bearing of South 07° 54' 24" West, and a chord length of 113.60 feet) to a point; thence South 00° 47' 35" East a distance of 11.63 feet to a point on the northerly proposed Right of Way of Lakefield Drive; thence running along said proposed Right of Way along a curve to the right an arc length of 49.01 feet, (said curve having a radius of 782.51 feet, with a chord bearing of South 89° 12' 26" West, and a chord length of 49.00 feet) to a point; thence leaving the proposed Right of Way and running North 00° 47' 35" West a distance of 11.63 feet to a point; thence running along a curve to the right an arc length of 128.91 feet, (said curve having a radius of 424.50 feet, with a chord bearing of North 07° 54' 24" East, and a chord length of 128.42 feet) to a point; thence along a curve to the left an arc length of 44.39 feet, (said curve having a radius of 35.50 feet, with a chord bearing of North 19° 12' 53" West, and a chord length of 41.55 feet) to a point; thence North 55° 02' 11" West a distance of 218.81 feet to a  found; thence North 34° 57' 49" East a distance of 745.51 feet to an iron pin set; thence North 55° 02' 11" West a distance of 272.98 feet to an iron pin set; thence North 58° 52' 25" West a distance of 82.18 feet to an iron pin set; thence North 55° 02' 11" West a distance of 44.68 feet to an iron pin set; thence running </w:t>
      </w:r>
      <w:r>
        <w:lastRenderedPageBreak/>
        <w:t>along a curve to the left an arc length of 106.79 feet, (said curve having a radius of 153.00 feet, with a chord bearing of North 75° 01' 53" West, and a chord length of 104.63 feet) to an iron pin set; thence South 84° 58' 25" West a distance of 20.15 feet to an iron pin set on the easterly proposed Right of Way of Johns Creek Parkway; thence running along said proposed Right of Way the following courses: North 05° 01' 35" West a distance of 263.98 feet to a point; thence running along a curve to the right an arc length of 353.06 feet, (said curve having a radius of 349.39 feet, with a chord bearing of North 23° 58' 36" East, and a chord length of 338.23 feet) to a point; thence North 53° 01' 31" East a distance of 169.35 feet to a point; thence running along a curve to the left an arc length of 227.99 feet, (said curve having a radius of 991.75 feet, with a chord bearing of North 46° 26' 01" East, and a chord length of 227.48 feet) to a point; thence along a curve to the left an arc length of 144.76 feet, (said curve having a radius of 991.71 feet, with a chord bearing of North 35° 39' 57" East, and a chord length of 144.63 feet) to a point on the aforementioned miter; thence running along said miter North 67° 41' 45" East a distance of 31.97 feet to the TRUE POINT OF BEGINNING. Said tract contains 24.533 Acres (1,068,642 Square Feet).</w:t>
      </w:r>
    </w:p>
    <w:p w14:paraId="7E723FF5" w14:textId="77777777" w:rsidR="00894530" w:rsidRDefault="00894530" w:rsidP="00894530">
      <w:pPr>
        <w:jc w:val="both"/>
        <w:rPr>
          <w:rFonts w:asciiTheme="minorHAnsi" w:hAnsiTheme="minorHAnsi" w:cstheme="minorBidi"/>
        </w:rPr>
      </w:pPr>
      <w:r>
        <w:t>Tract 2</w:t>
      </w:r>
    </w:p>
    <w:p w14:paraId="000CA84C" w14:textId="77777777" w:rsidR="00894530" w:rsidRDefault="00894530" w:rsidP="00894530">
      <w:pPr>
        <w:jc w:val="both"/>
      </w:pPr>
    </w:p>
    <w:p w14:paraId="00A11CB1" w14:textId="77777777" w:rsidR="00894530" w:rsidRDefault="00894530" w:rsidP="00894530">
      <w:pPr>
        <w:jc w:val="both"/>
      </w:pPr>
      <w:r>
        <w:t>All that tract or parcel of land lying and being in Land Lots 398 and 399 of the 1st District, 1st Section, City of Johns Creek, Fulton County, Georgia and being more particularly described as follows:</w:t>
      </w:r>
    </w:p>
    <w:p w14:paraId="3FD664CE" w14:textId="77777777" w:rsidR="00894530" w:rsidRDefault="00894530" w:rsidP="00894530">
      <w:pPr>
        <w:jc w:val="both"/>
      </w:pPr>
    </w:p>
    <w:p w14:paraId="300ACC9F" w14:textId="1EE6044E" w:rsidR="004C231D" w:rsidRDefault="00894530" w:rsidP="00894530">
      <w:pPr>
        <w:jc w:val="both"/>
      </w:pPr>
      <w:r>
        <w:t>To reach the True Point of Beginning, commence at a Right of Way Monument found at the easternmost mitered point of the intersection of the southwesterly Right of Way of McGinnis Ferry Road (Variable R/W) and the southeasterly Right of Way of Johns Creek Parkway (Variable R/W), thence running along said miter South 67° 41' 45" West a distance of 38.05 feet to an iron pin set; thence South 67° 41' 45" West a distance of 31.97 feet to an iron pin set; thence running along the southeasterly and easterly proposed Right of Way of Johns Creek Parkway the following courses: along a curve to the right an arc length of 144.76 feet, (said curve having a radius of 991.71 feet, with a chord bearing of South 35° 39' 57" West, and a chord length of 144.63 feet) to a point; thence running along an arc to the right an arc length of 227.99 feet, (said curve having a radius of 991.75 feet, with a chord bearing of South 46° 26' 01" West, and a chord length of 227.48 feet) to a point; thence South 53° 01' 31" West a distance of 169.35 feet to a point; thence running along a curve to the left an arc length of 353.06 feet, (said curve having a radius of 349.39 feet, with a chord bearing of South 23° 58' 36" West, and a chord length of 338.23 feet) to a point; thence South 05° 01' 35" East a distance of 263.98 feet to an iron pin set and the TRUE POINT OF BEGINNING, from point thus established and leaving the proposed Right of Way of Johns Creek Parkway thence North 84° 58' 25" East a distance of 20.15 feet to an iron pin set; thence running along a curve to the right an arc length of 106.79 feet, (said curve having a radius of 153.00 feet, with a chord bearing of South 75° 01' 53" East, and a chord length of 104.63 feet) to an iron pin set; thence South 55° 02' 11" East a distance of 44.68 feet to an iron pin set; thence South 58° 52' 25" East a distance of 82.18 feet to an iron pin set; thence South 55° 02' 11" East a distance of 272.98 feet to an iron pin set; thence South 34° 57' 49" West a distance of 745.51 feet to an iron pin set; thence North 55° 02' 11" West a distance of 59.15 feet to an iron pin set; thence North 30° 21' 57" East a distance of 13.05 feet to a point; thence North 55° 02' 11" West a distance of 200.03 feet to an iron pin set on the southeasterly proposed Right of Way of Johns Creek Parkway; thence running along the proposed Right of Way the following courses: North 27° 58' 31" East a distance of 221.97 feet to a point; thence running along a curve to the left an arc length of 431.99 feet, (said curve having a radius of 750.00 feet, with a chord bearing of North 11° 28' 28" East, and a chord length of 426.04 feet) to a point; thence North 05° 01' 35" West a distance of 87.73 feet to the TRUE POINT OF BEGINNING.  Said tract contains 5.860 Acres (255,281 Square Feet).</w:t>
      </w:r>
    </w:p>
    <w:p w14:paraId="06827364" w14:textId="58889407" w:rsidR="00DD5BF1" w:rsidRPr="004C231D" w:rsidRDefault="00DD5BF1" w:rsidP="00894530">
      <w:pPr>
        <w:pStyle w:val="CenterUnderlineItalicBold"/>
        <w:adjustRightInd/>
        <w:jc w:val="both"/>
        <w:rPr>
          <w:rFonts w:cs="Times New Roman"/>
          <w:bCs w:val="0"/>
          <w:i w:val="0"/>
          <w:szCs w:val="24"/>
          <w:u w:val="none"/>
        </w:rPr>
      </w:pPr>
    </w:p>
    <w:p w14:paraId="611B923D" w14:textId="77777777" w:rsidR="00894530" w:rsidRDefault="00894530" w:rsidP="00894530">
      <w:pPr>
        <w:jc w:val="both"/>
        <w:rPr>
          <w:rFonts w:asciiTheme="minorHAnsi" w:hAnsiTheme="minorHAnsi" w:cstheme="minorBidi"/>
        </w:rPr>
      </w:pPr>
      <w:r>
        <w:t>(Tract 3)</w:t>
      </w:r>
    </w:p>
    <w:p w14:paraId="79C620A6" w14:textId="77777777" w:rsidR="00894530" w:rsidRDefault="00894530" w:rsidP="00894530">
      <w:pPr>
        <w:jc w:val="both"/>
      </w:pPr>
      <w:r>
        <w:lastRenderedPageBreak/>
        <w:t>All that tract or parcel of land lying and being in Land Lot 398 of the 1st District, 1st Section, City of Johns Creek, Fulton County, Georgia and being more particularly described as follows:</w:t>
      </w:r>
    </w:p>
    <w:p w14:paraId="40DF6F20" w14:textId="77777777" w:rsidR="00894530" w:rsidRDefault="00894530" w:rsidP="00894530">
      <w:pPr>
        <w:jc w:val="both"/>
      </w:pPr>
    </w:p>
    <w:p w14:paraId="56B6EAFA" w14:textId="77777777" w:rsidR="00894530" w:rsidRDefault="00894530" w:rsidP="00894530">
      <w:pPr>
        <w:jc w:val="both"/>
      </w:pPr>
      <w:r>
        <w:t>To reach the True Point of Beginning, commence at a Right of Way Monument found at the easternmost mitered point of the intersection of the southwesterly Right of Way of McGinnis Ferry Road (Variable R/W) and the southeasterly Right of Way of Johns Creek Parkway (Variable R/W), thence running along said miter South 67° 41' 45" West a distance of 38.05 feet to an iron pin set; thence South 67° 41' 45" West a distance of 31.97 feet to an iron pin set; thence running along the southeasterly and easterly proposed Right of Way of Johns Creek Parkway the following courses: along a curve to the right an arc length of 144.76 feet, (said curve having a radius of 991.71 feet, with a chord bearing of South 35° 39' 57" West, and a chord length of 144.63 feet) to a point; thence running along an arc to the right an arc length of 227.99 feet, (said curve having a radius of 991.75 feet, with a chord bearing of South 46° 26' 01" West, and a chord length of 227.48 feet) to a point; thence South 53° 01' 31" West a distance of 169.35 feet to a point; thence running along a curve to the left an arc length of 353.06 feet, (said curve having a radius of 349.39 feet, with a chord bearing of South 23° 58' 36" West, and a chord length of 338.23 feet) to a point; thence South 05° 01' 35" East a distance of 263.98 feet to an iron pin set; thence South 05° 01' 35" East a distance of 87.73 feet to a point; thence running along a curve to the right an arc length of 431.99 feet, (said curve having a radius of 750.00 feet, with a chord bearing of South 11° 28' 28" West, and a chord length of 426.04 feet) to a point; thence South 27° 58' 31" West a distance of 237.97 feet to an iron pin set and the TRUE POINT OF BEGINNING, from point thus established and leaving the proposed Right of Way and running thence South 55° 02' 11" East a distance of 200.03 feet to a point; thence South 30° 21' 57" West a distance of 13.05 feet to a point; thence South 55° 02' 11" East a distance of 59.15 feet to a point; thence South 55° 02' 11" East a distance of 218.81 feet to a point; thence running along a curve to the right an arc length of 44.39 feet, (said curve having a radius of 35.50 feet, with a chord bearing of South 19° 12' 53" East, and a chord length of 41.55 feet) to a point; thence along a curve to the left an arc length of 128.91 feet, (said curve having a radius of 424.50 feet, with a chord bearing of South 07° 54' 24" West, and a chord length of 128.42 feet) to a point; thence South 00° 47' 35" East a distance of 11.63 feet to a point on the northerly proposed Right of Way of Lakefield Drive; thence running along said proposed Right of Way the following courses: along a curve to the right an arc length of 34.14 feet, (said curve having a radius of 782.51 feet, with a chord bearing of North 87° 44' 55" West, and a chord length of 34.14 feet) to a point; thence North 86° 28' 45" West a distance of 460.84 feet to an iron pin set at the mitered intersection with the easterly proposed Right of Way of Johns Creek Parkway; thence running along the miter North 41° 28' 45" West a distance of 58.11 feet to a point on the easterly proposed Right of Way of Johns Creek Parkway; thence running along said proposed Right of Way the following courses:  along a curve to the right an arc length of 258.83 feet, (said curve having a radius of 670.00 feet, with a chord bearing of North 16° 54' 29" East, and a chord length of 257.23 feet) to a point; thence North 27° 58' 31" East a distance of 163.00 feet to the TRUE POINT OF BEGINNING.  Said tract contains 3.701 Acres (161,211 Square Feet).</w:t>
      </w:r>
    </w:p>
    <w:p w14:paraId="4261562E" w14:textId="77777777" w:rsidR="00894530" w:rsidRDefault="00894530" w:rsidP="00894530">
      <w:pPr>
        <w:jc w:val="both"/>
      </w:pPr>
      <w:r>
        <w:t>(Tract 4)</w:t>
      </w:r>
    </w:p>
    <w:p w14:paraId="2B3408FD" w14:textId="77777777" w:rsidR="00894530" w:rsidRDefault="00894530" w:rsidP="00894530">
      <w:pPr>
        <w:jc w:val="both"/>
      </w:pPr>
      <w:r>
        <w:t>All that tract or parcel of land lying and being in Land Lots 398 and 399 of the 1st District, 1st Section, City of Johns Creek, Fulton County, Georgia and being more particularly described as follows:</w:t>
      </w:r>
    </w:p>
    <w:p w14:paraId="0649A96E" w14:textId="77777777" w:rsidR="00894530" w:rsidRDefault="00894530" w:rsidP="00894530">
      <w:pPr>
        <w:jc w:val="both"/>
      </w:pPr>
      <w:r>
        <w:t xml:space="preserve">To reach the True Point of Beginning, commence at a Right of Way Monument found at the easternmost mitered point of the intersection of the southwesterly Right of Way of McGinnis Ferry Road (Variable R/W) and the southeasterly Right of Way of Johns Creek Parkway (Variable R/W), thence running along said miter South 67° 41' 45" West a distance of 38.05 feet to an iron pin set; thence South 67° 41' 45" West a distance of 31.97 feet to an iron pin set; thence running along the southeasterly and easterly proposed Right of Way of Johns Creek Parkway thence running along a curve to the right an arc length of 144.76 feet, (said curve having a radius of 991.71 feet, with a chord bearing of South 35° 39' 57" West, and a chord length of 144.63 feet) to a point; thence running along an arc to the right an arc length of 227.99 feet, (said curve having a radius of 991.75 feet, with a chord bearing of South 46° 26' 01" West, </w:t>
      </w:r>
      <w:r>
        <w:lastRenderedPageBreak/>
        <w:t>and a chord length of 227.48 feet) to a point; thence South 53° 01' 31" West a distance of 169.35 feet to a point; thence running along a curve to the left an arc length of 353.06 feet, (said curve having a radius of 349.39 feet, with a chord bearing of South 23° 58' 36" West, and a chord length of 338.23 feet) to a point; thence South 05° 01' 35" East a distance of 263.98 feet to an iron pin set; thence South 05° 01' 35" East a distance of 87.73 feet to a point; thence running along a curve to the right an arc length of 431.99 feet, (said curve having a radius of 750.00 feet, with a chord bearing of South 11° 28' 28" West, and a chord length of 426.04 feet) to a point; thence South 27° 58' 31" West a distance of 237.97 feet to an iron pin set; thence South 27° 58' 31" West a distance of 147.00 feet to a point; thence running along a curve to the left an arc length of 258.83 feet, (said curve having a radius of 670.00 feet, with a chord bearing of South 16° 54' 29" West, and a chord length of 257.23 feet) to an iron pin set on a mitered intersection with the northerly proposed Right of Way of Lakefield Drive; thence running along the miter South 41° 28' 45" East a distance of 58.11 feet to an iron pin set on the northerly proposed Right of Way of Lakefield Drive; thence running along said proposed Right of Way the following courses: South 86° 28' 45" East a distance of 460.84 feet to a point; thence running along a curve to the left an arc length of 34.14 feet, (said curve having a radius of 782.51 feet, with a chord bearing of South 87° 44' 55" East, and a chord length of 34.14 feet) to an iron pin set; thence along a curve to the left an arc length of 49.01 feet, (said curve having a radius of 782.51 feet, with a chord bearing of North 89° 12' 26" East, and a chord length of 49.00 feet) to an iron pin set and the TRUE POINT OF BEGINNING, from point thus established and leaving the proposed Right of Way thence North 00° 47' 35" West a distance of 11.63 feet to a point; thence running along a curve to the right an arc length of 114.03 feet, (said curve having a radius of 375.50 feet, with a chord bearing of North 07° 54' 24" East, and a chord length of 113.60 feet) to a point; thence along a curve to the left an arc length of 105.66 feet, (said curve having a radius of 84.50 feet, with a chord bearing of North 19° 12' 53" West, and a chord length of 98.91 feet) to a point; thence North 55° 02' 11" West a distance of 165.81 feet to a point; thence North 34° 57' 49" East a distance of 682.50 feet to a point; thence South 55° 02' 11" East a distance of 198.00 feet to a point; thence South 34° 57' 49" West a distance of 270.50 feet to a point; thence South 55° 02' 11" East a distance of 125.00 feet to a point; thence North 34° 57' 49" East a distance of 19.01 feet to a point; thence South 55° 02' 11" East a distance of 93.00 feet to a point; thence running along a curve to the right an arc length of 23.56 feet, (said curve having a radius of 15.00 feet, with a chord bearing of South 10° 02' 11" East, and a chord length of 21.21 feet) to a point; thence South 34° 56' 27" West a distance of 3.50 feet to a point; thence South 34° 57' 50" West a distance of 458.80 feet to an iron pin set on the northerly proposed Right of Way of Lakefield Drive; thence running along the proposed Right of Way along a curve to the right an arc length of 189.27 feet, (said curve having a radius of 782.51 feet, with a chord bearing of South 81° 26' 08" West, and a chord length of 188.81 feet) to the TRUE POINT OF BEGINNING.  Said tract contains 5.868 Acres (255,598 Square Feet).</w:t>
      </w:r>
    </w:p>
    <w:p w14:paraId="55917B13" w14:textId="77777777" w:rsidR="00DD5BF1" w:rsidRDefault="00DD5BF1">
      <w:pPr>
        <w:adjustRightInd/>
        <w:rPr>
          <w:rFonts w:cs="Times New Roman"/>
          <w:szCs w:val="24"/>
        </w:rPr>
        <w:sectPr w:rsidR="00DD5BF1" w:rsidSect="00D81CFB">
          <w:headerReference w:type="even" r:id="rId32"/>
          <w:headerReference w:type="default" r:id="rId33"/>
          <w:footerReference w:type="even" r:id="rId34"/>
          <w:footerReference w:type="default" r:id="rId35"/>
          <w:headerReference w:type="first" r:id="rId36"/>
          <w:pgSz w:w="12240" w:h="15840"/>
          <w:pgMar w:top="1440" w:right="1440" w:bottom="1440" w:left="1440" w:header="720" w:footer="720" w:gutter="0"/>
          <w:pgNumType w:start="1"/>
          <w:cols w:space="720"/>
          <w:noEndnote/>
          <w:docGrid w:linePitch="299"/>
        </w:sectPr>
      </w:pPr>
    </w:p>
    <w:p w14:paraId="492B7E21" w14:textId="77777777" w:rsidR="00DD5BF1" w:rsidRDefault="00DD5BF1">
      <w:pPr>
        <w:pStyle w:val="Heading80"/>
        <w:adjustRightInd/>
        <w:rPr>
          <w:rFonts w:cs="Times New Roman"/>
          <w:b/>
          <w:szCs w:val="24"/>
        </w:rPr>
      </w:pPr>
      <w:bookmarkStart w:id="201" w:name="_Ref9433677"/>
      <w:r>
        <w:rPr>
          <w:rFonts w:cs="Times New Roman"/>
          <w:b/>
          <w:szCs w:val="24"/>
        </w:rPr>
        <w:lastRenderedPageBreak/>
        <w:t>EXHIBIT A-1</w:t>
      </w:r>
      <w:bookmarkEnd w:id="201"/>
    </w:p>
    <w:p w14:paraId="24929AAC" w14:textId="2D2ACD1E" w:rsidR="00DD5BF1" w:rsidRDefault="00DD5BF1">
      <w:pPr>
        <w:pStyle w:val="Heading9"/>
        <w:adjustRightInd/>
        <w:rPr>
          <w:rFonts w:cs="Times New Roman"/>
          <w:szCs w:val="24"/>
        </w:rPr>
      </w:pPr>
      <w:bookmarkStart w:id="202" w:name="_Ref9434008"/>
      <w:r>
        <w:rPr>
          <w:rFonts w:cs="Times New Roman"/>
          <w:b/>
          <w:szCs w:val="24"/>
        </w:rPr>
        <w:t>Site Plan Designating the Shopping Center, Protected Area</w:t>
      </w:r>
      <w:r w:rsidR="00C831B0">
        <w:rPr>
          <w:rFonts w:cs="Times New Roman"/>
          <w:b/>
          <w:szCs w:val="24"/>
        </w:rPr>
        <w:t>,</w:t>
      </w:r>
      <w:r>
        <w:rPr>
          <w:rFonts w:cs="Times New Roman"/>
          <w:b/>
          <w:szCs w:val="24"/>
        </w:rPr>
        <w:t xml:space="preserve"> </w:t>
      </w:r>
      <w:bookmarkEnd w:id="202"/>
      <w:r>
        <w:rPr>
          <w:rFonts w:cs="Times New Roman"/>
          <w:b/>
          <w:szCs w:val="24"/>
        </w:rPr>
        <w:t>Named Co-Tenant</w:t>
      </w:r>
    </w:p>
    <w:p w14:paraId="0C3044BA" w14:textId="5673B891" w:rsidR="00DD5BF1" w:rsidRDefault="00C32C27" w:rsidP="00C831B0">
      <w:pPr>
        <w:pStyle w:val="CenterUnderlineItalicBold"/>
        <w:adjustRightInd/>
        <w:rPr>
          <w:rFonts w:cs="Times New Roman"/>
          <w:bCs w:val="0"/>
          <w:iCs w:val="0"/>
          <w:szCs w:val="24"/>
          <w:u w:val="none"/>
        </w:rPr>
      </w:pPr>
      <w:r>
        <w:rPr>
          <w:noProof/>
        </w:rPr>
        <w:drawing>
          <wp:inline distT="0" distB="0" distL="0" distR="0" wp14:anchorId="73B453E2" wp14:editId="68030214">
            <wp:extent cx="5943600" cy="527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276850"/>
                    </a:xfrm>
                    <a:prstGeom prst="rect">
                      <a:avLst/>
                    </a:prstGeom>
                  </pic:spPr>
                </pic:pic>
              </a:graphicData>
            </a:graphic>
          </wp:inline>
        </w:drawing>
      </w:r>
      <w:r>
        <w:rPr>
          <w:rFonts w:cs="Times New Roman"/>
          <w:bCs w:val="0"/>
          <w:iCs w:val="0"/>
          <w:szCs w:val="24"/>
          <w:u w:val="none"/>
        </w:rPr>
        <w:t xml:space="preserve"> </w:t>
      </w:r>
      <w:r w:rsidR="00DD5BF1">
        <w:rPr>
          <w:rFonts w:cs="Times New Roman"/>
          <w:bCs w:val="0"/>
          <w:iCs w:val="0"/>
          <w:szCs w:val="24"/>
          <w:u w:val="none"/>
        </w:rPr>
        <w:br w:type="page"/>
      </w:r>
    </w:p>
    <w:p w14:paraId="32C946E6" w14:textId="77777777" w:rsidR="00DD5BF1" w:rsidRDefault="00DD5BF1">
      <w:pPr>
        <w:adjustRightInd/>
        <w:rPr>
          <w:rFonts w:cs="Times New Roman"/>
          <w:szCs w:val="24"/>
        </w:rPr>
        <w:sectPr w:rsidR="00DD5BF1" w:rsidSect="00D81CFB">
          <w:headerReference w:type="even" r:id="rId38"/>
          <w:headerReference w:type="default" r:id="rId39"/>
          <w:footerReference w:type="even" r:id="rId40"/>
          <w:footerReference w:type="default" r:id="rId41"/>
          <w:headerReference w:type="first" r:id="rId42"/>
          <w:pgSz w:w="12240" w:h="15840"/>
          <w:pgMar w:top="1440" w:right="1440" w:bottom="1440" w:left="1440" w:header="720" w:footer="720" w:gutter="0"/>
          <w:pgNumType w:start="1"/>
          <w:cols w:space="720"/>
          <w:noEndnote/>
          <w:docGrid w:linePitch="299"/>
        </w:sectPr>
      </w:pPr>
    </w:p>
    <w:p w14:paraId="6EB1A94A" w14:textId="77777777" w:rsidR="00DD5BF1" w:rsidRDefault="00DD5BF1">
      <w:pPr>
        <w:pStyle w:val="Heading80"/>
        <w:adjustRightInd/>
        <w:rPr>
          <w:rFonts w:cs="Times New Roman"/>
          <w:b/>
          <w:szCs w:val="24"/>
        </w:rPr>
      </w:pPr>
      <w:bookmarkStart w:id="205" w:name="_Ref9434096"/>
      <w:r>
        <w:rPr>
          <w:rFonts w:cs="Times New Roman"/>
          <w:b/>
          <w:szCs w:val="24"/>
        </w:rPr>
        <w:lastRenderedPageBreak/>
        <w:t>EXHIBIT A-2</w:t>
      </w:r>
      <w:bookmarkEnd w:id="205"/>
    </w:p>
    <w:p w14:paraId="30B85D84" w14:textId="77777777" w:rsidR="00DD5BF1" w:rsidRDefault="00DD5BF1">
      <w:pPr>
        <w:pStyle w:val="Heading9"/>
        <w:adjustRightInd/>
        <w:rPr>
          <w:rFonts w:cs="Times New Roman"/>
          <w:szCs w:val="24"/>
        </w:rPr>
      </w:pPr>
      <w:bookmarkStart w:id="206" w:name="_Ref9434012"/>
      <w:r>
        <w:rPr>
          <w:rFonts w:cs="Times New Roman"/>
          <w:b/>
          <w:szCs w:val="24"/>
        </w:rPr>
        <w:t>LOD of the Premises</w:t>
      </w:r>
      <w:bookmarkEnd w:id="206"/>
    </w:p>
    <w:p w14:paraId="2BE85E81" w14:textId="1EEFE6F2" w:rsidR="00DD5BF1" w:rsidRDefault="00C026D9">
      <w:pPr>
        <w:pStyle w:val="CenterUnderlineItalicBold"/>
        <w:adjustRightInd/>
        <w:rPr>
          <w:rFonts w:cs="Times New Roman"/>
          <w:bCs w:val="0"/>
          <w:iCs w:val="0"/>
          <w:szCs w:val="24"/>
          <w:u w:val="none"/>
        </w:rPr>
      </w:pPr>
      <w:r>
        <w:rPr>
          <w:noProof/>
        </w:rPr>
        <w:drawing>
          <wp:inline distT="0" distB="0" distL="0" distR="0" wp14:anchorId="747B9FFD" wp14:editId="45B59117">
            <wp:extent cx="5114925" cy="445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14925" cy="4457700"/>
                    </a:xfrm>
                    <a:prstGeom prst="rect">
                      <a:avLst/>
                    </a:prstGeom>
                  </pic:spPr>
                </pic:pic>
              </a:graphicData>
            </a:graphic>
          </wp:inline>
        </w:drawing>
      </w:r>
    </w:p>
    <w:p w14:paraId="0C7E54A1" w14:textId="77777777" w:rsidR="00DD5BF1" w:rsidRDefault="00DD5BF1">
      <w:pPr>
        <w:pStyle w:val="CenterUnderlineItalicBold"/>
        <w:adjustRightInd/>
        <w:rPr>
          <w:rFonts w:cs="Times New Roman"/>
          <w:bCs w:val="0"/>
          <w:iCs w:val="0"/>
          <w:szCs w:val="24"/>
          <w:u w:val="none"/>
        </w:rPr>
      </w:pPr>
      <w:r>
        <w:rPr>
          <w:rFonts w:cs="Times New Roman"/>
          <w:bCs w:val="0"/>
          <w:iCs w:val="0"/>
          <w:szCs w:val="24"/>
          <w:u w:val="none"/>
        </w:rPr>
        <w:br w:type="page"/>
      </w:r>
    </w:p>
    <w:p w14:paraId="7F6ACDBE" w14:textId="77777777" w:rsidR="00DD5BF1" w:rsidRDefault="00DD5BF1">
      <w:pPr>
        <w:adjustRightInd/>
        <w:rPr>
          <w:rFonts w:cs="Times New Roman"/>
          <w:szCs w:val="24"/>
        </w:rPr>
        <w:sectPr w:rsidR="00DD5BF1" w:rsidSect="00D81CFB">
          <w:headerReference w:type="even" r:id="rId44"/>
          <w:headerReference w:type="default" r:id="rId45"/>
          <w:footerReference w:type="even" r:id="rId46"/>
          <w:footerReference w:type="default" r:id="rId47"/>
          <w:headerReference w:type="first" r:id="rId48"/>
          <w:pgSz w:w="12240" w:h="15840"/>
          <w:pgMar w:top="1440" w:right="1440" w:bottom="1440" w:left="1440" w:header="720" w:footer="720" w:gutter="0"/>
          <w:pgNumType w:start="1"/>
          <w:cols w:space="720"/>
          <w:noEndnote/>
          <w:docGrid w:linePitch="299"/>
        </w:sectPr>
      </w:pPr>
    </w:p>
    <w:p w14:paraId="2EC5207A" w14:textId="0A62949A" w:rsidR="00DD5BF1" w:rsidRPr="00343C29" w:rsidRDefault="00DD5BF1" w:rsidP="00343C29">
      <w:pPr>
        <w:pStyle w:val="Heading80"/>
        <w:adjustRightInd/>
        <w:rPr>
          <w:rFonts w:cs="Times New Roman"/>
          <w:b/>
          <w:szCs w:val="24"/>
        </w:rPr>
      </w:pPr>
      <w:bookmarkStart w:id="209" w:name="_Ref9433683"/>
      <w:r>
        <w:rPr>
          <w:rFonts w:cs="Times New Roman"/>
          <w:b/>
          <w:szCs w:val="24"/>
        </w:rPr>
        <w:lastRenderedPageBreak/>
        <w:t>EXHIBIT B</w:t>
      </w:r>
      <w:bookmarkEnd w:id="209"/>
    </w:p>
    <w:p w14:paraId="26E04852" w14:textId="282A160B" w:rsidR="00343C29" w:rsidRPr="00343C29" w:rsidRDefault="00343C29" w:rsidP="00343C29">
      <w:pPr>
        <w:overflowPunct w:val="0"/>
        <w:autoSpaceDE w:val="0"/>
        <w:autoSpaceDN w:val="0"/>
        <w:jc w:val="center"/>
        <w:rPr>
          <w:rFonts w:ascii="Arial" w:hAnsi="Arial"/>
          <w:b/>
          <w:sz w:val="20"/>
          <w:szCs w:val="20"/>
        </w:rPr>
      </w:pPr>
      <w:r w:rsidRPr="00343C29">
        <w:rPr>
          <w:rFonts w:ascii="Arial" w:hAnsi="Arial"/>
          <w:b/>
          <w:sz w:val="20"/>
          <w:szCs w:val="20"/>
        </w:rPr>
        <w:t xml:space="preserve">LANDLORD’S WORK LETTER </w:t>
      </w:r>
      <w:bookmarkStart w:id="210" w:name="_Hlk63760399"/>
    </w:p>
    <w:p w14:paraId="05434A6F" w14:textId="29504449" w:rsidR="00343C29" w:rsidRPr="00343C29" w:rsidRDefault="00343C29" w:rsidP="00E7183D">
      <w:pPr>
        <w:spacing w:after="160" w:line="259" w:lineRule="auto"/>
        <w:jc w:val="both"/>
        <w:rPr>
          <w:rFonts w:ascii="Arial" w:eastAsia="Calibri" w:hAnsi="Arial" w:cs="Arial"/>
          <w:sz w:val="20"/>
          <w:szCs w:val="20"/>
        </w:rPr>
      </w:pPr>
      <w:bookmarkStart w:id="211" w:name="_Hlk183001740"/>
      <w:r w:rsidRPr="00343C29">
        <w:rPr>
          <w:rFonts w:ascii="Arial" w:eastAsia="Calibri" w:hAnsi="Arial" w:cs="Arial"/>
          <w:sz w:val="20"/>
          <w:szCs w:val="20"/>
        </w:rPr>
        <w:t xml:space="preserve">Landlord, at its sole cost and expense, shall provide (including, without limitation, furnishing the materials and performing in a first-class workmanlike manner the labor necessary to provide) Landlord’s Work (as described below) in and/or for the Premises, in accordance with applicable Laws and Regulations, </w:t>
      </w:r>
      <w:r w:rsidR="00EB7654">
        <w:rPr>
          <w:rFonts w:ascii="Arial" w:eastAsia="Calibri" w:hAnsi="Arial" w:cs="Arial"/>
          <w:sz w:val="20"/>
          <w:szCs w:val="20"/>
        </w:rPr>
        <w:t>“</w:t>
      </w:r>
      <w:r w:rsidRPr="00343C29">
        <w:rPr>
          <w:rFonts w:ascii="Arial" w:eastAsia="Calibri" w:hAnsi="Arial" w:cs="Arial"/>
          <w:sz w:val="20"/>
          <w:szCs w:val="20"/>
        </w:rPr>
        <w:t>Landlord’s Work</w:t>
      </w:r>
      <w:r w:rsidR="00EB7654">
        <w:rPr>
          <w:rFonts w:ascii="Arial" w:eastAsia="Calibri" w:hAnsi="Arial" w:cs="Arial"/>
          <w:sz w:val="20"/>
          <w:szCs w:val="20"/>
        </w:rPr>
        <w:t>”</w:t>
      </w:r>
      <w:r w:rsidRPr="00343C29">
        <w:rPr>
          <w:rFonts w:ascii="Arial" w:eastAsia="Calibri" w:hAnsi="Arial" w:cs="Arial"/>
          <w:sz w:val="20"/>
          <w:szCs w:val="20"/>
        </w:rPr>
        <w:t>.</w:t>
      </w:r>
    </w:p>
    <w:p w14:paraId="018B333C" w14:textId="601A38A1" w:rsidR="00343C29" w:rsidRPr="00343C29" w:rsidRDefault="00343C29" w:rsidP="00E7183D">
      <w:pPr>
        <w:spacing w:after="160" w:line="259" w:lineRule="auto"/>
        <w:jc w:val="both"/>
        <w:rPr>
          <w:rFonts w:ascii="Arial" w:eastAsia="Calibri" w:hAnsi="Arial" w:cs="Arial"/>
          <w:sz w:val="20"/>
          <w:szCs w:val="20"/>
        </w:rPr>
      </w:pPr>
      <w:r w:rsidRPr="00343C29">
        <w:rPr>
          <w:rFonts w:ascii="Arial" w:eastAsia="Calibri" w:hAnsi="Arial" w:cs="Arial"/>
          <w:b/>
          <w:bCs/>
          <w:sz w:val="20"/>
          <w:szCs w:val="20"/>
        </w:rPr>
        <w:t>LANDLORD’S WORK:</w:t>
      </w:r>
      <w:r w:rsidR="000C3B35">
        <w:rPr>
          <w:rFonts w:ascii="Arial" w:eastAsia="Calibri" w:hAnsi="Arial" w:cs="Arial"/>
          <w:sz w:val="20"/>
          <w:szCs w:val="20"/>
        </w:rPr>
        <w:t xml:space="preserve"> </w:t>
      </w:r>
      <w:r w:rsidRPr="00343C29">
        <w:rPr>
          <w:rFonts w:ascii="Arial" w:eastAsia="Calibri" w:hAnsi="Arial" w:cs="Arial"/>
          <w:sz w:val="20"/>
          <w:szCs w:val="20"/>
        </w:rPr>
        <w:t>The following work (</w:t>
      </w:r>
      <w:r w:rsidR="00EB7654">
        <w:rPr>
          <w:rFonts w:ascii="Arial" w:eastAsia="Calibri" w:hAnsi="Arial" w:cs="Arial"/>
          <w:sz w:val="20"/>
          <w:szCs w:val="20"/>
        </w:rPr>
        <w:t>“</w:t>
      </w:r>
      <w:r w:rsidRPr="00343C29">
        <w:rPr>
          <w:rFonts w:ascii="Arial" w:eastAsia="Calibri" w:hAnsi="Arial" w:cs="Arial"/>
          <w:sz w:val="20"/>
          <w:szCs w:val="20"/>
        </w:rPr>
        <w:t>Landlord’s Work</w:t>
      </w:r>
      <w:r w:rsidR="00EB7654">
        <w:rPr>
          <w:rFonts w:ascii="Arial" w:eastAsia="Calibri" w:hAnsi="Arial" w:cs="Arial"/>
          <w:sz w:val="20"/>
          <w:szCs w:val="20"/>
        </w:rPr>
        <w:t>”</w:t>
      </w:r>
      <w:r w:rsidRPr="00343C29">
        <w:rPr>
          <w:rFonts w:ascii="Arial" w:eastAsia="Calibri" w:hAnsi="Arial" w:cs="Arial"/>
          <w:sz w:val="20"/>
          <w:szCs w:val="20"/>
        </w:rPr>
        <w:t xml:space="preserve">) is to be performed by Landlord, at Landlord's expense, prior to the Delivery Date. </w:t>
      </w:r>
      <w:r w:rsidRPr="00343C29">
        <w:rPr>
          <w:rFonts w:ascii="Arial" w:eastAsia="Calibri" w:hAnsi="Arial" w:cs="Arial"/>
          <w:iCs/>
          <w:sz w:val="20"/>
          <w:szCs w:val="20"/>
        </w:rPr>
        <w:t>Landlord shall prepare construction documents based on Tenant design drawings and specifications and is required to submit construction documents for Landlord’s Work to Tenant’s Architect and Store Design Manager for review, comment, and approval prior to permit submission</w:t>
      </w:r>
      <w:r w:rsidRPr="00343C29">
        <w:rPr>
          <w:rFonts w:ascii="Arial" w:eastAsia="Calibri" w:hAnsi="Arial" w:cs="Arial"/>
          <w:i/>
          <w:sz w:val="20"/>
          <w:szCs w:val="20"/>
        </w:rPr>
        <w:t>.</w:t>
      </w:r>
      <w:r w:rsidRPr="00343C29">
        <w:rPr>
          <w:rFonts w:ascii="Arial" w:eastAsia="Calibri" w:hAnsi="Arial" w:cs="Arial"/>
          <w:sz w:val="20"/>
          <w:szCs w:val="20"/>
        </w:rPr>
        <w:t xml:space="preserve"> Landlord shall provide a schedule noting all timelines for Tenant specification submissions required to meet Landlord permitting and construction schedules. The schedule shall, in all events, provide Tenant with a minimum of ten (10) business days to for any such submissions.</w:t>
      </w:r>
    </w:p>
    <w:p w14:paraId="54392D08" w14:textId="4F8FD78D" w:rsidR="00343C29" w:rsidRPr="00343C29" w:rsidRDefault="00343C29" w:rsidP="00343C29">
      <w:pPr>
        <w:numPr>
          <w:ilvl w:val="0"/>
          <w:numId w:val="17"/>
        </w:numPr>
        <w:overflowPunct w:val="0"/>
        <w:autoSpaceDE w:val="0"/>
        <w:autoSpaceDN w:val="0"/>
        <w:spacing w:after="160" w:line="259" w:lineRule="auto"/>
        <w:contextualSpacing/>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DEMOLITION:</w:t>
      </w:r>
      <w:r w:rsidR="000C3B35">
        <w:rPr>
          <w:rFonts w:ascii="Arial" w:eastAsia="Calibri" w:hAnsi="Arial" w:cs="Arial"/>
          <w:b/>
          <w:bCs/>
          <w:sz w:val="20"/>
          <w:szCs w:val="20"/>
          <w:u w:val="single"/>
        </w:rPr>
        <w:t xml:space="preserve"> </w:t>
      </w:r>
      <w:r w:rsidRPr="00343C29">
        <w:rPr>
          <w:rFonts w:ascii="Arial" w:eastAsia="Calibri" w:hAnsi="Arial" w:cs="Arial"/>
          <w:b/>
          <w:bCs/>
          <w:sz w:val="20"/>
          <w:szCs w:val="20"/>
          <w:u w:val="single"/>
        </w:rPr>
        <w:t>INTENTIALLY DELETED – NEW CONSTRUCTION</w:t>
      </w:r>
    </w:p>
    <w:p w14:paraId="30817A81" w14:textId="77777777" w:rsidR="00343C29" w:rsidRPr="00343C29" w:rsidRDefault="00343C29" w:rsidP="00343C29">
      <w:pPr>
        <w:overflowPunct w:val="0"/>
        <w:autoSpaceDE w:val="0"/>
        <w:autoSpaceDN w:val="0"/>
        <w:spacing w:after="160" w:line="259" w:lineRule="auto"/>
        <w:ind w:left="2160"/>
        <w:contextualSpacing/>
        <w:textAlignment w:val="baseline"/>
        <w:rPr>
          <w:rFonts w:ascii="Arial" w:eastAsia="Calibri" w:hAnsi="Arial" w:cs="Arial"/>
          <w:sz w:val="20"/>
          <w:szCs w:val="20"/>
        </w:rPr>
      </w:pPr>
    </w:p>
    <w:p w14:paraId="724569B2"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BARRICADE:</w:t>
      </w:r>
    </w:p>
    <w:p w14:paraId="6BF4D2C3" w14:textId="00F938EC"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Prior to the Date of Possession, Landlord to engineer, permit, construct </w:t>
      </w:r>
      <w:r w:rsidR="00EB7654">
        <w:rPr>
          <w:rFonts w:ascii="Arial" w:eastAsia="Calibri" w:hAnsi="Arial" w:cs="Arial"/>
          <w:sz w:val="20"/>
          <w:szCs w:val="20"/>
        </w:rPr>
        <w:t>“</w:t>
      </w:r>
      <w:r w:rsidRPr="00343C29">
        <w:rPr>
          <w:rFonts w:ascii="Arial" w:eastAsia="Calibri" w:hAnsi="Arial" w:cs="Arial"/>
          <w:sz w:val="20"/>
          <w:szCs w:val="20"/>
        </w:rPr>
        <w:t>Construction Barricade</w:t>
      </w:r>
      <w:r w:rsidR="00EB7654">
        <w:rPr>
          <w:rFonts w:ascii="Arial" w:eastAsia="Calibri" w:hAnsi="Arial" w:cs="Arial"/>
          <w:sz w:val="20"/>
          <w:szCs w:val="20"/>
        </w:rPr>
        <w:t>”</w:t>
      </w:r>
      <w:r w:rsidRPr="00343C29">
        <w:rPr>
          <w:rFonts w:ascii="Arial" w:eastAsia="Calibri" w:hAnsi="Arial" w:cs="Arial"/>
          <w:sz w:val="20"/>
          <w:szCs w:val="20"/>
        </w:rPr>
        <w:t xml:space="preserve"> according to Landlord specific construction guidelines, and with minimum 48</w:t>
      </w:r>
      <w:r w:rsidR="00EB7654">
        <w:rPr>
          <w:rFonts w:ascii="Arial" w:eastAsia="Calibri" w:hAnsi="Arial" w:cs="Arial"/>
          <w:sz w:val="20"/>
          <w:szCs w:val="20"/>
        </w:rPr>
        <w:t>”</w:t>
      </w:r>
      <w:r w:rsidRPr="00343C29">
        <w:rPr>
          <w:rFonts w:ascii="Arial" w:eastAsia="Calibri" w:hAnsi="Arial" w:cs="Arial"/>
          <w:sz w:val="20"/>
          <w:szCs w:val="20"/>
        </w:rPr>
        <w:t xml:space="preserve"> clear interior dimension required for storefront work. Demolish barricade a minimum of 24 hours before Tenant’s opening for business. The construction and demolition of the Construction Barricade shall be at Landlord’s cost and expense.</w:t>
      </w:r>
    </w:p>
    <w:p w14:paraId="2A4681D8"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6DF010CF" w14:textId="24D8B5B8"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Allow Tenant to install a full wrap branded graphic display (</w:t>
      </w:r>
      <w:r w:rsidR="00EB7654">
        <w:rPr>
          <w:rFonts w:ascii="Arial" w:eastAsia="Calibri" w:hAnsi="Arial" w:cs="Arial"/>
          <w:sz w:val="20"/>
          <w:szCs w:val="20"/>
        </w:rPr>
        <w:t>“</w:t>
      </w:r>
      <w:r w:rsidRPr="00343C29">
        <w:rPr>
          <w:rFonts w:ascii="Arial" w:eastAsia="Calibri" w:hAnsi="Arial" w:cs="Arial"/>
          <w:sz w:val="20"/>
          <w:szCs w:val="20"/>
        </w:rPr>
        <w:t>Graphics</w:t>
      </w:r>
      <w:r w:rsidR="00EB7654">
        <w:rPr>
          <w:rFonts w:ascii="Arial" w:eastAsia="Calibri" w:hAnsi="Arial" w:cs="Arial"/>
          <w:sz w:val="20"/>
          <w:szCs w:val="20"/>
        </w:rPr>
        <w:t>”</w:t>
      </w:r>
      <w:r w:rsidRPr="00343C29">
        <w:rPr>
          <w:rFonts w:ascii="Arial" w:eastAsia="Calibri" w:hAnsi="Arial" w:cs="Arial"/>
          <w:sz w:val="20"/>
          <w:szCs w:val="20"/>
        </w:rPr>
        <w:t xml:space="preserve">) identifying store name and </w:t>
      </w:r>
      <w:r w:rsidR="00EB7654">
        <w:rPr>
          <w:rFonts w:ascii="Arial" w:eastAsia="Calibri" w:hAnsi="Arial" w:cs="Arial"/>
          <w:sz w:val="20"/>
          <w:szCs w:val="20"/>
        </w:rPr>
        <w:t>“</w:t>
      </w:r>
      <w:r w:rsidRPr="00343C29">
        <w:rPr>
          <w:rFonts w:ascii="Arial" w:eastAsia="Calibri" w:hAnsi="Arial" w:cs="Arial"/>
          <w:sz w:val="20"/>
          <w:szCs w:val="20"/>
        </w:rPr>
        <w:t>Coming Soon</w:t>
      </w:r>
      <w:r w:rsidR="00EB7654">
        <w:rPr>
          <w:rFonts w:ascii="Arial" w:eastAsia="Calibri" w:hAnsi="Arial" w:cs="Arial"/>
          <w:sz w:val="20"/>
          <w:szCs w:val="20"/>
        </w:rPr>
        <w:t>”</w:t>
      </w:r>
      <w:r w:rsidRPr="00343C29">
        <w:rPr>
          <w:rFonts w:ascii="Arial" w:eastAsia="Calibri" w:hAnsi="Arial" w:cs="Arial"/>
          <w:sz w:val="20"/>
          <w:szCs w:val="20"/>
        </w:rPr>
        <w:t xml:space="preserve">. (Or, allow Tenant to install first surface vinyl </w:t>
      </w:r>
      <w:r w:rsidR="00EB7654">
        <w:rPr>
          <w:rFonts w:ascii="Arial" w:eastAsia="Calibri" w:hAnsi="Arial" w:cs="Arial"/>
          <w:sz w:val="20"/>
          <w:szCs w:val="20"/>
        </w:rPr>
        <w:t>“</w:t>
      </w:r>
      <w:r w:rsidRPr="00343C29">
        <w:rPr>
          <w:rFonts w:ascii="Arial" w:eastAsia="Calibri" w:hAnsi="Arial" w:cs="Arial"/>
          <w:sz w:val="20"/>
          <w:szCs w:val="20"/>
        </w:rPr>
        <w:t>Coming Soon</w:t>
      </w:r>
      <w:r w:rsidR="00EB7654">
        <w:rPr>
          <w:rFonts w:ascii="Arial" w:eastAsia="Calibri" w:hAnsi="Arial" w:cs="Arial"/>
          <w:sz w:val="20"/>
          <w:szCs w:val="20"/>
        </w:rPr>
        <w:t>”</w:t>
      </w:r>
      <w:r w:rsidRPr="00343C29">
        <w:rPr>
          <w:rFonts w:ascii="Arial" w:eastAsia="Calibri" w:hAnsi="Arial" w:cs="Arial"/>
          <w:sz w:val="20"/>
          <w:szCs w:val="20"/>
        </w:rPr>
        <w:t xml:space="preserve"> graphics on the storefront in lieu of construction barricade.)</w:t>
      </w:r>
    </w:p>
    <w:p w14:paraId="2DC1D122" w14:textId="77777777" w:rsidR="00343C29" w:rsidRPr="00343C29" w:rsidRDefault="00343C29" w:rsidP="00E7183D">
      <w:pPr>
        <w:spacing w:after="160" w:line="259" w:lineRule="auto"/>
        <w:ind w:left="720"/>
        <w:contextualSpacing/>
        <w:jc w:val="both"/>
        <w:rPr>
          <w:rFonts w:ascii="Arial" w:eastAsia="Calibri" w:hAnsi="Arial" w:cs="Arial"/>
          <w:b/>
          <w:bCs/>
          <w:sz w:val="20"/>
          <w:szCs w:val="20"/>
          <w:u w:val="single"/>
        </w:rPr>
      </w:pPr>
    </w:p>
    <w:p w14:paraId="7F80C99C"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PREMISES CONDITION</w:t>
      </w:r>
    </w:p>
    <w:p w14:paraId="0AC351B9"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Perform any work necessary to ensure that the Premises are delivered structurally sound, in compliance with all building and accessibility codes and laws and free from any violations and in conformance with current local wind and seismic jurisdictional requirements.</w:t>
      </w:r>
    </w:p>
    <w:p w14:paraId="0222D6FD"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0D9E64E8" w14:textId="1725B50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Deliver the Premises free of any hazardous materials.</w:t>
      </w:r>
      <w:r w:rsidR="000C3B35">
        <w:rPr>
          <w:rFonts w:ascii="Arial" w:eastAsia="Calibri" w:hAnsi="Arial" w:cs="Arial"/>
          <w:sz w:val="20"/>
          <w:szCs w:val="20"/>
        </w:rPr>
        <w:t xml:space="preserve"> </w:t>
      </w:r>
      <w:r w:rsidRPr="00343C29">
        <w:rPr>
          <w:rFonts w:ascii="Arial" w:eastAsia="Calibri" w:hAnsi="Arial" w:cs="Arial"/>
          <w:sz w:val="20"/>
          <w:szCs w:val="20"/>
        </w:rPr>
        <w:t xml:space="preserve">A copy of all applicable Phase I Environmental Site Assessment and the Asbestos Survey reports to be provided by Landlord to Tenant if required for Tenant’s permit submittal. </w:t>
      </w:r>
    </w:p>
    <w:p w14:paraId="1091C638"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436E03B9"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BUILDING &amp; STRUCTURE:</w:t>
      </w:r>
    </w:p>
    <w:p w14:paraId="6E919E94"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Provide insulation on all HVAC piping, hot water, domestic water, storm water, vertical risers, and condensate pipes within the Premises. </w:t>
      </w:r>
    </w:p>
    <w:p w14:paraId="637D93D1" w14:textId="77777777" w:rsidR="00343C29" w:rsidRPr="00343C29" w:rsidRDefault="00343C29" w:rsidP="00E7183D">
      <w:pPr>
        <w:spacing w:after="160"/>
        <w:ind w:left="1440"/>
        <w:contextualSpacing/>
        <w:jc w:val="both"/>
        <w:rPr>
          <w:rFonts w:ascii="Arial" w:eastAsia="Calibri" w:hAnsi="Arial" w:cs="Arial"/>
          <w:sz w:val="20"/>
          <w:szCs w:val="20"/>
        </w:rPr>
      </w:pPr>
    </w:p>
    <w:p w14:paraId="639CA319" w14:textId="6D7A9D34"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Locate all building system elements (i.e. pipes, mains, ducts, elec. conduit or such other utilities, existing structural beams) tight to deck above with lowest obstruction at a minimum of 12'-0</w:t>
      </w:r>
      <w:r w:rsidR="00EB7654">
        <w:rPr>
          <w:rFonts w:ascii="Arial" w:eastAsia="Calibri" w:hAnsi="Arial" w:cs="Arial"/>
          <w:sz w:val="20"/>
          <w:szCs w:val="20"/>
        </w:rPr>
        <w:t>”</w:t>
      </w:r>
      <w:r w:rsidRPr="00343C29">
        <w:rPr>
          <w:rFonts w:ascii="Arial" w:eastAsia="Calibri" w:hAnsi="Arial" w:cs="Arial"/>
          <w:sz w:val="20"/>
          <w:szCs w:val="20"/>
        </w:rPr>
        <w:t xml:space="preserve"> clear above finish floor.</w:t>
      </w:r>
    </w:p>
    <w:p w14:paraId="0B29DEAF"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6050A8ED"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Install or relocate all vertical risers, ducts, roof drains, sewer lines, etc. tight to columns and/or demising walls as required by Tenant plans.</w:t>
      </w:r>
    </w:p>
    <w:p w14:paraId="116D85A2"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31AC6328"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lastRenderedPageBreak/>
        <w:t xml:space="preserve">Deliver a ceiling/roof structure adequate to support Tenant's installation of suspended fixtures and improvements and allow attachments for minimum weight of 10 </w:t>
      </w:r>
      <w:proofErr w:type="spellStart"/>
      <w:r w:rsidRPr="00343C29">
        <w:rPr>
          <w:rFonts w:ascii="Arial" w:eastAsia="Calibri" w:hAnsi="Arial" w:cs="Arial"/>
          <w:sz w:val="20"/>
          <w:szCs w:val="20"/>
        </w:rPr>
        <w:t>lbs</w:t>
      </w:r>
      <w:proofErr w:type="spellEnd"/>
      <w:r w:rsidRPr="00343C29">
        <w:rPr>
          <w:rFonts w:ascii="Arial" w:eastAsia="Calibri" w:hAnsi="Arial" w:cs="Arial"/>
          <w:sz w:val="20"/>
          <w:szCs w:val="20"/>
        </w:rPr>
        <w:t xml:space="preserve">, per square foot of Tenant space. </w:t>
      </w:r>
    </w:p>
    <w:p w14:paraId="3D64BE10"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5CDC3F0E"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Provide fire ratings as required by code at all structural members, Tenant separations and all penetrations (i.e. ceiling, columns, beams, demising walls, roof, floors, etc.) </w:t>
      </w:r>
    </w:p>
    <w:p w14:paraId="086BF4B9"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3098219E"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Certify that structural frame, columns and beams are constructed with non-combustible materials (i.e. steel, heavy gauge metal studs, etc.) and are designed to carry live and dead loads in accordance with governing building codes.</w:t>
      </w:r>
    </w:p>
    <w:p w14:paraId="574E7E04"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79455490"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a complete and operational smoke exhaust/evacuation system where required by code.</w:t>
      </w:r>
    </w:p>
    <w:p w14:paraId="73CA14D7"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2A8E781D"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SLAB:</w:t>
      </w:r>
    </w:p>
    <w:p w14:paraId="36A2BBB0" w14:textId="245360E3"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u w:val="single"/>
        </w:rPr>
      </w:pPr>
      <w:r w:rsidRPr="00343C29">
        <w:rPr>
          <w:rFonts w:ascii="Arial" w:eastAsia="Calibri" w:hAnsi="Arial" w:cs="Arial"/>
          <w:sz w:val="20"/>
          <w:szCs w:val="20"/>
        </w:rPr>
        <w:t>Provide a minimum 4</w:t>
      </w:r>
      <w:r w:rsidR="00EB7654">
        <w:rPr>
          <w:rFonts w:ascii="Arial" w:eastAsia="Calibri" w:hAnsi="Arial" w:cs="Arial"/>
          <w:sz w:val="20"/>
          <w:szCs w:val="20"/>
        </w:rPr>
        <w:t>”</w:t>
      </w:r>
      <w:r w:rsidRPr="00343C29">
        <w:rPr>
          <w:rFonts w:ascii="Arial" w:eastAsia="Calibri" w:hAnsi="Arial" w:cs="Arial"/>
          <w:sz w:val="20"/>
          <w:szCs w:val="20"/>
        </w:rPr>
        <w:t xml:space="preserve"> thick single level, water-tight, smooth and broom clean concrete slab ready to receive Tenant's flooring which: </w:t>
      </w:r>
    </w:p>
    <w:p w14:paraId="1C072FE6" w14:textId="53429673"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eastAsia="Calibri" w:hAnsi="Arial" w:cs="Arial"/>
          <w:sz w:val="20"/>
          <w:szCs w:val="20"/>
          <w:u w:val="single"/>
        </w:rPr>
      </w:pPr>
      <w:r w:rsidRPr="00343C29">
        <w:rPr>
          <w:rFonts w:ascii="Arial" w:eastAsia="Calibri" w:hAnsi="Arial" w:cs="Arial"/>
          <w:sz w:val="20"/>
          <w:szCs w:val="20"/>
        </w:rPr>
        <w:t>meets Tenant technical specs and is quantified as follows using the straight edge method: No elevation changes within ½</w:t>
      </w:r>
      <w:r w:rsidR="00EB7654">
        <w:rPr>
          <w:rFonts w:ascii="Arial" w:eastAsia="Calibri" w:hAnsi="Arial" w:cs="Arial"/>
          <w:sz w:val="20"/>
          <w:szCs w:val="20"/>
        </w:rPr>
        <w:t>”</w:t>
      </w:r>
      <w:r w:rsidRPr="00343C29">
        <w:rPr>
          <w:rFonts w:ascii="Arial" w:eastAsia="Calibri" w:hAnsi="Arial" w:cs="Arial"/>
          <w:sz w:val="20"/>
          <w:szCs w:val="20"/>
        </w:rPr>
        <w:t xml:space="preserve"> of exterior finished floor, Perimeters level to within ¾</w:t>
      </w:r>
      <w:r w:rsidR="00EB7654">
        <w:rPr>
          <w:rFonts w:ascii="Arial" w:eastAsia="Calibri" w:hAnsi="Arial" w:cs="Arial"/>
          <w:sz w:val="20"/>
          <w:szCs w:val="20"/>
        </w:rPr>
        <w:t>”</w:t>
      </w:r>
      <w:r w:rsidRPr="00343C29">
        <w:rPr>
          <w:rFonts w:ascii="Arial" w:eastAsia="Calibri" w:hAnsi="Arial" w:cs="Arial"/>
          <w:sz w:val="20"/>
          <w:szCs w:val="20"/>
        </w:rPr>
        <w:t xml:space="preserve"> deflection between perimeters to within ¾</w:t>
      </w:r>
      <w:r w:rsidR="00EB7654">
        <w:rPr>
          <w:rFonts w:ascii="Arial" w:eastAsia="Calibri" w:hAnsi="Arial" w:cs="Arial"/>
          <w:sz w:val="20"/>
          <w:szCs w:val="20"/>
        </w:rPr>
        <w:t>”</w:t>
      </w:r>
      <w:r w:rsidRPr="00343C29">
        <w:rPr>
          <w:rFonts w:ascii="Arial" w:eastAsia="Calibri" w:hAnsi="Arial" w:cs="Arial"/>
          <w:sz w:val="20"/>
          <w:szCs w:val="20"/>
        </w:rPr>
        <w:t>, Maximum variance ¼</w:t>
      </w:r>
      <w:r w:rsidR="00EB7654">
        <w:rPr>
          <w:rFonts w:ascii="Arial" w:eastAsia="Calibri" w:hAnsi="Arial" w:cs="Arial"/>
          <w:sz w:val="20"/>
          <w:szCs w:val="20"/>
        </w:rPr>
        <w:t>”</w:t>
      </w:r>
      <w:r w:rsidRPr="00343C29">
        <w:rPr>
          <w:rFonts w:ascii="Arial" w:eastAsia="Calibri" w:hAnsi="Arial" w:cs="Arial"/>
          <w:sz w:val="20"/>
          <w:szCs w:val="20"/>
        </w:rPr>
        <w:t xml:space="preserve"> over 10’ and no more than ½</w:t>
      </w:r>
      <w:r w:rsidR="00EB7654">
        <w:rPr>
          <w:rFonts w:ascii="Arial" w:eastAsia="Calibri" w:hAnsi="Arial" w:cs="Arial"/>
          <w:sz w:val="20"/>
          <w:szCs w:val="20"/>
        </w:rPr>
        <w:t>”</w:t>
      </w:r>
      <w:r w:rsidRPr="00343C29">
        <w:rPr>
          <w:rFonts w:ascii="Arial" w:eastAsia="Calibri" w:hAnsi="Arial" w:cs="Arial"/>
          <w:sz w:val="20"/>
          <w:szCs w:val="20"/>
        </w:rPr>
        <w:t xml:space="preserve"> from the overall high point to the overall low point </w:t>
      </w:r>
      <w:r w:rsidRPr="00343C29">
        <w:rPr>
          <w:rFonts w:ascii="Arial" w:hAnsi="Arial" w:cs="Arial"/>
          <w:sz w:val="20"/>
          <w:szCs w:val="20"/>
        </w:rPr>
        <w:t>determined using the straightedge method</w:t>
      </w:r>
      <w:r w:rsidRPr="00343C29">
        <w:rPr>
          <w:rFonts w:ascii="Arial" w:eastAsia="Calibri" w:hAnsi="Arial" w:cs="Arial"/>
          <w:sz w:val="20"/>
          <w:szCs w:val="20"/>
        </w:rPr>
        <w:t xml:space="preserve">. </w:t>
      </w:r>
    </w:p>
    <w:p w14:paraId="5AC53FAD" w14:textId="77777777"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Complies with live load requirements: 100lbs per square foot or per local building code, whichever is more stringent.</w:t>
      </w:r>
      <w:r w:rsidRPr="00343C29">
        <w:rPr>
          <w:rFonts w:ascii="Arial" w:hAnsi="Arial" w:cs="Arial"/>
          <w:sz w:val="20"/>
          <w:szCs w:val="20"/>
        </w:rPr>
        <w:t xml:space="preserve"> </w:t>
      </w:r>
    </w:p>
    <w:p w14:paraId="5C28C7BB" w14:textId="77777777"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hAnsi="Arial" w:cs="Arial"/>
          <w:sz w:val="20"/>
          <w:szCs w:val="20"/>
        </w:rPr>
        <w:t xml:space="preserve">Deliver slab with moisture content not to exceed 3lbs per 1000 sf over 24-hour period as measured by industry standard calcium chloride test. If such test exceeds the threshold, Landlord to install a moisture vapor barrier, as directed by Tenant, to achieve appropriate result. </w:t>
      </w:r>
    </w:p>
    <w:p w14:paraId="238342C0"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7DA49637"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DEMISING WALLS:</w:t>
      </w:r>
    </w:p>
    <w:p w14:paraId="2E23AD59" w14:textId="07EDCCD0"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continuous/flush demising walls without protrusions, framed, insulated and fire rated as required by code with sheet rock finish continuous from top of slab to bottom of deck on Tenant side, taped, sanded, primed and ready for paint.</w:t>
      </w:r>
      <w:r w:rsidR="000C3B35">
        <w:rPr>
          <w:rFonts w:ascii="Arial" w:eastAsia="Calibri" w:hAnsi="Arial" w:cs="Arial"/>
          <w:sz w:val="20"/>
          <w:szCs w:val="20"/>
        </w:rPr>
        <w:t xml:space="preserve"> </w:t>
      </w:r>
      <w:r w:rsidRPr="00343C29">
        <w:rPr>
          <w:rFonts w:ascii="Arial" w:eastAsia="Calibri" w:hAnsi="Arial" w:cs="Arial"/>
          <w:sz w:val="20"/>
          <w:szCs w:val="20"/>
        </w:rPr>
        <w:t>Provide at exterior facing walls as well.</w:t>
      </w:r>
    </w:p>
    <w:p w14:paraId="29BE026E"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796FFA4B" w14:textId="5F7217D8"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If adjacent tenant construction of demising wall sheet rock is insufficiently complete in time for Sephora inspections, Landlord to install 5/8</w:t>
      </w:r>
      <w:r w:rsidR="00EB7654">
        <w:rPr>
          <w:rFonts w:ascii="Arial" w:eastAsia="Calibri" w:hAnsi="Arial" w:cs="Arial"/>
          <w:sz w:val="20"/>
          <w:szCs w:val="20"/>
        </w:rPr>
        <w:t>”</w:t>
      </w:r>
      <w:r w:rsidRPr="00343C29">
        <w:rPr>
          <w:rFonts w:ascii="Arial" w:eastAsia="Calibri" w:hAnsi="Arial" w:cs="Arial"/>
          <w:sz w:val="20"/>
          <w:szCs w:val="20"/>
        </w:rPr>
        <w:t xml:space="preserve"> sheet rock and insulation as required from slab to deck and fire caulk as required to achieve required rating OR reimburse Tenant for same.</w:t>
      </w:r>
    </w:p>
    <w:p w14:paraId="57E20243"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147D974A" w14:textId="7810BB55"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Landlord to provide furring wall at masonry walls. Provide continuous/flush stud furring walls without protrusions, framed, insulated and fire rated as required by code with sheet rock finish continuous from top of slab to bottom of deck on Tenant side, taped, sanded, primed and ready for paint.</w:t>
      </w:r>
      <w:r w:rsidR="000C3B35">
        <w:rPr>
          <w:rFonts w:ascii="Arial" w:eastAsia="Calibri" w:hAnsi="Arial" w:cs="Arial"/>
          <w:sz w:val="20"/>
          <w:szCs w:val="20"/>
        </w:rPr>
        <w:t xml:space="preserve"> </w:t>
      </w:r>
    </w:p>
    <w:p w14:paraId="3121A848"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7341A70C"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ROOF: </w:t>
      </w:r>
    </w:p>
    <w:p w14:paraId="38B26FD8"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30798E4E"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Seal and make watertight all new and existing roof penetrations and curbs. </w:t>
      </w:r>
    </w:p>
    <w:p w14:paraId="42552233"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570DCC87"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STORE FRONT: </w:t>
      </w:r>
    </w:p>
    <w:p w14:paraId="476C3441" w14:textId="3C0D15D1"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lastRenderedPageBreak/>
        <w:t>Provide and install complete weather tight storefront facade and glazing system to include structure, continuous concrete curb, frame, doors, door hardware, weather stripping, caulking, glazing, power and blocking for Tenant’s signage in locations designated by Tenant (signage by Tenant), and Tenant finishes per Tenant Design Drawings and specifications.</w:t>
      </w:r>
      <w:r w:rsidR="000C3B35">
        <w:rPr>
          <w:rFonts w:ascii="Arial" w:eastAsia="Calibri" w:hAnsi="Arial" w:cs="Arial"/>
          <w:sz w:val="20"/>
          <w:szCs w:val="20"/>
        </w:rPr>
        <w:t xml:space="preserve"> </w:t>
      </w:r>
      <w:r w:rsidRPr="00343C29">
        <w:rPr>
          <w:rFonts w:ascii="Arial" w:eastAsia="Calibri" w:hAnsi="Arial" w:cs="Arial"/>
          <w:sz w:val="20"/>
          <w:szCs w:val="20"/>
        </w:rPr>
        <w:t>Storefront façade and glazing system must also be in accordance with applicable building, energy, seismic and hurricane requirements. Where required by code, provide and install a vestibule to include structure, curb, frame, doors, hardware, weather stripping, caulking and glazing per Tenant Design Drawings and specifications.</w:t>
      </w:r>
      <w:r w:rsidR="000C3B35">
        <w:rPr>
          <w:rFonts w:ascii="Arial" w:eastAsia="Calibri" w:hAnsi="Arial" w:cs="Arial"/>
          <w:sz w:val="20"/>
          <w:szCs w:val="20"/>
        </w:rPr>
        <w:t xml:space="preserve"> </w:t>
      </w:r>
    </w:p>
    <w:p w14:paraId="1D1D79F5"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0EDC6567"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Storefront system shall meet all applicable accessibility codes. </w:t>
      </w:r>
    </w:p>
    <w:p w14:paraId="382AD924" w14:textId="77777777"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Provide and install push button access to entry/exit doors. </w:t>
      </w:r>
    </w:p>
    <w:p w14:paraId="5ED900CF" w14:textId="77777777"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Ensure entry and egress doorways shall have clear floor landings with running slopes and cross slopes no greater than limits set in accordance with applicable accessibility codes. </w:t>
      </w:r>
    </w:p>
    <w:p w14:paraId="4600F105" w14:textId="77777777" w:rsidR="00343C29" w:rsidRPr="00343C29" w:rsidRDefault="00343C29" w:rsidP="00E7183D">
      <w:pPr>
        <w:spacing w:after="160" w:line="259" w:lineRule="auto"/>
        <w:contextualSpacing/>
        <w:jc w:val="both"/>
        <w:rPr>
          <w:rFonts w:ascii="Arial" w:eastAsia="Calibri" w:hAnsi="Arial" w:cs="Arial"/>
          <w:sz w:val="20"/>
          <w:szCs w:val="20"/>
        </w:rPr>
      </w:pPr>
    </w:p>
    <w:p w14:paraId="2D2B3545"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SERVICE DOORS: </w:t>
      </w:r>
    </w:p>
    <w:p w14:paraId="6DA7537B"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Provide accessible route between the public right of way to accessible parking spaces and entry of leased space. Route must have required aisle widths with curb cuts, ramps and walkways with running slopes and cross slopes no greater than limits set in accordance with applicable accessibility codes. </w:t>
      </w:r>
    </w:p>
    <w:p w14:paraId="473A9776"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2DD1546C" w14:textId="023EAE4D"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one (1) 3' x 7', lockable, hollow metal door with hardware specified by Tenant at location designated by Tenant in accordance with all fire and accessibility code requirements.</w:t>
      </w:r>
      <w:r w:rsidR="000C3B35">
        <w:rPr>
          <w:rFonts w:ascii="Arial" w:eastAsia="Calibri" w:hAnsi="Arial" w:cs="Arial"/>
          <w:sz w:val="20"/>
          <w:szCs w:val="20"/>
        </w:rPr>
        <w:t xml:space="preserve"> </w:t>
      </w:r>
    </w:p>
    <w:p w14:paraId="52A082CF"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72C7154A"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lighting in location, quantity and output to meet code at exterior service doors.</w:t>
      </w:r>
    </w:p>
    <w:p w14:paraId="5A88ACC5"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4858E931"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FIRE SPRINKLERS: </w:t>
      </w:r>
    </w:p>
    <w:p w14:paraId="15F6DEA9"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Install fully functional base Fire Sprinkler system independently serving the Premises, with branch lines and upturned heads, and flow capacity sized per Tenant’s ceiling layout and hazard classification, NFPA 13, and local requirements. </w:t>
      </w:r>
    </w:p>
    <w:p w14:paraId="3AC8B56A"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40E469F1"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Landlord base system to include sprinkler main, flow and tamper switches, isolation valves and/or back flows per code with accessible items located outside Tenant sales area and piping run tight to the structure as high as possible.</w:t>
      </w:r>
    </w:p>
    <w:p w14:paraId="15C11281"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2AEF8B13" w14:textId="68A0E933"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PLUMBING:</w:t>
      </w:r>
      <w:r w:rsidR="000C3B35">
        <w:rPr>
          <w:rFonts w:ascii="Arial" w:eastAsia="Calibri" w:hAnsi="Arial" w:cs="Arial"/>
          <w:b/>
          <w:bCs/>
          <w:sz w:val="20"/>
          <w:szCs w:val="20"/>
          <w:u w:val="single"/>
        </w:rPr>
        <w:t xml:space="preserve"> </w:t>
      </w:r>
    </w:p>
    <w:p w14:paraId="42B711D2" w14:textId="24CB65FD"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min 4</w:t>
      </w:r>
      <w:r w:rsidR="00EB7654">
        <w:rPr>
          <w:rFonts w:ascii="Arial" w:eastAsia="Calibri" w:hAnsi="Arial" w:cs="Arial"/>
          <w:sz w:val="20"/>
          <w:szCs w:val="20"/>
        </w:rPr>
        <w:t>”</w:t>
      </w:r>
      <w:r w:rsidRPr="00343C29">
        <w:rPr>
          <w:rFonts w:ascii="Arial" w:eastAsia="Calibri" w:hAnsi="Arial" w:cs="Arial"/>
          <w:sz w:val="20"/>
          <w:szCs w:val="20"/>
        </w:rPr>
        <w:t xml:space="preserve"> sanitary line connected to Landlord’s min 6</w:t>
      </w:r>
      <w:r w:rsidR="00EB7654">
        <w:rPr>
          <w:rFonts w:ascii="Arial" w:eastAsia="Calibri" w:hAnsi="Arial" w:cs="Arial"/>
          <w:sz w:val="20"/>
          <w:szCs w:val="20"/>
        </w:rPr>
        <w:t>”</w:t>
      </w:r>
      <w:r w:rsidRPr="00343C29">
        <w:rPr>
          <w:rFonts w:ascii="Arial" w:eastAsia="Calibri" w:hAnsi="Arial" w:cs="Arial"/>
          <w:sz w:val="20"/>
          <w:szCs w:val="20"/>
        </w:rPr>
        <w:t xml:space="preserve"> line.</w:t>
      </w:r>
      <w:r w:rsidR="000C3B35">
        <w:rPr>
          <w:rFonts w:ascii="Arial" w:eastAsia="Calibri" w:hAnsi="Arial" w:cs="Arial"/>
          <w:sz w:val="20"/>
          <w:szCs w:val="20"/>
        </w:rPr>
        <w:t xml:space="preserve"> </w:t>
      </w:r>
    </w:p>
    <w:p w14:paraId="04338ECB"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48F9ABA1" w14:textId="6B4058E8"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scope report and documentation identifying location of 4</w:t>
      </w:r>
      <w:r w:rsidR="00EB7654">
        <w:rPr>
          <w:rFonts w:ascii="Arial" w:eastAsia="Calibri" w:hAnsi="Arial" w:cs="Arial"/>
          <w:sz w:val="20"/>
          <w:szCs w:val="20"/>
        </w:rPr>
        <w:t>”</w:t>
      </w:r>
      <w:r w:rsidRPr="00343C29">
        <w:rPr>
          <w:rFonts w:ascii="Arial" w:eastAsia="Calibri" w:hAnsi="Arial" w:cs="Arial"/>
          <w:sz w:val="20"/>
          <w:szCs w:val="20"/>
        </w:rPr>
        <w:t xml:space="preserve"> sanitary line invert outside of the Tenant space and proof that it is free from blockage and properly sloped to location within the premises designated by Tenant. </w:t>
      </w:r>
    </w:p>
    <w:p w14:paraId="2D3A2DEF" w14:textId="77777777" w:rsidR="00343C29" w:rsidRPr="00343C29" w:rsidRDefault="00343C29" w:rsidP="00E7183D">
      <w:pPr>
        <w:overflowPunct w:val="0"/>
        <w:autoSpaceDE w:val="0"/>
        <w:autoSpaceDN w:val="0"/>
        <w:spacing w:after="160" w:line="259" w:lineRule="auto"/>
        <w:contextualSpacing/>
        <w:jc w:val="both"/>
        <w:textAlignment w:val="baseline"/>
        <w:rPr>
          <w:rFonts w:ascii="Arial" w:eastAsia="Calibri" w:hAnsi="Arial" w:cs="Arial"/>
          <w:sz w:val="20"/>
          <w:szCs w:val="20"/>
        </w:rPr>
      </w:pPr>
    </w:p>
    <w:p w14:paraId="2C00F9A0" w14:textId="6E121531"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1-1/2</w:t>
      </w:r>
      <w:r w:rsidR="00EB7654">
        <w:rPr>
          <w:rFonts w:ascii="Arial" w:eastAsia="Calibri" w:hAnsi="Arial" w:cs="Arial"/>
          <w:sz w:val="20"/>
          <w:szCs w:val="20"/>
        </w:rPr>
        <w:t>”</w:t>
      </w:r>
      <w:r w:rsidRPr="00343C29">
        <w:rPr>
          <w:rFonts w:ascii="Arial" w:eastAsia="Calibri" w:hAnsi="Arial" w:cs="Arial"/>
          <w:sz w:val="20"/>
          <w:szCs w:val="20"/>
        </w:rPr>
        <w:t xml:space="preserve"> domestic water line with main shut off valve capped at the rear of the Premises at a location specified by Tenant. </w:t>
      </w:r>
    </w:p>
    <w:p w14:paraId="3C7533C3"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774F8200" w14:textId="65BBDDFA"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Plumbing systems provided by the Landlord should be noted as being a fully vented system in compliance with the National Plumbing Code or other applicable code. Provide and install minimum 3</w:t>
      </w:r>
      <w:r w:rsidR="00EB7654">
        <w:rPr>
          <w:rFonts w:ascii="Arial" w:eastAsia="Calibri" w:hAnsi="Arial" w:cs="Arial"/>
          <w:sz w:val="20"/>
          <w:szCs w:val="20"/>
        </w:rPr>
        <w:t>”</w:t>
      </w:r>
      <w:r w:rsidRPr="00343C29">
        <w:rPr>
          <w:rFonts w:ascii="Arial" w:eastAsia="Calibri" w:hAnsi="Arial" w:cs="Arial"/>
          <w:sz w:val="20"/>
          <w:szCs w:val="20"/>
        </w:rPr>
        <w:t xml:space="preserve"> waste vent pipe through roof and capped and air/watertight at a location designated by the Tenant.</w:t>
      </w:r>
    </w:p>
    <w:p w14:paraId="403B22C0"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37B0F731"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lastRenderedPageBreak/>
        <w:t>Provide and install gas piping sized to support Tenant's HVAC equipment with a capped valve at location designated by Tenant.</w:t>
      </w:r>
    </w:p>
    <w:p w14:paraId="1B07EBAB"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19E8C2EF" w14:textId="51DB43F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a water submeter serving the Premises only, at a location agreed by Tenant.</w:t>
      </w:r>
      <w:r w:rsidR="000C3B35">
        <w:rPr>
          <w:rFonts w:ascii="Arial" w:eastAsia="Calibri" w:hAnsi="Arial" w:cs="Arial"/>
          <w:sz w:val="20"/>
          <w:szCs w:val="20"/>
        </w:rPr>
        <w:t xml:space="preserve"> </w:t>
      </w:r>
    </w:p>
    <w:p w14:paraId="118B0D10"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1E80E82B"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A gas meter bank shall be provided at each building.</w:t>
      </w:r>
    </w:p>
    <w:p w14:paraId="52578CCA" w14:textId="77777777" w:rsidR="00343C29" w:rsidRPr="00343C29" w:rsidRDefault="00343C29" w:rsidP="00E7183D">
      <w:pPr>
        <w:spacing w:after="160" w:line="259" w:lineRule="auto"/>
        <w:ind w:left="720"/>
        <w:contextualSpacing/>
        <w:jc w:val="both"/>
        <w:rPr>
          <w:rFonts w:ascii="Arial" w:eastAsia="Calibri" w:hAnsi="Arial" w:cs="Arial"/>
          <w:sz w:val="20"/>
          <w:szCs w:val="20"/>
        </w:rPr>
      </w:pPr>
    </w:p>
    <w:p w14:paraId="03C1130E" w14:textId="008A54BB"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HVAC </w:t>
      </w:r>
      <w:r w:rsidRPr="00343C29">
        <w:rPr>
          <w:rFonts w:ascii="Arial" w:eastAsia="Calibri" w:hAnsi="Arial" w:cs="Arial"/>
          <w:b/>
          <w:sz w:val="20"/>
          <w:szCs w:val="20"/>
          <w:u w:val="single"/>
        </w:rPr>
        <w:t>(Split System)</w:t>
      </w:r>
      <w:r w:rsidRPr="00343C29">
        <w:rPr>
          <w:rFonts w:ascii="Arial" w:eastAsia="Calibri" w:hAnsi="Arial" w:cs="Arial"/>
          <w:b/>
          <w:bCs/>
          <w:sz w:val="20"/>
          <w:szCs w:val="20"/>
          <w:u w:val="single"/>
        </w:rPr>
        <w:t>:</w:t>
      </w:r>
      <w:r w:rsidR="000C3B35">
        <w:rPr>
          <w:rFonts w:ascii="Arial" w:eastAsia="Calibri" w:hAnsi="Arial" w:cs="Arial"/>
          <w:b/>
          <w:bCs/>
          <w:sz w:val="20"/>
          <w:szCs w:val="20"/>
        </w:rPr>
        <w:t xml:space="preserve"> </w:t>
      </w:r>
    </w:p>
    <w:p w14:paraId="2104A241" w14:textId="09A15F6F"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Purchase and installation of HVAC equipment, including final connection, ductwork and distribution, by Tenant.</w:t>
      </w:r>
      <w:r w:rsidR="000C3B35">
        <w:rPr>
          <w:rFonts w:ascii="Arial" w:eastAsia="Calibri" w:hAnsi="Arial" w:cs="Arial"/>
          <w:sz w:val="20"/>
          <w:szCs w:val="20"/>
        </w:rPr>
        <w:t xml:space="preserve"> </w:t>
      </w:r>
    </w:p>
    <w:p w14:paraId="49D16ADC"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01FD4C32" w14:textId="61E3922E"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hAnsi="Arial"/>
          <w:sz w:val="20"/>
          <w:szCs w:val="20"/>
        </w:rPr>
      </w:pPr>
      <w:r w:rsidRPr="00343C29">
        <w:rPr>
          <w:rFonts w:ascii="Arial" w:eastAsia="Calibri" w:hAnsi="Arial" w:cs="Arial"/>
          <w:sz w:val="20"/>
          <w:szCs w:val="20"/>
        </w:rPr>
        <w:t>Provide pathways for all required outdoor air ductwork, refrigerant lines, power conduit, and controls conduit for Tenant’s HVAC split system. Condensing unit must be located within 80 feet of the interior unit.</w:t>
      </w:r>
      <w:r w:rsidR="000C3B35">
        <w:rPr>
          <w:rFonts w:ascii="Arial" w:eastAsia="Calibri" w:hAnsi="Arial" w:cs="Arial"/>
          <w:sz w:val="20"/>
          <w:szCs w:val="20"/>
        </w:rPr>
        <w:t xml:space="preserve"> </w:t>
      </w:r>
    </w:p>
    <w:p w14:paraId="6D60DE92" w14:textId="77777777" w:rsidR="00343C29" w:rsidRPr="00343C29" w:rsidRDefault="00343C29" w:rsidP="00E7183D">
      <w:pPr>
        <w:spacing w:after="160" w:line="259" w:lineRule="auto"/>
        <w:contextualSpacing/>
        <w:jc w:val="both"/>
        <w:rPr>
          <w:rFonts w:ascii="Arial" w:hAnsi="Arial"/>
          <w:sz w:val="20"/>
          <w:szCs w:val="20"/>
        </w:rPr>
      </w:pPr>
    </w:p>
    <w:p w14:paraId="38478107" w14:textId="77777777"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hAnsi="Arial"/>
          <w:sz w:val="20"/>
          <w:szCs w:val="20"/>
        </w:rPr>
      </w:pPr>
      <w:r w:rsidRPr="00343C29">
        <w:rPr>
          <w:rFonts w:ascii="Arial" w:hAnsi="Arial"/>
          <w:sz w:val="20"/>
          <w:szCs w:val="20"/>
        </w:rPr>
        <w:t xml:space="preserve">Provide and install all ductwork and accessories necessary to provide outdoor air as required to meet the provisions of ASHRAE 62.1(minimum outdoor air) and ASHRAE 90.1 (economizer) or other applicable code. </w:t>
      </w:r>
    </w:p>
    <w:p w14:paraId="2A2DA902" w14:textId="77777777" w:rsidR="00343C29" w:rsidRPr="00343C29" w:rsidRDefault="00343C29" w:rsidP="00E7183D">
      <w:pPr>
        <w:spacing w:after="160" w:line="259" w:lineRule="auto"/>
        <w:ind w:left="1440"/>
        <w:contextualSpacing/>
        <w:jc w:val="both"/>
        <w:textAlignment w:val="baseline"/>
        <w:rPr>
          <w:rFonts w:ascii="Arial" w:hAnsi="Arial"/>
          <w:sz w:val="20"/>
          <w:szCs w:val="20"/>
        </w:rPr>
      </w:pPr>
    </w:p>
    <w:p w14:paraId="34B985CC" w14:textId="2DBFC676" w:rsidR="00343C29" w:rsidRPr="00343C29" w:rsidRDefault="00343C29" w:rsidP="00E7183D">
      <w:pPr>
        <w:numPr>
          <w:ilvl w:val="2"/>
          <w:numId w:val="17"/>
        </w:numPr>
        <w:overflowPunct w:val="0"/>
        <w:autoSpaceDE w:val="0"/>
        <w:autoSpaceDN w:val="0"/>
        <w:spacing w:after="160" w:line="259" w:lineRule="auto"/>
        <w:contextualSpacing/>
        <w:jc w:val="both"/>
        <w:textAlignment w:val="baseline"/>
        <w:rPr>
          <w:rFonts w:ascii="Arial" w:hAnsi="Arial"/>
          <w:b/>
          <w:sz w:val="20"/>
          <w:szCs w:val="20"/>
        </w:rPr>
      </w:pPr>
      <w:r w:rsidRPr="00343C29">
        <w:rPr>
          <w:rFonts w:ascii="Arial" w:hAnsi="Arial"/>
          <w:sz w:val="20"/>
          <w:szCs w:val="20"/>
        </w:rPr>
        <w:t>Provide and install the system(s) necessary to relieve 100% economizer outside air if economizer is provided for space with ventilation and relief air ducts terminated at a location designated by Tenant.</w:t>
      </w:r>
      <w:r w:rsidR="000C3B35">
        <w:rPr>
          <w:rFonts w:ascii="Arial" w:hAnsi="Arial"/>
          <w:b/>
          <w:sz w:val="20"/>
          <w:szCs w:val="20"/>
        </w:rPr>
        <w:t xml:space="preserve"> </w:t>
      </w:r>
    </w:p>
    <w:p w14:paraId="4C4EB54E"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028E5525" w14:textId="3BA4C656"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Landlord to provide a structured roof area to support roof mounted equipment. Tenant HVAC systems shall be residential style heat pump (5 ton maximum) with electrical heating element.</w:t>
      </w:r>
      <w:r w:rsidR="000C3B35">
        <w:rPr>
          <w:rFonts w:ascii="Arial" w:eastAsia="Calibri" w:hAnsi="Arial" w:cs="Arial"/>
          <w:sz w:val="20"/>
          <w:szCs w:val="20"/>
        </w:rPr>
        <w:t xml:space="preserve"> </w:t>
      </w:r>
      <w:r w:rsidRPr="00343C29">
        <w:rPr>
          <w:rFonts w:ascii="Arial" w:eastAsia="Calibri" w:hAnsi="Arial" w:cs="Arial"/>
          <w:sz w:val="20"/>
          <w:szCs w:val="20"/>
        </w:rPr>
        <w:t>Landlord acknowledges that Tenant shall require area on the roof for up to 5 units.</w:t>
      </w:r>
      <w:r w:rsidR="000C3B35">
        <w:rPr>
          <w:rFonts w:ascii="Arial" w:eastAsia="Calibri" w:hAnsi="Arial" w:cs="Arial"/>
          <w:sz w:val="20"/>
          <w:szCs w:val="20"/>
        </w:rPr>
        <w:t xml:space="preserve"> </w:t>
      </w:r>
    </w:p>
    <w:p w14:paraId="29651DD2" w14:textId="77777777" w:rsidR="00343C29" w:rsidRPr="00343C29" w:rsidRDefault="00343C29" w:rsidP="00E7183D">
      <w:pPr>
        <w:spacing w:after="160" w:line="259" w:lineRule="auto"/>
        <w:ind w:left="1440"/>
        <w:contextualSpacing/>
        <w:jc w:val="both"/>
        <w:rPr>
          <w:rFonts w:ascii="Arial" w:hAnsi="Arial"/>
          <w:sz w:val="20"/>
          <w:szCs w:val="20"/>
        </w:rPr>
      </w:pPr>
    </w:p>
    <w:p w14:paraId="2735CFAB"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 xml:space="preserve">ELECTRICAL SERVICE </w:t>
      </w:r>
    </w:p>
    <w:p w14:paraId="566C9D73"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 minimum of 60 amps of temporary power prior to Date of Possession.</w:t>
      </w:r>
    </w:p>
    <w:p w14:paraId="1FE125D0" w14:textId="77777777" w:rsidR="00343C29" w:rsidRPr="00343C29" w:rsidRDefault="00343C29" w:rsidP="00E7183D">
      <w:pPr>
        <w:overflowPunct w:val="0"/>
        <w:autoSpaceDE w:val="0"/>
        <w:autoSpaceDN w:val="0"/>
        <w:spacing w:after="160" w:line="259" w:lineRule="auto"/>
        <w:ind w:left="1440"/>
        <w:contextualSpacing/>
        <w:jc w:val="both"/>
        <w:textAlignment w:val="baseline"/>
        <w:rPr>
          <w:rFonts w:ascii="Arial" w:eastAsia="Calibri" w:hAnsi="Arial" w:cs="Arial"/>
          <w:sz w:val="20"/>
          <w:szCs w:val="20"/>
        </w:rPr>
      </w:pPr>
    </w:p>
    <w:p w14:paraId="1B7458A8"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At time of delivery, provide complete live/powered single incoming electrical service per Tenant specifications to a location designated by Tenant plans including but not limited to right sized conduits, conductors from Landlord's main electrical room/board to the Premises and disconnect. </w:t>
      </w:r>
    </w:p>
    <w:p w14:paraId="5979F26E" w14:textId="77777777" w:rsidR="00343C29" w:rsidRPr="00343C29" w:rsidRDefault="00343C29" w:rsidP="00E7183D">
      <w:pPr>
        <w:overflowPunct w:val="0"/>
        <w:autoSpaceDE w:val="0"/>
        <w:autoSpaceDN w:val="0"/>
        <w:spacing w:after="160" w:line="259" w:lineRule="auto"/>
        <w:contextualSpacing/>
        <w:jc w:val="both"/>
        <w:textAlignment w:val="baseline"/>
        <w:rPr>
          <w:rFonts w:ascii="Arial" w:eastAsia="Calibri" w:hAnsi="Arial" w:cs="Arial"/>
          <w:sz w:val="20"/>
          <w:szCs w:val="20"/>
        </w:rPr>
      </w:pPr>
    </w:p>
    <w:p w14:paraId="36565827" w14:textId="1A4FEC62"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Electrical service size shall be up to a 250 amps 277/480 volt or 600 amps at 120/208 volt.</w:t>
      </w:r>
      <w:r w:rsidR="000C3B35">
        <w:rPr>
          <w:rFonts w:ascii="Arial" w:eastAsia="Calibri" w:hAnsi="Arial" w:cs="Arial"/>
          <w:sz w:val="20"/>
          <w:szCs w:val="20"/>
        </w:rPr>
        <w:t xml:space="preserve"> </w:t>
      </w:r>
    </w:p>
    <w:p w14:paraId="2980A31E" w14:textId="77777777" w:rsidR="00343C29" w:rsidRPr="00343C29" w:rsidRDefault="00343C29" w:rsidP="00E7183D">
      <w:pPr>
        <w:spacing w:after="160" w:line="259" w:lineRule="auto"/>
        <w:ind w:left="1440"/>
        <w:contextualSpacing/>
        <w:jc w:val="both"/>
        <w:rPr>
          <w:rFonts w:ascii="Arial" w:eastAsia="Calibri" w:hAnsi="Arial" w:cs="Arial"/>
          <w:b/>
          <w:bCs/>
          <w:sz w:val="20"/>
          <w:szCs w:val="20"/>
        </w:rPr>
      </w:pPr>
    </w:p>
    <w:p w14:paraId="46FE6C4C"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b/>
          <w:bCs/>
          <w:sz w:val="20"/>
          <w:szCs w:val="20"/>
        </w:rPr>
      </w:pPr>
      <w:r w:rsidRPr="00343C29">
        <w:rPr>
          <w:rFonts w:ascii="Arial" w:eastAsia="Calibri" w:hAnsi="Arial" w:cs="Arial"/>
          <w:sz w:val="20"/>
          <w:szCs w:val="20"/>
        </w:rPr>
        <w:t xml:space="preserve">Tenant shall maintain the right in the lease to amperage specified hereto in the event power (e.g. additional HVAC units, lighting, </w:t>
      </w:r>
      <w:proofErr w:type="spellStart"/>
      <w:r w:rsidRPr="00343C29">
        <w:rPr>
          <w:rFonts w:ascii="Arial" w:eastAsia="Calibri" w:hAnsi="Arial" w:cs="Arial"/>
          <w:sz w:val="20"/>
          <w:szCs w:val="20"/>
        </w:rPr>
        <w:t>etc</w:t>
      </w:r>
      <w:proofErr w:type="spellEnd"/>
      <w:r w:rsidRPr="00343C29">
        <w:rPr>
          <w:rFonts w:ascii="Arial" w:eastAsia="Calibri" w:hAnsi="Arial" w:cs="Arial"/>
          <w:sz w:val="20"/>
          <w:szCs w:val="20"/>
        </w:rPr>
        <w:t>) needs change in the future.</w:t>
      </w:r>
      <w:r w:rsidRPr="00343C29">
        <w:rPr>
          <w:rFonts w:ascii="Arial" w:eastAsia="Calibri" w:hAnsi="Arial" w:cs="Arial"/>
          <w:b/>
          <w:bCs/>
          <w:sz w:val="20"/>
          <w:szCs w:val="20"/>
        </w:rPr>
        <w:t xml:space="preserve"> </w:t>
      </w:r>
    </w:p>
    <w:p w14:paraId="298D7481"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32BB4AFC" w14:textId="43CAC743"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and install a separate electrical meter to the Premises, in Landlord’s common area or at a location outside of Tenant’s space.</w:t>
      </w:r>
      <w:r w:rsidR="000C3B35">
        <w:rPr>
          <w:rFonts w:ascii="Arial" w:eastAsia="Calibri" w:hAnsi="Arial" w:cs="Arial"/>
          <w:sz w:val="20"/>
          <w:szCs w:val="20"/>
        </w:rPr>
        <w:t xml:space="preserve"> </w:t>
      </w:r>
    </w:p>
    <w:p w14:paraId="56388262"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50EEC577"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TELEPHONE/DATA/ SATELLITE/ IT REQUIREMENTS:</w:t>
      </w:r>
    </w:p>
    <w:p w14:paraId="731A343A" w14:textId="6A4FD60E"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Provide one 2</w:t>
      </w:r>
      <w:r w:rsidR="00EB7654">
        <w:rPr>
          <w:rFonts w:ascii="Arial" w:eastAsia="Calibri" w:hAnsi="Arial" w:cs="Arial"/>
          <w:sz w:val="20"/>
          <w:szCs w:val="20"/>
        </w:rPr>
        <w:t>”</w:t>
      </w:r>
      <w:r w:rsidRPr="00343C29">
        <w:rPr>
          <w:rFonts w:ascii="Arial" w:eastAsia="Calibri" w:hAnsi="Arial" w:cs="Arial"/>
          <w:sz w:val="20"/>
          <w:szCs w:val="20"/>
        </w:rPr>
        <w:t xml:space="preserve"> conduit with pull string from the nearest phone room to a phone board location within the Premise as specified by Tenant.</w:t>
      </w:r>
      <w:r w:rsidR="000C3B35">
        <w:rPr>
          <w:rFonts w:ascii="Arial" w:eastAsia="Calibri" w:hAnsi="Arial" w:cs="Arial"/>
          <w:sz w:val="20"/>
          <w:szCs w:val="20"/>
        </w:rPr>
        <w:t xml:space="preserve"> </w:t>
      </w:r>
    </w:p>
    <w:p w14:paraId="4F5298A5"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2EB6CA49" w14:textId="3F02DA0F"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Should service be provided through other IDF </w:t>
      </w:r>
      <w:proofErr w:type="gramStart"/>
      <w:r w:rsidRPr="00343C29">
        <w:rPr>
          <w:rFonts w:ascii="Arial" w:eastAsia="Calibri" w:hAnsi="Arial" w:cs="Arial"/>
          <w:sz w:val="20"/>
          <w:szCs w:val="20"/>
        </w:rPr>
        <w:t>rooms.</w:t>
      </w:r>
      <w:proofErr w:type="gramEnd"/>
      <w:r w:rsidRPr="00343C29">
        <w:rPr>
          <w:rFonts w:ascii="Arial" w:eastAsia="Calibri" w:hAnsi="Arial" w:cs="Arial"/>
          <w:sz w:val="20"/>
          <w:szCs w:val="20"/>
        </w:rPr>
        <w:t xml:space="preserve"> Landlord to provide one 2</w:t>
      </w:r>
      <w:r w:rsidR="00EB7654">
        <w:rPr>
          <w:rFonts w:ascii="Arial" w:eastAsia="Calibri" w:hAnsi="Arial" w:cs="Arial"/>
          <w:sz w:val="20"/>
          <w:szCs w:val="20"/>
        </w:rPr>
        <w:t>”</w:t>
      </w:r>
      <w:r w:rsidRPr="00343C29">
        <w:rPr>
          <w:rFonts w:ascii="Arial" w:eastAsia="Calibri" w:hAnsi="Arial" w:cs="Arial"/>
          <w:sz w:val="20"/>
          <w:szCs w:val="20"/>
        </w:rPr>
        <w:t xml:space="preserve"> conduit with pull string from those secondary/tertiary IDF rooms to the Premise.</w:t>
      </w:r>
    </w:p>
    <w:p w14:paraId="357B0BEA"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4C84EF17" w14:textId="52C5075A" w:rsidR="00343C29" w:rsidRPr="00343C29" w:rsidRDefault="00343C29" w:rsidP="00E7183D">
      <w:pPr>
        <w:numPr>
          <w:ilvl w:val="1"/>
          <w:numId w:val="17"/>
        </w:numPr>
        <w:adjustRightInd/>
        <w:spacing w:after="160" w:line="259" w:lineRule="auto"/>
        <w:contextualSpacing/>
        <w:jc w:val="both"/>
        <w:rPr>
          <w:rFonts w:ascii="Arial" w:eastAsia="Calibri" w:hAnsi="Arial" w:cs="Arial"/>
          <w:sz w:val="20"/>
          <w:szCs w:val="20"/>
        </w:rPr>
      </w:pPr>
      <w:r w:rsidRPr="00343C29">
        <w:rPr>
          <w:rFonts w:ascii="Arial" w:eastAsia="Calibri" w:hAnsi="Arial" w:cs="Arial"/>
          <w:sz w:val="20"/>
          <w:szCs w:val="20"/>
        </w:rPr>
        <w:lastRenderedPageBreak/>
        <w:t>Sephora shall be responsible for procuring all data and telephone circuits.</w:t>
      </w:r>
      <w:r w:rsidR="000C3B35">
        <w:rPr>
          <w:rFonts w:ascii="Arial" w:eastAsia="Calibri" w:hAnsi="Arial" w:cs="Arial"/>
          <w:sz w:val="20"/>
          <w:szCs w:val="20"/>
        </w:rPr>
        <w:t xml:space="preserve"> </w:t>
      </w:r>
      <w:r w:rsidRPr="00343C29">
        <w:rPr>
          <w:rFonts w:ascii="Arial" w:eastAsia="Calibri" w:hAnsi="Arial" w:cs="Arial"/>
          <w:sz w:val="20"/>
          <w:szCs w:val="20"/>
        </w:rPr>
        <w:t xml:space="preserve">Landlord shall assist in completing access requests made by Tenant’s data/telephone provider, and Sephora shall be allowed to procure its required internet services and speeds from any service provider willing to service the store. </w:t>
      </w:r>
    </w:p>
    <w:p w14:paraId="22D53274"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67FD5199" w14:textId="77777777" w:rsidR="00343C29" w:rsidRPr="00343C29" w:rsidRDefault="00343C29" w:rsidP="00E7183D">
      <w:pPr>
        <w:numPr>
          <w:ilvl w:val="0"/>
          <w:numId w:val="17"/>
        </w:numPr>
        <w:overflowPunct w:val="0"/>
        <w:autoSpaceDE w:val="0"/>
        <w:autoSpaceDN w:val="0"/>
        <w:spacing w:after="160" w:line="259" w:lineRule="auto"/>
        <w:contextualSpacing/>
        <w:jc w:val="both"/>
        <w:textAlignment w:val="baseline"/>
        <w:rPr>
          <w:rFonts w:ascii="Arial" w:eastAsia="Calibri" w:hAnsi="Arial" w:cs="Arial"/>
          <w:b/>
          <w:bCs/>
          <w:sz w:val="20"/>
          <w:szCs w:val="20"/>
          <w:u w:val="single"/>
        </w:rPr>
      </w:pPr>
      <w:r w:rsidRPr="00343C29">
        <w:rPr>
          <w:rFonts w:ascii="Arial" w:eastAsia="Calibri" w:hAnsi="Arial" w:cs="Arial"/>
          <w:b/>
          <w:bCs/>
          <w:sz w:val="20"/>
          <w:szCs w:val="20"/>
          <w:u w:val="single"/>
        </w:rPr>
        <w:t>TOILET EXHAUST:</w:t>
      </w:r>
    </w:p>
    <w:p w14:paraId="7C304307"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 xml:space="preserve">Provide and install an opening through the roof, capped and watertight, sized for Tenant designated exhaust flow rate and at a location determined by the Tenant. </w:t>
      </w:r>
    </w:p>
    <w:p w14:paraId="62886BB0" w14:textId="77777777" w:rsidR="00343C29" w:rsidRPr="00343C29" w:rsidRDefault="00343C29" w:rsidP="00E7183D">
      <w:pPr>
        <w:spacing w:after="160" w:line="259" w:lineRule="auto"/>
        <w:ind w:left="1440"/>
        <w:contextualSpacing/>
        <w:jc w:val="both"/>
        <w:rPr>
          <w:rFonts w:ascii="Arial" w:eastAsia="Calibri" w:hAnsi="Arial" w:cs="Arial"/>
          <w:sz w:val="20"/>
          <w:szCs w:val="20"/>
        </w:rPr>
      </w:pPr>
    </w:p>
    <w:p w14:paraId="26981A6D" w14:textId="77777777" w:rsidR="00343C29" w:rsidRPr="00343C29" w:rsidRDefault="00343C29" w:rsidP="00E7183D">
      <w:pPr>
        <w:numPr>
          <w:ilvl w:val="1"/>
          <w:numId w:val="17"/>
        </w:numPr>
        <w:overflowPunct w:val="0"/>
        <w:autoSpaceDE w:val="0"/>
        <w:autoSpaceDN w:val="0"/>
        <w:spacing w:after="160" w:line="259" w:lineRule="auto"/>
        <w:contextualSpacing/>
        <w:jc w:val="both"/>
        <w:textAlignment w:val="baseline"/>
        <w:rPr>
          <w:rFonts w:ascii="Arial" w:eastAsia="Calibri" w:hAnsi="Arial" w:cs="Arial"/>
          <w:sz w:val="20"/>
          <w:szCs w:val="20"/>
        </w:rPr>
      </w:pPr>
      <w:r w:rsidRPr="00343C29">
        <w:rPr>
          <w:rFonts w:ascii="Arial" w:eastAsia="Calibri" w:hAnsi="Arial" w:cs="Arial"/>
          <w:sz w:val="20"/>
          <w:szCs w:val="20"/>
        </w:rPr>
        <w:t>If Landlord central exhaust is required, provide capped connection point sized per Tenant plans</w:t>
      </w:r>
      <w:bookmarkEnd w:id="211"/>
      <w:r w:rsidRPr="00343C29">
        <w:rPr>
          <w:rFonts w:ascii="Arial" w:eastAsia="Calibri" w:hAnsi="Arial" w:cs="Arial"/>
          <w:sz w:val="20"/>
          <w:szCs w:val="20"/>
        </w:rPr>
        <w:t>.</w:t>
      </w:r>
      <w:bookmarkEnd w:id="210"/>
    </w:p>
    <w:p w14:paraId="34D671E5" w14:textId="77777777" w:rsidR="00343C29" w:rsidRDefault="00343C29">
      <w:pPr>
        <w:adjustRightInd/>
        <w:jc w:val="both"/>
        <w:rPr>
          <w:rFonts w:cs="Times New Roman"/>
          <w:szCs w:val="24"/>
        </w:rPr>
        <w:sectPr w:rsidR="00343C29" w:rsidSect="00D81CFB">
          <w:headerReference w:type="even" r:id="rId49"/>
          <w:headerReference w:type="default" r:id="rId50"/>
          <w:footerReference w:type="even" r:id="rId51"/>
          <w:footerReference w:type="default" r:id="rId52"/>
          <w:headerReference w:type="first" r:id="rId53"/>
          <w:pgSz w:w="12240" w:h="15840"/>
          <w:pgMar w:top="1440" w:right="1440" w:bottom="1440" w:left="1440" w:header="720" w:footer="720" w:gutter="0"/>
          <w:pgNumType w:start="1"/>
          <w:cols w:space="720"/>
          <w:noEndnote/>
          <w:docGrid w:linePitch="299"/>
        </w:sectPr>
      </w:pPr>
    </w:p>
    <w:p w14:paraId="21DC308A" w14:textId="77777777" w:rsidR="00DD5BF1" w:rsidRDefault="00DD5BF1">
      <w:pPr>
        <w:pStyle w:val="Heading80"/>
        <w:adjustRightInd/>
        <w:rPr>
          <w:rFonts w:cs="Times New Roman"/>
          <w:b/>
          <w:szCs w:val="24"/>
        </w:rPr>
      </w:pPr>
      <w:bookmarkStart w:id="214" w:name="_Ref9433688"/>
      <w:r>
        <w:rPr>
          <w:rFonts w:cs="Times New Roman"/>
          <w:b/>
          <w:szCs w:val="24"/>
        </w:rPr>
        <w:lastRenderedPageBreak/>
        <w:t>EXHIBIT C</w:t>
      </w:r>
      <w:bookmarkEnd w:id="214"/>
    </w:p>
    <w:p w14:paraId="173EE983" w14:textId="77777777" w:rsidR="00DD5BF1" w:rsidRDefault="00DD5BF1">
      <w:pPr>
        <w:pStyle w:val="Heading9"/>
        <w:adjustRightInd/>
        <w:rPr>
          <w:rFonts w:cs="Times New Roman"/>
          <w:szCs w:val="24"/>
        </w:rPr>
      </w:pPr>
      <w:bookmarkStart w:id="215" w:name="_Ref9434019"/>
      <w:r>
        <w:rPr>
          <w:rFonts w:cs="Times New Roman"/>
          <w:b/>
          <w:szCs w:val="24"/>
        </w:rPr>
        <w:t>Required Elements</w:t>
      </w:r>
      <w:bookmarkEnd w:id="215"/>
    </w:p>
    <w:p w14:paraId="4FE7F195" w14:textId="1CEDACEC" w:rsidR="00DD5BF1" w:rsidRDefault="00DD5BF1" w:rsidP="00A06E8A">
      <w:pPr>
        <w:adjustRightInd/>
        <w:jc w:val="center"/>
        <w:rPr>
          <w:rFonts w:cs="Times New Roman"/>
          <w:szCs w:val="24"/>
        </w:rPr>
        <w:sectPr w:rsidR="00DD5BF1" w:rsidSect="00D81CFB">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20" w:footer="720" w:gutter="0"/>
          <w:pgNumType w:start="1"/>
          <w:cols w:space="720"/>
          <w:noEndnote/>
          <w:docGrid w:linePitch="299"/>
        </w:sectPr>
      </w:pPr>
      <w:r>
        <w:rPr>
          <w:rFonts w:ascii="Times New Roman" w:hAnsi="Times New Roman" w:cs="Times New Roman"/>
          <w:noProof/>
          <w:sz w:val="24"/>
          <w:szCs w:val="24"/>
        </w:rPr>
        <w:drawing>
          <wp:inline distT="0" distB="0" distL="0" distR="0" wp14:anchorId="170A65B4" wp14:editId="04EC77F2">
            <wp:extent cx="5476875" cy="720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76875" cy="7200900"/>
                    </a:xfrm>
                    <a:prstGeom prst="rect">
                      <a:avLst/>
                    </a:prstGeom>
                    <a:noFill/>
                    <a:ln>
                      <a:noFill/>
                    </a:ln>
                  </pic:spPr>
                </pic:pic>
              </a:graphicData>
            </a:graphic>
          </wp:inline>
        </w:drawing>
      </w:r>
    </w:p>
    <w:p w14:paraId="102BB1C1" w14:textId="77777777" w:rsidR="00DD5BF1" w:rsidRDefault="00DD5BF1">
      <w:pPr>
        <w:pStyle w:val="Heading80"/>
        <w:adjustRightInd/>
        <w:rPr>
          <w:rFonts w:cs="Times New Roman"/>
          <w:b/>
          <w:szCs w:val="24"/>
        </w:rPr>
      </w:pPr>
      <w:bookmarkStart w:id="228" w:name="_Ref9433692"/>
      <w:r>
        <w:rPr>
          <w:rFonts w:cs="Times New Roman"/>
          <w:b/>
          <w:szCs w:val="24"/>
        </w:rPr>
        <w:lastRenderedPageBreak/>
        <w:t>EXHIBIT D</w:t>
      </w:r>
      <w:bookmarkEnd w:id="228"/>
    </w:p>
    <w:p w14:paraId="774EFDAB" w14:textId="77777777" w:rsidR="00DD5BF1" w:rsidRDefault="00DD5BF1">
      <w:pPr>
        <w:pStyle w:val="Heading9"/>
        <w:adjustRightInd/>
        <w:rPr>
          <w:rFonts w:cs="Times New Roman"/>
          <w:szCs w:val="24"/>
        </w:rPr>
      </w:pPr>
      <w:bookmarkStart w:id="229" w:name="_Ref9434022"/>
      <w:r>
        <w:rPr>
          <w:rFonts w:cs="Times New Roman"/>
          <w:b/>
          <w:szCs w:val="24"/>
        </w:rPr>
        <w:t>Form of Term Commencement Agreement</w:t>
      </w:r>
      <w:bookmarkEnd w:id="229"/>
    </w:p>
    <w:p w14:paraId="2C66910B" w14:textId="77777777" w:rsidR="00DD5BF1" w:rsidRDefault="00DD5BF1">
      <w:pPr>
        <w:pStyle w:val="CenterUnderline"/>
        <w:adjustRightInd/>
        <w:rPr>
          <w:rFonts w:cs="Times New Roman"/>
          <w:szCs w:val="24"/>
        </w:rPr>
      </w:pPr>
      <w:r>
        <w:rPr>
          <w:rFonts w:cs="Times New Roman"/>
          <w:szCs w:val="24"/>
        </w:rPr>
        <w:t>TERM COMMENCEMENT AGREEMENT</w:t>
      </w:r>
    </w:p>
    <w:p w14:paraId="75D719A7" w14:textId="141A5478" w:rsidR="00DD5BF1" w:rsidRDefault="00DD5BF1">
      <w:pPr>
        <w:pStyle w:val="Body"/>
        <w:adjustRightInd/>
        <w:rPr>
          <w:rFonts w:cs="Times New Roman"/>
          <w:szCs w:val="24"/>
        </w:rPr>
      </w:pPr>
      <w:bookmarkStart w:id="230" w:name="_Hlk75508994"/>
      <w:r>
        <w:rPr>
          <w:rFonts w:cs="Times New Roman"/>
          <w:szCs w:val="24"/>
        </w:rPr>
        <w:t xml:space="preserve">THIS TERM COMMENCEMENT AGREEMENT </w:t>
      </w:r>
      <w:r w:rsidR="00675061">
        <w:rPr>
          <w:rFonts w:cs="Times New Roman"/>
          <w:szCs w:val="24"/>
        </w:rPr>
        <w:t>(</w:t>
      </w:r>
      <w:r w:rsidR="00EB7654">
        <w:rPr>
          <w:rFonts w:cs="Times New Roman"/>
          <w:szCs w:val="24"/>
        </w:rPr>
        <w:t>“</w:t>
      </w:r>
      <w:r>
        <w:rPr>
          <w:rFonts w:cs="Times New Roman"/>
          <w:b/>
          <w:szCs w:val="24"/>
        </w:rPr>
        <w:t>Agreement</w:t>
      </w:r>
      <w:r w:rsidR="00EB7654">
        <w:rPr>
          <w:rFonts w:cs="Times New Roman"/>
          <w:szCs w:val="24"/>
        </w:rPr>
        <w:t>”</w:t>
      </w:r>
      <w:r>
        <w:rPr>
          <w:rFonts w:cs="Times New Roman"/>
          <w:szCs w:val="24"/>
        </w:rPr>
        <w:t xml:space="preserve">) is made and entered into this ______ day of ______________, 20___, by and between </w:t>
      </w:r>
      <w:r w:rsidR="00656425">
        <w:rPr>
          <w:rFonts w:cs="Times New Roman"/>
          <w:b/>
          <w:bCs/>
          <w:szCs w:val="24"/>
        </w:rPr>
        <w:t xml:space="preserve">MEDLEY JOHNS CREEK PHASE I OWNER, LLC </w:t>
      </w:r>
      <w:r w:rsidR="00CD59B9">
        <w:rPr>
          <w:rFonts w:cs="Times New Roman"/>
          <w:szCs w:val="24"/>
        </w:rPr>
        <w:t xml:space="preserve">, </w:t>
      </w:r>
      <w:r w:rsidR="00CD59B9" w:rsidRPr="00030E39">
        <w:rPr>
          <w:rFonts w:cs="Times New Roman"/>
          <w:szCs w:val="24"/>
        </w:rPr>
        <w:t>a</w:t>
      </w:r>
      <w:r w:rsidR="00CD59B9">
        <w:rPr>
          <w:rFonts w:cs="Times New Roman"/>
          <w:szCs w:val="24"/>
        </w:rPr>
        <w:t xml:space="preserve"> Georgia limited liability company</w:t>
      </w:r>
      <w:r w:rsidR="005E60C2">
        <w:rPr>
          <w:rFonts w:cs="Times New Roman"/>
          <w:szCs w:val="24"/>
        </w:rPr>
        <w:t xml:space="preserve"> </w:t>
      </w:r>
      <w:r>
        <w:rPr>
          <w:rFonts w:cs="Times New Roman"/>
          <w:szCs w:val="24"/>
        </w:rPr>
        <w:t>(</w:t>
      </w:r>
      <w:r w:rsidR="00EB7654">
        <w:rPr>
          <w:rFonts w:cs="Times New Roman"/>
          <w:szCs w:val="24"/>
        </w:rPr>
        <w:t>“</w:t>
      </w:r>
      <w:r>
        <w:rPr>
          <w:rFonts w:cs="Times New Roman"/>
          <w:b/>
          <w:szCs w:val="24"/>
        </w:rPr>
        <w:t>Landlord</w:t>
      </w:r>
      <w:r w:rsidR="00EB7654">
        <w:rPr>
          <w:rFonts w:cs="Times New Roman"/>
          <w:szCs w:val="24"/>
        </w:rPr>
        <w:t>”</w:t>
      </w:r>
      <w:r>
        <w:rPr>
          <w:rFonts w:cs="Times New Roman"/>
          <w:szCs w:val="24"/>
        </w:rPr>
        <w:t xml:space="preserve">), and </w:t>
      </w:r>
      <w:r>
        <w:rPr>
          <w:rFonts w:cs="Times New Roman"/>
          <w:b/>
          <w:szCs w:val="24"/>
        </w:rPr>
        <w:t>SEPHORA USA, INC.</w:t>
      </w:r>
      <w:r>
        <w:rPr>
          <w:rFonts w:cs="Times New Roman"/>
          <w:szCs w:val="24"/>
        </w:rPr>
        <w:t>, a Michigan corporation (</w:t>
      </w:r>
      <w:r w:rsidR="00EB7654">
        <w:rPr>
          <w:rFonts w:cs="Times New Roman"/>
          <w:szCs w:val="24"/>
        </w:rPr>
        <w:t>“</w:t>
      </w:r>
      <w:r>
        <w:rPr>
          <w:rFonts w:cs="Times New Roman"/>
          <w:b/>
          <w:szCs w:val="24"/>
        </w:rPr>
        <w:t>Tenant</w:t>
      </w:r>
      <w:r w:rsidR="00EB7654">
        <w:rPr>
          <w:rFonts w:cs="Times New Roman"/>
          <w:szCs w:val="24"/>
        </w:rPr>
        <w:t>”</w:t>
      </w:r>
      <w:r>
        <w:rPr>
          <w:rFonts w:cs="Times New Roman"/>
          <w:szCs w:val="24"/>
        </w:rPr>
        <w:t>).</w:t>
      </w:r>
    </w:p>
    <w:p w14:paraId="58000085" w14:textId="77777777" w:rsidR="00DD5BF1" w:rsidRDefault="00DD5BF1">
      <w:pPr>
        <w:pStyle w:val="Center"/>
        <w:adjustRightInd/>
        <w:rPr>
          <w:rFonts w:cs="Times New Roman"/>
          <w:szCs w:val="24"/>
        </w:rPr>
      </w:pPr>
      <w:r>
        <w:rPr>
          <w:rFonts w:cs="Times New Roman"/>
          <w:szCs w:val="24"/>
        </w:rPr>
        <w:t>RECITALS</w:t>
      </w:r>
    </w:p>
    <w:p w14:paraId="1320DB0A" w14:textId="7809AFB7" w:rsidR="00DD5BF1" w:rsidRDefault="00DD5BF1">
      <w:pPr>
        <w:pStyle w:val="Body"/>
        <w:adjustRightInd/>
        <w:rPr>
          <w:rFonts w:cs="Times New Roman"/>
          <w:szCs w:val="24"/>
        </w:rPr>
      </w:pPr>
      <w:r>
        <w:rPr>
          <w:rFonts w:cs="Times New Roman"/>
          <w:szCs w:val="24"/>
        </w:rPr>
        <w:t>A.</w:t>
      </w:r>
      <w:r>
        <w:rPr>
          <w:rFonts w:cs="Times New Roman"/>
          <w:szCs w:val="24"/>
        </w:rPr>
        <w:tab/>
        <w:t>Landlord and Tenant have previously executed that certain Lease dated ___________, 20___ (</w:t>
      </w:r>
      <w:r w:rsidR="00EB7654">
        <w:rPr>
          <w:rFonts w:cs="Times New Roman"/>
          <w:szCs w:val="24"/>
        </w:rPr>
        <w:t>“</w:t>
      </w:r>
      <w:r>
        <w:rPr>
          <w:rFonts w:cs="Times New Roman"/>
          <w:b/>
          <w:szCs w:val="24"/>
        </w:rPr>
        <w:t>Lease</w:t>
      </w:r>
      <w:r w:rsidR="00EB7654">
        <w:rPr>
          <w:rFonts w:cs="Times New Roman"/>
          <w:szCs w:val="24"/>
        </w:rPr>
        <w:t>”</w:t>
      </w:r>
      <w:r>
        <w:rPr>
          <w:rFonts w:cs="Times New Roman"/>
          <w:szCs w:val="24"/>
        </w:rPr>
        <w:t>), pursuant to which Tenant has leased from Landlord, and Landlord has leased to Tenant, certain premises more particularly described therein.</w:t>
      </w:r>
    </w:p>
    <w:p w14:paraId="6E7FD79C" w14:textId="77777777" w:rsidR="00DD5BF1" w:rsidRDefault="00DD5BF1">
      <w:pPr>
        <w:pStyle w:val="Body"/>
        <w:adjustRightInd/>
        <w:rPr>
          <w:rFonts w:cs="Times New Roman"/>
          <w:szCs w:val="24"/>
        </w:rPr>
      </w:pPr>
      <w:r>
        <w:rPr>
          <w:rFonts w:cs="Times New Roman"/>
          <w:szCs w:val="24"/>
        </w:rPr>
        <w:t>B.</w:t>
      </w:r>
      <w:r>
        <w:rPr>
          <w:rFonts w:cs="Times New Roman"/>
          <w:szCs w:val="24"/>
        </w:rPr>
        <w:tab/>
        <w:t>Pursuant to the provisions of Section 6.1(D) of the Lease, Landlord and Tenant have agreed to execute this Agreement to confirm the Commencement Date and other pertinent information with respect to the Lease as is set forth herein.</w:t>
      </w:r>
    </w:p>
    <w:p w14:paraId="397F78BA" w14:textId="77777777" w:rsidR="00DD5BF1" w:rsidRDefault="00DD5BF1">
      <w:pPr>
        <w:pStyle w:val="Body"/>
        <w:adjustRightInd/>
        <w:rPr>
          <w:rFonts w:cs="Times New Roman"/>
          <w:szCs w:val="24"/>
        </w:rPr>
      </w:pPr>
      <w:r>
        <w:rPr>
          <w:rFonts w:cs="Times New Roman"/>
          <w:szCs w:val="24"/>
        </w:rPr>
        <w:t>NOW, THEREFORE, in consideration of the foregoing recitals, the execution and delivery of the Lease, and other good and valuable considerations, the receipt, sufficiency and validity of which is hereby acknowledged, Landlord and Tenant agree as follows:</w:t>
      </w:r>
    </w:p>
    <w:p w14:paraId="6A47578D" w14:textId="77777777" w:rsidR="00DD5BF1" w:rsidRDefault="00DD5BF1">
      <w:pPr>
        <w:pStyle w:val="ExhibitD1"/>
        <w:adjustRightInd/>
        <w:rPr>
          <w:rFonts w:cs="Times New Roman"/>
          <w:szCs w:val="24"/>
        </w:rPr>
      </w:pPr>
      <w:r>
        <w:rPr>
          <w:rStyle w:val="ExhibitD1RunInChar"/>
          <w:rFonts w:cs="Times New Roman"/>
          <w:bCs w:val="0"/>
          <w:szCs w:val="24"/>
        </w:rPr>
        <w:t>Delivery of Possession</w:t>
      </w:r>
      <w:r>
        <w:rPr>
          <w:rFonts w:cs="Times New Roman"/>
          <w:szCs w:val="24"/>
        </w:rPr>
        <w:t>. The date on which Delivery of Possession occurred is _____________.</w:t>
      </w:r>
    </w:p>
    <w:p w14:paraId="4DF6B036" w14:textId="77777777" w:rsidR="00DD5BF1" w:rsidRDefault="00DD5BF1">
      <w:pPr>
        <w:pStyle w:val="ExhibitD1"/>
        <w:adjustRightInd/>
        <w:rPr>
          <w:rFonts w:cs="Times New Roman"/>
          <w:szCs w:val="24"/>
        </w:rPr>
      </w:pPr>
      <w:r>
        <w:rPr>
          <w:rStyle w:val="ExhibitD1RunInChar"/>
          <w:rFonts w:cs="Times New Roman"/>
          <w:bCs w:val="0"/>
          <w:szCs w:val="24"/>
        </w:rPr>
        <w:t>Commencement Date</w:t>
      </w:r>
      <w:r>
        <w:rPr>
          <w:rFonts w:cs="Times New Roman"/>
          <w:szCs w:val="24"/>
        </w:rPr>
        <w:t>. The Commencement Date is __________________.</w:t>
      </w:r>
    </w:p>
    <w:p w14:paraId="0BD2E85A" w14:textId="77777777" w:rsidR="00DD5BF1" w:rsidRDefault="00DD5BF1">
      <w:pPr>
        <w:pStyle w:val="ExhibitD1"/>
        <w:adjustRightInd/>
        <w:rPr>
          <w:rFonts w:cs="Times New Roman"/>
          <w:szCs w:val="24"/>
        </w:rPr>
      </w:pPr>
      <w:r>
        <w:rPr>
          <w:rStyle w:val="ExhibitD1RunInChar"/>
          <w:rFonts w:cs="Times New Roman"/>
          <w:bCs w:val="0"/>
          <w:szCs w:val="24"/>
        </w:rPr>
        <w:t>Expiration Date of Original Term</w:t>
      </w:r>
      <w:r>
        <w:rPr>
          <w:rFonts w:cs="Times New Roman"/>
          <w:szCs w:val="24"/>
        </w:rPr>
        <w:t>. The Expiration Date of the Original Term is _____________.</w:t>
      </w:r>
    </w:p>
    <w:p w14:paraId="35288B47" w14:textId="77777777" w:rsidR="00DD5BF1" w:rsidRDefault="00DD5BF1">
      <w:pPr>
        <w:pStyle w:val="ExhibitD1"/>
        <w:adjustRightInd/>
        <w:rPr>
          <w:rFonts w:cs="Times New Roman"/>
          <w:szCs w:val="24"/>
        </w:rPr>
      </w:pPr>
      <w:r>
        <w:rPr>
          <w:rStyle w:val="ExhibitD1RunInChar"/>
          <w:rFonts w:cs="Times New Roman"/>
          <w:bCs w:val="0"/>
          <w:szCs w:val="24"/>
        </w:rPr>
        <w:t>Options to Extend Term</w:t>
      </w:r>
      <w:r>
        <w:rPr>
          <w:rFonts w:cs="Times New Roman"/>
          <w:szCs w:val="24"/>
        </w:rPr>
        <w:t xml:space="preserve">. </w:t>
      </w:r>
      <w:bookmarkStart w:id="231" w:name="_Hlk78539859"/>
      <w:bookmarkStart w:id="232" w:name="_Hlk75517343"/>
      <w:r>
        <w:rPr>
          <w:rFonts w:cs="Times New Roman"/>
          <w:szCs w:val="24"/>
        </w:rPr>
        <w:t xml:space="preserve">In order to exercise its option for the First Option Period timely in accordance with Section 6.5 of the Lease, Tenant must give notice to Landlord no later than _____________. In order to exercise its option for the Second Option Period timely in accordance with Section 6.5 of the Lease, Tenant must give notice of exercise to Landlord no later than _____________. </w:t>
      </w:r>
      <w:bookmarkEnd w:id="231"/>
      <w:r>
        <w:rPr>
          <w:rFonts w:cs="Times New Roman"/>
          <w:szCs w:val="24"/>
        </w:rPr>
        <w:t>In order to exercise its option for the Third Option Period timely in accordance with Section 6.5 of the Lease, Tenant must give notice of exercise to Landlord no later than _____________.</w:t>
      </w:r>
    </w:p>
    <w:bookmarkEnd w:id="232"/>
    <w:p w14:paraId="6F7400AD" w14:textId="77777777" w:rsidR="00DD5BF1" w:rsidRDefault="00DD5BF1">
      <w:pPr>
        <w:pStyle w:val="ExhibitD1"/>
        <w:adjustRightInd/>
        <w:rPr>
          <w:rFonts w:cs="Times New Roman"/>
          <w:szCs w:val="24"/>
        </w:rPr>
      </w:pPr>
      <w:r>
        <w:rPr>
          <w:rStyle w:val="ExhibitD1RunInChar"/>
          <w:rFonts w:cs="Times New Roman"/>
          <w:bCs w:val="0"/>
          <w:szCs w:val="24"/>
        </w:rPr>
        <w:t>GLA of the Premises</w:t>
      </w:r>
      <w:r>
        <w:rPr>
          <w:rFonts w:cs="Times New Roman"/>
          <w:szCs w:val="24"/>
        </w:rPr>
        <w:t xml:space="preserve">. Subject to Tenant’s right to remeasure </w:t>
      </w:r>
      <w:bookmarkStart w:id="233" w:name="_Hlk75517479"/>
      <w:r>
        <w:rPr>
          <w:rFonts w:cs="Times New Roman"/>
          <w:szCs w:val="24"/>
        </w:rPr>
        <w:t>the GLA of the Premises pursuant to Section 2.1 of the Lease, the GLA of the Premises is __________________ square feet.</w:t>
      </w:r>
      <w:bookmarkEnd w:id="233"/>
    </w:p>
    <w:p w14:paraId="504ADD8A" w14:textId="77777777" w:rsidR="00DD5BF1" w:rsidRDefault="00DD5BF1">
      <w:pPr>
        <w:pStyle w:val="ExhibitD1"/>
        <w:keepNext/>
        <w:adjustRightInd/>
        <w:rPr>
          <w:rFonts w:cs="Times New Roman"/>
          <w:szCs w:val="24"/>
        </w:rPr>
      </w:pPr>
      <w:bookmarkStart w:id="234" w:name="_Hlk78539933"/>
      <w:r>
        <w:rPr>
          <w:rStyle w:val="ExhibitD1RunInChar"/>
          <w:rFonts w:cs="Times New Roman"/>
          <w:bCs w:val="0"/>
          <w:szCs w:val="24"/>
        </w:rPr>
        <w:t>Minimum Rent</w:t>
      </w:r>
      <w:r>
        <w:rPr>
          <w:rFonts w:cs="Times New Roman"/>
          <w:szCs w:val="24"/>
        </w:rPr>
        <w:t xml:space="preserve">. Subject to Tenant’s right to remeasure the GLA of the Premises pursuant to Section 2.1 of the Lease, </w:t>
      </w:r>
      <w:bookmarkStart w:id="235" w:name="_Hlk75517577"/>
      <w:r>
        <w:rPr>
          <w:rFonts w:cs="Times New Roman"/>
          <w:szCs w:val="24"/>
        </w:rPr>
        <w:t>Minimum Rent is as follows: [ADD OR SUBTRACT ROWS TO TABLE BELOW AS NECESSARY]</w:t>
      </w:r>
    </w:p>
    <w:tbl>
      <w:tblPr>
        <w:tblStyle w:val="TableGrid"/>
        <w:tblW w:w="11190" w:type="dxa"/>
        <w:jc w:val="center"/>
        <w:tblLayout w:type="fixed"/>
        <w:tblCellMar>
          <w:top w:w="0" w:type="dxa"/>
          <w:bottom w:w="0" w:type="dxa"/>
        </w:tblCellMar>
        <w:tblLook w:val="00A0" w:firstRow="1" w:lastRow="0" w:firstColumn="1" w:lastColumn="0" w:noHBand="0" w:noVBand="0"/>
      </w:tblPr>
      <w:tblGrid>
        <w:gridCol w:w="2215"/>
        <w:gridCol w:w="1800"/>
        <w:gridCol w:w="1710"/>
        <w:gridCol w:w="1725"/>
        <w:gridCol w:w="1870"/>
        <w:gridCol w:w="1870"/>
      </w:tblGrid>
      <w:tr w:rsidR="00C816C4" w14:paraId="790FCF63" w14:textId="77777777">
        <w:trPr>
          <w:tblHeader/>
          <w:jc w:val="center"/>
        </w:trPr>
        <w:tc>
          <w:tcPr>
            <w:tcW w:w="2215" w:type="dxa"/>
            <w:tcBorders>
              <w:top w:val="single" w:sz="4" w:space="0" w:color="auto"/>
              <w:bottom w:val="single" w:sz="4" w:space="0" w:color="auto"/>
              <w:right w:val="single" w:sz="4" w:space="0" w:color="auto"/>
            </w:tcBorders>
            <w:tcMar>
              <w:left w:w="108" w:type="dxa"/>
              <w:right w:w="108" w:type="dxa"/>
            </w:tcMar>
          </w:tcPr>
          <w:p w14:paraId="6321D82A"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PERIOD</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46EA5B7"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FROM DATE</w:t>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43D82AE2"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TO DATE</w:t>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56F1EBEE"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PSF/ANN</w:t>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19F4DC69"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ANNUALLY</w:t>
            </w:r>
          </w:p>
        </w:tc>
        <w:tc>
          <w:tcPr>
            <w:tcW w:w="1870" w:type="dxa"/>
            <w:tcBorders>
              <w:top w:val="single" w:sz="4" w:space="0" w:color="auto"/>
              <w:left w:val="single" w:sz="4" w:space="0" w:color="auto"/>
              <w:bottom w:val="single" w:sz="4" w:space="0" w:color="auto"/>
            </w:tcBorders>
            <w:tcMar>
              <w:left w:w="108" w:type="dxa"/>
              <w:right w:w="108" w:type="dxa"/>
            </w:tcMar>
          </w:tcPr>
          <w:p w14:paraId="61B85E8A" w14:textId="77777777" w:rsidR="00DD5BF1" w:rsidRDefault="00DD5BF1">
            <w:pPr>
              <w:pStyle w:val="TableText"/>
              <w:adjustRightInd/>
              <w:spacing w:before="120" w:after="120"/>
              <w:jc w:val="center"/>
              <w:rPr>
                <w:rFonts w:cs="Times New Roman"/>
                <w:szCs w:val="24"/>
                <w:u w:val="single"/>
              </w:rPr>
            </w:pPr>
            <w:r>
              <w:rPr>
                <w:rFonts w:cs="Times New Roman"/>
                <w:szCs w:val="24"/>
                <w:u w:val="single"/>
              </w:rPr>
              <w:t>MONTHLY</w:t>
            </w:r>
          </w:p>
        </w:tc>
      </w:tr>
      <w:tr w:rsidR="00C816C4" w14:paraId="485964E8" w14:textId="77777777">
        <w:trPr>
          <w:cantSplit/>
          <w:jc w:val="center"/>
        </w:trPr>
        <w:tc>
          <w:tcPr>
            <w:tcW w:w="2215" w:type="dxa"/>
            <w:tcBorders>
              <w:top w:val="single" w:sz="4" w:space="0" w:color="auto"/>
              <w:bottom w:val="single" w:sz="4" w:space="0" w:color="auto"/>
              <w:right w:val="single" w:sz="4" w:space="0" w:color="auto"/>
            </w:tcBorders>
            <w:tcMar>
              <w:left w:w="108" w:type="dxa"/>
              <w:right w:w="108" w:type="dxa"/>
            </w:tcMar>
          </w:tcPr>
          <w:p w14:paraId="6E940172" w14:textId="77777777" w:rsidR="00DD5BF1" w:rsidRDefault="00DD5BF1">
            <w:pPr>
              <w:pStyle w:val="TableText"/>
              <w:adjustRightInd/>
              <w:spacing w:before="120" w:after="120"/>
              <w:jc w:val="center"/>
              <w:rPr>
                <w:rFonts w:cs="Times New Roman"/>
                <w:szCs w:val="24"/>
              </w:rPr>
            </w:pPr>
            <w:r>
              <w:rPr>
                <w:rFonts w:cs="Times New Roman"/>
                <w:szCs w:val="24"/>
              </w:rPr>
              <w:t>From the Commencement Date through the _________ (___) Lease Year</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3F08759D" w14:textId="77777777" w:rsidR="00DD5BF1" w:rsidRDefault="00DD5BF1">
            <w:pPr>
              <w:pStyle w:val="TableText"/>
              <w:tabs>
                <w:tab w:val="right" w:pos="1584"/>
              </w:tabs>
              <w:adjustRightInd/>
              <w:spacing w:before="120" w:after="120"/>
              <w:rPr>
                <w:rFonts w:cs="Times New Roman"/>
                <w:szCs w:val="24"/>
                <w:u w:val="single"/>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4294E3F9"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64FA9C6C"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7D4FDAAF"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7B856AA6"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tr w:rsidR="00C816C4" w14:paraId="52020DF7" w14:textId="77777777">
        <w:trPr>
          <w:jc w:val="center"/>
        </w:trPr>
        <w:tc>
          <w:tcPr>
            <w:tcW w:w="2215" w:type="dxa"/>
            <w:tcBorders>
              <w:top w:val="single" w:sz="4" w:space="0" w:color="auto"/>
              <w:bottom w:val="single" w:sz="4" w:space="0" w:color="auto"/>
              <w:right w:val="single" w:sz="4" w:space="0" w:color="auto"/>
            </w:tcBorders>
            <w:tcMar>
              <w:left w:w="108" w:type="dxa"/>
              <w:right w:w="108" w:type="dxa"/>
            </w:tcMar>
          </w:tcPr>
          <w:p w14:paraId="2880E2D6" w14:textId="77777777" w:rsidR="00DD5BF1" w:rsidRDefault="00DD5BF1">
            <w:pPr>
              <w:pStyle w:val="TableText"/>
              <w:adjustRightInd/>
              <w:spacing w:before="120" w:after="120"/>
              <w:jc w:val="center"/>
              <w:rPr>
                <w:rFonts w:cs="Times New Roman"/>
                <w:szCs w:val="24"/>
              </w:rPr>
            </w:pPr>
            <w:r>
              <w:rPr>
                <w:rFonts w:cs="Times New Roman"/>
                <w:szCs w:val="24"/>
              </w:rPr>
              <w:lastRenderedPageBreak/>
              <w:t>From the _________ (___) Lease Year through the end of the _________ (___) Lease Year</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38AFB50" w14:textId="77777777" w:rsidR="00DD5BF1" w:rsidRDefault="00DD5BF1">
            <w:pPr>
              <w:pStyle w:val="TableText"/>
              <w:tabs>
                <w:tab w:val="right" w:pos="1584"/>
              </w:tabs>
              <w:adjustRightInd/>
              <w:spacing w:before="120" w:after="120"/>
              <w:rPr>
                <w:rFonts w:cs="Times New Roman"/>
                <w:szCs w:val="24"/>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35D82885"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409744EB"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063BB39B"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3B65F8AE"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tr w:rsidR="00C816C4" w14:paraId="36BF4C86" w14:textId="77777777">
        <w:trPr>
          <w:jc w:val="center"/>
        </w:trPr>
        <w:tc>
          <w:tcPr>
            <w:tcW w:w="2215" w:type="dxa"/>
            <w:tcBorders>
              <w:top w:val="single" w:sz="4" w:space="0" w:color="auto"/>
              <w:bottom w:val="single" w:sz="4" w:space="0" w:color="auto"/>
              <w:right w:val="single" w:sz="4" w:space="0" w:color="auto"/>
            </w:tcBorders>
            <w:tcMar>
              <w:left w:w="108" w:type="dxa"/>
              <w:right w:w="108" w:type="dxa"/>
            </w:tcMar>
          </w:tcPr>
          <w:p w14:paraId="33DEA601" w14:textId="77777777" w:rsidR="00DD5BF1" w:rsidRDefault="00DD5BF1">
            <w:pPr>
              <w:pStyle w:val="TableText"/>
              <w:adjustRightInd/>
              <w:spacing w:before="120" w:after="120"/>
              <w:jc w:val="center"/>
              <w:rPr>
                <w:rFonts w:cs="Times New Roman"/>
                <w:szCs w:val="24"/>
              </w:rPr>
            </w:pPr>
            <w:r>
              <w:rPr>
                <w:rFonts w:cs="Times New Roman"/>
                <w:szCs w:val="24"/>
              </w:rPr>
              <w:t>From the _________ (___) Lease Year through the Expiration Date of the Original Term</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F935611" w14:textId="77777777" w:rsidR="00DD5BF1" w:rsidRDefault="00DD5BF1">
            <w:pPr>
              <w:pStyle w:val="TableText"/>
              <w:tabs>
                <w:tab w:val="right" w:pos="1584"/>
              </w:tabs>
              <w:adjustRightInd/>
              <w:spacing w:before="120" w:after="120"/>
              <w:rPr>
                <w:rFonts w:cs="Times New Roman"/>
                <w:szCs w:val="24"/>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5259C4FC"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58E6C64C"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285227C7"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72CCD2C9"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tr w:rsidR="00C816C4" w14:paraId="5A28B088" w14:textId="77777777">
        <w:trPr>
          <w:jc w:val="center"/>
        </w:trPr>
        <w:tc>
          <w:tcPr>
            <w:tcW w:w="2215" w:type="dxa"/>
            <w:tcBorders>
              <w:top w:val="single" w:sz="4" w:space="0" w:color="auto"/>
              <w:bottom w:val="single" w:sz="4" w:space="0" w:color="auto"/>
              <w:right w:val="single" w:sz="4" w:space="0" w:color="auto"/>
            </w:tcBorders>
            <w:tcMar>
              <w:left w:w="108" w:type="dxa"/>
              <w:right w:w="108" w:type="dxa"/>
            </w:tcMar>
          </w:tcPr>
          <w:p w14:paraId="63E792E9" w14:textId="77777777" w:rsidR="00DD5BF1" w:rsidRDefault="00DD5BF1">
            <w:pPr>
              <w:pStyle w:val="TableText"/>
              <w:adjustRightInd/>
              <w:spacing w:before="120" w:after="120"/>
              <w:jc w:val="center"/>
              <w:rPr>
                <w:rFonts w:cs="Times New Roman"/>
                <w:szCs w:val="24"/>
              </w:rPr>
            </w:pPr>
            <w:r>
              <w:rPr>
                <w:rFonts w:cs="Times New Roman"/>
                <w:szCs w:val="24"/>
              </w:rPr>
              <w:t>First Option Period</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5FBD381" w14:textId="77777777" w:rsidR="00DD5BF1" w:rsidRDefault="00DD5BF1">
            <w:pPr>
              <w:pStyle w:val="TableText"/>
              <w:tabs>
                <w:tab w:val="right" w:pos="1584"/>
              </w:tabs>
              <w:adjustRightInd/>
              <w:spacing w:before="120" w:after="120"/>
              <w:rPr>
                <w:rFonts w:cs="Times New Roman"/>
                <w:szCs w:val="24"/>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68EDD40D"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06ECEEE9"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4A96219B"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7C9423A7"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tr w:rsidR="00C816C4" w14:paraId="46008DD6" w14:textId="77777777">
        <w:trPr>
          <w:jc w:val="center"/>
        </w:trPr>
        <w:tc>
          <w:tcPr>
            <w:tcW w:w="2215" w:type="dxa"/>
            <w:tcBorders>
              <w:top w:val="single" w:sz="4" w:space="0" w:color="auto"/>
              <w:bottom w:val="single" w:sz="4" w:space="0" w:color="auto"/>
              <w:right w:val="single" w:sz="4" w:space="0" w:color="auto"/>
            </w:tcBorders>
            <w:tcMar>
              <w:left w:w="108" w:type="dxa"/>
              <w:right w:w="108" w:type="dxa"/>
            </w:tcMar>
          </w:tcPr>
          <w:p w14:paraId="66093CC7" w14:textId="77777777" w:rsidR="00DD5BF1" w:rsidRDefault="00DD5BF1">
            <w:pPr>
              <w:pStyle w:val="TableText"/>
              <w:adjustRightInd/>
              <w:spacing w:before="120" w:after="120"/>
              <w:jc w:val="center"/>
              <w:rPr>
                <w:rFonts w:cs="Times New Roman"/>
                <w:szCs w:val="24"/>
              </w:rPr>
            </w:pPr>
            <w:r>
              <w:rPr>
                <w:rFonts w:cs="Times New Roman"/>
                <w:szCs w:val="24"/>
              </w:rPr>
              <w:t>Second Option Period</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B6D834D" w14:textId="77777777" w:rsidR="00DD5BF1" w:rsidRDefault="00DD5BF1">
            <w:pPr>
              <w:pStyle w:val="TableText"/>
              <w:tabs>
                <w:tab w:val="right" w:pos="1584"/>
              </w:tabs>
              <w:adjustRightInd/>
              <w:spacing w:before="120" w:after="120"/>
              <w:rPr>
                <w:rFonts w:cs="Times New Roman"/>
                <w:szCs w:val="24"/>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0352CEC2"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1AD29B48"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1C9BD27B"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20E68171"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bookmarkEnd w:id="234"/>
      <w:tr w:rsidR="00C816C4" w14:paraId="7F142493" w14:textId="77777777">
        <w:trPr>
          <w:jc w:val="center"/>
        </w:trPr>
        <w:tc>
          <w:tcPr>
            <w:tcW w:w="2215" w:type="dxa"/>
            <w:tcBorders>
              <w:top w:val="single" w:sz="4" w:space="0" w:color="auto"/>
              <w:bottom w:val="single" w:sz="4" w:space="0" w:color="auto"/>
              <w:right w:val="single" w:sz="4" w:space="0" w:color="auto"/>
            </w:tcBorders>
            <w:tcMar>
              <w:left w:w="108" w:type="dxa"/>
              <w:right w:w="108" w:type="dxa"/>
            </w:tcMar>
          </w:tcPr>
          <w:p w14:paraId="1E4E3704" w14:textId="77777777" w:rsidR="00DD5BF1" w:rsidRDefault="00DD5BF1">
            <w:pPr>
              <w:pStyle w:val="TableText"/>
              <w:adjustRightInd/>
              <w:spacing w:before="120" w:after="120"/>
              <w:jc w:val="center"/>
              <w:rPr>
                <w:rFonts w:cs="Times New Roman"/>
                <w:szCs w:val="24"/>
              </w:rPr>
            </w:pPr>
            <w:r>
              <w:rPr>
                <w:rFonts w:cs="Times New Roman"/>
                <w:szCs w:val="24"/>
              </w:rPr>
              <w:t>Third Option Period</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39A159FD" w14:textId="77777777" w:rsidR="00DD5BF1" w:rsidRDefault="00DD5BF1">
            <w:pPr>
              <w:pStyle w:val="TableText"/>
              <w:tabs>
                <w:tab w:val="right" w:pos="1584"/>
              </w:tabs>
              <w:adjustRightInd/>
              <w:spacing w:before="120" w:after="120"/>
              <w:rPr>
                <w:rFonts w:cs="Times New Roman"/>
                <w:szCs w:val="24"/>
              </w:rPr>
            </w:pPr>
            <w:r>
              <w:rPr>
                <w:rFonts w:cs="Times New Roman"/>
                <w:szCs w:val="24"/>
                <w:u w:val="single"/>
              </w:rPr>
              <w:tab/>
            </w:r>
          </w:p>
        </w:tc>
        <w:tc>
          <w:tcPr>
            <w:tcW w:w="1710" w:type="dxa"/>
            <w:tcBorders>
              <w:top w:val="single" w:sz="4" w:space="0" w:color="auto"/>
              <w:left w:val="single" w:sz="4" w:space="0" w:color="auto"/>
              <w:bottom w:val="single" w:sz="4" w:space="0" w:color="auto"/>
              <w:right w:val="single" w:sz="4" w:space="0" w:color="auto"/>
            </w:tcBorders>
            <w:tcMar>
              <w:left w:w="108" w:type="dxa"/>
              <w:right w:w="108" w:type="dxa"/>
            </w:tcMar>
          </w:tcPr>
          <w:p w14:paraId="7E0607F6" w14:textId="77777777" w:rsidR="00DD5BF1" w:rsidRDefault="00DD5BF1">
            <w:pPr>
              <w:pStyle w:val="TableText"/>
              <w:tabs>
                <w:tab w:val="right" w:pos="1494"/>
              </w:tabs>
              <w:adjustRightInd/>
              <w:spacing w:before="120" w:after="120"/>
              <w:rPr>
                <w:rFonts w:cs="Times New Roman"/>
                <w:szCs w:val="24"/>
              </w:rPr>
            </w:pPr>
            <w:r>
              <w:rPr>
                <w:rFonts w:cs="Times New Roman"/>
                <w:szCs w:val="24"/>
                <w:u w:val="single"/>
              </w:rPr>
              <w:tab/>
            </w:r>
          </w:p>
        </w:tc>
        <w:tc>
          <w:tcPr>
            <w:tcW w:w="1725" w:type="dxa"/>
            <w:tcBorders>
              <w:top w:val="single" w:sz="4" w:space="0" w:color="auto"/>
              <w:left w:val="single" w:sz="4" w:space="0" w:color="auto"/>
              <w:bottom w:val="single" w:sz="4" w:space="0" w:color="auto"/>
              <w:right w:val="single" w:sz="4" w:space="0" w:color="auto"/>
            </w:tcBorders>
            <w:tcMar>
              <w:left w:w="108" w:type="dxa"/>
              <w:right w:w="108" w:type="dxa"/>
            </w:tcMar>
          </w:tcPr>
          <w:p w14:paraId="486C6C64" w14:textId="77777777" w:rsidR="00DD5BF1" w:rsidRDefault="00DD5BF1">
            <w:pPr>
              <w:pStyle w:val="TableText"/>
              <w:tabs>
                <w:tab w:val="right" w:pos="1509"/>
              </w:tabs>
              <w:adjustRightInd/>
              <w:spacing w:before="120" w:after="120"/>
              <w:rPr>
                <w:rFonts w:cs="Times New Roman"/>
                <w:szCs w:val="24"/>
              </w:rPr>
            </w:pPr>
            <w:r>
              <w:rPr>
                <w:rFonts w:cs="Times New Roman"/>
                <w:szCs w:val="24"/>
                <w:u w:val="single"/>
              </w:rPr>
              <w:tab/>
            </w:r>
          </w:p>
        </w:tc>
        <w:tc>
          <w:tcPr>
            <w:tcW w:w="1870" w:type="dxa"/>
            <w:tcBorders>
              <w:top w:val="single" w:sz="4" w:space="0" w:color="auto"/>
              <w:left w:val="single" w:sz="4" w:space="0" w:color="auto"/>
              <w:bottom w:val="single" w:sz="4" w:space="0" w:color="auto"/>
              <w:right w:val="single" w:sz="4" w:space="0" w:color="auto"/>
            </w:tcBorders>
            <w:tcMar>
              <w:left w:w="108" w:type="dxa"/>
              <w:right w:w="108" w:type="dxa"/>
            </w:tcMar>
          </w:tcPr>
          <w:p w14:paraId="02871445" w14:textId="77777777" w:rsidR="00DD5BF1" w:rsidRDefault="00DD5BF1">
            <w:pPr>
              <w:pStyle w:val="TableText"/>
              <w:tabs>
                <w:tab w:val="right" w:pos="1654"/>
              </w:tabs>
              <w:adjustRightInd/>
              <w:spacing w:before="120" w:after="120"/>
              <w:rPr>
                <w:rFonts w:cs="Times New Roman"/>
                <w:szCs w:val="24"/>
                <w:u w:val="single"/>
              </w:rPr>
            </w:pPr>
            <w:r>
              <w:rPr>
                <w:rFonts w:cs="Times New Roman"/>
                <w:szCs w:val="24"/>
                <w:u w:val="single"/>
              </w:rPr>
              <w:tab/>
            </w:r>
          </w:p>
        </w:tc>
        <w:tc>
          <w:tcPr>
            <w:tcW w:w="1870" w:type="dxa"/>
            <w:tcBorders>
              <w:top w:val="single" w:sz="4" w:space="0" w:color="auto"/>
              <w:left w:val="single" w:sz="4" w:space="0" w:color="auto"/>
              <w:bottom w:val="single" w:sz="4" w:space="0" w:color="auto"/>
            </w:tcBorders>
            <w:tcMar>
              <w:left w:w="108" w:type="dxa"/>
              <w:right w:w="108" w:type="dxa"/>
            </w:tcMar>
          </w:tcPr>
          <w:p w14:paraId="132149AD" w14:textId="77777777" w:rsidR="00DD5BF1" w:rsidRDefault="00DD5BF1">
            <w:pPr>
              <w:pStyle w:val="TableText"/>
              <w:tabs>
                <w:tab w:val="right" w:pos="1654"/>
              </w:tabs>
              <w:adjustRightInd/>
              <w:spacing w:before="120" w:after="120"/>
              <w:rPr>
                <w:rFonts w:cs="Times New Roman"/>
                <w:szCs w:val="24"/>
              </w:rPr>
            </w:pPr>
            <w:r>
              <w:rPr>
                <w:rFonts w:cs="Times New Roman"/>
                <w:szCs w:val="24"/>
                <w:u w:val="single"/>
              </w:rPr>
              <w:tab/>
            </w:r>
          </w:p>
        </w:tc>
      </w:tr>
    </w:tbl>
    <w:p w14:paraId="42CC0B1F" w14:textId="77777777" w:rsidR="00DD5BF1" w:rsidRDefault="00DD5BF1">
      <w:pPr>
        <w:pStyle w:val="ExhibitD1"/>
        <w:adjustRightInd/>
        <w:spacing w:before="240"/>
        <w:rPr>
          <w:rFonts w:cs="Times New Roman"/>
          <w:szCs w:val="24"/>
        </w:rPr>
      </w:pPr>
      <w:bookmarkStart w:id="236" w:name="_Hlk78539973"/>
      <w:r>
        <w:rPr>
          <w:rStyle w:val="ExhibitD1RunInChar"/>
          <w:rFonts w:cs="Times New Roman"/>
          <w:bCs w:val="0"/>
          <w:szCs w:val="24"/>
        </w:rPr>
        <w:t>Option to Terminate for Insufficient Gross Sales</w:t>
      </w:r>
      <w:r>
        <w:rPr>
          <w:rFonts w:cs="Times New Roman"/>
          <w:szCs w:val="24"/>
        </w:rPr>
        <w:t xml:space="preserve">. </w:t>
      </w:r>
      <w:bookmarkStart w:id="237" w:name="_Hlk15629618"/>
      <w:r>
        <w:rPr>
          <w:rFonts w:cs="Times New Roman"/>
          <w:szCs w:val="24"/>
        </w:rPr>
        <w:t>The Termination Measuring Period is the period from and including ____________ [INSERT START DATE] through and including ____________ [INSERT END DATE]. Subject to Tenant’s right to remeasure the GLA of the Premises pursuant to Section 2.1 of the Lease, the Termination Threshold is $____________________. In order to exercise its option to terminate the Lease for insufficient Gross Sales timely in accordance with Section 6.6 of the Lease, Tenant must give notice to Landlord no later than _____________.</w:t>
      </w:r>
    </w:p>
    <w:bookmarkEnd w:id="235"/>
    <w:bookmarkEnd w:id="236"/>
    <w:bookmarkEnd w:id="237"/>
    <w:p w14:paraId="28D37782" w14:textId="77777777" w:rsidR="00DD5BF1" w:rsidRDefault="00DD5BF1">
      <w:pPr>
        <w:pStyle w:val="ExhibitD1"/>
        <w:keepNext/>
        <w:adjustRightInd/>
        <w:rPr>
          <w:rFonts w:cs="Times New Roman"/>
          <w:szCs w:val="24"/>
        </w:rPr>
      </w:pPr>
      <w:r>
        <w:rPr>
          <w:rStyle w:val="ExhibitD1RunInChar"/>
          <w:rFonts w:cs="Times New Roman"/>
          <w:bCs w:val="0"/>
          <w:szCs w:val="24"/>
        </w:rPr>
        <w:t>Landlord’s Notice Address</w:t>
      </w:r>
      <w:r>
        <w:rPr>
          <w:rFonts w:cs="Times New Roman"/>
          <w:szCs w:val="24"/>
        </w:rPr>
        <w:t>. Landlord’s address for Notices is as follows:</w:t>
      </w:r>
    </w:p>
    <w:tbl>
      <w:tblPr>
        <w:tblStyle w:val="TableGrid"/>
        <w:tblW w:w="0" w:type="auto"/>
        <w:tblInd w:w="144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7910"/>
      </w:tblGrid>
      <w:tr w:rsidR="00C816C4" w14:paraId="372D5AE9" w14:textId="77777777">
        <w:tc>
          <w:tcPr>
            <w:tcW w:w="7910" w:type="dxa"/>
            <w:tcMar>
              <w:left w:w="108" w:type="dxa"/>
              <w:right w:w="108" w:type="dxa"/>
            </w:tcMar>
          </w:tcPr>
          <w:p w14:paraId="539C887F" w14:textId="77777777" w:rsidR="00DD5BF1" w:rsidRDefault="00DD5BF1">
            <w:pPr>
              <w:pStyle w:val="TableText"/>
              <w:tabs>
                <w:tab w:val="right" w:pos="3588"/>
              </w:tabs>
              <w:adjustRightInd/>
              <w:rPr>
                <w:rFonts w:cs="Times New Roman"/>
                <w:szCs w:val="24"/>
              </w:rPr>
            </w:pPr>
            <w:r>
              <w:rPr>
                <w:rFonts w:cs="Times New Roman"/>
                <w:szCs w:val="24"/>
                <w:u w:val="single"/>
              </w:rPr>
              <w:tab/>
            </w:r>
          </w:p>
        </w:tc>
      </w:tr>
      <w:tr w:rsidR="00C816C4" w14:paraId="05B0AF75" w14:textId="77777777">
        <w:tc>
          <w:tcPr>
            <w:tcW w:w="7910" w:type="dxa"/>
            <w:tcMar>
              <w:left w:w="108" w:type="dxa"/>
              <w:right w:w="108" w:type="dxa"/>
            </w:tcMar>
          </w:tcPr>
          <w:p w14:paraId="62057043" w14:textId="77777777" w:rsidR="00DD5BF1" w:rsidRDefault="00DD5BF1">
            <w:pPr>
              <w:pStyle w:val="TableText"/>
              <w:tabs>
                <w:tab w:val="right" w:pos="3588"/>
              </w:tabs>
              <w:adjustRightInd/>
              <w:rPr>
                <w:rFonts w:cs="Times New Roman"/>
                <w:szCs w:val="24"/>
              </w:rPr>
            </w:pPr>
            <w:r>
              <w:rPr>
                <w:rFonts w:cs="Times New Roman"/>
                <w:szCs w:val="24"/>
                <w:u w:val="single"/>
              </w:rPr>
              <w:tab/>
            </w:r>
          </w:p>
        </w:tc>
      </w:tr>
      <w:tr w:rsidR="00C816C4" w14:paraId="6B4F6B31" w14:textId="77777777">
        <w:tc>
          <w:tcPr>
            <w:tcW w:w="7910" w:type="dxa"/>
            <w:tcMar>
              <w:left w:w="108" w:type="dxa"/>
              <w:right w:w="108" w:type="dxa"/>
            </w:tcMar>
          </w:tcPr>
          <w:p w14:paraId="6647CB4E" w14:textId="77777777" w:rsidR="00DD5BF1" w:rsidRDefault="00DD5BF1">
            <w:pPr>
              <w:pStyle w:val="TableText"/>
              <w:tabs>
                <w:tab w:val="right" w:pos="3588"/>
              </w:tabs>
              <w:adjustRightInd/>
              <w:spacing w:after="240"/>
              <w:rPr>
                <w:rFonts w:cs="Times New Roman"/>
                <w:szCs w:val="24"/>
              </w:rPr>
            </w:pPr>
            <w:r>
              <w:rPr>
                <w:rFonts w:cs="Times New Roman"/>
                <w:szCs w:val="24"/>
                <w:u w:val="single"/>
              </w:rPr>
              <w:tab/>
            </w:r>
          </w:p>
        </w:tc>
      </w:tr>
    </w:tbl>
    <w:p w14:paraId="60D01A4E" w14:textId="03F0ABB1" w:rsidR="00DD5BF1" w:rsidRPr="00F55B87" w:rsidRDefault="00DD5BF1">
      <w:pPr>
        <w:pStyle w:val="ExhibitD1"/>
        <w:keepNext/>
        <w:adjustRightInd/>
        <w:rPr>
          <w:rFonts w:cs="Times New Roman"/>
          <w:szCs w:val="24"/>
          <w:highlight w:val="green"/>
        </w:rPr>
      </w:pPr>
      <w:r w:rsidRPr="00F55B87">
        <w:rPr>
          <w:rStyle w:val="ExhibitD1RunInChar"/>
          <w:rFonts w:cs="Times New Roman"/>
          <w:bCs w:val="0"/>
          <w:szCs w:val="24"/>
          <w:highlight w:val="green"/>
        </w:rPr>
        <w:t xml:space="preserve">Landlord’s </w:t>
      </w:r>
      <w:r w:rsidR="00F55B87" w:rsidRPr="00F55B87">
        <w:rPr>
          <w:rStyle w:val="ExhibitD1RunInChar"/>
          <w:rFonts w:cs="Times New Roman"/>
          <w:bCs w:val="0"/>
          <w:szCs w:val="24"/>
          <w:highlight w:val="green"/>
        </w:rPr>
        <w:t xml:space="preserve">E-mail </w:t>
      </w:r>
      <w:r w:rsidRPr="00F55B87">
        <w:rPr>
          <w:rStyle w:val="ExhibitD1RunInChar"/>
          <w:rFonts w:cs="Times New Roman"/>
          <w:bCs w:val="0"/>
          <w:szCs w:val="24"/>
          <w:highlight w:val="green"/>
        </w:rPr>
        <w:t xml:space="preserve">Address for </w:t>
      </w:r>
      <w:r w:rsidR="00F55B87" w:rsidRPr="00F55B87">
        <w:rPr>
          <w:rStyle w:val="ExhibitD1RunInChar"/>
          <w:rFonts w:cs="Times New Roman"/>
          <w:bCs w:val="0"/>
          <w:szCs w:val="24"/>
          <w:highlight w:val="green"/>
        </w:rPr>
        <w:t>Gross Sales</w:t>
      </w:r>
      <w:r w:rsidRPr="00F55B87">
        <w:rPr>
          <w:rFonts w:cs="Times New Roman"/>
          <w:szCs w:val="24"/>
          <w:highlight w:val="green"/>
        </w:rPr>
        <w:t xml:space="preserve">. Landlord’s </w:t>
      </w:r>
      <w:r w:rsidR="00F55B87" w:rsidRPr="00F55B87">
        <w:rPr>
          <w:rFonts w:cs="Times New Roman"/>
          <w:szCs w:val="24"/>
          <w:highlight w:val="green"/>
        </w:rPr>
        <w:t xml:space="preserve">E-mail </w:t>
      </w:r>
      <w:r w:rsidRPr="00F55B87">
        <w:rPr>
          <w:rFonts w:cs="Times New Roman"/>
          <w:szCs w:val="24"/>
          <w:highlight w:val="green"/>
        </w:rPr>
        <w:t>address for Gross Sales statements is as follows:</w:t>
      </w:r>
      <w:r w:rsidR="000C3B35">
        <w:rPr>
          <w:rFonts w:cs="Times New Roman"/>
          <w:szCs w:val="24"/>
          <w:highlight w:val="green"/>
        </w:rPr>
        <w:t xml:space="preserve"> </w:t>
      </w:r>
      <w:r w:rsidR="00F55B87" w:rsidRPr="00F55B87">
        <w:rPr>
          <w:rFonts w:cs="Times New Roman"/>
          <w:szCs w:val="24"/>
          <w:highlight w:val="green"/>
        </w:rPr>
        <w:t>________________@_____.</w:t>
      </w:r>
    </w:p>
    <w:p w14:paraId="690D29CF" w14:textId="77777777" w:rsidR="00DD5BF1" w:rsidRDefault="00DD5BF1">
      <w:pPr>
        <w:pStyle w:val="ExhibitD1"/>
        <w:adjustRightInd/>
        <w:rPr>
          <w:rFonts w:cs="Times New Roman"/>
          <w:szCs w:val="24"/>
        </w:rPr>
      </w:pPr>
      <w:r>
        <w:rPr>
          <w:rStyle w:val="ExhibitD1RunInChar"/>
          <w:rFonts w:cs="Times New Roman"/>
          <w:bCs w:val="0"/>
          <w:szCs w:val="24"/>
        </w:rPr>
        <w:t>Definitions</w:t>
      </w:r>
      <w:r>
        <w:rPr>
          <w:rFonts w:cs="Times New Roman"/>
          <w:szCs w:val="24"/>
        </w:rPr>
        <w:t>. Capitalized terms used in this Agreement without definition shall have the meanings assigned to such terms in the Lease.</w:t>
      </w:r>
    </w:p>
    <w:p w14:paraId="3909D160" w14:textId="65BC7A8C" w:rsidR="00DD5BF1" w:rsidRDefault="00DD5BF1">
      <w:pPr>
        <w:pStyle w:val="ExhibitD1"/>
        <w:adjustRightInd/>
        <w:rPr>
          <w:rFonts w:cs="Times New Roman"/>
          <w:szCs w:val="24"/>
        </w:rPr>
      </w:pPr>
      <w:r>
        <w:rPr>
          <w:rStyle w:val="ExhibitD1RunInChar"/>
          <w:rFonts w:cs="Times New Roman"/>
          <w:bCs w:val="0"/>
          <w:szCs w:val="24"/>
        </w:rPr>
        <w:t>Counterparts</w:t>
      </w:r>
      <w:r>
        <w:rPr>
          <w:rFonts w:cs="Times New Roman"/>
          <w:szCs w:val="24"/>
        </w:rPr>
        <w:t xml:space="preserve">. </w:t>
      </w:r>
      <w:bookmarkStart w:id="238" w:name="_Hlk15629524"/>
      <w:r>
        <w:rPr>
          <w:rFonts w:cs="Times New Roman"/>
          <w:szCs w:val="24"/>
        </w:rPr>
        <w:t>This Agreement may be executed in multiple counterparts, each of which shall constitute one agreement, even though all parties do not sign the same counterpart. The signature pages taken from separate individually executed counterparts of this Agreement may be combined to form multiple fully executed counterparts; and the delivery (</w:t>
      </w:r>
      <w:r>
        <w:rPr>
          <w:rFonts w:cs="Times New Roman"/>
          <w:i/>
          <w:szCs w:val="24"/>
        </w:rPr>
        <w:t>i.e.</w:t>
      </w:r>
      <w:r>
        <w:rPr>
          <w:rFonts w:cs="Times New Roman"/>
          <w:szCs w:val="24"/>
        </w:rPr>
        <w:t>, the transmission by either party) of his, her or its signature on an original or any copy of this Agreement (1) in electronic photostatic format (</w:t>
      </w:r>
      <w:r>
        <w:rPr>
          <w:rFonts w:cs="Times New Roman"/>
          <w:i/>
          <w:szCs w:val="24"/>
        </w:rPr>
        <w:t>e.g.</w:t>
      </w:r>
      <w:r>
        <w:rPr>
          <w:rFonts w:cs="Times New Roman"/>
          <w:szCs w:val="24"/>
        </w:rPr>
        <w:t>, .pdf or .tiff file extension name) or similar format as an attachment to electronic mail (</w:t>
      </w:r>
      <w:r w:rsidR="00EB7654">
        <w:rPr>
          <w:rFonts w:cs="Times New Roman"/>
          <w:szCs w:val="24"/>
        </w:rPr>
        <w:t>“</w:t>
      </w:r>
      <w:r>
        <w:rPr>
          <w:rFonts w:cs="Times New Roman"/>
          <w:b/>
          <w:szCs w:val="24"/>
        </w:rPr>
        <w:t>email</w:t>
      </w:r>
      <w:r w:rsidR="00EB7654">
        <w:rPr>
          <w:rFonts w:cs="Times New Roman"/>
          <w:szCs w:val="24"/>
        </w:rPr>
        <w:t>”</w:t>
      </w:r>
      <w:r>
        <w:rPr>
          <w:rFonts w:cs="Times New Roman"/>
          <w:szCs w:val="24"/>
        </w:rPr>
        <w:t>), or (2) via electronic signature technology (</w:t>
      </w:r>
      <w:r>
        <w:rPr>
          <w:rFonts w:cs="Times New Roman"/>
          <w:i/>
          <w:szCs w:val="24"/>
        </w:rPr>
        <w:t>e.g.</w:t>
      </w:r>
      <w:r>
        <w:rPr>
          <w:rFonts w:cs="Times New Roman"/>
          <w:szCs w:val="24"/>
        </w:rPr>
        <w:t xml:space="preserve">, DocuSign) shall be deemed to be the delivery by such party of his, her or its original signature hereon (and shall be treated in all respects as having the same effect as delivery of an original, so-called </w:t>
      </w:r>
      <w:r w:rsidR="00EB7654">
        <w:rPr>
          <w:rFonts w:cs="Times New Roman"/>
          <w:szCs w:val="24"/>
        </w:rPr>
        <w:t>“</w:t>
      </w:r>
      <w:r>
        <w:rPr>
          <w:rFonts w:cs="Times New Roman"/>
          <w:szCs w:val="24"/>
        </w:rPr>
        <w:t>wet ink</w:t>
      </w:r>
      <w:r w:rsidR="00EB7654">
        <w:rPr>
          <w:rFonts w:cs="Times New Roman"/>
          <w:szCs w:val="24"/>
        </w:rPr>
        <w:t>”</w:t>
      </w:r>
      <w:r>
        <w:rPr>
          <w:rFonts w:cs="Times New Roman"/>
          <w:szCs w:val="24"/>
        </w:rPr>
        <w:t xml:space="preserve"> signature). All executed counterparts of this Agreement shall be deemed to be originals, but all such counterparts, taken together or collectively</w:t>
      </w:r>
      <w:proofErr w:type="gramStart"/>
      <w:r>
        <w:rPr>
          <w:rFonts w:cs="Times New Roman"/>
          <w:szCs w:val="24"/>
        </w:rPr>
        <w:t>, as the case may be, shall</w:t>
      </w:r>
      <w:proofErr w:type="gramEnd"/>
      <w:r>
        <w:rPr>
          <w:rFonts w:cs="Times New Roman"/>
          <w:szCs w:val="24"/>
        </w:rPr>
        <w:t xml:space="preserve"> </w:t>
      </w:r>
      <w:r>
        <w:rPr>
          <w:rFonts w:cs="Times New Roman"/>
          <w:szCs w:val="24"/>
        </w:rPr>
        <w:lastRenderedPageBreak/>
        <w:t>constitute one and the same agreement. Landlord and Tenant agree to use reasonable best efforts to utilize DocuSign when executing this Agreement.</w:t>
      </w:r>
    </w:p>
    <w:bookmarkEnd w:id="238"/>
    <w:p w14:paraId="48B22E49" w14:textId="77777777" w:rsidR="00DD5BF1" w:rsidRDefault="00DD5BF1">
      <w:pPr>
        <w:adjustRightInd/>
        <w:rPr>
          <w:rFonts w:cs="Times New Roman"/>
          <w:b/>
          <w:szCs w:val="24"/>
        </w:rPr>
      </w:pPr>
      <w:r>
        <w:rPr>
          <w:rFonts w:cs="Times New Roman"/>
          <w:b/>
          <w:szCs w:val="24"/>
        </w:rPr>
        <w:br w:type="page"/>
      </w:r>
    </w:p>
    <w:p w14:paraId="76A67B43" w14:textId="77777777" w:rsidR="00DD5BF1" w:rsidRDefault="00DD5BF1">
      <w:pPr>
        <w:pStyle w:val="Body"/>
        <w:keepNext/>
        <w:adjustRightInd/>
        <w:spacing w:after="480"/>
        <w:rPr>
          <w:rFonts w:cs="Times New Roman"/>
          <w:szCs w:val="24"/>
        </w:rPr>
      </w:pPr>
      <w:r>
        <w:rPr>
          <w:rFonts w:cs="Times New Roman"/>
          <w:b/>
          <w:szCs w:val="24"/>
        </w:rPr>
        <w:lastRenderedPageBreak/>
        <w:t>IN WITNESS WHEREOF</w:t>
      </w:r>
      <w:r>
        <w:rPr>
          <w:rFonts w:cs="Times New Roman"/>
          <w:szCs w:val="24"/>
        </w:rPr>
        <w:t>, Landlord and Tenant have executed this Agreement as of the date and year first above written.</w:t>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314320B2" w14:textId="77777777">
        <w:tc>
          <w:tcPr>
            <w:tcW w:w="5040" w:type="dxa"/>
            <w:tcMar>
              <w:left w:w="108" w:type="dxa"/>
              <w:right w:w="108" w:type="dxa"/>
            </w:tcMar>
          </w:tcPr>
          <w:p w14:paraId="6BD3A3E3" w14:textId="77777777" w:rsidR="00DD5BF1" w:rsidRDefault="00DD5BF1">
            <w:pPr>
              <w:pStyle w:val="TableText"/>
              <w:adjustRightInd/>
              <w:spacing w:after="240"/>
              <w:rPr>
                <w:rFonts w:cs="Times New Roman"/>
                <w:szCs w:val="24"/>
              </w:rPr>
            </w:pPr>
            <w:r>
              <w:rPr>
                <w:rFonts w:cs="Times New Roman"/>
                <w:szCs w:val="24"/>
                <w:u w:val="single"/>
              </w:rPr>
              <w:t>LANDLORD</w:t>
            </w:r>
            <w:r>
              <w:rPr>
                <w:rFonts w:cs="Times New Roman"/>
                <w:szCs w:val="24"/>
              </w:rPr>
              <w:t>:</w:t>
            </w:r>
          </w:p>
        </w:tc>
      </w:tr>
      <w:tr w:rsidR="00C816C4" w14:paraId="6F3E9C5D" w14:textId="77777777">
        <w:tc>
          <w:tcPr>
            <w:tcW w:w="5040" w:type="dxa"/>
            <w:tcMar>
              <w:left w:w="108" w:type="dxa"/>
              <w:right w:w="108" w:type="dxa"/>
            </w:tcMar>
          </w:tcPr>
          <w:p w14:paraId="774A0F6C" w14:textId="77777777" w:rsidR="00DD5BF1" w:rsidRDefault="00DD5BF1">
            <w:pPr>
              <w:pStyle w:val="TableText"/>
              <w:tabs>
                <w:tab w:val="right" w:pos="4306"/>
              </w:tabs>
              <w:adjustRightInd/>
              <w:spacing w:after="480"/>
              <w:rPr>
                <w:rFonts w:cs="Times New Roman"/>
                <w:szCs w:val="24"/>
              </w:rPr>
            </w:pPr>
            <w:r>
              <w:rPr>
                <w:rFonts w:cs="Times New Roman"/>
                <w:b/>
                <w:szCs w:val="24"/>
                <w:u w:val="single"/>
              </w:rPr>
              <w:tab/>
            </w:r>
            <w:r>
              <w:rPr>
                <w:rFonts w:cs="Times New Roman"/>
                <w:szCs w:val="24"/>
              </w:rPr>
              <w:t>,</w:t>
            </w:r>
            <w:r>
              <w:rPr>
                <w:rFonts w:cs="Times New Roman"/>
                <w:szCs w:val="24"/>
                <w:u w:val="single"/>
              </w:rPr>
              <w:br/>
            </w:r>
            <w:r>
              <w:rPr>
                <w:rFonts w:cs="Times New Roman"/>
                <w:szCs w:val="24"/>
              </w:rPr>
              <w:t xml:space="preserve">a </w:t>
            </w:r>
            <w:r>
              <w:rPr>
                <w:rFonts w:cs="Times New Roman"/>
                <w:szCs w:val="24"/>
                <w:u w:val="single"/>
              </w:rPr>
              <w:tab/>
            </w:r>
          </w:p>
        </w:tc>
      </w:tr>
      <w:tr w:rsidR="00C816C4" w14:paraId="65083B03" w14:textId="77777777">
        <w:tc>
          <w:tcPr>
            <w:tcW w:w="5040" w:type="dxa"/>
            <w:tcMar>
              <w:left w:w="108" w:type="dxa"/>
              <w:right w:w="108" w:type="dxa"/>
            </w:tcMar>
          </w:tcPr>
          <w:p w14:paraId="50019EFC" w14:textId="77777777" w:rsidR="00DD5BF1" w:rsidRDefault="00DD5BF1">
            <w:pPr>
              <w:pStyle w:val="TableText"/>
              <w:tabs>
                <w:tab w:val="left" w:pos="527"/>
                <w:tab w:val="right" w:pos="4325"/>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rPr>
              <w:br/>
              <w:t>Its:</w:t>
            </w:r>
            <w:r>
              <w:rPr>
                <w:rFonts w:cs="Times New Roman"/>
                <w:szCs w:val="24"/>
              </w:rPr>
              <w:tab/>
            </w:r>
            <w:r>
              <w:rPr>
                <w:rFonts w:cs="Times New Roman"/>
                <w:szCs w:val="24"/>
                <w:u w:val="single"/>
              </w:rPr>
              <w:tab/>
            </w:r>
          </w:p>
          <w:p w14:paraId="693D057B" w14:textId="77777777" w:rsidR="00DD5BF1" w:rsidRDefault="00DD5BF1">
            <w:pPr>
              <w:pStyle w:val="TableText"/>
              <w:tabs>
                <w:tab w:val="left" w:pos="527"/>
                <w:tab w:val="right" w:pos="4325"/>
              </w:tabs>
              <w:adjustRightInd/>
              <w:spacing w:after="240"/>
              <w:rPr>
                <w:rFonts w:cs="Times New Roman"/>
                <w:szCs w:val="24"/>
              </w:rPr>
            </w:pPr>
          </w:p>
        </w:tc>
      </w:tr>
      <w:tr w:rsidR="00C816C4" w14:paraId="59F56A36" w14:textId="77777777">
        <w:tc>
          <w:tcPr>
            <w:tcW w:w="5040" w:type="dxa"/>
            <w:tcMar>
              <w:left w:w="108" w:type="dxa"/>
              <w:right w:w="108" w:type="dxa"/>
            </w:tcMar>
          </w:tcPr>
          <w:p w14:paraId="07CCE18C" w14:textId="77777777" w:rsidR="00DD5BF1" w:rsidRDefault="00DD5BF1">
            <w:pPr>
              <w:pStyle w:val="TableText"/>
              <w:adjustRightInd/>
              <w:spacing w:after="240"/>
              <w:rPr>
                <w:rFonts w:cs="Times New Roman"/>
                <w:szCs w:val="24"/>
              </w:rPr>
            </w:pPr>
            <w:r>
              <w:rPr>
                <w:rFonts w:cs="Times New Roman"/>
                <w:szCs w:val="24"/>
                <w:u w:val="single"/>
              </w:rPr>
              <w:t>TENANT</w:t>
            </w:r>
            <w:r>
              <w:rPr>
                <w:rFonts w:cs="Times New Roman"/>
                <w:szCs w:val="24"/>
              </w:rPr>
              <w:t>:</w:t>
            </w:r>
          </w:p>
        </w:tc>
      </w:tr>
      <w:tr w:rsidR="00C816C4" w14:paraId="74CE1D09" w14:textId="77777777">
        <w:tc>
          <w:tcPr>
            <w:tcW w:w="5040" w:type="dxa"/>
            <w:tcMar>
              <w:left w:w="108" w:type="dxa"/>
              <w:right w:w="108" w:type="dxa"/>
            </w:tcMar>
          </w:tcPr>
          <w:p w14:paraId="36F875DB" w14:textId="77777777" w:rsidR="00DD5BF1" w:rsidRDefault="00DD5BF1">
            <w:pPr>
              <w:pStyle w:val="TableText"/>
              <w:adjustRightInd/>
              <w:spacing w:after="480"/>
              <w:rPr>
                <w:rFonts w:cs="Times New Roman"/>
                <w:szCs w:val="24"/>
                <w:lang w:val="es-ES"/>
              </w:rPr>
            </w:pPr>
            <w:r>
              <w:rPr>
                <w:rFonts w:cs="Times New Roman"/>
                <w:b/>
                <w:szCs w:val="24"/>
                <w:lang w:val="es-ES"/>
              </w:rPr>
              <w:t>SEPHORA USA, INC.</w:t>
            </w:r>
            <w:r>
              <w:rPr>
                <w:rFonts w:cs="Times New Roman"/>
                <w:szCs w:val="24"/>
                <w:lang w:val="es-ES"/>
              </w:rPr>
              <w:br/>
              <w:t>a Michigan corporation</w:t>
            </w:r>
          </w:p>
        </w:tc>
      </w:tr>
      <w:tr w:rsidR="00C816C4" w14:paraId="1233EB74" w14:textId="77777777">
        <w:tc>
          <w:tcPr>
            <w:tcW w:w="5040" w:type="dxa"/>
            <w:tcMar>
              <w:left w:w="108" w:type="dxa"/>
              <w:right w:w="108" w:type="dxa"/>
            </w:tcMar>
          </w:tcPr>
          <w:p w14:paraId="223CD13E" w14:textId="77777777" w:rsidR="00DD5BF1" w:rsidRDefault="00DD5BF1">
            <w:pPr>
              <w:pStyle w:val="TableText"/>
              <w:tabs>
                <w:tab w:val="left" w:pos="527"/>
                <w:tab w:val="right" w:pos="4325"/>
              </w:tabs>
              <w:adjustRightInd/>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rPr>
              <w:br/>
              <w:t>Its:</w:t>
            </w:r>
            <w:r>
              <w:rPr>
                <w:rFonts w:cs="Times New Roman"/>
                <w:szCs w:val="24"/>
              </w:rPr>
              <w:tab/>
            </w:r>
            <w:r>
              <w:rPr>
                <w:rFonts w:cs="Times New Roman"/>
                <w:szCs w:val="24"/>
                <w:u w:val="single"/>
              </w:rPr>
              <w:tab/>
            </w:r>
          </w:p>
        </w:tc>
      </w:tr>
    </w:tbl>
    <w:p w14:paraId="6CDC6FE5" w14:textId="77777777" w:rsidR="00DD5BF1" w:rsidRDefault="00DD5BF1">
      <w:pPr>
        <w:adjustRightInd/>
        <w:rPr>
          <w:rFonts w:cs="Times New Roman"/>
          <w:szCs w:val="24"/>
        </w:rPr>
      </w:pPr>
    </w:p>
    <w:bookmarkEnd w:id="230"/>
    <w:p w14:paraId="5FBD8B37" w14:textId="77777777" w:rsidR="00DD5BF1" w:rsidRDefault="00DD5BF1">
      <w:pPr>
        <w:adjustRightInd/>
        <w:rPr>
          <w:rFonts w:cs="Times New Roman"/>
          <w:szCs w:val="24"/>
        </w:rPr>
        <w:sectPr w:rsidR="00DD5BF1" w:rsidSect="00D81CFB">
          <w:headerReference w:type="even" r:id="rId61"/>
          <w:headerReference w:type="default" r:id="rId62"/>
          <w:footerReference w:type="even" r:id="rId63"/>
          <w:footerReference w:type="default" r:id="rId64"/>
          <w:headerReference w:type="first" r:id="rId65"/>
          <w:pgSz w:w="12240" w:h="15840"/>
          <w:pgMar w:top="1440" w:right="1440" w:bottom="1440" w:left="1440" w:header="720" w:footer="720" w:gutter="0"/>
          <w:pgNumType w:start="1"/>
          <w:cols w:space="720"/>
          <w:noEndnote/>
          <w:docGrid w:linePitch="299"/>
        </w:sectPr>
      </w:pPr>
    </w:p>
    <w:p w14:paraId="0592B3E5" w14:textId="77777777" w:rsidR="00DD5BF1" w:rsidRDefault="00DD5BF1">
      <w:pPr>
        <w:pStyle w:val="Heading80"/>
        <w:adjustRightInd/>
        <w:rPr>
          <w:rFonts w:cs="Times New Roman"/>
          <w:b/>
          <w:szCs w:val="24"/>
        </w:rPr>
      </w:pPr>
      <w:bookmarkStart w:id="241" w:name="_Ref9433699"/>
      <w:r>
        <w:rPr>
          <w:rFonts w:cs="Times New Roman"/>
          <w:b/>
          <w:szCs w:val="24"/>
        </w:rPr>
        <w:lastRenderedPageBreak/>
        <w:t>EXHIBIT E</w:t>
      </w:r>
      <w:bookmarkEnd w:id="241"/>
    </w:p>
    <w:p w14:paraId="680C15C8" w14:textId="77777777" w:rsidR="00DD5BF1" w:rsidRDefault="00DD5BF1">
      <w:pPr>
        <w:pStyle w:val="Heading9"/>
        <w:adjustRightInd/>
        <w:rPr>
          <w:rFonts w:cs="Times New Roman"/>
          <w:szCs w:val="24"/>
        </w:rPr>
      </w:pPr>
      <w:bookmarkStart w:id="242" w:name="_Ref9434560"/>
      <w:r>
        <w:rPr>
          <w:rFonts w:cs="Times New Roman"/>
          <w:b/>
          <w:szCs w:val="24"/>
        </w:rPr>
        <w:t>List of Existing Restrictions</w:t>
      </w:r>
      <w:bookmarkEnd w:id="242"/>
    </w:p>
    <w:p w14:paraId="4F68FEF1" w14:textId="77777777" w:rsidR="00222ACE" w:rsidRPr="00814CC7" w:rsidRDefault="00222ACE" w:rsidP="00222ACE">
      <w:pPr>
        <w:jc w:val="center"/>
        <w:rPr>
          <w:b/>
          <w:bCs/>
          <w:sz w:val="21"/>
          <w:szCs w:val="21"/>
          <w:u w:val="single"/>
        </w:rPr>
      </w:pPr>
      <w:r w:rsidRPr="00814CC7">
        <w:rPr>
          <w:b/>
          <w:bCs/>
          <w:sz w:val="21"/>
          <w:szCs w:val="21"/>
          <w:u w:val="single"/>
        </w:rPr>
        <w:t>PROHIBITED USES</w:t>
      </w:r>
      <w:r>
        <w:rPr>
          <w:b/>
          <w:bCs/>
          <w:sz w:val="21"/>
          <w:szCs w:val="21"/>
          <w:u w:val="single"/>
        </w:rPr>
        <w:t xml:space="preserve"> </w:t>
      </w:r>
    </w:p>
    <w:p w14:paraId="1FA1B5B6" w14:textId="12B8FFB1" w:rsidR="00222ACE" w:rsidRPr="00131A78" w:rsidRDefault="00222ACE" w:rsidP="00222ACE">
      <w:pPr>
        <w:tabs>
          <w:tab w:val="left" w:pos="-720"/>
        </w:tabs>
        <w:autoSpaceDE w:val="0"/>
        <w:autoSpaceDN w:val="0"/>
        <w:jc w:val="both"/>
        <w:rPr>
          <w:sz w:val="21"/>
          <w:szCs w:val="21"/>
        </w:rPr>
      </w:pPr>
      <w:bookmarkStart w:id="243" w:name="_Hlk126303035"/>
      <w:bookmarkStart w:id="244" w:name="_Hlk123620879"/>
      <w:r w:rsidRPr="00131A78">
        <w:rPr>
          <w:sz w:val="21"/>
          <w:szCs w:val="21"/>
        </w:rPr>
        <w:t>In addition to and not in limitation of any of the provisions of the Lease respecting prohibited uses of the Premises and Tenant</w:t>
      </w:r>
      <w:r>
        <w:rPr>
          <w:sz w:val="21"/>
          <w:szCs w:val="21"/>
        </w:rPr>
        <w:t>’</w:t>
      </w:r>
      <w:r w:rsidRPr="00131A78">
        <w:rPr>
          <w:sz w:val="21"/>
          <w:szCs w:val="21"/>
        </w:rPr>
        <w:t xml:space="preserve">s covenant not to use the Premises for any purpose other than the Permitted Use, Tenant shall not use the Premises for the purposes listed below. In no event shall this </w:t>
      </w:r>
      <w:r w:rsidRPr="00131A78">
        <w:rPr>
          <w:b/>
          <w:sz w:val="21"/>
          <w:szCs w:val="21"/>
          <w:u w:val="single"/>
        </w:rPr>
        <w:t xml:space="preserve">Exhibit </w:t>
      </w:r>
      <w:r w:rsidRPr="00131A78">
        <w:rPr>
          <w:sz w:val="21"/>
          <w:szCs w:val="21"/>
        </w:rPr>
        <w:t>be deemed, for Tenant</w:t>
      </w:r>
      <w:r>
        <w:rPr>
          <w:sz w:val="21"/>
          <w:szCs w:val="21"/>
        </w:rPr>
        <w:t>’</w:t>
      </w:r>
      <w:r w:rsidRPr="00131A78">
        <w:rPr>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EB7654">
        <w:rPr>
          <w:sz w:val="21"/>
          <w:szCs w:val="21"/>
        </w:rPr>
        <w:t>“</w:t>
      </w:r>
      <w:r w:rsidRPr="00131A78">
        <w:rPr>
          <w:sz w:val="21"/>
          <w:szCs w:val="21"/>
        </w:rPr>
        <w:t>third party beneficiary</w:t>
      </w:r>
      <w:r w:rsidR="00EB7654">
        <w:rPr>
          <w:sz w:val="21"/>
          <w:szCs w:val="21"/>
        </w:rPr>
        <w:t>”</w:t>
      </w:r>
      <w:r w:rsidRPr="00131A78">
        <w:rPr>
          <w:sz w:val="21"/>
          <w:szCs w:val="21"/>
        </w:rPr>
        <w:t xml:space="preserve"> status. Landlord and Tenant expressly acknowledge and agree that the intent of the parties is that no restriction on Tenant</w:t>
      </w:r>
      <w:r>
        <w:rPr>
          <w:sz w:val="21"/>
          <w:szCs w:val="21"/>
        </w:rPr>
        <w:t>’</w:t>
      </w:r>
      <w:r w:rsidRPr="00131A78">
        <w:rPr>
          <w:sz w:val="21"/>
          <w:szCs w:val="21"/>
        </w:rPr>
        <w:t xml:space="preserve">s Permitted Use anywhere in this Lease, including in </w:t>
      </w:r>
      <w:r w:rsidRPr="00131A78">
        <w:rPr>
          <w:b/>
          <w:sz w:val="21"/>
          <w:szCs w:val="21"/>
          <w:u w:val="single"/>
        </w:rPr>
        <w:t xml:space="preserve">Exhibit </w:t>
      </w:r>
      <w:r w:rsidRPr="00131A78">
        <w:rPr>
          <w:sz w:val="21"/>
          <w:szCs w:val="21"/>
        </w:rPr>
        <w:t xml:space="preserve">will create or confer upon any party a so-called </w:t>
      </w:r>
      <w:r w:rsidR="00EB7654">
        <w:rPr>
          <w:sz w:val="21"/>
          <w:szCs w:val="21"/>
        </w:rPr>
        <w:t>“</w:t>
      </w:r>
      <w:r w:rsidRPr="00131A78">
        <w:rPr>
          <w:sz w:val="21"/>
          <w:szCs w:val="21"/>
        </w:rPr>
        <w:t>third party beneficiary</w:t>
      </w:r>
      <w:r w:rsidR="00EB7654">
        <w:rPr>
          <w:sz w:val="21"/>
          <w:szCs w:val="21"/>
        </w:rPr>
        <w:t>”</w:t>
      </w:r>
      <w:r w:rsidRPr="00131A78">
        <w:rPr>
          <w:sz w:val="21"/>
          <w:szCs w:val="21"/>
        </w:rPr>
        <w:t xml:space="preserve"> status.</w:t>
      </w:r>
    </w:p>
    <w:p w14:paraId="2AB8B095"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church, synagogue or other religious facility.</w:t>
      </w:r>
    </w:p>
    <w:p w14:paraId="0A5B1308"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62F5D7A5"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manufacturing facility.</w:t>
      </w:r>
    </w:p>
    <w:p w14:paraId="0C5EC88F"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dry cleaner (except that a drop off/pick up only facility shall be allowed).</w:t>
      </w:r>
    </w:p>
    <w:p w14:paraId="2B40D3D7"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w:t>
      </w:r>
      <w:r>
        <w:rPr>
          <w:sz w:val="21"/>
          <w:szCs w:val="21"/>
        </w:rPr>
        <w:t>’</w:t>
      </w:r>
      <w:r w:rsidRPr="00131A78">
        <w:rPr>
          <w:sz w:val="21"/>
          <w:szCs w:val="21"/>
        </w:rPr>
        <w:t>s overruns, or excess inventory or manufacturer</w:t>
      </w:r>
      <w:r>
        <w:rPr>
          <w:sz w:val="21"/>
          <w:szCs w:val="21"/>
        </w:rPr>
        <w:t>’</w:t>
      </w:r>
      <w:r w:rsidRPr="00131A78">
        <w:rPr>
          <w:sz w:val="21"/>
          <w:szCs w:val="21"/>
        </w:rPr>
        <w:t>s seconds or imperfect merchandise.</w:t>
      </w:r>
    </w:p>
    <w:p w14:paraId="710BBA4A" w14:textId="635A8BA8"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 xml:space="preserve">Any </w:t>
      </w:r>
      <w:r w:rsidR="00EB7654">
        <w:rPr>
          <w:sz w:val="21"/>
          <w:szCs w:val="21"/>
        </w:rPr>
        <w:t>“</w:t>
      </w:r>
      <w:r w:rsidRPr="00131A78">
        <w:rPr>
          <w:sz w:val="21"/>
          <w:szCs w:val="21"/>
        </w:rPr>
        <w:t>second hand</w:t>
      </w:r>
      <w:r w:rsidR="00EB7654">
        <w:rPr>
          <w:sz w:val="21"/>
          <w:szCs w:val="21"/>
        </w:rPr>
        <w:t>”</w:t>
      </w:r>
      <w:r w:rsidRPr="00131A78">
        <w:rPr>
          <w:sz w:val="21"/>
          <w:szCs w:val="21"/>
        </w:rPr>
        <w:t xml:space="preserve"> store, used clothing or thrift store, pawn shop, salvation army type store, </w:t>
      </w:r>
      <w:r w:rsidR="00EB7654">
        <w:rPr>
          <w:sz w:val="21"/>
          <w:szCs w:val="21"/>
        </w:rPr>
        <w:t>“</w:t>
      </w:r>
      <w:r w:rsidRPr="00131A78">
        <w:rPr>
          <w:sz w:val="21"/>
          <w:szCs w:val="21"/>
        </w:rPr>
        <w:t>surplus</w:t>
      </w:r>
      <w:r w:rsidR="00EB7654">
        <w:rPr>
          <w:sz w:val="21"/>
          <w:szCs w:val="21"/>
        </w:rPr>
        <w:t>”</w:t>
      </w:r>
      <w:r w:rsidRPr="00131A78">
        <w:rPr>
          <w:sz w:val="21"/>
          <w:szCs w:val="21"/>
        </w:rPr>
        <w:t xml:space="preserve"> store or liquidation outlet </w:t>
      </w:r>
      <w:proofErr w:type="gramStart"/>
      <w:r w:rsidRPr="00131A78">
        <w:rPr>
          <w:sz w:val="21"/>
          <w:szCs w:val="21"/>
        </w:rPr>
        <w:t>with the exception of</w:t>
      </w:r>
      <w:proofErr w:type="gramEnd"/>
      <w:r w:rsidRPr="00131A78">
        <w:rPr>
          <w:sz w:val="21"/>
          <w:szCs w:val="21"/>
        </w:rPr>
        <w:t xml:space="preserve"> stores such as Plato</w:t>
      </w:r>
      <w:r>
        <w:rPr>
          <w:sz w:val="21"/>
          <w:szCs w:val="21"/>
        </w:rPr>
        <w:t>’</w:t>
      </w:r>
      <w:r w:rsidRPr="00131A78">
        <w:rPr>
          <w:sz w:val="21"/>
          <w:szCs w:val="21"/>
        </w:rPr>
        <w:t xml:space="preserve">s Closet and </w:t>
      </w:r>
      <w:r w:rsidR="00EB7654">
        <w:rPr>
          <w:sz w:val="21"/>
          <w:szCs w:val="21"/>
        </w:rPr>
        <w:t>“</w:t>
      </w:r>
      <w:r w:rsidRPr="00131A78">
        <w:rPr>
          <w:sz w:val="21"/>
          <w:szCs w:val="21"/>
        </w:rPr>
        <w:t>Designer Consignment</w:t>
      </w:r>
      <w:r w:rsidR="00EB7654">
        <w:rPr>
          <w:sz w:val="21"/>
          <w:szCs w:val="21"/>
        </w:rPr>
        <w:t>”</w:t>
      </w:r>
      <w:r w:rsidRPr="00131A78">
        <w:rPr>
          <w:sz w:val="21"/>
          <w:szCs w:val="21"/>
        </w:rPr>
        <w:t xml:space="preserve"> shops which shall be permitted. Any discount retailer (such as, without limitation, </w:t>
      </w:r>
      <w:r w:rsidR="00EB7654">
        <w:rPr>
          <w:sz w:val="21"/>
          <w:szCs w:val="21"/>
        </w:rPr>
        <w:t>“</w:t>
      </w:r>
      <w:r w:rsidRPr="00131A78">
        <w:rPr>
          <w:sz w:val="21"/>
          <w:szCs w:val="21"/>
        </w:rPr>
        <w:t>dollar</w:t>
      </w:r>
      <w:r w:rsidR="00EB7654">
        <w:rPr>
          <w:sz w:val="21"/>
          <w:szCs w:val="21"/>
        </w:rPr>
        <w:t>”</w:t>
      </w:r>
      <w:r w:rsidRPr="00131A78">
        <w:rPr>
          <w:sz w:val="21"/>
          <w:szCs w:val="21"/>
        </w:rPr>
        <w:t xml:space="preserve"> stores such as Family Dollar, Dollar Tree).</w:t>
      </w:r>
    </w:p>
    <w:p w14:paraId="69F6AB41"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mortuary or funeral parlor.</w:t>
      </w:r>
    </w:p>
    <w:p w14:paraId="3714DEEA"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coin operated laundry or equivalent self-service laundry.</w:t>
      </w:r>
    </w:p>
    <w:p w14:paraId="36B88BFA" w14:textId="04D8DF8A"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 xml:space="preserve">Any massage parlor (except that a therapeutic massage facility such as </w:t>
      </w:r>
      <w:r w:rsidR="00EB7654">
        <w:rPr>
          <w:sz w:val="21"/>
          <w:szCs w:val="21"/>
        </w:rPr>
        <w:t>“</w:t>
      </w:r>
      <w:r w:rsidRPr="00131A78">
        <w:rPr>
          <w:sz w:val="21"/>
          <w:szCs w:val="21"/>
        </w:rPr>
        <w:t>Massage Envy</w:t>
      </w:r>
      <w:r w:rsidR="00EB7654">
        <w:rPr>
          <w:sz w:val="21"/>
          <w:szCs w:val="21"/>
        </w:rPr>
        <w:t>”</w:t>
      </w:r>
      <w:r w:rsidRPr="00131A78">
        <w:rPr>
          <w:sz w:val="21"/>
          <w:szCs w:val="21"/>
        </w:rPr>
        <w:t xml:space="preserve"> shall be allowed).</w:t>
      </w:r>
    </w:p>
    <w:p w14:paraId="60DECEE9"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marijuana dispensary, store or shop.</w:t>
      </w:r>
    </w:p>
    <w:p w14:paraId="5EB4995C" w14:textId="77777777" w:rsidR="00222ACE" w:rsidRPr="00131A78" w:rsidRDefault="00222ACE" w:rsidP="00222ACE">
      <w:pPr>
        <w:numPr>
          <w:ilvl w:val="0"/>
          <w:numId w:val="24"/>
        </w:numPr>
        <w:autoSpaceDE w:val="0"/>
        <w:autoSpaceDN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43"/>
    <w:p w14:paraId="40132FE0" w14:textId="77777777" w:rsidR="00222ACE" w:rsidRPr="00F3106F" w:rsidRDefault="00222ACE" w:rsidP="00AD6B28">
      <w:pPr>
        <w:tabs>
          <w:tab w:val="left" w:pos="720"/>
        </w:tabs>
        <w:rPr>
          <w:b/>
          <w:bCs/>
          <w:sz w:val="20"/>
          <w:u w:val="single"/>
        </w:rPr>
      </w:pPr>
      <w:r w:rsidRPr="00F3106F">
        <w:rPr>
          <w:b/>
          <w:bCs/>
          <w:sz w:val="20"/>
          <w:u w:val="single"/>
        </w:rPr>
        <w:t>Trader Joe’s</w:t>
      </w:r>
    </w:p>
    <w:p w14:paraId="6601B365" w14:textId="10AC169D" w:rsidR="00222ACE" w:rsidRPr="001E2218" w:rsidRDefault="00222ACE" w:rsidP="003D7C65">
      <w:pPr>
        <w:tabs>
          <w:tab w:val="left" w:pos="0"/>
          <w:tab w:val="left" w:pos="720"/>
        </w:tabs>
        <w:jc w:val="both"/>
        <w:rPr>
          <w:rFonts w:eastAsiaTheme="minorHAnsi"/>
          <w:sz w:val="21"/>
          <w:szCs w:val="21"/>
        </w:rPr>
      </w:pPr>
      <w:r w:rsidRPr="001E2218">
        <w:rPr>
          <w:rFonts w:eastAsiaTheme="minorHAnsi"/>
          <w:sz w:val="21"/>
          <w:szCs w:val="21"/>
        </w:rPr>
        <w:t>Landlord agrees that no portion of the Project shall be occupied by any of the following uses without Tenant’s prior written consent:</w:t>
      </w:r>
      <w:r w:rsidR="000C3B35">
        <w:rPr>
          <w:rFonts w:eastAsiaTheme="minorHAnsi"/>
          <w:sz w:val="21"/>
          <w:szCs w:val="21"/>
        </w:rPr>
        <w:t xml:space="preserve"> </w:t>
      </w:r>
      <w:r w:rsidRPr="001E2218">
        <w:rPr>
          <w:rFonts w:eastAsiaTheme="minorHAnsi"/>
          <w:sz w:val="21"/>
          <w:szCs w:val="21"/>
        </w:rPr>
        <w:t xml:space="preserve">offices (including financial institutions except retail bank branches or as an incidental use to a permitted retail or commercial business), but only to the extent within the area identified as the </w:t>
      </w:r>
      <w:r w:rsidR="00EB7654">
        <w:rPr>
          <w:rFonts w:eastAsiaTheme="minorHAnsi"/>
          <w:sz w:val="21"/>
          <w:szCs w:val="21"/>
        </w:rPr>
        <w:t>“</w:t>
      </w:r>
      <w:r w:rsidRPr="001E2218">
        <w:rPr>
          <w:rFonts w:eastAsiaTheme="minorHAnsi"/>
          <w:sz w:val="21"/>
          <w:szCs w:val="21"/>
        </w:rPr>
        <w:t>Prohibited Uses Area</w:t>
      </w:r>
      <w:r w:rsidR="00EB7654">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EB7654">
        <w:rPr>
          <w:rFonts w:eastAsiaTheme="minorHAnsi"/>
          <w:b/>
          <w:sz w:val="21"/>
          <w:szCs w:val="21"/>
        </w:rPr>
        <w:t>“</w:t>
      </w:r>
      <w:r w:rsidRPr="001E2218">
        <w:rPr>
          <w:rFonts w:eastAsiaTheme="minorHAnsi"/>
          <w:b/>
          <w:sz w:val="21"/>
          <w:szCs w:val="21"/>
        </w:rPr>
        <w:t>B</w:t>
      </w:r>
      <w:r w:rsidR="00EB7654">
        <w:rPr>
          <w:rFonts w:eastAsiaTheme="minorHAnsi"/>
          <w:b/>
          <w:sz w:val="21"/>
          <w:szCs w:val="21"/>
        </w:rPr>
        <w:t>”</w:t>
      </w:r>
      <w:r w:rsidRPr="001E2218">
        <w:rPr>
          <w:rFonts w:eastAsiaTheme="minorHAnsi"/>
          <w:sz w:val="21"/>
          <w:szCs w:val="21"/>
        </w:rPr>
        <w:t xml:space="preserve"> (the </w:t>
      </w:r>
      <w:r w:rsidR="00EB7654">
        <w:rPr>
          <w:rFonts w:eastAsiaTheme="minorHAnsi"/>
          <w:sz w:val="21"/>
          <w:szCs w:val="21"/>
        </w:rPr>
        <w:t>“</w:t>
      </w:r>
      <w:r w:rsidRPr="001E2218">
        <w:rPr>
          <w:rFonts w:eastAsiaTheme="minorHAnsi"/>
          <w:b/>
          <w:bCs/>
          <w:sz w:val="21"/>
          <w:szCs w:val="21"/>
          <w:u w:val="single"/>
        </w:rPr>
        <w:t>Prohibited Uses Area</w:t>
      </w:r>
      <w:r w:rsidR="00EB7654">
        <w:rPr>
          <w:rFonts w:eastAsiaTheme="minorHAnsi"/>
          <w:sz w:val="21"/>
          <w:szCs w:val="21"/>
        </w:rPr>
        <w:t>”</w:t>
      </w:r>
      <w:r w:rsidRPr="001E2218">
        <w:rPr>
          <w:rFonts w:eastAsiaTheme="minorHAnsi"/>
          <w:sz w:val="21"/>
          <w:szCs w:val="21"/>
        </w:rPr>
        <w:t xml:space="preserve">); a restaurant but only to the extent within the Prohibited Uses Area; any operation containing a drive-thru but only to the extent within the Prohibited Uses Area; car wash or gas station; bar or cocktail lounge (meaning an establishment that sells alcohol with less than 30% of total sales from food) except one (1) first-class, high-end bar or cocktail lounge shall be outside the Prohibited Uses Area as long as it does not exceed 5,000 square feet; entertainment or recreational facility, including, but not limited to, nightclub, music hall, disco, banquet hall, auditorium, bowling alley, skating rink, theater, billiard room, amusement arcade, children’s play gym facility (including those similar to </w:t>
      </w:r>
      <w:r w:rsidR="00EB7654">
        <w:rPr>
          <w:rFonts w:eastAsiaTheme="minorHAnsi"/>
          <w:sz w:val="21"/>
          <w:szCs w:val="21"/>
        </w:rPr>
        <w:t>“</w:t>
      </w:r>
      <w:r w:rsidRPr="001E2218">
        <w:rPr>
          <w:rFonts w:eastAsiaTheme="minorHAnsi"/>
          <w:sz w:val="21"/>
          <w:szCs w:val="21"/>
        </w:rPr>
        <w:t>My Gym</w:t>
      </w:r>
      <w:r w:rsidR="00EB7654">
        <w:rPr>
          <w:rFonts w:eastAsiaTheme="minorHAnsi"/>
          <w:sz w:val="21"/>
          <w:szCs w:val="21"/>
        </w:rPr>
        <w:t>”</w:t>
      </w:r>
      <w:r w:rsidRPr="001E2218">
        <w:rPr>
          <w:rFonts w:eastAsiaTheme="minorHAnsi"/>
          <w:sz w:val="21"/>
          <w:szCs w:val="21"/>
        </w:rPr>
        <w:t xml:space="preserve"> or </w:t>
      </w:r>
      <w:r w:rsidR="00EB7654">
        <w:rPr>
          <w:rFonts w:eastAsiaTheme="minorHAnsi"/>
          <w:sz w:val="21"/>
          <w:szCs w:val="21"/>
        </w:rPr>
        <w:t>“</w:t>
      </w:r>
      <w:r w:rsidRPr="001E2218">
        <w:rPr>
          <w:rFonts w:eastAsiaTheme="minorHAnsi"/>
          <w:sz w:val="21"/>
          <w:szCs w:val="21"/>
        </w:rPr>
        <w:t>Gymboree</w:t>
      </w:r>
      <w:r w:rsidR="00EB7654">
        <w:rPr>
          <w:rFonts w:eastAsiaTheme="minorHAnsi"/>
          <w:sz w:val="21"/>
          <w:szCs w:val="21"/>
        </w:rPr>
        <w:t>”</w:t>
      </w:r>
      <w:r w:rsidRPr="001E2218">
        <w:rPr>
          <w:rFonts w:eastAsiaTheme="minorHAnsi"/>
          <w:sz w:val="21"/>
          <w:szCs w:val="21"/>
        </w:rPr>
        <w:t xml:space="preserve">), establishment catering to birthday parties (such as a </w:t>
      </w:r>
      <w:r w:rsidR="00EB7654">
        <w:rPr>
          <w:rFonts w:eastAsiaTheme="minorHAnsi"/>
          <w:sz w:val="21"/>
          <w:szCs w:val="21"/>
        </w:rPr>
        <w:t>“</w:t>
      </w:r>
      <w:r w:rsidRPr="001E2218">
        <w:rPr>
          <w:rFonts w:eastAsiaTheme="minorHAnsi"/>
          <w:sz w:val="21"/>
          <w:szCs w:val="21"/>
        </w:rPr>
        <w:t>Chuck E. Cheese</w:t>
      </w:r>
      <w:r w:rsidR="00EB7654">
        <w:rPr>
          <w:rFonts w:eastAsiaTheme="minorHAnsi"/>
          <w:sz w:val="21"/>
          <w:szCs w:val="21"/>
        </w:rPr>
        <w:t>”</w:t>
      </w:r>
      <w:r w:rsidRPr="001E2218">
        <w:rPr>
          <w:rFonts w:eastAsiaTheme="minorHAnsi"/>
          <w:sz w:val="21"/>
          <w:szCs w:val="21"/>
        </w:rPr>
        <w:t xml:space="preserve"> or </w:t>
      </w:r>
      <w:r w:rsidR="00EB7654">
        <w:rPr>
          <w:rFonts w:eastAsiaTheme="minorHAnsi"/>
          <w:sz w:val="21"/>
          <w:szCs w:val="21"/>
        </w:rPr>
        <w:t>“</w:t>
      </w:r>
      <w:r w:rsidRPr="001E2218">
        <w:rPr>
          <w:rFonts w:eastAsiaTheme="minorHAnsi"/>
          <w:sz w:val="21"/>
          <w:szCs w:val="21"/>
        </w:rPr>
        <w:t>Sandy Deck’s</w:t>
      </w:r>
      <w:r w:rsidR="00EB7654">
        <w:rPr>
          <w:rFonts w:eastAsiaTheme="minorHAnsi"/>
          <w:sz w:val="21"/>
          <w:szCs w:val="21"/>
        </w:rPr>
        <w:t>”</w:t>
      </w:r>
      <w:r w:rsidRPr="001E2218">
        <w:rPr>
          <w:rFonts w:eastAsiaTheme="minorHAnsi"/>
          <w:sz w:val="21"/>
          <w:szCs w:val="21"/>
        </w:rPr>
        <w:t xml:space="preserve">) or other place of public amusement, except within the area identified as </w:t>
      </w:r>
      <w:r w:rsidR="00EB7654">
        <w:rPr>
          <w:rFonts w:eastAsiaTheme="minorHAnsi"/>
          <w:sz w:val="21"/>
          <w:szCs w:val="21"/>
        </w:rPr>
        <w:t>“</w:t>
      </w:r>
      <w:r w:rsidRPr="001E2218">
        <w:rPr>
          <w:rFonts w:eastAsiaTheme="minorHAnsi"/>
          <w:sz w:val="21"/>
          <w:szCs w:val="21"/>
        </w:rPr>
        <w:t>Entertainment</w:t>
      </w:r>
      <w:r w:rsidR="00727ACC">
        <w:rPr>
          <w:rFonts w:eastAsiaTheme="minorHAnsi"/>
          <w:sz w:val="21"/>
          <w:szCs w:val="21"/>
        </w:rPr>
        <w:t>/Hotel</w:t>
      </w:r>
      <w:r w:rsidRPr="001E2218">
        <w:rPr>
          <w:rFonts w:eastAsiaTheme="minorHAnsi"/>
          <w:sz w:val="21"/>
          <w:szCs w:val="21"/>
        </w:rPr>
        <w:t xml:space="preserve"> Build Area</w:t>
      </w:r>
      <w:r w:rsidR="00EB7654">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EB7654">
        <w:rPr>
          <w:rFonts w:eastAsiaTheme="minorHAnsi"/>
          <w:b/>
          <w:sz w:val="21"/>
          <w:szCs w:val="21"/>
        </w:rPr>
        <w:t>“</w:t>
      </w:r>
      <w:r w:rsidRPr="001E2218">
        <w:rPr>
          <w:rFonts w:eastAsiaTheme="minorHAnsi"/>
          <w:b/>
          <w:sz w:val="21"/>
          <w:szCs w:val="21"/>
        </w:rPr>
        <w:t>B</w:t>
      </w:r>
      <w:r w:rsidR="00EB7654">
        <w:rPr>
          <w:rFonts w:eastAsiaTheme="minorHAnsi"/>
          <w:b/>
          <w:sz w:val="21"/>
          <w:szCs w:val="21"/>
        </w:rPr>
        <w:t>”</w:t>
      </w:r>
      <w:r w:rsidRPr="001E2218">
        <w:rPr>
          <w:rFonts w:eastAsiaTheme="minorHAnsi"/>
          <w:sz w:val="21"/>
          <w:szCs w:val="21"/>
        </w:rPr>
        <w:t xml:space="preserve"> (</w:t>
      </w:r>
      <w:r w:rsidR="00EB7654">
        <w:rPr>
          <w:rFonts w:eastAsiaTheme="minorHAnsi"/>
          <w:sz w:val="21"/>
          <w:szCs w:val="21"/>
        </w:rPr>
        <w:t>“</w:t>
      </w:r>
      <w:r w:rsidRPr="001E2218">
        <w:rPr>
          <w:rFonts w:eastAsiaTheme="minorHAnsi"/>
          <w:b/>
          <w:bCs/>
          <w:sz w:val="21"/>
          <w:szCs w:val="21"/>
          <w:u w:val="single"/>
        </w:rPr>
        <w:t>Entertainment Build Area</w:t>
      </w:r>
      <w:r w:rsidR="00EB7654">
        <w:rPr>
          <w:rFonts w:eastAsiaTheme="minorHAnsi"/>
          <w:sz w:val="21"/>
          <w:szCs w:val="21"/>
        </w:rPr>
        <w:t>”</w:t>
      </w:r>
      <w:r w:rsidRPr="001E2218">
        <w:rPr>
          <w:rFonts w:eastAsiaTheme="minorHAnsi"/>
          <w:sz w:val="21"/>
          <w:szCs w:val="21"/>
        </w:rPr>
        <w:t xml:space="preserve">) as long as it is a first-class, high-end operator located outside of the Prohibited Uses Area; health club, health or beauty spa, fitness center or gymnasium (including, but not limited to, exercise, dance, martial arts, Pilates, yoga, spin studios or other fitness studio/center) but only to the extent within the Prohibited Uses Area; massage parlor or tanning </w:t>
      </w:r>
      <w:r w:rsidRPr="001E2218">
        <w:rPr>
          <w:rFonts w:eastAsiaTheme="minorHAnsi"/>
          <w:sz w:val="21"/>
          <w:szCs w:val="21"/>
        </w:rPr>
        <w:lastRenderedPageBreak/>
        <w:t>parlor, except for either (</w:t>
      </w:r>
      <w:proofErr w:type="spellStart"/>
      <w:r w:rsidRPr="001E2218">
        <w:rPr>
          <w:rFonts w:eastAsiaTheme="minorHAnsi"/>
          <w:sz w:val="21"/>
          <w:szCs w:val="21"/>
        </w:rPr>
        <w:t>i</w:t>
      </w:r>
      <w:proofErr w:type="spellEnd"/>
      <w:r w:rsidRPr="001E2218">
        <w:rPr>
          <w:rFonts w:eastAsiaTheme="minorHAnsi"/>
          <w:sz w:val="21"/>
          <w:szCs w:val="21"/>
        </w:rPr>
        <w:t xml:space="preserve">) one (1) first-class operator similar to Massage Envy, provided that it does not exceed 3,000 square feet and is located outside of the Prohibited Uses Area, or (ii) one (1) first-class full services spa such as Woodhouse Day Spa, provided that it does not exceed 3,000 square feet and is located outside of the Prohibited Uses Area); or training facility or educational facility, including, but not limited to, a beauty school, barber college, reading room, place of instruction, or any other operation catering primarily to students or trainees rather than to customers, except for one (1) first-class tutoring service such as Kumon, provided that it does not exceed 2,500 square feet and is located outside of the Prohibited Uses Area), (collectively, the </w:t>
      </w:r>
      <w:r w:rsidR="00EB7654">
        <w:rPr>
          <w:rFonts w:eastAsiaTheme="minorHAnsi"/>
          <w:sz w:val="21"/>
          <w:szCs w:val="21"/>
        </w:rPr>
        <w:t>“</w:t>
      </w:r>
      <w:r w:rsidRPr="001E2218">
        <w:rPr>
          <w:rFonts w:eastAsiaTheme="minorHAnsi"/>
          <w:b/>
          <w:bCs/>
          <w:sz w:val="21"/>
          <w:szCs w:val="21"/>
          <w:u w:val="single"/>
        </w:rPr>
        <w:t>Prohibited Uses</w:t>
      </w:r>
      <w:r w:rsidR="00EB7654">
        <w:rPr>
          <w:rFonts w:eastAsiaTheme="minorHAnsi"/>
          <w:sz w:val="21"/>
          <w:szCs w:val="21"/>
        </w:rPr>
        <w:t>”</w:t>
      </w:r>
      <w:r w:rsidRPr="001E2218">
        <w:rPr>
          <w:rFonts w:eastAsiaTheme="minorHAnsi"/>
          <w:sz w:val="21"/>
          <w:szCs w:val="21"/>
        </w:rPr>
        <w:t xml:space="preserve">). Prohibited Uses shall apply to kiosks, carts, vending machines, pop-ups and other non-traditional or non-store uses. Notwithstanding the foregoing, uses existing for other tenants or occupants of the Project as of the Effective Date, which tenants are listed on </w:t>
      </w:r>
      <w:r w:rsidRPr="001E2218">
        <w:rPr>
          <w:rFonts w:eastAsiaTheme="minorHAnsi"/>
          <w:b/>
          <w:sz w:val="21"/>
          <w:szCs w:val="21"/>
        </w:rPr>
        <w:t xml:space="preserve">Exhibit </w:t>
      </w:r>
      <w:r w:rsidR="00EB7654">
        <w:rPr>
          <w:rFonts w:eastAsiaTheme="minorHAnsi"/>
          <w:b/>
          <w:sz w:val="21"/>
          <w:szCs w:val="21"/>
        </w:rPr>
        <w:t>“</w:t>
      </w:r>
      <w:r w:rsidRPr="001E2218">
        <w:rPr>
          <w:rFonts w:eastAsiaTheme="minorHAnsi"/>
          <w:b/>
          <w:sz w:val="21"/>
          <w:szCs w:val="21"/>
        </w:rPr>
        <w:t>K</w:t>
      </w:r>
      <w:r w:rsidR="00EB7654">
        <w:rPr>
          <w:rFonts w:eastAsiaTheme="minorHAnsi"/>
          <w:b/>
          <w:sz w:val="21"/>
          <w:szCs w:val="21"/>
        </w:rPr>
        <w:t>”</w:t>
      </w:r>
      <w:r w:rsidRPr="001E2218">
        <w:rPr>
          <w:rFonts w:eastAsiaTheme="minorHAnsi"/>
          <w:sz w:val="21"/>
          <w:szCs w:val="21"/>
        </w:rPr>
        <w:t xml:space="preserve"> hereto (the </w:t>
      </w:r>
      <w:r w:rsidR="00EB7654">
        <w:rPr>
          <w:rFonts w:eastAsiaTheme="minorHAnsi"/>
          <w:b/>
          <w:sz w:val="21"/>
          <w:szCs w:val="21"/>
        </w:rPr>
        <w:t>“</w:t>
      </w:r>
      <w:r w:rsidRPr="001E2218">
        <w:rPr>
          <w:rFonts w:eastAsiaTheme="minorHAnsi"/>
          <w:b/>
          <w:sz w:val="21"/>
          <w:szCs w:val="21"/>
          <w:u w:val="single"/>
        </w:rPr>
        <w:t>Existing Tenants</w:t>
      </w:r>
      <w:r w:rsidR="00EB7654">
        <w:rPr>
          <w:rFonts w:eastAsiaTheme="minorHAnsi"/>
          <w:b/>
          <w:sz w:val="21"/>
          <w:szCs w:val="21"/>
        </w:rPr>
        <w:t>”</w:t>
      </w:r>
      <w:r w:rsidRPr="001E2218">
        <w:rPr>
          <w:rFonts w:eastAsiaTheme="minorHAnsi"/>
          <w:sz w:val="21"/>
          <w:szCs w:val="21"/>
        </w:rPr>
        <w:t xml:space="preserve">), can continue to be utilized by such Existing Tenants without constituting a violation of the Prohibited Uses, provided </w:t>
      </w:r>
      <w:r w:rsidRPr="001E2218">
        <w:rPr>
          <w:rFonts w:eastAsiaTheme="minorHAnsi"/>
          <w:b/>
          <w:sz w:val="21"/>
          <w:szCs w:val="21"/>
        </w:rPr>
        <w:t xml:space="preserve">Exhibit </w:t>
      </w:r>
      <w:r w:rsidR="00EB7654">
        <w:rPr>
          <w:rFonts w:eastAsiaTheme="minorHAnsi"/>
          <w:b/>
          <w:sz w:val="21"/>
          <w:szCs w:val="21"/>
        </w:rPr>
        <w:t>“</w:t>
      </w:r>
      <w:r w:rsidRPr="001E2218">
        <w:rPr>
          <w:rFonts w:eastAsiaTheme="minorHAnsi"/>
          <w:b/>
          <w:sz w:val="21"/>
          <w:szCs w:val="21"/>
        </w:rPr>
        <w:t>K</w:t>
      </w:r>
      <w:r w:rsidR="00EB7654">
        <w:rPr>
          <w:rFonts w:eastAsiaTheme="minorHAnsi"/>
          <w:b/>
          <w:sz w:val="21"/>
          <w:szCs w:val="21"/>
        </w:rPr>
        <w:t>”</w:t>
      </w:r>
      <w:r w:rsidRPr="001E2218">
        <w:rPr>
          <w:rFonts w:eastAsiaTheme="minorHAnsi"/>
          <w:sz w:val="21"/>
          <w:szCs w:val="21"/>
        </w:rPr>
        <w:t xml:space="preserve"> shall identify those Existing Tenants conducting Prohibited Uses on the date hereof and sets forth in full the relevant provisions of the lease that would authorize any Prohibited Use, and further provided that this exception shall not apply if Landlord permits or consents to the change of a permitted use by any such Existing Tenant (or its successors or assigns) to a use which violates the Prohibited Uses if Landlord has the right, pursuant to the provisions of the existing lease or otherwise, to withhold such permission or consent.</w:t>
      </w:r>
      <w:r w:rsidR="000C3B35">
        <w:rPr>
          <w:rFonts w:eastAsiaTheme="minorHAnsi"/>
          <w:sz w:val="21"/>
          <w:szCs w:val="21"/>
        </w:rPr>
        <w:t xml:space="preserve"> </w:t>
      </w:r>
      <w:r w:rsidRPr="001E2218">
        <w:rPr>
          <w:rFonts w:eastAsiaTheme="minorHAnsi"/>
          <w:sz w:val="21"/>
          <w:szCs w:val="21"/>
        </w:rPr>
        <w:t>It is the intent of this provision that the parking and other Common Area should not be burdened by either large scale or protracted use.</w:t>
      </w:r>
    </w:p>
    <w:p w14:paraId="052F9C0B" w14:textId="77777777" w:rsidR="00222ACE" w:rsidRPr="001E2218" w:rsidRDefault="00222ACE" w:rsidP="00222ACE">
      <w:pPr>
        <w:pStyle w:val="TabbedL3"/>
        <w:numPr>
          <w:ilvl w:val="0"/>
          <w:numId w:val="0"/>
        </w:numPr>
        <w:rPr>
          <w:rFonts w:eastAsiaTheme="minorHAnsi"/>
          <w:sz w:val="21"/>
          <w:szCs w:val="21"/>
        </w:rPr>
      </w:pPr>
      <w:bookmarkStart w:id="245" w:name="_Ref_docxtools_334"/>
      <w:r w:rsidRPr="001E2218">
        <w:rPr>
          <w:rFonts w:eastAsiaTheme="minorHAnsi"/>
          <w:b/>
          <w:bCs/>
          <w:sz w:val="21"/>
          <w:szCs w:val="21"/>
          <w:u w:val="single"/>
        </w:rPr>
        <w:t>Noxious Uses</w:t>
      </w:r>
      <w:r w:rsidRPr="001E2218">
        <w:rPr>
          <w:rFonts w:eastAsiaTheme="minorHAnsi"/>
          <w:sz w:val="21"/>
          <w:szCs w:val="21"/>
        </w:rPr>
        <w:t xml:space="preserve">. </w:t>
      </w:r>
    </w:p>
    <w:p w14:paraId="0E81FBBC" w14:textId="3AF298F5" w:rsidR="00222ACE" w:rsidRDefault="00222ACE" w:rsidP="00222ACE">
      <w:pPr>
        <w:pStyle w:val="Heading40"/>
        <w:ind w:firstLine="0"/>
        <w:rPr>
          <w:sz w:val="21"/>
          <w:szCs w:val="21"/>
        </w:rPr>
      </w:pPr>
      <w:r w:rsidRPr="001E2218">
        <w:rPr>
          <w:rFonts w:eastAsiaTheme="minorHAnsi"/>
          <w:sz w:val="21"/>
          <w:szCs w:val="21"/>
        </w:rPr>
        <w:t>In addition, Landlord shall not sell, operate or lease (or permit to be sold, operated or leased) any portion of the Project for use as: (A) a flea market,</w:t>
      </w:r>
      <w:r w:rsidRPr="001E2218">
        <w:rPr>
          <w:rFonts w:eastAsiaTheme="minorHAnsi"/>
          <w:b/>
          <w:bCs/>
          <w:sz w:val="21"/>
          <w:szCs w:val="21"/>
        </w:rPr>
        <w:t xml:space="preserve"> </w:t>
      </w:r>
      <w:r w:rsidRPr="001E2218">
        <w:rPr>
          <w:rFonts w:eastAsiaTheme="minorHAnsi"/>
          <w:sz w:val="21"/>
          <w:szCs w:val="21"/>
        </w:rPr>
        <w:t xml:space="preserve">check cashing operation, thrift shop, pawn shop, dollar-type store, second-hand store or store selling used merchandise, consignment store, or clearance center; (B) a funeral home; (C) a facility for the sale of paraphernalia for use with illicit drugs; (D) a facility for the sale or display of pornographic material (as determined by community standards for the area in which the Premises are located); (E) an off-track betting parlor; (F) a carnival, amusement park, circus, tent sale, festival, concert or other community activity, provided that </w:t>
      </w:r>
      <w:r w:rsidRPr="001E2218">
        <w:rPr>
          <w:sz w:val="21"/>
          <w:szCs w:val="21"/>
        </w:rPr>
        <w:t xml:space="preserve">festivals, concerts, and community events such as those found in other first-class mixed-use projects shall be permitted </w:t>
      </w:r>
      <w:r w:rsidRPr="001E2218">
        <w:rPr>
          <w:rFonts w:eastAsiaTheme="minorHAnsi"/>
          <w:sz w:val="21"/>
          <w:szCs w:val="21"/>
        </w:rPr>
        <w:t xml:space="preserve">within the area identified as </w:t>
      </w:r>
      <w:r w:rsidR="00EB7654">
        <w:rPr>
          <w:rFonts w:eastAsiaTheme="minorHAnsi"/>
          <w:sz w:val="21"/>
          <w:szCs w:val="21"/>
        </w:rPr>
        <w:t>“</w:t>
      </w:r>
      <w:r w:rsidRPr="001E2218">
        <w:rPr>
          <w:sz w:val="21"/>
          <w:szCs w:val="21"/>
        </w:rPr>
        <w:t>Community Area Exception</w:t>
      </w:r>
      <w:r w:rsidR="00EB7654">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EB7654">
        <w:rPr>
          <w:rFonts w:eastAsiaTheme="minorHAnsi"/>
          <w:b/>
          <w:sz w:val="21"/>
          <w:szCs w:val="21"/>
        </w:rPr>
        <w:t>“</w:t>
      </w:r>
      <w:r w:rsidRPr="001E2218">
        <w:rPr>
          <w:rFonts w:eastAsiaTheme="minorHAnsi"/>
          <w:b/>
          <w:sz w:val="21"/>
          <w:szCs w:val="21"/>
        </w:rPr>
        <w:fldChar w:fldCharType="begin"/>
      </w:r>
      <w:r w:rsidRPr="001E2218">
        <w:rPr>
          <w:rFonts w:eastAsiaTheme="minorHAnsi"/>
          <w:b/>
          <w:sz w:val="21"/>
          <w:szCs w:val="21"/>
        </w:rPr>
        <w:instrText xml:space="preserve"> REF EXHB \h  \* MERGEFORMAT </w:instrText>
      </w:r>
      <w:r w:rsidRPr="001E2218">
        <w:rPr>
          <w:rFonts w:eastAsiaTheme="minorHAnsi"/>
          <w:b/>
          <w:sz w:val="21"/>
          <w:szCs w:val="21"/>
        </w:rPr>
      </w:r>
      <w:r w:rsidRPr="001E2218">
        <w:rPr>
          <w:rFonts w:eastAsiaTheme="minorHAnsi"/>
          <w:b/>
          <w:sz w:val="21"/>
          <w:szCs w:val="21"/>
        </w:rPr>
        <w:fldChar w:fldCharType="separate"/>
      </w:r>
      <w:r w:rsidRPr="001E2218">
        <w:rPr>
          <w:b/>
          <w:sz w:val="21"/>
          <w:szCs w:val="21"/>
        </w:rPr>
        <w:t>B</w:t>
      </w:r>
      <w:r w:rsidRPr="001E2218">
        <w:rPr>
          <w:rFonts w:eastAsiaTheme="minorHAnsi"/>
          <w:b/>
          <w:sz w:val="21"/>
          <w:szCs w:val="21"/>
        </w:rPr>
        <w:fldChar w:fldCharType="end"/>
      </w:r>
      <w:r w:rsidR="00EB7654">
        <w:rPr>
          <w:rFonts w:eastAsiaTheme="minorHAnsi"/>
          <w:b/>
          <w:sz w:val="21"/>
          <w:szCs w:val="21"/>
        </w:rPr>
        <w:t>“</w:t>
      </w:r>
      <w:r w:rsidRPr="001E2218">
        <w:rPr>
          <w:rFonts w:eastAsiaTheme="minorHAnsi"/>
          <w:sz w:val="21"/>
          <w:szCs w:val="21"/>
        </w:rPr>
        <w:t xml:space="preserve"> (the </w:t>
      </w:r>
      <w:r w:rsidR="00EB7654">
        <w:rPr>
          <w:rFonts w:eastAsiaTheme="minorHAnsi"/>
          <w:sz w:val="21"/>
          <w:szCs w:val="21"/>
        </w:rPr>
        <w:t>“</w:t>
      </w:r>
      <w:r w:rsidRPr="001E2218">
        <w:rPr>
          <w:b/>
          <w:bCs/>
          <w:sz w:val="21"/>
          <w:szCs w:val="21"/>
          <w:u w:val="single"/>
        </w:rPr>
        <w:t>Community Area Exception</w:t>
      </w:r>
      <w:r w:rsidR="00EB7654">
        <w:rPr>
          <w:rFonts w:eastAsiaTheme="minorHAnsi"/>
          <w:sz w:val="21"/>
          <w:szCs w:val="21"/>
        </w:rPr>
        <w:t>”</w:t>
      </w:r>
      <w:r w:rsidRPr="001E2218">
        <w:rPr>
          <w:rFonts w:eastAsiaTheme="minorHAnsi"/>
          <w:sz w:val="21"/>
          <w:szCs w:val="21"/>
        </w:rPr>
        <w:t xml:space="preserve">) or the area identified as </w:t>
      </w:r>
      <w:r w:rsidR="00EB7654">
        <w:rPr>
          <w:rFonts w:eastAsiaTheme="minorHAnsi"/>
          <w:sz w:val="21"/>
          <w:szCs w:val="21"/>
        </w:rPr>
        <w:t>“</w:t>
      </w:r>
      <w:r w:rsidRPr="001E2218">
        <w:rPr>
          <w:rFonts w:eastAsiaTheme="minorHAnsi"/>
          <w:sz w:val="21"/>
          <w:szCs w:val="21"/>
        </w:rPr>
        <w:t>Townhome Tract</w:t>
      </w:r>
      <w:r w:rsidR="00EB7654">
        <w:rPr>
          <w:rFonts w:eastAsiaTheme="minorHAnsi"/>
          <w:sz w:val="21"/>
          <w:szCs w:val="21"/>
        </w:rPr>
        <w:t>”</w:t>
      </w:r>
      <w:r w:rsidRPr="001E2218">
        <w:rPr>
          <w:rFonts w:eastAsiaTheme="minorHAnsi"/>
          <w:sz w:val="21"/>
          <w:szCs w:val="21"/>
        </w:rPr>
        <w:t xml:space="preserve"> on </w:t>
      </w:r>
      <w:r w:rsidRPr="001E2218">
        <w:rPr>
          <w:rFonts w:eastAsiaTheme="minorHAnsi"/>
          <w:b/>
          <w:bCs/>
          <w:sz w:val="21"/>
          <w:szCs w:val="21"/>
        </w:rPr>
        <w:t xml:space="preserve">Exhibit </w:t>
      </w:r>
      <w:r w:rsidR="00EB7654">
        <w:rPr>
          <w:rFonts w:eastAsiaTheme="minorHAnsi"/>
          <w:b/>
          <w:bCs/>
          <w:sz w:val="21"/>
          <w:szCs w:val="21"/>
        </w:rPr>
        <w:t>“</w:t>
      </w:r>
      <w:r w:rsidRPr="001E2218">
        <w:rPr>
          <w:rFonts w:eastAsiaTheme="minorHAnsi"/>
          <w:b/>
          <w:bCs/>
          <w:sz w:val="21"/>
          <w:szCs w:val="21"/>
        </w:rPr>
        <w:t>B</w:t>
      </w:r>
      <w:r w:rsidR="00EB7654">
        <w:rPr>
          <w:rFonts w:eastAsiaTheme="minorHAnsi"/>
          <w:b/>
          <w:bCs/>
          <w:sz w:val="21"/>
          <w:szCs w:val="21"/>
        </w:rPr>
        <w:t>”</w:t>
      </w:r>
      <w:r w:rsidRPr="001E2218">
        <w:rPr>
          <w:rFonts w:eastAsiaTheme="minorHAnsi"/>
          <w:sz w:val="21"/>
          <w:szCs w:val="21"/>
        </w:rPr>
        <w:t xml:space="preserve"> (the </w:t>
      </w:r>
      <w:r w:rsidR="00EB7654">
        <w:rPr>
          <w:rFonts w:eastAsiaTheme="minorHAnsi"/>
          <w:sz w:val="21"/>
          <w:szCs w:val="21"/>
        </w:rPr>
        <w:t>“</w:t>
      </w:r>
      <w:r w:rsidRPr="001E2218">
        <w:rPr>
          <w:rFonts w:eastAsiaTheme="minorHAnsi"/>
          <w:b/>
          <w:bCs/>
          <w:sz w:val="21"/>
          <w:szCs w:val="21"/>
          <w:u w:val="single"/>
        </w:rPr>
        <w:t>Townhome Tract</w:t>
      </w:r>
      <w:r w:rsidR="00EB7654">
        <w:rPr>
          <w:rFonts w:eastAsiaTheme="minorHAnsi"/>
          <w:sz w:val="21"/>
          <w:szCs w:val="21"/>
        </w:rPr>
        <w:t>”</w:t>
      </w:r>
      <w:r w:rsidRPr="001E2218">
        <w:rPr>
          <w:rFonts w:eastAsiaTheme="minorHAnsi"/>
          <w:sz w:val="21"/>
          <w:szCs w:val="21"/>
        </w:rPr>
        <w:t xml:space="preserve">); (G) a facility for the sale or storage of new or used motor vehicles, trailers or mobile homes, except for one (1) first-class high-end fully enclosed automobile showroom for the display (but not delivery or repair or service) of automobiles found in comparable mixed-use project, such as the current </w:t>
      </w:r>
      <w:proofErr w:type="spellStart"/>
      <w:r w:rsidRPr="001E2218">
        <w:rPr>
          <w:rFonts w:eastAsiaTheme="minorHAnsi"/>
          <w:sz w:val="21"/>
          <w:szCs w:val="21"/>
        </w:rPr>
        <w:t>Telsa</w:t>
      </w:r>
      <w:proofErr w:type="spellEnd"/>
      <w:r w:rsidRPr="001E2218">
        <w:rPr>
          <w:rFonts w:eastAsiaTheme="minorHAnsi"/>
          <w:sz w:val="21"/>
          <w:szCs w:val="21"/>
        </w:rPr>
        <w:t xml:space="preserve"> </w:t>
      </w:r>
      <w:r w:rsidR="009B2318">
        <w:rPr>
          <w:rFonts w:eastAsiaTheme="minorHAnsi"/>
          <w:sz w:val="21"/>
          <w:szCs w:val="21"/>
        </w:rPr>
        <w:t xml:space="preserve">[sic] </w:t>
      </w:r>
      <w:r w:rsidRPr="001E2218">
        <w:rPr>
          <w:rFonts w:eastAsiaTheme="minorHAnsi"/>
          <w:sz w:val="21"/>
          <w:szCs w:val="21"/>
        </w:rPr>
        <w:t xml:space="preserve">showroom at Avalon in Alpharetta, Georgia, provided that it is located outside of the Prohibited Uses Area; (H) a facility for any use which is illegal or dangerous or constitutes a nuisance; (I) a cigarette, cigar or smoke shop or any other store with a primary business of selling tobacco or vape products, marijuana or cannabinoid </w:t>
      </w:r>
      <w:r w:rsidRPr="001E2218">
        <w:rPr>
          <w:sz w:val="21"/>
          <w:szCs w:val="21"/>
        </w:rPr>
        <w:t>(except for incidental sales of cannabidiol (</w:t>
      </w:r>
      <w:r w:rsidR="00EB7654">
        <w:rPr>
          <w:color w:val="000000"/>
          <w:sz w:val="21"/>
          <w:szCs w:val="21"/>
        </w:rPr>
        <w:t>“</w:t>
      </w:r>
      <w:r w:rsidRPr="001E2218">
        <w:rPr>
          <w:sz w:val="21"/>
          <w:szCs w:val="21"/>
        </w:rPr>
        <w:t>CBD</w:t>
      </w:r>
      <w:r w:rsidR="00EB7654">
        <w:rPr>
          <w:color w:val="000000"/>
          <w:sz w:val="21"/>
          <w:szCs w:val="21"/>
        </w:rPr>
        <w:t>”</w:t>
      </w:r>
      <w:r w:rsidRPr="001E2218">
        <w:rPr>
          <w:sz w:val="21"/>
          <w:szCs w:val="21"/>
        </w:rPr>
        <w:t>) or products containing CBD provided that the retailer (</w:t>
      </w:r>
      <w:proofErr w:type="spellStart"/>
      <w:r w:rsidRPr="001E2218">
        <w:rPr>
          <w:sz w:val="21"/>
          <w:szCs w:val="21"/>
        </w:rPr>
        <w:t>i</w:t>
      </w:r>
      <w:proofErr w:type="spellEnd"/>
      <w:r w:rsidRPr="001E2218">
        <w:rPr>
          <w:sz w:val="21"/>
          <w:szCs w:val="21"/>
        </w:rPr>
        <w:t xml:space="preserve">) does not sell products containing tetrahydrocannabinol (THC) or other psychoactive components, and (ii) has a first-class operation typically found in comparable first class </w:t>
      </w:r>
      <w:r w:rsidRPr="001E2218">
        <w:rPr>
          <w:color w:val="000000"/>
          <w:sz w:val="21"/>
          <w:szCs w:val="21"/>
        </w:rPr>
        <w:t>shopping centers</w:t>
      </w:r>
      <w:r w:rsidRPr="001E2218">
        <w:rPr>
          <w:sz w:val="21"/>
          <w:szCs w:val="21"/>
        </w:rPr>
        <w:t xml:space="preserve">, </w:t>
      </w:r>
      <w:r w:rsidRPr="001E2218">
        <w:rPr>
          <w:color w:val="000000"/>
          <w:sz w:val="21"/>
          <w:szCs w:val="21"/>
        </w:rPr>
        <w:t>and (iii) does not have exterior signage that alludes to or is suggestive of the sale of cannabis or other names therefor such as, without limitation, marijuana)</w:t>
      </w:r>
      <w:r w:rsidRPr="001E2218">
        <w:rPr>
          <w:rFonts w:eastAsiaTheme="minorHAnsi"/>
          <w:sz w:val="21"/>
          <w:szCs w:val="21"/>
        </w:rPr>
        <w:t xml:space="preserve"> or other drug products and/or accessories; (K) an addiction treatment clinic or a space in which meetings are conducted in connection with addictions or recovery therefrom; (L) a homeless shelter, soup kitchen, not-for-profit restaurant (such as Panera Cares), or such other use catering to the needs of the homeless or indigent population; (M) a gas or fuel station (including hydrogen, propane, and similar refilling stations) or electric charging stations, provided that electric charging stations shall be permitted outside of the Prohibited Uses Area; (N) </w:t>
      </w:r>
      <w:bookmarkStart w:id="246" w:name="_Hlk137723189"/>
      <w:r w:rsidRPr="001E2218">
        <w:rPr>
          <w:rFonts w:eastAsiaTheme="minorHAnsi"/>
          <w:sz w:val="21"/>
          <w:szCs w:val="21"/>
        </w:rPr>
        <w:t>a store with a primary business of selling firearms, destructive devices, ammunition, accessories or the like</w:t>
      </w:r>
      <w:bookmarkEnd w:id="246"/>
      <w:r w:rsidRPr="001E2218">
        <w:rPr>
          <w:rFonts w:eastAsiaTheme="minorHAnsi"/>
          <w:sz w:val="21"/>
          <w:szCs w:val="21"/>
        </w:rPr>
        <w:t xml:space="preserve">; (O) self-service parcel delivery pick-up location greater than 1,000 square feet or any refrigerated self-service parcel delivery pick-up location (such as Amazon Lockers or The Hub); (P) self-storage or storage facility; (Q) pumpkin patch, Christmas tree lot, or </w:t>
      </w:r>
      <w:r w:rsidR="00EB7654">
        <w:rPr>
          <w:rFonts w:eastAsiaTheme="minorHAnsi"/>
          <w:sz w:val="21"/>
          <w:szCs w:val="21"/>
        </w:rPr>
        <w:t>“</w:t>
      </w:r>
      <w:r w:rsidRPr="001E2218">
        <w:rPr>
          <w:rFonts w:eastAsiaTheme="minorHAnsi"/>
          <w:sz w:val="21"/>
          <w:szCs w:val="21"/>
        </w:rPr>
        <w:t>farmer’s market</w:t>
      </w:r>
      <w:r w:rsidR="00EB7654">
        <w:rPr>
          <w:rFonts w:eastAsiaTheme="minorHAnsi"/>
          <w:sz w:val="21"/>
          <w:szCs w:val="21"/>
        </w:rPr>
        <w:t>”</w:t>
      </w:r>
      <w:r w:rsidRPr="001E2218">
        <w:rPr>
          <w:rFonts w:eastAsiaTheme="minorHAnsi"/>
          <w:sz w:val="21"/>
          <w:szCs w:val="21"/>
        </w:rPr>
        <w:t xml:space="preserve">; (R) place of worship, or (S) a community gathering place </w:t>
      </w:r>
      <w:r w:rsidRPr="001E2218">
        <w:rPr>
          <w:sz w:val="21"/>
          <w:szCs w:val="21"/>
        </w:rPr>
        <w:t xml:space="preserve">except for community events such as those found in other first-class mixed-use projects shall be permitted </w:t>
      </w:r>
      <w:r w:rsidRPr="001E2218">
        <w:rPr>
          <w:rFonts w:eastAsiaTheme="minorHAnsi"/>
          <w:sz w:val="21"/>
          <w:szCs w:val="21"/>
        </w:rPr>
        <w:t xml:space="preserve">within the </w:t>
      </w:r>
      <w:r w:rsidRPr="001E2218">
        <w:rPr>
          <w:sz w:val="21"/>
          <w:szCs w:val="21"/>
        </w:rPr>
        <w:t>Community Area Exception</w:t>
      </w:r>
      <w:r w:rsidRPr="001E2218">
        <w:rPr>
          <w:rFonts w:eastAsiaTheme="minorHAnsi"/>
          <w:sz w:val="21"/>
          <w:szCs w:val="21"/>
        </w:rPr>
        <w:t xml:space="preserve"> or the Townhome Tract (collectively, </w:t>
      </w:r>
      <w:r w:rsidR="00EB7654">
        <w:rPr>
          <w:rFonts w:eastAsiaTheme="minorHAnsi"/>
          <w:sz w:val="21"/>
          <w:szCs w:val="21"/>
        </w:rPr>
        <w:t>“</w:t>
      </w:r>
      <w:r w:rsidRPr="001E2218">
        <w:rPr>
          <w:rFonts w:eastAsiaTheme="minorHAnsi"/>
          <w:b/>
          <w:bCs/>
          <w:sz w:val="21"/>
          <w:szCs w:val="21"/>
          <w:u w:val="single"/>
        </w:rPr>
        <w:t>Noxious Uses</w:t>
      </w:r>
      <w:r w:rsidR="00EB7654">
        <w:rPr>
          <w:rFonts w:eastAsiaTheme="minorHAnsi"/>
          <w:sz w:val="21"/>
          <w:szCs w:val="21"/>
        </w:rPr>
        <w:t>”</w:t>
      </w:r>
      <w:r w:rsidRPr="001E2218">
        <w:rPr>
          <w:rFonts w:eastAsiaTheme="minorHAnsi"/>
          <w:sz w:val="21"/>
          <w:szCs w:val="21"/>
        </w:rPr>
        <w:t>).</w:t>
      </w:r>
      <w:bookmarkEnd w:id="245"/>
      <w:r w:rsidRPr="001E2218">
        <w:rPr>
          <w:rFonts w:eastAsiaTheme="minorHAnsi"/>
          <w:sz w:val="21"/>
          <w:szCs w:val="21"/>
        </w:rPr>
        <w:t xml:space="preserve"> Noxious Uses shall apply to kiosks, carts, vending machines, pop-ups and other non-traditional or non-store uses.</w:t>
      </w:r>
    </w:p>
    <w:p w14:paraId="2EA11784" w14:textId="77777777" w:rsidR="00222ACE" w:rsidRDefault="00222ACE" w:rsidP="00222ACE">
      <w:pPr>
        <w:pStyle w:val="Heading40"/>
        <w:ind w:left="1728" w:hanging="1728"/>
        <w:rPr>
          <w:sz w:val="21"/>
          <w:szCs w:val="21"/>
        </w:rPr>
        <w:sectPr w:rsidR="00222ACE" w:rsidSect="00D81CFB">
          <w:footerReference w:type="default" r:id="rId66"/>
          <w:endnotePr>
            <w:numFmt w:val="decimal"/>
          </w:endnotePr>
          <w:pgSz w:w="12240" w:h="15840" w:code="1"/>
          <w:pgMar w:top="1440" w:right="1440" w:bottom="1440" w:left="1440" w:header="720" w:footer="720" w:gutter="0"/>
          <w:pgNumType w:start="1"/>
          <w:cols w:space="720"/>
          <w:noEndnote/>
          <w:docGrid w:linePitch="326"/>
        </w:sectPr>
      </w:pPr>
    </w:p>
    <w:p w14:paraId="750FE82F" w14:textId="77777777" w:rsidR="00222ACE" w:rsidRPr="00814CC7" w:rsidRDefault="00222ACE" w:rsidP="00222ACE">
      <w:pPr>
        <w:jc w:val="center"/>
        <w:rPr>
          <w:b/>
          <w:bCs/>
          <w:sz w:val="21"/>
          <w:szCs w:val="21"/>
          <w:u w:val="single"/>
        </w:rPr>
      </w:pPr>
      <w:bookmarkStart w:id="248" w:name="_Hlk124892476"/>
      <w:r w:rsidRPr="00814CC7">
        <w:rPr>
          <w:b/>
          <w:bCs/>
          <w:sz w:val="21"/>
          <w:szCs w:val="21"/>
          <w:u w:val="single"/>
        </w:rPr>
        <w:lastRenderedPageBreak/>
        <w:t>EXHIBIT F</w:t>
      </w:r>
      <w:r>
        <w:rPr>
          <w:b/>
          <w:bCs/>
          <w:sz w:val="21"/>
          <w:szCs w:val="21"/>
          <w:u w:val="single"/>
        </w:rPr>
        <w:t>-1</w:t>
      </w:r>
    </w:p>
    <w:p w14:paraId="29D52768" w14:textId="77777777" w:rsidR="00222ACE" w:rsidRPr="00814CC7" w:rsidRDefault="00222ACE" w:rsidP="00222ACE">
      <w:pPr>
        <w:jc w:val="center"/>
        <w:rPr>
          <w:b/>
          <w:bCs/>
          <w:sz w:val="21"/>
          <w:szCs w:val="21"/>
          <w:u w:val="single"/>
        </w:rPr>
      </w:pPr>
      <w:r>
        <w:rPr>
          <w:b/>
          <w:bCs/>
          <w:sz w:val="21"/>
          <w:szCs w:val="21"/>
          <w:u w:val="single"/>
        </w:rPr>
        <w:t xml:space="preserve">EXCLUSIVE </w:t>
      </w:r>
      <w:r w:rsidRPr="00814CC7">
        <w:rPr>
          <w:b/>
          <w:bCs/>
          <w:sz w:val="21"/>
          <w:szCs w:val="21"/>
          <w:u w:val="single"/>
        </w:rPr>
        <w:t>USES</w:t>
      </w:r>
    </w:p>
    <w:p w14:paraId="77794CB6" w14:textId="77777777" w:rsidR="00222ACE" w:rsidRPr="00754AFA" w:rsidRDefault="00222ACE" w:rsidP="00C05112">
      <w:pPr>
        <w:pStyle w:val="NoSpacing"/>
        <w:widowControl w:val="0"/>
        <w:spacing w:before="240"/>
        <w:rPr>
          <w:b/>
          <w:u w:val="single"/>
        </w:rPr>
      </w:pPr>
      <w:bookmarkStart w:id="249" w:name="_Hlk129012635"/>
      <w:bookmarkStart w:id="250" w:name="_Hlk130369317"/>
      <w:bookmarkStart w:id="251" w:name="_Hlk132383830"/>
      <w:bookmarkStart w:id="252" w:name="_Hlk132898361"/>
      <w:bookmarkStart w:id="253" w:name="_Hlk134526643"/>
      <w:bookmarkStart w:id="254" w:name="_Hlk135050316"/>
      <w:bookmarkEnd w:id="248"/>
      <w:r w:rsidRPr="00754AFA">
        <w:rPr>
          <w:b/>
          <w:u w:val="single"/>
        </w:rPr>
        <w:t>Sugarcoat Beauty</w:t>
      </w:r>
    </w:p>
    <w:bookmarkEnd w:id="249"/>
    <w:p w14:paraId="03E724FC" w14:textId="42EDCD03" w:rsidR="00222ACE" w:rsidRPr="00375BE4" w:rsidRDefault="00222ACE" w:rsidP="00C05112">
      <w:pPr>
        <w:spacing w:before="240"/>
        <w:jc w:val="both"/>
        <w:rPr>
          <w:sz w:val="21"/>
          <w:szCs w:val="21"/>
        </w:rPr>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55" w:name="_Hlk123610507"/>
      <w:r w:rsidRPr="009C4136">
        <w:rPr>
          <w:sz w:val="21"/>
          <w:szCs w:val="21"/>
        </w:rPr>
        <w:t xml:space="preserve">within the area of the Shopping Center identified on the Site Plan as the </w:t>
      </w:r>
      <w:r w:rsidR="00EB7654">
        <w:rPr>
          <w:sz w:val="21"/>
          <w:szCs w:val="21"/>
        </w:rPr>
        <w:t>“</w:t>
      </w:r>
      <w:r w:rsidRPr="009C4136">
        <w:rPr>
          <w:b/>
          <w:sz w:val="21"/>
          <w:szCs w:val="21"/>
        </w:rPr>
        <w:t>Protected Area</w:t>
      </w:r>
      <w:r w:rsidR="00EB7654">
        <w:rPr>
          <w:sz w:val="21"/>
          <w:szCs w:val="21"/>
        </w:rPr>
        <w:t>”</w:t>
      </w:r>
      <w:r w:rsidRPr="009C4136">
        <w:rPr>
          <w:sz w:val="21"/>
          <w:szCs w:val="21"/>
        </w:rPr>
        <w:t xml:space="preserve">, </w:t>
      </w:r>
      <w:bookmarkEnd w:id="255"/>
      <w:r w:rsidRPr="009C4136">
        <w:rPr>
          <w:sz w:val="21"/>
          <w:szCs w:val="21"/>
        </w:rPr>
        <w:t xml:space="preserve">or consent to any assignment or sublease where its consent is required to a tenant whose Primary Business (as defined below) is the </w:t>
      </w:r>
      <w:r>
        <w:rPr>
          <w:sz w:val="21"/>
          <w:szCs w:val="21"/>
        </w:rPr>
        <w:t xml:space="preserve">Tenant’s Primary Use </w:t>
      </w:r>
      <w:r w:rsidRPr="009C4136">
        <w:rPr>
          <w:sz w:val="21"/>
          <w:szCs w:val="21"/>
        </w:rPr>
        <w:t xml:space="preserve">(the </w:t>
      </w:r>
      <w:r w:rsidR="00EB7654">
        <w:rPr>
          <w:sz w:val="21"/>
          <w:szCs w:val="21"/>
        </w:rPr>
        <w:t>“</w:t>
      </w:r>
      <w:r w:rsidRPr="009C4136">
        <w:rPr>
          <w:b/>
          <w:sz w:val="21"/>
          <w:szCs w:val="21"/>
        </w:rPr>
        <w:t>Restricted Products/Services</w:t>
      </w:r>
      <w:r w:rsidR="00EB7654">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EB7654">
        <w:rPr>
          <w:color w:val="000000"/>
          <w:sz w:val="21"/>
          <w:szCs w:val="21"/>
        </w:rPr>
        <w:t>“</w:t>
      </w:r>
      <w:r w:rsidRPr="009C4136">
        <w:rPr>
          <w:b/>
          <w:color w:val="000000"/>
          <w:sz w:val="21"/>
          <w:szCs w:val="21"/>
        </w:rPr>
        <w:t>Primary Business</w:t>
      </w:r>
      <w:r w:rsidR="00EB7654">
        <w:rPr>
          <w:color w:val="000000"/>
          <w:sz w:val="21"/>
          <w:szCs w:val="21"/>
        </w:rPr>
        <w:t>”</w:t>
      </w:r>
      <w:r w:rsidRPr="009C4136">
        <w:rPr>
          <w:color w:val="000000"/>
          <w:sz w:val="21"/>
          <w:szCs w:val="21"/>
        </w:rPr>
        <w:t xml:space="preserve"> means that such tenant who intends to use their premises for Tenant’s </w:t>
      </w:r>
      <w:r w:rsidR="00EB7654">
        <w:rPr>
          <w:color w:val="000000"/>
          <w:sz w:val="21"/>
          <w:szCs w:val="21"/>
        </w:rPr>
        <w:t>“</w:t>
      </w:r>
      <w:r w:rsidRPr="009C4136">
        <w:rPr>
          <w:b/>
          <w:sz w:val="21"/>
          <w:szCs w:val="21"/>
        </w:rPr>
        <w:t>Restricted Products/Services</w:t>
      </w:r>
      <w:r w:rsidR="00EB7654">
        <w:rPr>
          <w:color w:val="000000"/>
          <w:sz w:val="21"/>
          <w:szCs w:val="21"/>
        </w:rPr>
        <w:t>”</w:t>
      </w:r>
      <w:r w:rsidRPr="009C4136">
        <w:rPr>
          <w:color w:val="000000"/>
          <w:sz w:val="21"/>
          <w:szCs w:val="21"/>
        </w:rPr>
        <w:t xml:space="preserve"> exceeds twenty-five percent (25%) of such tenant’s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EB7654">
        <w:rPr>
          <w:sz w:val="21"/>
          <w:szCs w:val="21"/>
        </w:rPr>
        <w:t>“</w:t>
      </w:r>
      <w:r w:rsidRPr="009C4136">
        <w:rPr>
          <w:b/>
          <w:sz w:val="21"/>
          <w:szCs w:val="21"/>
        </w:rPr>
        <w:t>Selective Tenants</w:t>
      </w:r>
      <w:r w:rsidR="00EB7654">
        <w:rPr>
          <w:sz w:val="21"/>
          <w:szCs w:val="21"/>
        </w:rPr>
        <w:t>”</w:t>
      </w:r>
      <w:r w:rsidRPr="009C4136">
        <w:rPr>
          <w:sz w:val="21"/>
          <w:szCs w:val="21"/>
        </w:rPr>
        <w:t xml:space="preserve"> shall mean (</w:t>
      </w:r>
      <w:proofErr w:type="spellStart"/>
      <w:r w:rsidRPr="009C4136">
        <w:rPr>
          <w:sz w:val="21"/>
          <w:szCs w:val="21"/>
        </w:rPr>
        <w:t>i</w:t>
      </w:r>
      <w:proofErr w:type="spellEnd"/>
      <w:r w:rsidRPr="009C4136">
        <w:rPr>
          <w:sz w:val="21"/>
          <w:szCs w:val="21"/>
        </w:rPr>
        <w:t>)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r w:rsidR="000C3B35">
        <w:rPr>
          <w:sz w:val="21"/>
          <w:szCs w:val="21"/>
        </w:rPr>
        <w:t xml:space="preserve"> </w:t>
      </w:r>
      <w:r>
        <w:rPr>
          <w:sz w:val="21"/>
          <w:szCs w:val="21"/>
        </w:rPr>
        <w:t xml:space="preserve">The </w:t>
      </w:r>
      <w:r w:rsidR="00EB7654">
        <w:rPr>
          <w:sz w:val="21"/>
          <w:szCs w:val="21"/>
        </w:rPr>
        <w:t>“</w:t>
      </w:r>
      <w:r>
        <w:rPr>
          <w:sz w:val="21"/>
          <w:szCs w:val="21"/>
        </w:rPr>
        <w:t>Primary Use</w:t>
      </w:r>
      <w:r w:rsidR="00EB7654">
        <w:rPr>
          <w:sz w:val="21"/>
          <w:szCs w:val="21"/>
        </w:rPr>
        <w:t>”</w:t>
      </w:r>
      <w:r>
        <w:rPr>
          <w:sz w:val="21"/>
          <w:szCs w:val="21"/>
        </w:rPr>
        <w:t xml:space="preserve"> is the </w:t>
      </w:r>
      <w:r w:rsidRPr="00375BE4">
        <w:rPr>
          <w:sz w:val="21"/>
          <w:szCs w:val="21"/>
        </w:rPr>
        <w:t>operation of a typical Sugarcoat Beauty salon offering as its primary use the sale of nail services including nail enhancement, manicures and pedicures, and on an incidental use basis, waxing, microblading, eyelash extensions and the sale at retail of nail-related care product which in the aggregate shall not exceed fifteen percent (15%) of Tenant’s total annual gross sales</w:t>
      </w:r>
      <w:r>
        <w:rPr>
          <w:sz w:val="21"/>
          <w:szCs w:val="21"/>
        </w:rPr>
        <w:t>.</w:t>
      </w:r>
    </w:p>
    <w:p w14:paraId="0E863B0D" w14:textId="77777777" w:rsidR="00222ACE" w:rsidRPr="00754AFA" w:rsidRDefault="00222ACE" w:rsidP="00222ACE">
      <w:pPr>
        <w:rPr>
          <w:b/>
          <w:bCs/>
          <w:color w:val="000000"/>
          <w:u w:val="single"/>
          <w:shd w:val="clear" w:color="auto" w:fill="FFFFFF"/>
        </w:rPr>
      </w:pPr>
      <w:bookmarkStart w:id="256" w:name="_Hlk131518535"/>
      <w:bookmarkEnd w:id="250"/>
      <w:r w:rsidRPr="00754AFA">
        <w:rPr>
          <w:b/>
          <w:bCs/>
          <w:color w:val="000000"/>
          <w:u w:val="single"/>
          <w:shd w:val="clear" w:color="auto" w:fill="FFFFFF"/>
        </w:rPr>
        <w:t>AYA Medical Spa</w:t>
      </w:r>
      <w:bookmarkEnd w:id="256"/>
    </w:p>
    <w:p w14:paraId="215FFE50" w14:textId="003ACA15" w:rsidR="00222ACE" w:rsidRDefault="00222ACE" w:rsidP="00222ACE">
      <w:pPr>
        <w:pStyle w:val="Heading40"/>
        <w:spacing w:after="0"/>
        <w:ind w:firstLine="0"/>
        <w:rPr>
          <w:sz w:val="21"/>
          <w:szCs w:val="21"/>
        </w:rPr>
      </w:pPr>
      <w:r w:rsidRPr="005F17B8">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Pr>
          <w:sz w:val="21"/>
          <w:szCs w:val="21"/>
        </w:rPr>
        <w:t>’</w:t>
      </w:r>
      <w:r w:rsidRPr="005F17B8">
        <w:rPr>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5F17B8">
        <w:rPr>
          <w:sz w:val="21"/>
          <w:szCs w:val="21"/>
        </w:rPr>
        <w:t>botox</w:t>
      </w:r>
      <w:proofErr w:type="spellEnd"/>
      <w:r w:rsidRPr="005F17B8">
        <w:rPr>
          <w:sz w:val="21"/>
          <w:szCs w:val="21"/>
        </w:rPr>
        <w:t xml:space="preserve"> and </w:t>
      </w:r>
      <w:proofErr w:type="spellStart"/>
      <w:r w:rsidRPr="005F17B8">
        <w:rPr>
          <w:sz w:val="21"/>
          <w:szCs w:val="21"/>
        </w:rPr>
        <w:t>restylane</w:t>
      </w:r>
      <w:proofErr w:type="spellEnd"/>
      <w:r w:rsidRPr="005F17B8">
        <w:rPr>
          <w:sz w:val="21"/>
          <w:szCs w:val="21"/>
        </w:rPr>
        <w:t xml:space="preserve"> and sells skin care products that are only available from a physician or with a prescription (the </w:t>
      </w:r>
      <w:r w:rsidR="00EB7654">
        <w:rPr>
          <w:sz w:val="21"/>
          <w:szCs w:val="21"/>
        </w:rPr>
        <w:t>“</w:t>
      </w:r>
      <w:r w:rsidRPr="005F17B8">
        <w:rPr>
          <w:b/>
          <w:sz w:val="21"/>
          <w:szCs w:val="21"/>
        </w:rPr>
        <w:t>Restricted Services</w:t>
      </w:r>
      <w:r w:rsidR="00EB7654">
        <w:rPr>
          <w:sz w:val="21"/>
          <w:szCs w:val="21"/>
        </w:rPr>
        <w:t>”</w:t>
      </w:r>
      <w:r w:rsidRPr="005F17B8">
        <w:rPr>
          <w:sz w:val="21"/>
          <w:szCs w:val="21"/>
        </w:rPr>
        <w:t xml:space="preserve">). For purposes of this Section 2.5, </w:t>
      </w:r>
      <w:r w:rsidR="00EB7654">
        <w:rPr>
          <w:sz w:val="21"/>
          <w:szCs w:val="21"/>
        </w:rPr>
        <w:t>“</w:t>
      </w:r>
      <w:r w:rsidRPr="005F17B8">
        <w:rPr>
          <w:b/>
          <w:sz w:val="21"/>
          <w:szCs w:val="21"/>
        </w:rPr>
        <w:t>Selective Tenants</w:t>
      </w:r>
      <w:r w:rsidR="00EB7654">
        <w:rPr>
          <w:sz w:val="21"/>
          <w:szCs w:val="21"/>
        </w:rPr>
        <w:t>”</w:t>
      </w:r>
      <w:r w:rsidRPr="005F17B8">
        <w:rPr>
          <w:sz w:val="21"/>
          <w:szCs w:val="21"/>
        </w:rPr>
        <w:t xml:space="preserve"> shall mean any tenant under a lease signed prior to the date of this Lease.</w:t>
      </w:r>
      <w:r w:rsidR="000C3B35">
        <w:rPr>
          <w:sz w:val="21"/>
          <w:szCs w:val="21"/>
        </w:rPr>
        <w:t xml:space="preserve"> </w:t>
      </w:r>
      <w:r w:rsidRPr="005F17B8">
        <w:rPr>
          <w:sz w:val="21"/>
          <w:szCs w:val="21"/>
        </w:rPr>
        <w:t>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51"/>
    </w:p>
    <w:bookmarkEnd w:id="252"/>
    <w:p w14:paraId="7AAC18ED" w14:textId="77777777" w:rsidR="00222ACE" w:rsidRDefault="00222ACE" w:rsidP="00222ACE">
      <w:pPr>
        <w:pStyle w:val="Heading40"/>
        <w:spacing w:after="0"/>
        <w:ind w:firstLine="0"/>
        <w:rPr>
          <w:sz w:val="21"/>
          <w:szCs w:val="21"/>
        </w:rPr>
      </w:pPr>
    </w:p>
    <w:p w14:paraId="37454272" w14:textId="77777777" w:rsidR="00222ACE" w:rsidRPr="00754AFA" w:rsidRDefault="00222ACE" w:rsidP="00222ACE">
      <w:pPr>
        <w:rPr>
          <w:b/>
          <w:bCs/>
          <w:color w:val="000000"/>
          <w:u w:val="single"/>
          <w:shd w:val="clear" w:color="auto" w:fill="FFFFFF"/>
        </w:rPr>
      </w:pPr>
      <w:bookmarkStart w:id="257" w:name="_Hlk108172483"/>
      <w:r w:rsidRPr="00754AFA">
        <w:rPr>
          <w:b/>
          <w:bCs/>
          <w:color w:val="000000"/>
          <w:u w:val="single"/>
          <w:shd w:val="clear" w:color="auto" w:fill="FFFFFF"/>
        </w:rPr>
        <w:t>Little Rey</w:t>
      </w:r>
    </w:p>
    <w:bookmarkEnd w:id="257"/>
    <w:p w14:paraId="29B9893D" w14:textId="0C4CB80D" w:rsidR="00222ACE" w:rsidRPr="00895A7A" w:rsidRDefault="00222ACE" w:rsidP="00222ACE">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w:t>
      </w:r>
      <w:r>
        <w:rPr>
          <w:sz w:val="21"/>
          <w:szCs w:val="21"/>
        </w:rPr>
        <w:t>’</w:t>
      </w:r>
      <w:r w:rsidRPr="00516D67">
        <w:rPr>
          <w:sz w:val="21"/>
          <w:szCs w:val="21"/>
        </w:rPr>
        <w:t xml:space="preserve">s failure to fulfill a repair or maintenance obligation under this Lease [each a </w:t>
      </w:r>
      <w:r w:rsidR="00EB7654">
        <w:rPr>
          <w:sz w:val="21"/>
          <w:szCs w:val="21"/>
        </w:rPr>
        <w:t>“</w:t>
      </w:r>
      <w:r w:rsidRPr="00E16071">
        <w:rPr>
          <w:b/>
          <w:sz w:val="21"/>
          <w:szCs w:val="21"/>
        </w:rPr>
        <w:t>Permitted Closure</w:t>
      </w:r>
      <w:r w:rsidR="00EB7654">
        <w:rPr>
          <w:sz w:val="21"/>
          <w:szCs w:val="21"/>
        </w:rPr>
        <w:t>”</w:t>
      </w:r>
      <w:r w:rsidRPr="00516D67">
        <w:rPr>
          <w:sz w:val="21"/>
          <w:szCs w:val="21"/>
        </w:rPr>
        <w:t>]</w:t>
      </w:r>
      <w:r w:rsidRPr="00D9233D">
        <w:rPr>
          <w:sz w:val="21"/>
          <w:szCs w:val="21"/>
        </w:rPr>
        <w:t>) for Tenant</w:t>
      </w:r>
      <w:r>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EB7654">
        <w:rPr>
          <w:sz w:val="21"/>
          <w:szCs w:val="21"/>
        </w:rPr>
        <w:t>“</w:t>
      </w:r>
      <w:r w:rsidRPr="00D9233D">
        <w:rPr>
          <w:b/>
          <w:sz w:val="21"/>
          <w:szCs w:val="21"/>
        </w:rPr>
        <w:t>Restricted Use</w:t>
      </w:r>
      <w:r w:rsidR="00EB7654">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EB7654">
        <w:rPr>
          <w:sz w:val="21"/>
          <w:szCs w:val="21"/>
        </w:rPr>
        <w:t>“</w:t>
      </w:r>
      <w:r w:rsidRPr="00060F0A">
        <w:rPr>
          <w:b/>
          <w:sz w:val="21"/>
          <w:szCs w:val="21"/>
        </w:rPr>
        <w:t>Selective Tenants</w:t>
      </w:r>
      <w:r w:rsidR="00EB7654">
        <w:rPr>
          <w:sz w:val="21"/>
          <w:szCs w:val="21"/>
        </w:rPr>
        <w:t>”</w:t>
      </w:r>
      <w:r w:rsidRPr="00060F0A">
        <w:rPr>
          <w:sz w:val="21"/>
          <w:szCs w:val="21"/>
        </w:rPr>
        <w:t xml:space="preserve"> shall mean (</w:t>
      </w:r>
      <w:proofErr w:type="spellStart"/>
      <w:r w:rsidRPr="00060F0A">
        <w:rPr>
          <w:sz w:val="21"/>
          <w:szCs w:val="21"/>
        </w:rPr>
        <w:t>i</w:t>
      </w:r>
      <w:proofErr w:type="spellEnd"/>
      <w:r w:rsidRPr="00060F0A">
        <w:rPr>
          <w:sz w:val="21"/>
          <w:szCs w:val="21"/>
        </w:rPr>
        <w:t xml:space="preserve">) any tenant whose lease permits the assignment thereof or the subletting of the premises demised thereby use it premises for the Restricted Use, </w:t>
      </w:r>
      <w:r>
        <w:rPr>
          <w:sz w:val="21"/>
          <w:szCs w:val="21"/>
        </w:rPr>
        <w:t xml:space="preserve">(ii) a full-service sit down </w:t>
      </w:r>
      <w:r w:rsidR="00EB7654">
        <w:rPr>
          <w:sz w:val="21"/>
          <w:szCs w:val="21"/>
        </w:rPr>
        <w:t>“</w:t>
      </w:r>
      <w:r>
        <w:rPr>
          <w:sz w:val="21"/>
          <w:szCs w:val="21"/>
        </w:rPr>
        <w:t>traditional Mexican concept</w:t>
      </w:r>
      <w:r w:rsidR="00EB7654">
        <w:rPr>
          <w:sz w:val="21"/>
          <w:szCs w:val="21"/>
        </w:rPr>
        <w:t>”</w:t>
      </w:r>
      <w:r>
        <w:rPr>
          <w:sz w:val="21"/>
          <w:szCs w:val="21"/>
        </w:rPr>
        <w:t xml:space="preserve"> such as </w:t>
      </w:r>
      <w:proofErr w:type="spellStart"/>
      <w:r>
        <w:rPr>
          <w:sz w:val="21"/>
          <w:szCs w:val="21"/>
        </w:rPr>
        <w:t>Casi</w:t>
      </w:r>
      <w:proofErr w:type="spellEnd"/>
      <w:r>
        <w:rPr>
          <w:sz w:val="21"/>
          <w:szCs w:val="21"/>
        </w:rPr>
        <w:t xml:space="preserve">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260ED106" w14:textId="77777777" w:rsidR="00222ACE" w:rsidRPr="00754AFA" w:rsidRDefault="00222ACE" w:rsidP="00222ACE">
      <w:pPr>
        <w:rPr>
          <w:b/>
          <w:bCs/>
          <w:color w:val="000000"/>
          <w:u w:val="single"/>
          <w:shd w:val="clear" w:color="auto" w:fill="FFFFFF"/>
        </w:rPr>
      </w:pPr>
      <w:proofErr w:type="spellStart"/>
      <w:r w:rsidRPr="00754AFA">
        <w:rPr>
          <w:b/>
          <w:bCs/>
          <w:color w:val="000000"/>
          <w:u w:val="single"/>
          <w:shd w:val="clear" w:color="auto" w:fill="FFFFFF"/>
        </w:rPr>
        <w:t>Knuckies</w:t>
      </w:r>
      <w:proofErr w:type="spellEnd"/>
      <w:r w:rsidRPr="00754AFA">
        <w:rPr>
          <w:b/>
          <w:bCs/>
          <w:color w:val="000000"/>
          <w:u w:val="single"/>
          <w:shd w:val="clear" w:color="auto" w:fill="FFFFFF"/>
        </w:rPr>
        <w:t xml:space="preserve"> Hoagies</w:t>
      </w:r>
    </w:p>
    <w:p w14:paraId="37A14B56" w14:textId="66607EC3" w:rsidR="00222ACE" w:rsidRDefault="00222ACE" w:rsidP="00222ACE">
      <w:pPr>
        <w:jc w:val="both"/>
      </w:pPr>
      <w:r>
        <w:rPr>
          <w:sz w:val="21"/>
          <w:szCs w:val="21"/>
        </w:rPr>
        <w:lastRenderedPageBreak/>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Pr>
          <w:sz w:val="21"/>
          <w:szCs w:val="21"/>
        </w:rPr>
        <w:t>Capriottis</w:t>
      </w:r>
      <w:proofErr w:type="spellEnd"/>
      <w:r>
        <w:rPr>
          <w:sz w:val="21"/>
          <w:szCs w:val="21"/>
        </w:rPr>
        <w:t xml:space="preserve">, McAlister’s Deli, and Jason’s Deli (the </w:t>
      </w:r>
      <w:r w:rsidR="00EB7654">
        <w:rPr>
          <w:sz w:val="21"/>
          <w:szCs w:val="21"/>
        </w:rPr>
        <w:t>“</w:t>
      </w:r>
      <w:r>
        <w:rPr>
          <w:sz w:val="21"/>
          <w:szCs w:val="21"/>
        </w:rPr>
        <w:t>Restricted Use</w:t>
      </w:r>
      <w:r w:rsidR="00EB7654">
        <w:rPr>
          <w:sz w:val="21"/>
          <w:szCs w:val="21"/>
        </w:rPr>
        <w:t>”</w:t>
      </w:r>
      <w:r>
        <w:rPr>
          <w:sz w:val="21"/>
          <w:szCs w:val="21"/>
        </w:rPr>
        <w:t>).</w:t>
      </w:r>
    </w:p>
    <w:p w14:paraId="7E0CF131" w14:textId="77777777" w:rsidR="00222ACE" w:rsidRPr="00754AFA" w:rsidRDefault="00222ACE" w:rsidP="00222ACE">
      <w:pPr>
        <w:rPr>
          <w:b/>
          <w:bCs/>
          <w:color w:val="000000"/>
          <w:u w:val="single"/>
          <w:shd w:val="clear" w:color="auto" w:fill="FFFFFF"/>
        </w:rPr>
      </w:pPr>
      <w:r w:rsidRPr="00754AFA">
        <w:rPr>
          <w:b/>
          <w:bCs/>
          <w:color w:val="000000"/>
          <w:u w:val="single"/>
          <w:shd w:val="clear" w:color="auto" w:fill="FFFFFF"/>
        </w:rPr>
        <w:t>Lily Sushi Bar</w:t>
      </w:r>
    </w:p>
    <w:p w14:paraId="4B4C6C79" w14:textId="0FE8D79F" w:rsidR="00222ACE" w:rsidRDefault="00222ACE" w:rsidP="00222ACE">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EB7654">
        <w:rPr>
          <w:sz w:val="21"/>
          <w:szCs w:val="21"/>
        </w:rPr>
        <w:t>“</w:t>
      </w:r>
      <w:r w:rsidRPr="00E16071">
        <w:rPr>
          <w:b/>
          <w:sz w:val="21"/>
          <w:szCs w:val="21"/>
        </w:rPr>
        <w:t>Permitted Closure</w:t>
      </w:r>
      <w:r w:rsidR="00EB7654">
        <w:rPr>
          <w:sz w:val="21"/>
          <w:szCs w:val="21"/>
        </w:rPr>
        <w:t>”</w:t>
      </w:r>
      <w:r w:rsidRPr="00516D67">
        <w:rPr>
          <w:sz w:val="21"/>
          <w:szCs w:val="21"/>
        </w:rPr>
        <w:t>]</w:t>
      </w:r>
      <w:r w:rsidRPr="00D9233D">
        <w:rPr>
          <w:sz w:val="21"/>
          <w:szCs w:val="21"/>
        </w:rPr>
        <w:t>) for Tenant</w:t>
      </w:r>
      <w:r>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EB7654">
        <w:rPr>
          <w:sz w:val="21"/>
          <w:szCs w:val="21"/>
        </w:rPr>
        <w:t>“</w:t>
      </w:r>
      <w:r w:rsidRPr="00D9233D">
        <w:rPr>
          <w:b/>
          <w:sz w:val="21"/>
          <w:szCs w:val="21"/>
        </w:rPr>
        <w:t>Restricted Use</w:t>
      </w:r>
      <w:r w:rsidR="00EB7654">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w:t>
      </w:r>
      <w:r>
        <w:rPr>
          <w:sz w:val="21"/>
          <w:szCs w:val="21"/>
        </w:rPr>
        <w:t>’</w:t>
      </w:r>
      <w:r w:rsidRPr="00D9233D">
        <w:rPr>
          <w:sz w:val="21"/>
          <w:szCs w:val="21"/>
        </w:rPr>
        <w:t>s change in use, Landlord shall not consent if the other tenant</w:t>
      </w:r>
      <w:r>
        <w:rPr>
          <w:sz w:val="21"/>
          <w:szCs w:val="21"/>
        </w:rPr>
        <w:t>’</w:t>
      </w:r>
      <w:r w:rsidRPr="00D9233D">
        <w:rPr>
          <w:sz w:val="21"/>
          <w:szCs w:val="21"/>
        </w:rPr>
        <w:t>s proposed new use</w:t>
      </w:r>
      <w:r w:rsidRPr="00060F0A">
        <w:rPr>
          <w:sz w:val="21"/>
          <w:szCs w:val="21"/>
        </w:rPr>
        <w:t xml:space="preserve"> would </w:t>
      </w:r>
      <w:r>
        <w:rPr>
          <w:sz w:val="21"/>
          <w:szCs w:val="21"/>
        </w:rPr>
        <w:t>include</w:t>
      </w:r>
      <w:r w:rsidRPr="00060F0A">
        <w:rPr>
          <w:sz w:val="21"/>
          <w:szCs w:val="21"/>
        </w:rPr>
        <w:t xml:space="preserve"> the Restricted Use.</w:t>
      </w:r>
      <w:r w:rsidR="000C3B35">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EB7654">
        <w:rPr>
          <w:sz w:val="21"/>
          <w:szCs w:val="21"/>
        </w:rPr>
        <w:t>“</w:t>
      </w:r>
      <w:r w:rsidRPr="00060F0A">
        <w:rPr>
          <w:b/>
          <w:sz w:val="21"/>
          <w:szCs w:val="21"/>
        </w:rPr>
        <w:t>Selective Tenants</w:t>
      </w:r>
      <w:r w:rsidR="00EB7654">
        <w:rPr>
          <w:sz w:val="21"/>
          <w:szCs w:val="21"/>
        </w:rPr>
        <w:t>”</w:t>
      </w:r>
      <w:r w:rsidRPr="00060F0A">
        <w:rPr>
          <w:sz w:val="21"/>
          <w:szCs w:val="21"/>
        </w:rPr>
        <w:t xml:space="preserve"> shall mean (</w:t>
      </w:r>
      <w:proofErr w:type="spellStart"/>
      <w:r w:rsidRPr="00060F0A">
        <w:rPr>
          <w:sz w:val="21"/>
          <w:szCs w:val="21"/>
        </w:rPr>
        <w:t>i</w:t>
      </w:r>
      <w:proofErr w:type="spellEnd"/>
      <w:r w:rsidRPr="00060F0A">
        <w:rPr>
          <w:sz w:val="21"/>
          <w:szCs w:val="21"/>
        </w:rPr>
        <w:t>) any tenant whose lease permits the assignment thereof or the subletting of the premises demised thereby use it premises for the Restricted Use</w:t>
      </w:r>
      <w:r>
        <w:rPr>
          <w:sz w:val="21"/>
          <w:szCs w:val="21"/>
        </w:rPr>
        <w:t xml:space="preserve"> and</w:t>
      </w:r>
      <w:r w:rsidR="000C3B35">
        <w:rPr>
          <w:sz w:val="21"/>
          <w:szCs w:val="21"/>
        </w:rPr>
        <w:t xml:space="preserve"> </w:t>
      </w:r>
      <w:r>
        <w:rPr>
          <w:sz w:val="21"/>
          <w:szCs w:val="21"/>
        </w:rPr>
        <w:t>(ii) any tenant occupying 10,000 or more square footage</w:t>
      </w:r>
      <w:r w:rsidRPr="00060F0A">
        <w:rPr>
          <w:sz w:val="21"/>
          <w:szCs w:val="21"/>
        </w:rPr>
        <w:t>.</w:t>
      </w:r>
      <w:bookmarkEnd w:id="253"/>
      <w:r w:rsidR="000C3B35">
        <w:rPr>
          <w:sz w:val="21"/>
          <w:szCs w:val="21"/>
        </w:rPr>
        <w:t xml:space="preserve"> </w:t>
      </w:r>
    </w:p>
    <w:p w14:paraId="2D34C13D" w14:textId="77777777" w:rsidR="00222ACE" w:rsidRPr="00754AFA" w:rsidRDefault="00222ACE" w:rsidP="00222ACE">
      <w:pPr>
        <w:rPr>
          <w:b/>
          <w:bCs/>
          <w:color w:val="000000"/>
          <w:u w:val="single"/>
          <w:shd w:val="clear" w:color="auto" w:fill="FFFFFF"/>
        </w:rPr>
      </w:pPr>
      <w:bookmarkStart w:id="258" w:name="_Hlk134628899"/>
      <w:bookmarkStart w:id="259" w:name="_Hlk135956024"/>
      <w:r w:rsidRPr="00754AFA">
        <w:rPr>
          <w:b/>
          <w:bCs/>
          <w:color w:val="000000"/>
          <w:u w:val="single"/>
          <w:shd w:val="clear" w:color="auto" w:fill="FFFFFF"/>
        </w:rPr>
        <w:t>Cru Food and Wine Bar</w:t>
      </w:r>
    </w:p>
    <w:p w14:paraId="25D1BEBC" w14:textId="355F9E28" w:rsidR="00222ACE" w:rsidRDefault="00222ACE" w:rsidP="00222ACE">
      <w:pPr>
        <w:spacing w:after="160" w:line="259" w:lineRule="auto"/>
        <w:jc w:val="both"/>
        <w:rPr>
          <w:color w:val="000000"/>
          <w:sz w:val="21"/>
          <w:szCs w:val="21"/>
        </w:rPr>
      </w:pPr>
      <w:r w:rsidRPr="005101E6">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5101E6">
        <w:rPr>
          <w:color w:val="000000"/>
          <w:sz w:val="21"/>
          <w:szCs w:val="21"/>
        </w:rPr>
        <w:t xml:space="preserve">(the </w:t>
      </w:r>
      <w:r w:rsidR="00EB7654">
        <w:rPr>
          <w:color w:val="000000"/>
          <w:sz w:val="21"/>
          <w:szCs w:val="21"/>
        </w:rPr>
        <w:t>“</w:t>
      </w:r>
      <w:r w:rsidRPr="005101E6">
        <w:rPr>
          <w:b/>
          <w:color w:val="000000"/>
          <w:sz w:val="21"/>
          <w:szCs w:val="21"/>
        </w:rPr>
        <w:t>Landlord</w:t>
      </w:r>
      <w:r>
        <w:rPr>
          <w:b/>
          <w:color w:val="000000"/>
          <w:sz w:val="21"/>
          <w:szCs w:val="21"/>
        </w:rPr>
        <w:t>’</w:t>
      </w:r>
      <w:r w:rsidRPr="005101E6">
        <w:rPr>
          <w:b/>
          <w:color w:val="000000"/>
          <w:sz w:val="21"/>
          <w:szCs w:val="21"/>
        </w:rPr>
        <w:t>s Leasing Covenant</w:t>
      </w:r>
      <w:r w:rsidR="00EB7654">
        <w:rPr>
          <w:color w:val="000000"/>
          <w:sz w:val="21"/>
          <w:szCs w:val="21"/>
        </w:rPr>
        <w:t>”</w:t>
      </w:r>
      <w:r w:rsidRPr="005101E6">
        <w:rPr>
          <w:color w:val="000000"/>
          <w:sz w:val="21"/>
          <w:szCs w:val="21"/>
        </w:rPr>
        <w:t>)</w:t>
      </w:r>
      <w:r w:rsidRPr="005101E6">
        <w:rPr>
          <w:sz w:val="21"/>
          <w:szCs w:val="21"/>
        </w:rPr>
        <w:t>.</w:t>
      </w:r>
      <w:r w:rsidR="000C3B35">
        <w:rPr>
          <w:sz w:val="21"/>
          <w:szCs w:val="21"/>
        </w:rPr>
        <w:t xml:space="preserve"> </w:t>
      </w:r>
      <w:r>
        <w:rPr>
          <w:sz w:val="21"/>
          <w:szCs w:val="21"/>
        </w:rPr>
        <w:t xml:space="preserve">For purposes of this Section a </w:t>
      </w:r>
      <w:r w:rsidR="00EB7654">
        <w:rPr>
          <w:sz w:val="21"/>
          <w:szCs w:val="21"/>
        </w:rPr>
        <w:t>“</w:t>
      </w:r>
      <w:r>
        <w:rPr>
          <w:sz w:val="21"/>
          <w:szCs w:val="21"/>
        </w:rPr>
        <w:t>wine bar</w:t>
      </w:r>
      <w:r w:rsidR="00EB7654">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w:t>
      </w:r>
      <w:r w:rsidR="000C3B35">
        <w:rPr>
          <w:sz w:val="21"/>
          <w:szCs w:val="21"/>
        </w:rPr>
        <w:t xml:space="preserve"> </w:t>
      </w:r>
      <w:r w:rsidRPr="00F6660F">
        <w:rPr>
          <w:sz w:val="21"/>
          <w:szCs w:val="21"/>
        </w:rPr>
        <w:t>Notwithstanding the foregoing, Landlord</w:t>
      </w:r>
      <w:r>
        <w:rPr>
          <w:sz w:val="21"/>
          <w:szCs w:val="21"/>
        </w:rPr>
        <w:t>’</w:t>
      </w:r>
      <w:r w:rsidRPr="00F6660F">
        <w:rPr>
          <w:sz w:val="21"/>
          <w:szCs w:val="21"/>
        </w:rPr>
        <w:t>s Leasing Covenant shall not apply to (</w:t>
      </w:r>
      <w:proofErr w:type="spellStart"/>
      <w:r w:rsidRPr="00F6660F">
        <w:rPr>
          <w:sz w:val="21"/>
          <w:szCs w:val="21"/>
        </w:rPr>
        <w:t>i</w:t>
      </w:r>
      <w:proofErr w:type="spellEnd"/>
      <w:r w:rsidRPr="00F6660F">
        <w:rPr>
          <w:sz w:val="21"/>
          <w:szCs w:val="21"/>
        </w:rPr>
        <w:t xml:space="preserve">) existing tenants or occupants of the Shopping Center or their respective successors, assigns or subtenants unless Landlord has mandatory approval rights for such subleasing or assignment, and provided such tenant has </w:t>
      </w:r>
      <w:r>
        <w:rPr>
          <w:sz w:val="21"/>
          <w:szCs w:val="21"/>
        </w:rPr>
        <w:t>asked for Landlord’s consent,</w:t>
      </w:r>
      <w:r w:rsidRPr="00F6660F">
        <w:rPr>
          <w:sz w:val="21"/>
          <w:szCs w:val="21"/>
        </w:rPr>
        <w:t xml:space="preserve"> (ii) any tenant occupying more than 20,000 square feet of space with an </w:t>
      </w:r>
      <w:r w:rsidR="00EB7654">
        <w:rPr>
          <w:sz w:val="21"/>
          <w:szCs w:val="21"/>
        </w:rPr>
        <w:t>“</w:t>
      </w:r>
      <w:r w:rsidRPr="00F6660F">
        <w:rPr>
          <w:sz w:val="21"/>
          <w:szCs w:val="21"/>
        </w:rPr>
        <w:t>open</w:t>
      </w:r>
      <w:r w:rsidR="00EB7654">
        <w:rPr>
          <w:sz w:val="21"/>
          <w:szCs w:val="21"/>
        </w:rPr>
        <w:t>”</w:t>
      </w:r>
      <w:r w:rsidRPr="00F6660F">
        <w:rPr>
          <w:sz w:val="21"/>
          <w:szCs w:val="21"/>
        </w:rPr>
        <w:t xml:space="preserve"> use clause</w:t>
      </w:r>
      <w:r>
        <w:rPr>
          <w:sz w:val="21"/>
          <w:szCs w:val="21"/>
        </w:rPr>
        <w:t>, (iii) other tenants/owners/occupants in the Shopping Center having the right to use their premises for the Permitted Use as an incidental part of their business (i.e., restaurants shall be permitted to have a bar that sells wine) or (iv) bottle shops or retail wine shops.</w:t>
      </w:r>
      <w:r w:rsidR="000C3B35">
        <w:rPr>
          <w:sz w:val="21"/>
          <w:szCs w:val="21"/>
        </w:rPr>
        <w:t xml:space="preserve"> </w:t>
      </w:r>
      <w:bookmarkEnd w:id="258"/>
    </w:p>
    <w:p w14:paraId="7A8EF43B" w14:textId="77777777" w:rsidR="00222ACE" w:rsidRPr="00754AFA" w:rsidRDefault="00222ACE" w:rsidP="00222ACE">
      <w:pPr>
        <w:spacing w:after="160" w:line="259" w:lineRule="auto"/>
        <w:rPr>
          <w:b/>
          <w:bCs/>
          <w:u w:val="single"/>
        </w:rPr>
      </w:pPr>
      <w:r w:rsidRPr="00754AFA">
        <w:rPr>
          <w:b/>
          <w:bCs/>
          <w:u w:val="single"/>
        </w:rPr>
        <w:t>Cookie Fix</w:t>
      </w:r>
    </w:p>
    <w:p w14:paraId="593C75A4" w14:textId="74415648" w:rsidR="00222ACE" w:rsidRDefault="00222ACE" w:rsidP="00222ACE">
      <w:pPr>
        <w:spacing w:after="160" w:line="259" w:lineRule="auto"/>
        <w:jc w:val="both"/>
        <w:rPr>
          <w:color w:val="000000"/>
          <w:sz w:val="21"/>
          <w:szCs w:val="21"/>
        </w:rPr>
      </w:pPr>
      <w:r w:rsidRPr="001A75C1">
        <w:rPr>
          <w:sz w:val="21"/>
          <w:szCs w:val="21"/>
        </w:rPr>
        <w:t>So long as Tenant is not in default under this Lease and is continuously operating in the Premises pursuant to the terms of this Lease (excluding temporary closings due to remodeling, renovations and condemnation) for Tenant</w:t>
      </w:r>
      <w:r>
        <w:rPr>
          <w:sz w:val="21"/>
          <w:szCs w:val="21"/>
        </w:rPr>
        <w:t>’</w:t>
      </w:r>
      <w:r w:rsidRPr="001A75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EB7654">
        <w:rPr>
          <w:sz w:val="21"/>
          <w:szCs w:val="21"/>
        </w:rPr>
        <w:t>“</w:t>
      </w:r>
      <w:r w:rsidRPr="001A75C1">
        <w:rPr>
          <w:b/>
          <w:sz w:val="21"/>
          <w:szCs w:val="21"/>
        </w:rPr>
        <w:t>Restricted Products</w:t>
      </w:r>
      <w:r w:rsidR="00EB7654">
        <w:rPr>
          <w:sz w:val="21"/>
          <w:szCs w:val="21"/>
        </w:rPr>
        <w:t>”</w:t>
      </w:r>
      <w:r w:rsidRPr="001A75C1">
        <w:rPr>
          <w:sz w:val="21"/>
          <w:szCs w:val="21"/>
        </w:rPr>
        <w:t xml:space="preserve">). </w:t>
      </w:r>
      <w:r>
        <w:rPr>
          <w:sz w:val="21"/>
          <w:szCs w:val="21"/>
        </w:rPr>
        <w:t xml:space="preserve">As used in this Lease, </w:t>
      </w:r>
      <w:r w:rsidR="00EB7654">
        <w:rPr>
          <w:sz w:val="21"/>
          <w:szCs w:val="21"/>
        </w:rPr>
        <w:t>“</w:t>
      </w:r>
      <w:r w:rsidRPr="001A75C1">
        <w:rPr>
          <w:b/>
          <w:sz w:val="21"/>
          <w:szCs w:val="21"/>
        </w:rPr>
        <w:t>Primary Use</w:t>
      </w:r>
      <w:r w:rsidR="00EB7654">
        <w:rPr>
          <w:sz w:val="21"/>
          <w:szCs w:val="21"/>
        </w:rPr>
        <w:t>”</w:t>
      </w:r>
      <w:r>
        <w:rPr>
          <w:sz w:val="21"/>
          <w:szCs w:val="21"/>
        </w:rPr>
        <w:t xml:space="preserve"> means</w:t>
      </w:r>
      <w:r w:rsidRPr="001A75C1">
        <w:rPr>
          <w:sz w:val="21"/>
          <w:szCs w:val="21"/>
        </w:rPr>
        <w:t xml:space="preserve"> </w:t>
      </w:r>
      <w:r>
        <w:rPr>
          <w:sz w:val="21"/>
          <w:szCs w:val="21"/>
        </w:rPr>
        <w:t xml:space="preserve">that such tenant who intends to use their premises for Tenant’s </w:t>
      </w:r>
      <w:r w:rsidR="00EB7654">
        <w:rPr>
          <w:sz w:val="21"/>
          <w:szCs w:val="21"/>
        </w:rPr>
        <w:t>“</w:t>
      </w:r>
      <w:r w:rsidRPr="001A75C1">
        <w:rPr>
          <w:b/>
          <w:sz w:val="21"/>
          <w:szCs w:val="21"/>
        </w:rPr>
        <w:t>Restricted Products</w:t>
      </w:r>
      <w:r w:rsidR="00EB7654">
        <w:rPr>
          <w:sz w:val="21"/>
          <w:szCs w:val="21"/>
        </w:rPr>
        <w:t>”</w:t>
      </w:r>
      <w:r>
        <w:rPr>
          <w:sz w:val="21"/>
          <w:szCs w:val="21"/>
        </w:rPr>
        <w:t xml:space="preserve"> exceeds forty-five percent (45%) of gross sales.</w:t>
      </w:r>
      <w:r w:rsidR="000C3B35">
        <w:rPr>
          <w:sz w:val="21"/>
          <w:szCs w:val="21"/>
        </w:rPr>
        <w:t xml:space="preserve"> </w:t>
      </w:r>
      <w:r w:rsidRPr="001A75C1">
        <w:rPr>
          <w:sz w:val="21"/>
          <w:szCs w:val="21"/>
        </w:rPr>
        <w:t>For purposes of this Section 2.</w:t>
      </w:r>
      <w:r>
        <w:rPr>
          <w:sz w:val="21"/>
          <w:szCs w:val="21"/>
        </w:rPr>
        <w:t>5</w:t>
      </w:r>
      <w:r w:rsidRPr="001A75C1">
        <w:rPr>
          <w:sz w:val="21"/>
          <w:szCs w:val="21"/>
        </w:rPr>
        <w:t xml:space="preserve">, </w:t>
      </w:r>
      <w:r w:rsidR="00EB7654">
        <w:rPr>
          <w:sz w:val="21"/>
          <w:szCs w:val="21"/>
        </w:rPr>
        <w:t>“</w:t>
      </w:r>
      <w:r w:rsidRPr="001A75C1">
        <w:rPr>
          <w:b/>
          <w:sz w:val="21"/>
          <w:szCs w:val="21"/>
        </w:rPr>
        <w:t>Selective Tenants</w:t>
      </w:r>
      <w:r w:rsidR="00EB7654">
        <w:rPr>
          <w:sz w:val="21"/>
          <w:szCs w:val="21"/>
        </w:rPr>
        <w:t>”</w:t>
      </w:r>
      <w:r w:rsidRPr="001A75C1">
        <w:rPr>
          <w:sz w:val="21"/>
          <w:szCs w:val="21"/>
        </w:rPr>
        <w:t xml:space="preserve"> shall mean (</w:t>
      </w:r>
      <w:proofErr w:type="spellStart"/>
      <w:r w:rsidRPr="001A75C1">
        <w:rPr>
          <w:sz w:val="21"/>
          <w:szCs w:val="21"/>
        </w:rPr>
        <w:t>i</w:t>
      </w:r>
      <w:proofErr w:type="spellEnd"/>
      <w:r w:rsidRPr="001A75C1">
        <w:rPr>
          <w:sz w:val="21"/>
          <w:szCs w:val="21"/>
        </w:rPr>
        <w:t xml:space="preserve">)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(iii) any tenant occupying at least 10,000 square feet of gross leasable area within the Shopping Center, or (iv) the operation of an internet kiosk or other similar mechanism providing internet access to a tenant</w:t>
      </w:r>
      <w:r>
        <w:rPr>
          <w:sz w:val="21"/>
          <w:szCs w:val="21"/>
        </w:rPr>
        <w:t>’</w:t>
      </w:r>
      <w:r w:rsidRPr="001A75C1">
        <w:rPr>
          <w:sz w:val="21"/>
          <w:szCs w:val="21"/>
        </w:rPr>
        <w:t>s website which is not dedicated to the sale or display of the Restricted Products, but offers such product for sale on such website.</w:t>
      </w:r>
      <w:bookmarkEnd w:id="254"/>
      <w:bookmarkEnd w:id="259"/>
      <w:r w:rsidR="000C3B35">
        <w:rPr>
          <w:sz w:val="21"/>
          <w:szCs w:val="21"/>
        </w:rPr>
        <w:t xml:space="preserve"> </w:t>
      </w:r>
    </w:p>
    <w:p w14:paraId="7F79F84E" w14:textId="77777777" w:rsidR="00222ACE" w:rsidRPr="00754AFA" w:rsidRDefault="00222ACE" w:rsidP="00222ACE">
      <w:pPr>
        <w:pStyle w:val="NoSpacing"/>
        <w:widowControl w:val="0"/>
        <w:rPr>
          <w:b/>
          <w:u w:val="single"/>
        </w:rPr>
      </w:pPr>
      <w:r w:rsidRPr="00754AFA">
        <w:rPr>
          <w:b/>
          <w:u w:val="single"/>
        </w:rPr>
        <w:t>Body20 Johns Creek</w:t>
      </w:r>
    </w:p>
    <w:p w14:paraId="0537BF7A" w14:textId="77777777" w:rsidR="00222ACE" w:rsidRDefault="00222ACE" w:rsidP="00222ACE">
      <w:pPr>
        <w:spacing w:line="259" w:lineRule="auto"/>
        <w:rPr>
          <w:sz w:val="21"/>
          <w:szCs w:val="21"/>
        </w:rPr>
      </w:pPr>
    </w:p>
    <w:p w14:paraId="46B9579A" w14:textId="2F0BC99F" w:rsidR="00222ACE" w:rsidRDefault="00222ACE" w:rsidP="00222ACE">
      <w:pPr>
        <w:pStyle w:val="Heading40"/>
        <w:ind w:firstLine="0"/>
        <w:rPr>
          <w:sz w:val="21"/>
          <w:szCs w:val="21"/>
        </w:rPr>
      </w:pPr>
      <w:r w:rsidRPr="00253447">
        <w:rPr>
          <w:sz w:val="21"/>
          <w:szCs w:val="21"/>
        </w:rPr>
        <w:lastRenderedPageBreak/>
        <w:t>So long as Tenant is not in default under this Lease and is continuously operating in the Premises pursuant to the terms of this Lease (excluding temporary closings due to remodeling, renovations and condemnation) for Tenant</w:t>
      </w:r>
      <w:r>
        <w:rPr>
          <w:sz w:val="21"/>
          <w:szCs w:val="21"/>
        </w:rPr>
        <w:t>’</w:t>
      </w:r>
      <w:r w:rsidRPr="00253447">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60" w:name="_cp_change_30"/>
      <w:r w:rsidRPr="00EF67AF">
        <w:rPr>
          <w:sz w:val="21"/>
        </w:rPr>
        <w:t xml:space="preserve">electric muscle stimulation </w:t>
      </w:r>
      <w:bookmarkEnd w:id="260"/>
      <w:r w:rsidRPr="00253447">
        <w:rPr>
          <w:sz w:val="21"/>
          <w:szCs w:val="21"/>
        </w:rPr>
        <w:t xml:space="preserve">training as its primary use (the </w:t>
      </w:r>
      <w:r w:rsidR="00EB7654">
        <w:rPr>
          <w:sz w:val="21"/>
          <w:szCs w:val="21"/>
        </w:rPr>
        <w:t>“</w:t>
      </w:r>
      <w:r w:rsidRPr="00253447">
        <w:rPr>
          <w:b/>
          <w:sz w:val="21"/>
          <w:szCs w:val="21"/>
        </w:rPr>
        <w:t xml:space="preserve">Restricted </w:t>
      </w:r>
      <w:r>
        <w:rPr>
          <w:b/>
          <w:sz w:val="21"/>
          <w:szCs w:val="21"/>
        </w:rPr>
        <w:t>Use</w:t>
      </w:r>
      <w:r w:rsidR="00EB7654">
        <w:rPr>
          <w:sz w:val="21"/>
          <w:szCs w:val="21"/>
        </w:rPr>
        <w:t>”</w:t>
      </w:r>
      <w:r w:rsidRPr="00253447">
        <w:rPr>
          <w:sz w:val="21"/>
          <w:szCs w:val="21"/>
        </w:rPr>
        <w:t>). For purposes of this Section 2.</w:t>
      </w:r>
      <w:r>
        <w:rPr>
          <w:sz w:val="21"/>
          <w:szCs w:val="21"/>
        </w:rPr>
        <w:t>5</w:t>
      </w:r>
      <w:r w:rsidRPr="00253447">
        <w:rPr>
          <w:sz w:val="21"/>
          <w:szCs w:val="21"/>
        </w:rPr>
        <w:t xml:space="preserve">, </w:t>
      </w:r>
      <w:r w:rsidR="00EB7654">
        <w:rPr>
          <w:sz w:val="21"/>
          <w:szCs w:val="21"/>
        </w:rPr>
        <w:t>“</w:t>
      </w:r>
      <w:r w:rsidRPr="00253447">
        <w:rPr>
          <w:b/>
          <w:sz w:val="21"/>
          <w:szCs w:val="21"/>
        </w:rPr>
        <w:t>Selective Tenants</w:t>
      </w:r>
      <w:r w:rsidR="00EB7654">
        <w:rPr>
          <w:sz w:val="21"/>
          <w:szCs w:val="21"/>
        </w:rPr>
        <w:t>”</w:t>
      </w:r>
      <w:r w:rsidRPr="00253447">
        <w:rPr>
          <w:sz w:val="21"/>
          <w:szCs w:val="21"/>
        </w:rPr>
        <w:t xml:space="preserve"> shall mean (</w:t>
      </w:r>
      <w:proofErr w:type="spellStart"/>
      <w:r w:rsidRPr="00253447">
        <w:rPr>
          <w:sz w:val="21"/>
          <w:szCs w:val="21"/>
        </w:rPr>
        <w:t>i</w:t>
      </w:r>
      <w:proofErr w:type="spellEnd"/>
      <w:r w:rsidRPr="00253447">
        <w:rPr>
          <w:sz w:val="21"/>
          <w:szCs w:val="21"/>
        </w:rPr>
        <w:t>)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61" w:name="_cp_change_32"/>
      <w:r w:rsidRPr="00EF67AF">
        <w:rPr>
          <w:sz w:val="21"/>
        </w:rPr>
        <w:t>or</w:t>
      </w:r>
      <w:bookmarkEnd w:id="261"/>
      <w:r w:rsidRPr="00253447">
        <w:rPr>
          <w:sz w:val="21"/>
          <w:szCs w:val="21"/>
        </w:rPr>
        <w:t xml:space="preserve"> (iii) any tenant occupying at least 10,000 square feet of gross leasable area within the Shopping Center</w:t>
      </w:r>
      <w:r>
        <w:rPr>
          <w:sz w:val="21"/>
          <w:szCs w:val="21"/>
        </w:rPr>
        <w:t>.</w:t>
      </w:r>
    </w:p>
    <w:p w14:paraId="4F629632" w14:textId="77777777" w:rsidR="00222ACE" w:rsidRPr="00754AFA" w:rsidRDefault="00222ACE" w:rsidP="00222ACE">
      <w:pPr>
        <w:pStyle w:val="NoSpacing"/>
        <w:widowControl w:val="0"/>
        <w:rPr>
          <w:b/>
          <w:u w:val="single"/>
        </w:rPr>
      </w:pPr>
      <w:proofErr w:type="spellStart"/>
      <w:r w:rsidRPr="00754AFA">
        <w:rPr>
          <w:b/>
          <w:u w:val="single"/>
        </w:rPr>
        <w:t>Fado</w:t>
      </w:r>
      <w:proofErr w:type="spellEnd"/>
      <w:r w:rsidRPr="00754AFA">
        <w:rPr>
          <w:b/>
          <w:u w:val="single"/>
        </w:rPr>
        <w:t xml:space="preserve"> Irish Pub</w:t>
      </w:r>
    </w:p>
    <w:p w14:paraId="1428E18C" w14:textId="77777777" w:rsidR="00222ACE" w:rsidRDefault="00222ACE" w:rsidP="00222ACE"/>
    <w:p w14:paraId="7F61621E" w14:textId="52E123B2" w:rsidR="00222ACE" w:rsidRDefault="00222ACE" w:rsidP="00222ACE">
      <w:pPr>
        <w:jc w:val="both"/>
        <w:rPr>
          <w:iCs/>
          <w:sz w:val="21"/>
          <w:szCs w:val="21"/>
        </w:rPr>
      </w:pPr>
      <w:r w:rsidRPr="00784DD9">
        <w:rPr>
          <w:iCs/>
          <w:sz w:val="21"/>
          <w:szCs w:val="21"/>
        </w:rPr>
        <w:t>So long as Tenant is not in default under this Lease beyond the expiration of all applicable cure periods and is continuously operating in the Premises pursuant to the terms of this Lease (excluding temporary closings due to matters beyond Tenant</w:t>
      </w:r>
      <w:r>
        <w:rPr>
          <w:iCs/>
          <w:sz w:val="21"/>
          <w:szCs w:val="21"/>
        </w:rPr>
        <w:t>’</w:t>
      </w:r>
      <w:r w:rsidRPr="00784DD9">
        <w:rPr>
          <w:iCs/>
          <w:sz w:val="21"/>
          <w:szCs w:val="21"/>
        </w:rPr>
        <w:t>s reasonable control, remodeling, renovations and condemnation) for Tenant</w:t>
      </w:r>
      <w:r>
        <w:rPr>
          <w:iCs/>
          <w:sz w:val="21"/>
          <w:szCs w:val="21"/>
        </w:rPr>
        <w:t>’</w:t>
      </w:r>
      <w:r w:rsidRPr="00784DD9">
        <w:rPr>
          <w:iCs/>
          <w:sz w:val="21"/>
          <w:szCs w:val="21"/>
        </w:rPr>
        <w:t xml:space="preserve">s Permitted Use, Landlord agrees that from and after the date of full execution of this Lease through the Lease Term, it will not enter into a lease within the </w:t>
      </w:r>
      <w:r w:rsidR="00EB7654">
        <w:rPr>
          <w:iCs/>
          <w:sz w:val="21"/>
          <w:szCs w:val="21"/>
        </w:rPr>
        <w:t>“</w:t>
      </w:r>
      <w:r w:rsidRPr="00784DD9">
        <w:rPr>
          <w:b/>
          <w:bCs/>
          <w:iCs/>
          <w:sz w:val="21"/>
          <w:szCs w:val="21"/>
        </w:rPr>
        <w:t>Protected Area</w:t>
      </w:r>
      <w:r w:rsidR="00EB7654">
        <w:rPr>
          <w:iCs/>
          <w:sz w:val="21"/>
          <w:szCs w:val="21"/>
        </w:rPr>
        <w:t>”</w:t>
      </w:r>
      <w:r w:rsidRPr="00784DD9">
        <w:rPr>
          <w:iCs/>
          <w:sz w:val="21"/>
          <w:szCs w:val="21"/>
        </w:rPr>
        <w:t xml:space="preserve"> (as shown on the site plan attached hereto as </w:t>
      </w:r>
      <w:r w:rsidRPr="00784DD9">
        <w:rPr>
          <w:bCs/>
          <w:iCs/>
          <w:sz w:val="21"/>
          <w:szCs w:val="21"/>
          <w:u w:val="single"/>
        </w:rPr>
        <w:t>Exhibit A</w:t>
      </w:r>
      <w:r w:rsidRPr="00784DD9">
        <w:rPr>
          <w:bCs/>
          <w:iCs/>
          <w:sz w:val="21"/>
          <w:szCs w:val="21"/>
        </w:rPr>
        <w:t xml:space="preserve">) </w:t>
      </w:r>
      <w:r w:rsidRPr="00784DD9">
        <w:rPr>
          <w:iCs/>
          <w:sz w:val="21"/>
          <w:szCs w:val="21"/>
        </w:rPr>
        <w:t>with another tenant (other than the Selective Tenants as defined herein)</w:t>
      </w:r>
      <w:r w:rsidRPr="00784DD9">
        <w:rPr>
          <w:iCs/>
          <w:sz w:val="20"/>
        </w:rPr>
        <w:t xml:space="preserve"> who will operate a traditional </w:t>
      </w:r>
      <w:r w:rsidR="00EB7654">
        <w:rPr>
          <w:iCs/>
          <w:sz w:val="20"/>
        </w:rPr>
        <w:t>“</w:t>
      </w:r>
      <w:r w:rsidRPr="00784DD9">
        <w:rPr>
          <w:iCs/>
          <w:sz w:val="20"/>
        </w:rPr>
        <w:t>Euro Pub</w:t>
      </w:r>
      <w:r w:rsidR="00EB7654">
        <w:rPr>
          <w:iCs/>
          <w:sz w:val="20"/>
        </w:rPr>
        <w:t>”</w:t>
      </w:r>
      <w:r w:rsidRPr="00784DD9">
        <w:rPr>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sidRPr="00784DD9">
        <w:rPr>
          <w:iCs/>
          <w:sz w:val="21"/>
          <w:szCs w:val="21"/>
        </w:rPr>
        <w:t xml:space="preserve">(the </w:t>
      </w:r>
      <w:r w:rsidR="00EB7654">
        <w:rPr>
          <w:iCs/>
          <w:sz w:val="21"/>
          <w:szCs w:val="21"/>
        </w:rPr>
        <w:t>“</w:t>
      </w:r>
      <w:r w:rsidRPr="00784DD9">
        <w:rPr>
          <w:b/>
          <w:iCs/>
          <w:sz w:val="21"/>
          <w:szCs w:val="21"/>
        </w:rPr>
        <w:t>Restricted Products</w:t>
      </w:r>
      <w:r w:rsidR="00EB7654">
        <w:rPr>
          <w:iCs/>
          <w:sz w:val="21"/>
          <w:szCs w:val="21"/>
        </w:rPr>
        <w:t>”</w:t>
      </w:r>
      <w:r w:rsidRPr="00784DD9">
        <w:rPr>
          <w:iCs/>
          <w:sz w:val="21"/>
          <w:szCs w:val="21"/>
        </w:rPr>
        <w:t xml:space="preserve">). In addition, Landlord will not </w:t>
      </w:r>
      <w:proofErr w:type="gramStart"/>
      <w:r w:rsidRPr="00784DD9">
        <w:rPr>
          <w:iCs/>
          <w:sz w:val="21"/>
          <w:szCs w:val="21"/>
        </w:rPr>
        <w:t>enter into</w:t>
      </w:r>
      <w:proofErr w:type="gramEnd"/>
      <w:r w:rsidRPr="00784DD9">
        <w:rPr>
          <w:iCs/>
          <w:sz w:val="21"/>
          <w:szCs w:val="21"/>
        </w:rPr>
        <w:t xml:space="preserve"> a lease within the </w:t>
      </w:r>
      <w:r w:rsidR="00EB7654">
        <w:rPr>
          <w:iCs/>
          <w:sz w:val="21"/>
          <w:szCs w:val="21"/>
        </w:rPr>
        <w:t>“</w:t>
      </w:r>
      <w:r w:rsidRPr="00784DD9">
        <w:rPr>
          <w:b/>
          <w:bCs/>
          <w:iCs/>
          <w:sz w:val="21"/>
          <w:szCs w:val="21"/>
        </w:rPr>
        <w:t>Protected Area</w:t>
      </w:r>
      <w:r w:rsidR="00EB7654">
        <w:rPr>
          <w:iCs/>
          <w:sz w:val="21"/>
          <w:szCs w:val="21"/>
        </w:rPr>
        <w:t>”</w:t>
      </w:r>
      <w:r w:rsidRPr="00784DD9">
        <w:rPr>
          <w:iCs/>
          <w:sz w:val="21"/>
          <w:szCs w:val="21"/>
        </w:rPr>
        <w:t xml:space="preserve"> to a tenant whose primary business is the operation of a </w:t>
      </w:r>
      <w:r w:rsidR="00EB7654">
        <w:rPr>
          <w:iCs/>
          <w:sz w:val="21"/>
          <w:szCs w:val="21"/>
        </w:rPr>
        <w:t>“</w:t>
      </w:r>
      <w:r w:rsidRPr="00784DD9">
        <w:rPr>
          <w:iCs/>
          <w:sz w:val="21"/>
          <w:szCs w:val="21"/>
        </w:rPr>
        <w:t>sports bar</w:t>
      </w:r>
      <w:r w:rsidR="00EB7654">
        <w:rPr>
          <w:iCs/>
          <w:sz w:val="21"/>
          <w:szCs w:val="21"/>
        </w:rPr>
        <w:t>”</w:t>
      </w:r>
      <w:r w:rsidRPr="00784DD9">
        <w:rPr>
          <w:iCs/>
          <w:sz w:val="21"/>
          <w:szCs w:val="21"/>
        </w:rPr>
        <w:t xml:space="preserve">, such as, by way of example and not limitation, </w:t>
      </w:r>
      <w:r w:rsidR="00EB7654">
        <w:rPr>
          <w:iCs/>
          <w:sz w:val="21"/>
          <w:szCs w:val="21"/>
        </w:rPr>
        <w:t>“</w:t>
      </w:r>
      <w:r w:rsidRPr="00784DD9">
        <w:rPr>
          <w:iCs/>
          <w:sz w:val="21"/>
          <w:szCs w:val="21"/>
        </w:rPr>
        <w:t>Woofs Sports Bar, Big Game and/or Hudson Grille</w:t>
      </w:r>
      <w:r w:rsidR="00EB7654">
        <w:rPr>
          <w:iCs/>
          <w:sz w:val="21"/>
          <w:szCs w:val="21"/>
        </w:rPr>
        <w:t>”</w:t>
      </w:r>
      <w:r w:rsidRPr="00784DD9">
        <w:rPr>
          <w:iCs/>
          <w:sz w:val="21"/>
          <w:szCs w:val="21"/>
        </w:rPr>
        <w:t>.</w:t>
      </w:r>
      <w:r w:rsidR="000C3B35">
        <w:rPr>
          <w:iCs/>
          <w:sz w:val="21"/>
          <w:szCs w:val="21"/>
        </w:rPr>
        <w:t xml:space="preserve"> </w:t>
      </w:r>
      <w:r w:rsidRPr="00784DD9">
        <w:rPr>
          <w:iCs/>
          <w:sz w:val="21"/>
          <w:szCs w:val="21"/>
        </w:rPr>
        <w:t xml:space="preserve">For purposes of this Section 2.6, </w:t>
      </w:r>
      <w:r w:rsidR="00EB7654">
        <w:rPr>
          <w:iCs/>
          <w:sz w:val="21"/>
          <w:szCs w:val="21"/>
        </w:rPr>
        <w:t>“</w:t>
      </w:r>
      <w:r w:rsidRPr="00784DD9">
        <w:rPr>
          <w:b/>
          <w:iCs/>
          <w:sz w:val="21"/>
          <w:szCs w:val="21"/>
        </w:rPr>
        <w:t>Selective Tenants</w:t>
      </w:r>
      <w:r w:rsidR="00EB7654">
        <w:rPr>
          <w:iCs/>
          <w:sz w:val="21"/>
          <w:szCs w:val="21"/>
        </w:rPr>
        <w:t>”</w:t>
      </w:r>
      <w:r w:rsidRPr="00784DD9">
        <w:rPr>
          <w:iCs/>
          <w:sz w:val="21"/>
          <w:szCs w:val="21"/>
        </w:rPr>
        <w:t xml:space="preserve"> shall mean (</w:t>
      </w:r>
      <w:proofErr w:type="spellStart"/>
      <w:r w:rsidRPr="00784DD9">
        <w:rPr>
          <w:iCs/>
          <w:sz w:val="21"/>
          <w:szCs w:val="21"/>
        </w:rPr>
        <w:t>i</w:t>
      </w:r>
      <w:proofErr w:type="spellEnd"/>
      <w:r w:rsidRPr="00784DD9">
        <w:rPr>
          <w:iCs/>
          <w:sz w:val="21"/>
          <w:szCs w:val="21"/>
        </w:rPr>
        <w:t>)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784DD9">
        <w:rPr>
          <w:iCs/>
          <w:sz w:val="20"/>
        </w:rPr>
        <w:t xml:space="preserve"> establishments with on-site brewing; or (iv) tenants featuring food and beverage with an active guest entertainment component (such as bowling, darts or golf games) including, but not limited to, Flight Club, Putt Shack, Swing Suite, Camp Pickle, Jaguar </w:t>
      </w:r>
      <w:proofErr w:type="spellStart"/>
      <w:r w:rsidRPr="00784DD9">
        <w:rPr>
          <w:iCs/>
          <w:sz w:val="20"/>
        </w:rPr>
        <w:t>Bowlera</w:t>
      </w:r>
      <w:proofErr w:type="spellEnd"/>
      <w:r w:rsidRPr="00784DD9">
        <w:rPr>
          <w:iCs/>
          <w:sz w:val="20"/>
        </w:rPr>
        <w:t>, and/or Pinewood Social</w:t>
      </w:r>
      <w:r w:rsidRPr="00784DD9">
        <w:rPr>
          <w:iCs/>
          <w:sz w:val="21"/>
          <w:szCs w:val="21"/>
        </w:rPr>
        <w:t>.</w:t>
      </w:r>
      <w:r w:rsidR="000C3B35">
        <w:rPr>
          <w:iCs/>
          <w:sz w:val="21"/>
          <w:szCs w:val="21"/>
        </w:rPr>
        <w:t xml:space="preserve"> </w:t>
      </w:r>
    </w:p>
    <w:p w14:paraId="0CE570ED" w14:textId="77777777" w:rsidR="00222ACE" w:rsidRPr="00754AFA" w:rsidRDefault="00222ACE" w:rsidP="00222ACE">
      <w:pPr>
        <w:spacing w:after="160" w:line="259" w:lineRule="auto"/>
        <w:rPr>
          <w:b/>
          <w:bCs/>
          <w:highlight w:val="yellow"/>
          <w:u w:val="single"/>
        </w:rPr>
      </w:pPr>
      <w:r w:rsidRPr="00754AFA">
        <w:rPr>
          <w:b/>
          <w:bCs/>
          <w:u w:val="single"/>
        </w:rPr>
        <w:t>26 Thai</w:t>
      </w:r>
    </w:p>
    <w:p w14:paraId="5929DB36" w14:textId="7C2F950E" w:rsidR="00222ACE" w:rsidRPr="00413FEF" w:rsidRDefault="00222ACE" w:rsidP="00222ACE">
      <w:pPr>
        <w:jc w:val="both"/>
        <w:rPr>
          <w:iCs/>
          <w:sz w:val="21"/>
          <w:szCs w:val="21"/>
        </w:rPr>
      </w:pPr>
      <w:r w:rsidRPr="00413FEF">
        <w:rPr>
          <w:sz w:val="21"/>
          <w:szCs w:val="21"/>
        </w:rPr>
        <w:t>So long as Tenant</w:t>
      </w:r>
      <w:r w:rsidRPr="00413FEF">
        <w:rPr>
          <w:iCs/>
          <w:sz w:val="21"/>
          <w:szCs w:val="21"/>
        </w:rPr>
        <w:t xml:space="preserve"> is not in default under this Lease and is continuously operating in the Premises pursuant to the terms of this Lease (excluding temporary closings due to remodeling, renovations and condemnation) for Tenant</w:t>
      </w:r>
      <w:r>
        <w:rPr>
          <w:iCs/>
          <w:sz w:val="21"/>
          <w:szCs w:val="21"/>
        </w:rPr>
        <w:t>’</w:t>
      </w:r>
      <w:r w:rsidRPr="00413FEF">
        <w:rPr>
          <w:iCs/>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w:t>
      </w:r>
      <w:r>
        <w:rPr>
          <w:iCs/>
          <w:sz w:val="21"/>
          <w:szCs w:val="21"/>
        </w:rPr>
        <w:t xml:space="preserve"> serving such items as, but not limited to, basil rice, pad </w:t>
      </w:r>
      <w:proofErr w:type="spellStart"/>
      <w:r>
        <w:rPr>
          <w:iCs/>
          <w:sz w:val="21"/>
          <w:szCs w:val="21"/>
        </w:rPr>
        <w:t>thai</w:t>
      </w:r>
      <w:proofErr w:type="spellEnd"/>
      <w:r>
        <w:rPr>
          <w:iCs/>
          <w:sz w:val="21"/>
          <w:szCs w:val="21"/>
        </w:rPr>
        <w:t xml:space="preserve"> and items consistent with the foregoing</w:t>
      </w:r>
      <w:r w:rsidRPr="00413FEF">
        <w:rPr>
          <w:iCs/>
          <w:sz w:val="21"/>
          <w:szCs w:val="21"/>
        </w:rPr>
        <w:t xml:space="preserve"> (the </w:t>
      </w:r>
      <w:r w:rsidR="00EB7654">
        <w:rPr>
          <w:iCs/>
          <w:sz w:val="21"/>
          <w:szCs w:val="21"/>
        </w:rPr>
        <w:t>“</w:t>
      </w:r>
      <w:r w:rsidRPr="00413FEF">
        <w:rPr>
          <w:b/>
          <w:iCs/>
          <w:sz w:val="21"/>
          <w:szCs w:val="21"/>
        </w:rPr>
        <w:t>Restricted Products</w:t>
      </w:r>
      <w:r w:rsidR="00EB7654">
        <w:rPr>
          <w:iCs/>
          <w:sz w:val="21"/>
          <w:szCs w:val="21"/>
        </w:rPr>
        <w:t>”</w:t>
      </w:r>
      <w:r w:rsidRPr="00413FEF">
        <w:rPr>
          <w:iCs/>
          <w:sz w:val="21"/>
          <w:szCs w:val="21"/>
        </w:rPr>
        <w:t xml:space="preserve">). </w:t>
      </w:r>
      <w:r>
        <w:rPr>
          <w:iCs/>
          <w:sz w:val="21"/>
          <w:szCs w:val="21"/>
        </w:rPr>
        <w:t xml:space="preserve">Landlord agrees that it shall not lease to any tenant whose permitted use exceeds fifteen percent (15%) in Gross Sales of the Restricted Products. </w:t>
      </w:r>
      <w:r w:rsidRPr="00413FEF">
        <w:rPr>
          <w:iCs/>
          <w:sz w:val="21"/>
          <w:szCs w:val="21"/>
        </w:rPr>
        <w:t>For purposes of this Section 2.</w:t>
      </w:r>
      <w:r>
        <w:rPr>
          <w:iCs/>
          <w:sz w:val="21"/>
          <w:szCs w:val="21"/>
        </w:rPr>
        <w:t>5</w:t>
      </w:r>
      <w:r w:rsidRPr="00413FEF">
        <w:rPr>
          <w:iCs/>
          <w:sz w:val="21"/>
          <w:szCs w:val="21"/>
        </w:rPr>
        <w:t xml:space="preserve">, </w:t>
      </w:r>
      <w:r w:rsidR="00EB7654">
        <w:rPr>
          <w:iCs/>
          <w:sz w:val="21"/>
          <w:szCs w:val="21"/>
        </w:rPr>
        <w:t>“</w:t>
      </w:r>
      <w:r w:rsidRPr="00413FEF">
        <w:rPr>
          <w:b/>
          <w:iCs/>
          <w:sz w:val="21"/>
          <w:szCs w:val="21"/>
        </w:rPr>
        <w:t>Selective Tenants</w:t>
      </w:r>
      <w:r w:rsidR="00EB7654">
        <w:rPr>
          <w:iCs/>
          <w:sz w:val="21"/>
          <w:szCs w:val="21"/>
        </w:rPr>
        <w:t>”</w:t>
      </w:r>
      <w:r w:rsidRPr="00413FEF">
        <w:rPr>
          <w:iCs/>
          <w:sz w:val="21"/>
          <w:szCs w:val="21"/>
        </w:rPr>
        <w:t xml:space="preserve"> shall mean (</w:t>
      </w:r>
      <w:proofErr w:type="spellStart"/>
      <w:r w:rsidRPr="00413FEF">
        <w:rPr>
          <w:iCs/>
          <w:sz w:val="21"/>
          <w:szCs w:val="21"/>
        </w:rPr>
        <w:t>i</w:t>
      </w:r>
      <w:proofErr w:type="spellEnd"/>
      <w:r w:rsidRPr="00413FEF">
        <w:rPr>
          <w:iCs/>
          <w:sz w:val="21"/>
          <w:szCs w:val="21"/>
        </w:rPr>
        <w:t xml:space="preserve">) any tenant under a lease signed prior to the date of this Lease, (ii) any tenant whose lease permits the assignment thereof or the subletting of the premises demised thereby to sell the Restricted Products, </w:t>
      </w:r>
      <w:r>
        <w:rPr>
          <w:iCs/>
          <w:sz w:val="21"/>
          <w:szCs w:val="21"/>
        </w:rPr>
        <w:t xml:space="preserve">or </w:t>
      </w:r>
      <w:r w:rsidRPr="00413FEF">
        <w:rPr>
          <w:iCs/>
          <w:sz w:val="21"/>
          <w:szCs w:val="21"/>
        </w:rPr>
        <w:t>(iii) any tenant occupying at least 10,000 square feet of gross leasable area within the Shopping Center</w:t>
      </w:r>
      <w:r>
        <w:rPr>
          <w:iCs/>
          <w:sz w:val="21"/>
          <w:szCs w:val="21"/>
        </w:rPr>
        <w:t>.</w:t>
      </w:r>
      <w:r w:rsidR="000C3B35">
        <w:rPr>
          <w:iCs/>
          <w:sz w:val="21"/>
          <w:szCs w:val="21"/>
        </w:rPr>
        <w:t xml:space="preserve"> </w:t>
      </w:r>
      <w:r w:rsidRPr="00413FEF">
        <w:rPr>
          <w:iCs/>
          <w:sz w:val="21"/>
          <w:szCs w:val="21"/>
        </w:rPr>
        <w:t>Notwithstanding anything in this Section 2.</w:t>
      </w:r>
      <w:r>
        <w:rPr>
          <w:iCs/>
          <w:sz w:val="21"/>
          <w:szCs w:val="21"/>
        </w:rPr>
        <w:t>5</w:t>
      </w:r>
      <w:r w:rsidRPr="00413FEF">
        <w:rPr>
          <w:iCs/>
          <w:sz w:val="21"/>
          <w:szCs w:val="21"/>
        </w:rPr>
        <w:t xml:space="preserve">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w:t>
      </w:r>
      <w:r>
        <w:rPr>
          <w:iCs/>
          <w:sz w:val="21"/>
          <w:szCs w:val="21"/>
        </w:rPr>
        <w:t>5</w:t>
      </w:r>
      <w:r w:rsidRPr="00413FEF">
        <w:rPr>
          <w:iCs/>
          <w:sz w:val="21"/>
          <w:szCs w:val="21"/>
        </w:rPr>
        <w:t>.</w:t>
      </w:r>
      <w:r w:rsidR="000C3B35">
        <w:rPr>
          <w:iCs/>
          <w:sz w:val="21"/>
          <w:szCs w:val="21"/>
        </w:rPr>
        <w:t xml:space="preserve"> </w:t>
      </w:r>
    </w:p>
    <w:p w14:paraId="35CB796A" w14:textId="77777777" w:rsidR="00222ACE" w:rsidRPr="00173782" w:rsidRDefault="00222ACE" w:rsidP="00222ACE">
      <w:pPr>
        <w:jc w:val="both"/>
        <w:rPr>
          <w:i/>
          <w:sz w:val="21"/>
          <w:szCs w:val="21"/>
        </w:rPr>
      </w:pPr>
    </w:p>
    <w:p w14:paraId="59FDA655" w14:textId="6BA7C97B" w:rsidR="00222ACE" w:rsidRDefault="00222ACE" w:rsidP="00222ACE">
      <w:pPr>
        <w:spacing w:after="160" w:line="259" w:lineRule="auto"/>
        <w:jc w:val="both"/>
        <w:rPr>
          <w:iCs/>
          <w:sz w:val="21"/>
          <w:szCs w:val="21"/>
        </w:rPr>
      </w:pPr>
      <w:r w:rsidRPr="00413FEF">
        <w:rPr>
          <w:iCs/>
          <w:sz w:val="21"/>
          <w:szCs w:val="21"/>
        </w:rPr>
        <w:t xml:space="preserve">This covenant is not an </w:t>
      </w:r>
      <w:r w:rsidR="00EB7654">
        <w:rPr>
          <w:iCs/>
          <w:sz w:val="21"/>
          <w:szCs w:val="21"/>
        </w:rPr>
        <w:t>“</w:t>
      </w:r>
      <w:r w:rsidRPr="00413FEF">
        <w:rPr>
          <w:iCs/>
          <w:sz w:val="21"/>
          <w:szCs w:val="21"/>
        </w:rPr>
        <w:t>exclusive</w:t>
      </w:r>
      <w:r w:rsidR="00EB7654">
        <w:rPr>
          <w:iCs/>
          <w:sz w:val="21"/>
          <w:szCs w:val="21"/>
        </w:rPr>
        <w:t>”</w:t>
      </w:r>
      <w:r w:rsidRPr="00413FEF">
        <w:rPr>
          <w:iCs/>
          <w:sz w:val="21"/>
          <w:szCs w:val="21"/>
        </w:rPr>
        <w:t xml:space="preserve"> but rather a personal covenant between Landlord and Tenant and this shall not restrict any tenant from changing its use or subleasing its premises or assigning its lease to a party that will sell the Restricted Products.</w:t>
      </w:r>
      <w:r w:rsidR="000C3B35">
        <w:rPr>
          <w:iCs/>
          <w:sz w:val="21"/>
          <w:szCs w:val="21"/>
        </w:rPr>
        <w:t xml:space="preserve"> </w:t>
      </w:r>
      <w:r w:rsidRPr="00413FEF">
        <w:rPr>
          <w:iCs/>
          <w:sz w:val="21"/>
          <w:szCs w:val="21"/>
        </w:rPr>
        <w:t xml:space="preserve">Moreover, this provision shall not restrict Landlord from leasing space to a tenant which sells the Restricted </w:t>
      </w:r>
      <w:r w:rsidRPr="00413FEF">
        <w:rPr>
          <w:iCs/>
          <w:sz w:val="21"/>
          <w:szCs w:val="21"/>
        </w:rPr>
        <w:lastRenderedPageBreak/>
        <w:t>Products provided such sale is not such tenant</w:t>
      </w:r>
      <w:r>
        <w:rPr>
          <w:iCs/>
          <w:sz w:val="21"/>
          <w:szCs w:val="21"/>
        </w:rPr>
        <w:t>’</w:t>
      </w:r>
      <w:r w:rsidRPr="00413FEF">
        <w:rPr>
          <w:iCs/>
          <w:sz w:val="21"/>
          <w:szCs w:val="21"/>
        </w:rPr>
        <w:t>s primary use. Tenant</w:t>
      </w:r>
      <w:r>
        <w:rPr>
          <w:iCs/>
          <w:sz w:val="21"/>
          <w:szCs w:val="21"/>
        </w:rPr>
        <w:t>’</w:t>
      </w:r>
      <w:r w:rsidRPr="00413FEF">
        <w:rPr>
          <w:iCs/>
          <w:sz w:val="21"/>
          <w:szCs w:val="21"/>
        </w:rPr>
        <w:t>s remedies upon an alleged violation are limited to those enumerated in this Section 2.</w:t>
      </w:r>
      <w:r>
        <w:rPr>
          <w:iCs/>
          <w:sz w:val="21"/>
          <w:szCs w:val="21"/>
        </w:rPr>
        <w:t>5</w:t>
      </w:r>
      <w:r w:rsidRPr="00413FEF">
        <w:rPr>
          <w:iCs/>
          <w:sz w:val="21"/>
          <w:szCs w:val="21"/>
        </w:rPr>
        <w:t>.</w:t>
      </w:r>
    </w:p>
    <w:p w14:paraId="72E2E803" w14:textId="77777777" w:rsidR="00222ACE" w:rsidRPr="00754AFA" w:rsidRDefault="00222ACE" w:rsidP="00222ACE">
      <w:pPr>
        <w:spacing w:after="160" w:line="259" w:lineRule="auto"/>
        <w:rPr>
          <w:b/>
          <w:bCs/>
          <w:u w:val="single"/>
        </w:rPr>
      </w:pPr>
      <w:r w:rsidRPr="00754AFA">
        <w:rPr>
          <w:b/>
          <w:bCs/>
          <w:u w:val="single"/>
        </w:rPr>
        <w:t>Five Daughters</w:t>
      </w:r>
    </w:p>
    <w:p w14:paraId="05EBB2D4" w14:textId="2551CCEB" w:rsidR="00222ACE" w:rsidRDefault="00222ACE" w:rsidP="00222ACE">
      <w:pPr>
        <w:spacing w:after="160" w:line="259" w:lineRule="auto"/>
        <w:jc w:val="both"/>
        <w:rPr>
          <w:sz w:val="21"/>
          <w:szCs w:val="21"/>
        </w:rPr>
      </w:pPr>
      <w:r w:rsidRPr="001859C1">
        <w:rPr>
          <w:sz w:val="21"/>
          <w:szCs w:val="21"/>
        </w:rPr>
        <w:t>So long as Tenant is not in default under this Lease and is continuously operating in the Premises pursuant to the terms of this Lease (excluding temporary closings due to remodeling, renovations and condemnation) for Tenant</w:t>
      </w:r>
      <w:r>
        <w:rPr>
          <w:sz w:val="21"/>
          <w:szCs w:val="21"/>
        </w:rPr>
        <w:t>’</w:t>
      </w:r>
      <w:r w:rsidRPr="001859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w:t>
      </w:r>
      <w:r>
        <w:rPr>
          <w:sz w:val="21"/>
          <w:szCs w:val="21"/>
        </w:rPr>
        <w:t>donuts</w:t>
      </w:r>
      <w:r w:rsidRPr="001859C1">
        <w:rPr>
          <w:sz w:val="21"/>
          <w:szCs w:val="21"/>
        </w:rPr>
        <w:t xml:space="preserve"> (the </w:t>
      </w:r>
      <w:r w:rsidR="00EB7654">
        <w:rPr>
          <w:sz w:val="21"/>
          <w:szCs w:val="21"/>
        </w:rPr>
        <w:t>“</w:t>
      </w:r>
      <w:r w:rsidRPr="001859C1">
        <w:rPr>
          <w:b/>
          <w:sz w:val="21"/>
          <w:szCs w:val="21"/>
        </w:rPr>
        <w:t>Restricted Products</w:t>
      </w:r>
      <w:r w:rsidR="00EB7654">
        <w:rPr>
          <w:bCs/>
          <w:sz w:val="21"/>
          <w:szCs w:val="21"/>
        </w:rPr>
        <w:t>”</w:t>
      </w:r>
      <w:r>
        <w:rPr>
          <w:b/>
          <w:sz w:val="21"/>
          <w:szCs w:val="21"/>
        </w:rPr>
        <w:t xml:space="preserve">). </w:t>
      </w:r>
      <w:r w:rsidRPr="001859C1">
        <w:rPr>
          <w:sz w:val="21"/>
          <w:szCs w:val="21"/>
        </w:rPr>
        <w:t>For purposes of this Section 2.</w:t>
      </w:r>
      <w:r>
        <w:rPr>
          <w:sz w:val="21"/>
          <w:szCs w:val="21"/>
        </w:rPr>
        <w:t>6</w:t>
      </w:r>
      <w:r w:rsidRPr="001859C1">
        <w:rPr>
          <w:sz w:val="21"/>
          <w:szCs w:val="21"/>
        </w:rPr>
        <w:t xml:space="preserve">, </w:t>
      </w:r>
      <w:r w:rsidR="00EB7654">
        <w:rPr>
          <w:sz w:val="21"/>
          <w:szCs w:val="21"/>
        </w:rPr>
        <w:t>“</w:t>
      </w:r>
      <w:r w:rsidRPr="001859C1">
        <w:rPr>
          <w:b/>
          <w:sz w:val="21"/>
          <w:szCs w:val="21"/>
        </w:rPr>
        <w:t>Selective Tenants</w:t>
      </w:r>
      <w:r w:rsidR="00EB7654">
        <w:rPr>
          <w:sz w:val="21"/>
          <w:szCs w:val="21"/>
        </w:rPr>
        <w:t>”</w:t>
      </w:r>
      <w:r w:rsidRPr="001859C1">
        <w:rPr>
          <w:sz w:val="21"/>
          <w:szCs w:val="21"/>
        </w:rPr>
        <w:t xml:space="preserve"> shall mean (</w:t>
      </w:r>
      <w:proofErr w:type="spellStart"/>
      <w:r w:rsidRPr="001859C1">
        <w:rPr>
          <w:sz w:val="21"/>
          <w:szCs w:val="21"/>
        </w:rPr>
        <w:t>i</w:t>
      </w:r>
      <w:proofErr w:type="spellEnd"/>
      <w:r w:rsidRPr="001859C1">
        <w:rPr>
          <w:sz w:val="21"/>
          <w:szCs w:val="21"/>
        </w:rPr>
        <w:t>)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Pr>
          <w:sz w:val="21"/>
          <w:szCs w:val="21"/>
        </w:rPr>
        <w:t>’</w:t>
      </w:r>
      <w:r w:rsidRPr="001859C1">
        <w:rPr>
          <w:sz w:val="21"/>
          <w:szCs w:val="21"/>
        </w:rPr>
        <w:t>s website which is not dedicated to the sale or display of the Restricted Products, but offers such product for sale on such website.</w:t>
      </w:r>
      <w:r w:rsidR="000C3B35">
        <w:rPr>
          <w:sz w:val="21"/>
          <w:szCs w:val="21"/>
        </w:rPr>
        <w:t xml:space="preserve"> </w:t>
      </w:r>
    </w:p>
    <w:p w14:paraId="3E382CAF" w14:textId="77777777" w:rsidR="00222ACE" w:rsidRDefault="00222ACE" w:rsidP="00222ACE">
      <w:pPr>
        <w:pStyle w:val="NoSpacing"/>
        <w:widowControl w:val="0"/>
        <w:rPr>
          <w:b/>
        </w:rPr>
      </w:pPr>
      <w:proofErr w:type="spellStart"/>
      <w:r>
        <w:rPr>
          <w:b/>
          <w:u w:val="single"/>
        </w:rPr>
        <w:t>Amorino</w:t>
      </w:r>
      <w:proofErr w:type="spellEnd"/>
      <w:r>
        <w:rPr>
          <w:b/>
          <w:u w:val="single"/>
        </w:rPr>
        <w:t xml:space="preserve"> Gelato</w:t>
      </w:r>
    </w:p>
    <w:p w14:paraId="0C16FBDC" w14:textId="77777777" w:rsidR="00222ACE" w:rsidRDefault="00222ACE" w:rsidP="00222ACE">
      <w:pPr>
        <w:pStyle w:val="NoSpacing"/>
        <w:widowControl w:val="0"/>
        <w:rPr>
          <w:b/>
        </w:rPr>
      </w:pPr>
    </w:p>
    <w:p w14:paraId="68C8E8EE" w14:textId="3F55D668" w:rsidR="00222ACE" w:rsidRDefault="00222ACE" w:rsidP="00222ACE">
      <w:pPr>
        <w:pStyle w:val="NoSpacing"/>
        <w:widowControl w:val="0"/>
        <w:jc w:val="both"/>
        <w:rPr>
          <w:sz w:val="21"/>
          <w:szCs w:val="21"/>
        </w:rPr>
      </w:pPr>
      <w:r w:rsidRPr="00B8747B">
        <w:rPr>
          <w:sz w:val="21"/>
          <w:szCs w:val="21"/>
        </w:rPr>
        <w:t>So long as Tenant is not in default under this Lease and is continuously operating in the Premises pursuant to the terms of this Lease (excluding temporary closings due to remodeling, renovations</w:t>
      </w:r>
      <w:r>
        <w:rPr>
          <w:sz w:val="21"/>
          <w:szCs w:val="21"/>
        </w:rPr>
        <w:t xml:space="preserve">, </w:t>
      </w:r>
      <w:r w:rsidRPr="00B8747B">
        <w:rPr>
          <w:sz w:val="21"/>
          <w:szCs w:val="21"/>
        </w:rPr>
        <w:t>condemnation</w:t>
      </w:r>
      <w:r>
        <w:rPr>
          <w:sz w:val="21"/>
          <w:szCs w:val="21"/>
        </w:rPr>
        <w:t>, or Force Majeure</w:t>
      </w:r>
      <w:r w:rsidRPr="00B8747B">
        <w:rPr>
          <w:sz w:val="21"/>
          <w:szCs w:val="21"/>
        </w:rPr>
        <w:t>) for Tenant</w:t>
      </w:r>
      <w:r>
        <w:rPr>
          <w:sz w:val="21"/>
          <w:szCs w:val="21"/>
        </w:rPr>
        <w:t>’</w:t>
      </w:r>
      <w:r w:rsidRPr="00B8747B">
        <w:rPr>
          <w:sz w:val="21"/>
          <w:szCs w:val="21"/>
        </w:rPr>
        <w:t xml:space="preserve">s Permitted Use, Landlord </w:t>
      </w:r>
      <w:r>
        <w:rPr>
          <w:sz w:val="21"/>
          <w:szCs w:val="21"/>
        </w:rPr>
        <w:t>agrees that from and after the date of full execution of this Lease through the Lease Term, it w</w:t>
      </w:r>
      <w:r w:rsidRPr="00B8747B">
        <w:rPr>
          <w:sz w:val="21"/>
          <w:szCs w:val="21"/>
        </w:rPr>
        <w:t>ill not enter into a lease</w:t>
      </w:r>
      <w:r>
        <w:rPr>
          <w:sz w:val="21"/>
          <w:szCs w:val="21"/>
        </w:rPr>
        <w:t xml:space="preserve"> within the Protected Area (as shown on </w:t>
      </w:r>
      <w:r w:rsidRPr="00F813A9">
        <w:rPr>
          <w:b/>
          <w:bCs/>
          <w:sz w:val="21"/>
          <w:szCs w:val="21"/>
          <w:u w:val="single"/>
        </w:rPr>
        <w:t>Exhibit A</w:t>
      </w:r>
      <w:r>
        <w:rPr>
          <w:sz w:val="21"/>
          <w:szCs w:val="21"/>
        </w:rPr>
        <w:t xml:space="preserve">) (other than the Selective Tenants as defined herein) with an operator who will use it premises for the scoop sales of gelato and ice cream (the </w:t>
      </w:r>
      <w:r w:rsidR="00EB7654">
        <w:rPr>
          <w:sz w:val="21"/>
          <w:szCs w:val="21"/>
        </w:rPr>
        <w:t>“</w:t>
      </w:r>
      <w:r w:rsidRPr="00C03BDE">
        <w:rPr>
          <w:b/>
          <w:bCs/>
          <w:sz w:val="21"/>
          <w:szCs w:val="21"/>
        </w:rPr>
        <w:t>Restricted Products</w:t>
      </w:r>
      <w:r w:rsidR="00EB7654">
        <w:rPr>
          <w:sz w:val="21"/>
          <w:szCs w:val="21"/>
        </w:rPr>
        <w:t>”</w:t>
      </w:r>
      <w:r>
        <w:rPr>
          <w:sz w:val="21"/>
          <w:szCs w:val="21"/>
        </w:rPr>
        <w:t xml:space="preserve">); provided, however, that </w:t>
      </w:r>
      <w:r>
        <w:rPr>
          <w:sz w:val="20"/>
        </w:rPr>
        <w:t xml:space="preserve">Landlord will not be violation if Landlord leases to a tenant whose sale of Restricted Products is 25% or less of such tenant’s total annual gross sales (e.g. </w:t>
      </w:r>
      <w:proofErr w:type="spellStart"/>
      <w:r>
        <w:rPr>
          <w:sz w:val="20"/>
        </w:rPr>
        <w:t>Crumbl</w:t>
      </w:r>
      <w:proofErr w:type="spellEnd"/>
      <w:r>
        <w:rPr>
          <w:sz w:val="20"/>
        </w:rPr>
        <w:t xml:space="preserve"> Cookies), and </w:t>
      </w:r>
      <w:r>
        <w:rPr>
          <w:sz w:val="21"/>
          <w:szCs w:val="21"/>
        </w:rPr>
        <w:t>in no event shall any full service (sit down, order at table) restaurant selling gelato incidental to Tenant’s menu be a violation.</w:t>
      </w:r>
      <w:r w:rsidR="000C3B35">
        <w:rPr>
          <w:sz w:val="21"/>
          <w:szCs w:val="21"/>
        </w:rPr>
        <w:t xml:space="preserve"> </w:t>
      </w:r>
      <w:r w:rsidRPr="00B8747B">
        <w:rPr>
          <w:sz w:val="21"/>
          <w:szCs w:val="21"/>
        </w:rPr>
        <w:t>For purposes of this Section 2.</w:t>
      </w:r>
      <w:r>
        <w:rPr>
          <w:sz w:val="21"/>
          <w:szCs w:val="21"/>
        </w:rPr>
        <w:t>5</w:t>
      </w:r>
      <w:r w:rsidRPr="00B8747B">
        <w:rPr>
          <w:sz w:val="21"/>
          <w:szCs w:val="21"/>
        </w:rPr>
        <w:t xml:space="preserve">, </w:t>
      </w:r>
      <w:r w:rsidR="00EB7654">
        <w:rPr>
          <w:sz w:val="21"/>
          <w:szCs w:val="21"/>
        </w:rPr>
        <w:t>“</w:t>
      </w:r>
      <w:r w:rsidRPr="00B8747B">
        <w:rPr>
          <w:b/>
          <w:sz w:val="21"/>
          <w:szCs w:val="21"/>
        </w:rPr>
        <w:t>Selective Tenants</w:t>
      </w:r>
      <w:r w:rsidR="00EB7654">
        <w:rPr>
          <w:sz w:val="21"/>
          <w:szCs w:val="21"/>
        </w:rPr>
        <w:t>”</w:t>
      </w:r>
      <w:r w:rsidRPr="00B8747B">
        <w:rPr>
          <w:sz w:val="21"/>
          <w:szCs w:val="21"/>
        </w:rPr>
        <w:t xml:space="preserve"> shall mean (</w:t>
      </w:r>
      <w:proofErr w:type="spellStart"/>
      <w:r w:rsidRPr="00B8747B">
        <w:rPr>
          <w:sz w:val="21"/>
          <w:szCs w:val="21"/>
        </w:rPr>
        <w:t>i</w:t>
      </w:r>
      <w:proofErr w:type="spellEnd"/>
      <w:r w:rsidRPr="00B8747B">
        <w:rPr>
          <w:sz w:val="21"/>
          <w:szCs w:val="21"/>
        </w:rPr>
        <w:t xml:space="preserve">) any tenant under a lease signed prior to </w:t>
      </w:r>
      <w:r>
        <w:rPr>
          <w:sz w:val="21"/>
          <w:szCs w:val="21"/>
        </w:rPr>
        <w:t>the Effective Date of this</w:t>
      </w:r>
      <w:r w:rsidRPr="00B8747B">
        <w:rPr>
          <w:sz w:val="21"/>
          <w:szCs w:val="21"/>
        </w:rPr>
        <w:t xml:space="preserve"> Lease</w:t>
      </w:r>
      <w:r>
        <w:rPr>
          <w:sz w:val="21"/>
          <w:szCs w:val="21"/>
        </w:rPr>
        <w:t xml:space="preserve"> (the </w:t>
      </w:r>
      <w:r w:rsidR="00EB7654">
        <w:rPr>
          <w:sz w:val="21"/>
          <w:szCs w:val="21"/>
        </w:rPr>
        <w:t>“</w:t>
      </w:r>
      <w:r w:rsidRPr="00C55540">
        <w:rPr>
          <w:b/>
          <w:bCs/>
          <w:sz w:val="21"/>
          <w:szCs w:val="21"/>
        </w:rPr>
        <w:t>Existing Tenants</w:t>
      </w:r>
      <w:r w:rsidR="00EB7654">
        <w:rPr>
          <w:sz w:val="21"/>
          <w:szCs w:val="21"/>
        </w:rPr>
        <w:t>”</w:t>
      </w:r>
      <w:r>
        <w:rPr>
          <w:sz w:val="21"/>
          <w:szCs w:val="21"/>
        </w:rPr>
        <w:t>)</w:t>
      </w:r>
      <w:r w:rsidRPr="00B8747B">
        <w:rPr>
          <w:sz w:val="21"/>
          <w:szCs w:val="21"/>
        </w:rPr>
        <w:t xml:space="preserve">,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w:t>
      </w:r>
      <w:r w:rsidRPr="006D0B4B">
        <w:rPr>
          <w:sz w:val="21"/>
          <w:szCs w:val="21"/>
        </w:rPr>
        <w:t>or other similar mechanism providing internet access to a tenant</w:t>
      </w:r>
      <w:r>
        <w:rPr>
          <w:sz w:val="21"/>
          <w:szCs w:val="21"/>
        </w:rPr>
        <w:t>’</w:t>
      </w:r>
      <w:r w:rsidRPr="006D0B4B">
        <w:rPr>
          <w:sz w:val="21"/>
          <w:szCs w:val="21"/>
        </w:rPr>
        <w:t>s website which is not dedicated to the sale or display of the Restricted Products, but offers such product for sale on such website</w:t>
      </w:r>
      <w:r>
        <w:rPr>
          <w:sz w:val="21"/>
          <w:szCs w:val="21"/>
        </w:rPr>
        <w:t xml:space="preserve"> or (v) users such as King of Pops, Steel City Pops, Hippo Pops, The Baked Bear and other </w:t>
      </w:r>
      <w:r w:rsidR="00EB7654">
        <w:rPr>
          <w:sz w:val="21"/>
          <w:szCs w:val="21"/>
        </w:rPr>
        <w:t>“</w:t>
      </w:r>
      <w:r>
        <w:rPr>
          <w:sz w:val="21"/>
          <w:szCs w:val="21"/>
        </w:rPr>
        <w:t xml:space="preserve">ice </w:t>
      </w:r>
      <w:proofErr w:type="spellStart"/>
      <w:r>
        <w:rPr>
          <w:sz w:val="21"/>
          <w:szCs w:val="21"/>
        </w:rPr>
        <w:t>crem</w:t>
      </w:r>
      <w:proofErr w:type="spellEnd"/>
      <w:r>
        <w:rPr>
          <w:sz w:val="21"/>
          <w:szCs w:val="21"/>
        </w:rPr>
        <w:t xml:space="preserve"> sandwich</w:t>
      </w:r>
      <w:r w:rsidR="00EB7654">
        <w:rPr>
          <w:sz w:val="21"/>
          <w:szCs w:val="21"/>
        </w:rPr>
        <w:t>”</w:t>
      </w:r>
      <w:r>
        <w:rPr>
          <w:sz w:val="21"/>
          <w:szCs w:val="21"/>
        </w:rPr>
        <w:t xml:space="preserve"> users.</w:t>
      </w:r>
    </w:p>
    <w:p w14:paraId="7E9CF3A2" w14:textId="77777777" w:rsidR="00222ACE" w:rsidRDefault="00222ACE" w:rsidP="00222ACE">
      <w:pPr>
        <w:pStyle w:val="NoSpacing"/>
        <w:widowControl w:val="0"/>
        <w:jc w:val="both"/>
        <w:rPr>
          <w:sz w:val="21"/>
          <w:szCs w:val="21"/>
        </w:rPr>
      </w:pPr>
    </w:p>
    <w:p w14:paraId="663B93BF" w14:textId="77777777" w:rsidR="00222ACE" w:rsidRPr="00AA5636" w:rsidRDefault="00222ACE" w:rsidP="00222ACE">
      <w:pPr>
        <w:pStyle w:val="NoSpacing"/>
        <w:widowControl w:val="0"/>
        <w:jc w:val="both"/>
        <w:rPr>
          <w:b/>
          <w:bCs/>
          <w:sz w:val="21"/>
          <w:szCs w:val="21"/>
          <w:u w:val="single"/>
        </w:rPr>
      </w:pPr>
      <w:proofErr w:type="spellStart"/>
      <w:r w:rsidRPr="00AA5636">
        <w:rPr>
          <w:b/>
          <w:bCs/>
          <w:sz w:val="21"/>
          <w:szCs w:val="21"/>
          <w:u w:val="single"/>
        </w:rPr>
        <w:t>Drybar</w:t>
      </w:r>
      <w:proofErr w:type="spellEnd"/>
    </w:p>
    <w:p w14:paraId="169FF702" w14:textId="77777777" w:rsidR="00222ACE" w:rsidRDefault="00222ACE" w:rsidP="00222ACE">
      <w:pPr>
        <w:pStyle w:val="NoSpacing"/>
        <w:widowControl w:val="0"/>
        <w:jc w:val="both"/>
        <w:rPr>
          <w:sz w:val="21"/>
          <w:szCs w:val="21"/>
        </w:rPr>
      </w:pPr>
    </w:p>
    <w:p w14:paraId="11D3BB6E" w14:textId="127AF0CC" w:rsidR="00222ACE" w:rsidRDefault="00222ACE" w:rsidP="00222ACE">
      <w:pPr>
        <w:pStyle w:val="NoSpacing"/>
        <w:widowControl w:val="0"/>
        <w:jc w:val="both"/>
        <w:rPr>
          <w:sz w:val="21"/>
          <w:szCs w:val="21"/>
        </w:rPr>
      </w:pPr>
      <w:r>
        <w:rPr>
          <w:sz w:val="21"/>
          <w:szCs w:val="24"/>
        </w:rPr>
        <w:t>During</w:t>
      </w:r>
      <w:r>
        <w:rPr>
          <w:spacing w:val="-6"/>
          <w:sz w:val="21"/>
          <w:szCs w:val="24"/>
        </w:rPr>
        <w:t xml:space="preserve"> </w:t>
      </w:r>
      <w:r>
        <w:rPr>
          <w:sz w:val="21"/>
          <w:szCs w:val="24"/>
        </w:rPr>
        <w:t>the</w:t>
      </w:r>
      <w:r>
        <w:rPr>
          <w:spacing w:val="-7"/>
          <w:sz w:val="21"/>
          <w:szCs w:val="24"/>
        </w:rPr>
        <w:t xml:space="preserve"> </w:t>
      </w:r>
      <w:r>
        <w:rPr>
          <w:sz w:val="21"/>
          <w:szCs w:val="24"/>
        </w:rPr>
        <w:t>Term</w:t>
      </w:r>
      <w:r>
        <w:rPr>
          <w:spacing w:val="-6"/>
          <w:sz w:val="21"/>
          <w:szCs w:val="24"/>
        </w:rPr>
        <w:t xml:space="preserve"> </w:t>
      </w:r>
      <w:r>
        <w:rPr>
          <w:sz w:val="21"/>
          <w:szCs w:val="24"/>
        </w:rPr>
        <w:t>of</w:t>
      </w:r>
      <w:r>
        <w:rPr>
          <w:spacing w:val="-6"/>
          <w:sz w:val="21"/>
          <w:szCs w:val="24"/>
        </w:rPr>
        <w:t xml:space="preserve"> </w:t>
      </w:r>
      <w:r>
        <w:rPr>
          <w:sz w:val="21"/>
          <w:szCs w:val="24"/>
        </w:rPr>
        <w:t>the</w:t>
      </w:r>
      <w:r>
        <w:rPr>
          <w:spacing w:val="-9"/>
          <w:sz w:val="21"/>
          <w:szCs w:val="24"/>
        </w:rPr>
        <w:t xml:space="preserve"> </w:t>
      </w:r>
      <w:r>
        <w:rPr>
          <w:sz w:val="21"/>
          <w:szCs w:val="24"/>
        </w:rPr>
        <w:t>Lease,</w:t>
      </w:r>
      <w:r>
        <w:rPr>
          <w:spacing w:val="-6"/>
          <w:sz w:val="21"/>
          <w:szCs w:val="24"/>
        </w:rPr>
        <w:t xml:space="preserve"> </w:t>
      </w:r>
      <w:r>
        <w:rPr>
          <w:sz w:val="21"/>
          <w:szCs w:val="24"/>
        </w:rPr>
        <w:t>Landlord,</w:t>
      </w:r>
      <w:r>
        <w:rPr>
          <w:spacing w:val="-6"/>
          <w:sz w:val="21"/>
          <w:szCs w:val="24"/>
        </w:rPr>
        <w:t xml:space="preserve"> </w:t>
      </w:r>
      <w:r>
        <w:rPr>
          <w:sz w:val="21"/>
          <w:szCs w:val="24"/>
        </w:rPr>
        <w:t>as</w:t>
      </w:r>
      <w:r>
        <w:rPr>
          <w:spacing w:val="-7"/>
          <w:sz w:val="21"/>
          <w:szCs w:val="24"/>
        </w:rPr>
        <w:t xml:space="preserve"> </w:t>
      </w:r>
      <w:r>
        <w:rPr>
          <w:sz w:val="21"/>
          <w:szCs w:val="24"/>
        </w:rPr>
        <w:t>a</w:t>
      </w:r>
      <w:r>
        <w:rPr>
          <w:spacing w:val="-4"/>
          <w:sz w:val="21"/>
          <w:szCs w:val="24"/>
        </w:rPr>
        <w:t xml:space="preserve"> </w:t>
      </w:r>
      <w:r>
        <w:rPr>
          <w:sz w:val="21"/>
          <w:szCs w:val="24"/>
        </w:rPr>
        <w:t>material</w:t>
      </w:r>
      <w:r>
        <w:rPr>
          <w:spacing w:val="-5"/>
          <w:sz w:val="21"/>
          <w:szCs w:val="24"/>
        </w:rPr>
        <w:t xml:space="preserve"> </w:t>
      </w:r>
      <w:r>
        <w:rPr>
          <w:sz w:val="21"/>
          <w:szCs w:val="24"/>
        </w:rPr>
        <w:t>inducement</w:t>
      </w:r>
      <w:r>
        <w:rPr>
          <w:spacing w:val="-6"/>
          <w:sz w:val="21"/>
          <w:szCs w:val="24"/>
        </w:rPr>
        <w:t xml:space="preserve"> </w:t>
      </w:r>
      <w:r>
        <w:rPr>
          <w:sz w:val="21"/>
          <w:szCs w:val="24"/>
        </w:rPr>
        <w:t xml:space="preserve">to Tenant’s entering into this Lease, shall not lease, rent, occupy or permit to be occupied or used, any space in the Shopping Center (including any expansion thereof) for the purpose of blow-dry only services, beyond ten percent (10%) of annual revenues (the </w:t>
      </w:r>
      <w:r w:rsidR="00EB7654">
        <w:rPr>
          <w:sz w:val="21"/>
          <w:szCs w:val="24"/>
        </w:rPr>
        <w:t>“</w:t>
      </w:r>
      <w:r>
        <w:rPr>
          <w:b/>
          <w:sz w:val="21"/>
          <w:szCs w:val="24"/>
        </w:rPr>
        <w:t>Protected Use</w:t>
      </w:r>
      <w:r w:rsidR="00EB7654">
        <w:rPr>
          <w:sz w:val="21"/>
          <w:szCs w:val="24"/>
        </w:rPr>
        <w:t>”</w:t>
      </w:r>
      <w:r>
        <w:rPr>
          <w:sz w:val="21"/>
          <w:szCs w:val="24"/>
        </w:rPr>
        <w:t>).</w:t>
      </w:r>
    </w:p>
    <w:p w14:paraId="02CA2B2E" w14:textId="77777777" w:rsidR="00222ACE" w:rsidRDefault="00222ACE" w:rsidP="00222ACE">
      <w:pPr>
        <w:pStyle w:val="NoSpacing"/>
        <w:widowControl w:val="0"/>
        <w:jc w:val="both"/>
        <w:rPr>
          <w:sz w:val="21"/>
          <w:szCs w:val="21"/>
        </w:rPr>
      </w:pPr>
    </w:p>
    <w:p w14:paraId="20E72A60" w14:textId="77777777" w:rsidR="00222ACE" w:rsidRDefault="00222ACE" w:rsidP="00222ACE">
      <w:pPr>
        <w:pStyle w:val="NoSpacing"/>
        <w:widowControl w:val="0"/>
        <w:jc w:val="both"/>
        <w:rPr>
          <w:sz w:val="21"/>
          <w:szCs w:val="21"/>
        </w:rPr>
      </w:pPr>
    </w:p>
    <w:p w14:paraId="5F51743A" w14:textId="77777777" w:rsidR="00222ACE" w:rsidRPr="002538C6" w:rsidRDefault="00222ACE" w:rsidP="00222ACE">
      <w:pPr>
        <w:pStyle w:val="NoSpacing"/>
        <w:widowControl w:val="0"/>
        <w:jc w:val="both"/>
        <w:rPr>
          <w:b/>
          <w:bCs/>
          <w:sz w:val="21"/>
          <w:szCs w:val="21"/>
          <w:u w:val="single"/>
        </w:rPr>
      </w:pPr>
      <w:proofErr w:type="spellStart"/>
      <w:r>
        <w:rPr>
          <w:b/>
          <w:bCs/>
          <w:sz w:val="21"/>
          <w:szCs w:val="21"/>
          <w:u w:val="single"/>
        </w:rPr>
        <w:t>Burdlife</w:t>
      </w:r>
      <w:proofErr w:type="spellEnd"/>
    </w:p>
    <w:p w14:paraId="52E4AD43" w14:textId="77777777" w:rsidR="00222ACE" w:rsidRDefault="00222ACE" w:rsidP="00222ACE">
      <w:pPr>
        <w:pStyle w:val="NoSpacing"/>
        <w:widowControl w:val="0"/>
        <w:jc w:val="both"/>
        <w:rPr>
          <w:sz w:val="21"/>
          <w:szCs w:val="21"/>
        </w:rPr>
      </w:pPr>
    </w:p>
    <w:p w14:paraId="29D7B52A" w14:textId="3496EF81" w:rsidR="00222ACE" w:rsidRDefault="00222ACE" w:rsidP="00222ACE">
      <w:pPr>
        <w:pStyle w:val="NoSpacing"/>
        <w:widowControl w:val="0"/>
        <w:jc w:val="both"/>
        <w:rPr>
          <w:sz w:val="21"/>
          <w:szCs w:val="21"/>
        </w:rPr>
      </w:pPr>
      <w:r w:rsidRPr="00207E0E">
        <w:rPr>
          <w:sz w:val="21"/>
          <w:szCs w:val="21"/>
        </w:rPr>
        <w:t xml:space="preserve">So long as Tenant is not in </w:t>
      </w:r>
      <w:r>
        <w:rPr>
          <w:sz w:val="21"/>
          <w:szCs w:val="21"/>
        </w:rPr>
        <w:t xml:space="preserve">material </w:t>
      </w:r>
      <w:r w:rsidRPr="00207E0E">
        <w:rPr>
          <w:sz w:val="21"/>
          <w:szCs w:val="21"/>
        </w:rPr>
        <w:t xml:space="preserve">default under this Lease </w:t>
      </w:r>
      <w:r>
        <w:rPr>
          <w:sz w:val="21"/>
          <w:szCs w:val="21"/>
        </w:rPr>
        <w:t xml:space="preserve">beyond applicable notice and cure periods </w:t>
      </w:r>
      <w:r w:rsidRPr="00207E0E">
        <w:rPr>
          <w:sz w:val="21"/>
          <w:szCs w:val="21"/>
        </w:rPr>
        <w:t xml:space="preserve">and is continuously operating in the Premises pursuant to the terms of this Lease (excluding temporary closings due to </w:t>
      </w:r>
      <w:r>
        <w:rPr>
          <w:sz w:val="21"/>
          <w:szCs w:val="21"/>
        </w:rPr>
        <w:t>Permitted Closures</w:t>
      </w:r>
      <w:r w:rsidRPr="00207E0E">
        <w:rPr>
          <w:sz w:val="21"/>
          <w:szCs w:val="21"/>
        </w:rPr>
        <w:t>) for Tenant</w:t>
      </w:r>
      <w:r>
        <w:rPr>
          <w:sz w:val="21"/>
          <w:szCs w:val="21"/>
        </w:rPr>
        <w:t>’</w:t>
      </w:r>
      <w:r w:rsidRPr="00207E0E">
        <w:rPr>
          <w:sz w:val="21"/>
          <w:szCs w:val="21"/>
        </w:rPr>
        <w:t xml:space="preserve">s Permitted Use, Landlord agrees that from and after the date of full execution of this Lease through the Lease Term, it will not knowingly and intentionally enter into a lease </w:t>
      </w:r>
      <w:r>
        <w:rPr>
          <w:sz w:val="21"/>
          <w:szCs w:val="21"/>
        </w:rPr>
        <w:t>or permit a change in use where Landlord has the right to approve the change</w:t>
      </w:r>
      <w:r w:rsidRPr="00207E0E">
        <w:rPr>
          <w:sz w:val="21"/>
          <w:szCs w:val="21"/>
        </w:rPr>
        <w:t xml:space="preserve"> </w:t>
      </w:r>
      <w:r>
        <w:rPr>
          <w:sz w:val="21"/>
          <w:szCs w:val="21"/>
        </w:rPr>
        <w:t xml:space="preserve">of use to a tenant or other occupant (other than Selective Tenants (as hereinafter defined)) who (a) sells permanent custom jewelry (i.e. jewelry that is custom fitted and soldered seamlessly with no clasp) or (b) sells temporary tattoos and/or offers piercing services other </w:t>
      </w:r>
      <w:r>
        <w:rPr>
          <w:sz w:val="21"/>
          <w:szCs w:val="21"/>
        </w:rPr>
        <w:lastRenderedPageBreak/>
        <w:t xml:space="preserve">than on a purely incidental basis (collectively, the </w:t>
      </w:r>
      <w:r w:rsidR="00EB7654">
        <w:rPr>
          <w:sz w:val="21"/>
          <w:szCs w:val="21"/>
        </w:rPr>
        <w:t>“</w:t>
      </w:r>
      <w:r>
        <w:rPr>
          <w:b/>
          <w:bCs/>
          <w:sz w:val="21"/>
          <w:szCs w:val="21"/>
        </w:rPr>
        <w:t xml:space="preserve"> Use Covenant</w:t>
      </w:r>
      <w:r w:rsidR="00EB7654">
        <w:rPr>
          <w:sz w:val="21"/>
          <w:szCs w:val="21"/>
        </w:rPr>
        <w:t>”</w:t>
      </w:r>
      <w:r>
        <w:rPr>
          <w:sz w:val="21"/>
          <w:szCs w:val="21"/>
        </w:rPr>
        <w:t>).</w:t>
      </w:r>
      <w:r w:rsidR="000C3B35">
        <w:rPr>
          <w:sz w:val="21"/>
          <w:szCs w:val="21"/>
        </w:rPr>
        <w:t xml:space="preserve"> </w:t>
      </w:r>
      <w:r>
        <w:rPr>
          <w:sz w:val="21"/>
          <w:szCs w:val="21"/>
        </w:rPr>
        <w:t>For purposes of this Section 2.8,</w:t>
      </w:r>
      <w:r w:rsidRPr="00207E0E">
        <w:rPr>
          <w:sz w:val="21"/>
          <w:szCs w:val="21"/>
        </w:rPr>
        <w:t xml:space="preserve"> </w:t>
      </w:r>
      <w:r w:rsidR="00EB7654">
        <w:rPr>
          <w:sz w:val="21"/>
          <w:szCs w:val="21"/>
        </w:rPr>
        <w:t>“</w:t>
      </w:r>
      <w:r w:rsidRPr="00207E0E">
        <w:rPr>
          <w:b/>
          <w:sz w:val="21"/>
          <w:szCs w:val="21"/>
        </w:rPr>
        <w:t>Selective Tenants</w:t>
      </w:r>
      <w:r w:rsidR="00EB7654">
        <w:rPr>
          <w:sz w:val="21"/>
          <w:szCs w:val="21"/>
        </w:rPr>
        <w:t>”</w:t>
      </w:r>
      <w:r w:rsidRPr="00207E0E">
        <w:rPr>
          <w:sz w:val="21"/>
          <w:szCs w:val="21"/>
        </w:rPr>
        <w:t xml:space="preserve"> shall mean (</w:t>
      </w:r>
      <w:proofErr w:type="spellStart"/>
      <w:r w:rsidRPr="00207E0E">
        <w:rPr>
          <w:sz w:val="21"/>
          <w:szCs w:val="21"/>
        </w:rPr>
        <w:t>i</w:t>
      </w:r>
      <w:proofErr w:type="spellEnd"/>
      <w:r w:rsidRPr="00207E0E">
        <w:rPr>
          <w:sz w:val="21"/>
          <w:szCs w:val="21"/>
        </w:rPr>
        <w:t xml:space="preserve">) any tenant under a lease signed prior to the date of this Lease, </w:t>
      </w:r>
      <w:r>
        <w:rPr>
          <w:sz w:val="21"/>
          <w:szCs w:val="21"/>
        </w:rPr>
        <w:t xml:space="preserve">or </w:t>
      </w:r>
      <w:r w:rsidRPr="00207E0E">
        <w:rPr>
          <w:sz w:val="21"/>
          <w:szCs w:val="21"/>
        </w:rPr>
        <w:t>(ii) any tenant occupying at least 10,000 square feet of gross leasable area within the Shopping Center</w:t>
      </w:r>
      <w:r>
        <w:rPr>
          <w:sz w:val="21"/>
          <w:szCs w:val="21"/>
        </w:rPr>
        <w:t>.</w:t>
      </w:r>
      <w:r w:rsidR="000C3B35">
        <w:rPr>
          <w:sz w:val="21"/>
          <w:szCs w:val="21"/>
        </w:rPr>
        <w:t xml:space="preserve"> </w:t>
      </w:r>
      <w:r w:rsidRPr="008A74A3">
        <w:rPr>
          <w:sz w:val="21"/>
          <w:szCs w:val="21"/>
        </w:rPr>
        <w:t>Tenant</w:t>
      </w:r>
      <w:r>
        <w:rPr>
          <w:sz w:val="21"/>
          <w:szCs w:val="21"/>
        </w:rPr>
        <w:t>’</w:t>
      </w:r>
      <w:r w:rsidRPr="008A74A3">
        <w:rPr>
          <w:sz w:val="21"/>
          <w:szCs w:val="21"/>
        </w:rPr>
        <w:t>s remedies upon an alleged violation are limited to those enumerated in this Section 2.8.</w:t>
      </w:r>
    </w:p>
    <w:p w14:paraId="534DCD38" w14:textId="77777777" w:rsidR="00222ACE" w:rsidRDefault="00222ACE" w:rsidP="00222ACE">
      <w:pPr>
        <w:pStyle w:val="NoSpacing"/>
        <w:widowControl w:val="0"/>
        <w:jc w:val="both"/>
        <w:rPr>
          <w:sz w:val="21"/>
          <w:szCs w:val="21"/>
        </w:rPr>
      </w:pPr>
    </w:p>
    <w:p w14:paraId="6AC6C9B0" w14:textId="77777777" w:rsidR="00222ACE" w:rsidRPr="0047654C" w:rsidRDefault="00222ACE" w:rsidP="00222ACE">
      <w:pPr>
        <w:pStyle w:val="NoSpacing"/>
        <w:widowControl w:val="0"/>
        <w:jc w:val="both"/>
        <w:rPr>
          <w:b/>
          <w:bCs/>
          <w:sz w:val="21"/>
          <w:szCs w:val="21"/>
          <w:u w:val="single"/>
        </w:rPr>
      </w:pPr>
      <w:r w:rsidRPr="0047654C">
        <w:rPr>
          <w:b/>
          <w:bCs/>
          <w:sz w:val="21"/>
          <w:szCs w:val="21"/>
          <w:u w:val="single"/>
        </w:rPr>
        <w:t>Pause Studio</w:t>
      </w:r>
    </w:p>
    <w:p w14:paraId="673457CD" w14:textId="77777777" w:rsidR="00222ACE" w:rsidRDefault="00222ACE" w:rsidP="00222ACE">
      <w:pPr>
        <w:pStyle w:val="NoSpacing"/>
        <w:widowControl w:val="0"/>
        <w:jc w:val="both"/>
        <w:rPr>
          <w:sz w:val="21"/>
          <w:szCs w:val="21"/>
        </w:rPr>
      </w:pPr>
    </w:p>
    <w:p w14:paraId="5E193ED8" w14:textId="0ED0C160" w:rsidR="00222ACE" w:rsidRDefault="00222ACE" w:rsidP="00222ACE">
      <w:pPr>
        <w:pStyle w:val="Heading40"/>
        <w:ind w:firstLine="0"/>
        <w:rPr>
          <w:iCs/>
          <w:sz w:val="21"/>
          <w:szCs w:val="21"/>
        </w:rPr>
      </w:pPr>
      <w:r>
        <w:rPr>
          <w:iCs/>
          <w:sz w:val="21"/>
          <w:szCs w:val="21"/>
        </w:rPr>
        <w:t xml:space="preserve">So long as Tenant is not in monetary default under this Lease beyond any applicable notice and cure periods and is continuously operating in the Premises pursuant to the terms of this Lease (excluding temporary closings due to a Force Majeure Event, casualty, interruption of utilities to the Premises, usual and customary holidays, remodeling, renovations and condemnation or Landlord’s failure to timely fulfill a repair or maintenance obligation under this Lease which would prevent Tenant from operating)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cryotherapy, infrared sauna, float tanks, ozone therapy, peptide therapy, shock wave therapy, cold plunges, PEMF, hyperbaric oxygen, low level light therapy/LED beds, health Naturopathic doctor services, chemically induced reprogramming of cells, intravenous therapy/vitamin injections through intravenous or muscular injections, hormone therapy, gene therapy, or stem cells other than on an incidental basis, where </w:t>
      </w:r>
      <w:r w:rsidR="00EB7654">
        <w:rPr>
          <w:iCs/>
          <w:sz w:val="21"/>
          <w:szCs w:val="21"/>
        </w:rPr>
        <w:t>“</w:t>
      </w:r>
      <w:r>
        <w:rPr>
          <w:iCs/>
          <w:sz w:val="21"/>
          <w:szCs w:val="21"/>
        </w:rPr>
        <w:t>incidental</w:t>
      </w:r>
      <w:r w:rsidR="00EB7654">
        <w:rPr>
          <w:iCs/>
          <w:sz w:val="21"/>
          <w:szCs w:val="21"/>
        </w:rPr>
        <w:t>”</w:t>
      </w:r>
      <w:r>
        <w:rPr>
          <w:iCs/>
          <w:sz w:val="21"/>
          <w:szCs w:val="21"/>
        </w:rPr>
        <w:t xml:space="preserve"> is defined as no more than fifteen (15%) of tenant’s combined annual gross sales (the </w:t>
      </w:r>
      <w:r w:rsidR="00EB7654">
        <w:rPr>
          <w:iCs/>
          <w:sz w:val="21"/>
          <w:szCs w:val="21"/>
        </w:rPr>
        <w:t>“</w:t>
      </w:r>
      <w:r>
        <w:rPr>
          <w:b/>
          <w:iCs/>
          <w:sz w:val="21"/>
          <w:szCs w:val="21"/>
        </w:rPr>
        <w:t>Restricted Products</w:t>
      </w:r>
      <w:r w:rsidR="00EB7654">
        <w:rPr>
          <w:iCs/>
          <w:sz w:val="21"/>
          <w:szCs w:val="21"/>
        </w:rPr>
        <w:t>”</w:t>
      </w:r>
      <w:r>
        <w:rPr>
          <w:iCs/>
          <w:sz w:val="21"/>
          <w:szCs w:val="21"/>
        </w:rPr>
        <w:t xml:space="preserve">). </w:t>
      </w:r>
      <w:r w:rsidR="00EB7654">
        <w:rPr>
          <w:iCs/>
          <w:sz w:val="21"/>
          <w:szCs w:val="21"/>
        </w:rPr>
        <w:t>“</w:t>
      </w:r>
      <w:r>
        <w:rPr>
          <w:b/>
          <w:iCs/>
          <w:sz w:val="21"/>
          <w:szCs w:val="21"/>
        </w:rPr>
        <w:t>Selective Tenants</w:t>
      </w:r>
      <w:r w:rsidR="00EB7654">
        <w:rPr>
          <w:iCs/>
          <w:sz w:val="21"/>
          <w:szCs w:val="21"/>
        </w:rPr>
        <w:t>”</w:t>
      </w:r>
      <w:r>
        <w:rPr>
          <w:iCs/>
          <w:sz w:val="21"/>
          <w:szCs w:val="21"/>
        </w:rPr>
        <w:t xml:space="preserve"> shall mean (</w:t>
      </w:r>
      <w:proofErr w:type="spellStart"/>
      <w:r>
        <w:rPr>
          <w:iCs/>
          <w:sz w:val="21"/>
          <w:szCs w:val="21"/>
        </w:rPr>
        <w:t>i</w:t>
      </w:r>
      <w:proofErr w:type="spellEnd"/>
      <w:r>
        <w:rPr>
          <w:iCs/>
          <w:sz w:val="21"/>
          <w:szCs w:val="21"/>
        </w:rPr>
        <w:t xml:space="preserve">) any tenant under a lease signed prior to the date of this Lease which tenants are listed on </w:t>
      </w:r>
      <w:r w:rsidRPr="00FC2CFD">
        <w:rPr>
          <w:b/>
          <w:bCs/>
          <w:iCs/>
          <w:sz w:val="21"/>
          <w:szCs w:val="21"/>
          <w:u w:val="single"/>
        </w:rPr>
        <w:t xml:space="preserve">Exhibit </w:t>
      </w:r>
      <w:r>
        <w:rPr>
          <w:b/>
          <w:bCs/>
          <w:iCs/>
          <w:sz w:val="21"/>
          <w:szCs w:val="21"/>
          <w:u w:val="single"/>
        </w:rPr>
        <w:t>H</w:t>
      </w:r>
      <w:r>
        <w:rPr>
          <w:iCs/>
          <w:sz w:val="21"/>
          <w:szCs w:val="21"/>
        </w:rPr>
        <w:t>, (ii) any tenant occupying at least 12,000 square feet of gross leasable area within the Shopping Center, or (iii) the operation of an internet kiosk or other similar mechanism providing internet access to a tenant’s website which is not dedicated to the sale or display of the Restricted Products, but offers such product for sale on such website.</w:t>
      </w:r>
    </w:p>
    <w:p w14:paraId="098CC97A" w14:textId="77777777" w:rsidR="00222ACE" w:rsidRPr="001773AF" w:rsidRDefault="00222ACE" w:rsidP="00222ACE">
      <w:pPr>
        <w:pStyle w:val="NoSpacing"/>
        <w:widowControl w:val="0"/>
        <w:jc w:val="both"/>
        <w:rPr>
          <w:b/>
          <w:bCs/>
          <w:iCs/>
          <w:sz w:val="21"/>
          <w:szCs w:val="21"/>
          <w:u w:val="single"/>
        </w:rPr>
      </w:pPr>
      <w:bookmarkStart w:id="262" w:name="_Hlk169182634"/>
      <w:r w:rsidRPr="001773AF">
        <w:rPr>
          <w:b/>
          <w:bCs/>
          <w:iCs/>
          <w:sz w:val="21"/>
          <w:szCs w:val="21"/>
          <w:u w:val="single"/>
        </w:rPr>
        <w:t>Clean Your Dirty Face</w:t>
      </w:r>
    </w:p>
    <w:p w14:paraId="7919FB19" w14:textId="77777777" w:rsidR="00222ACE" w:rsidRDefault="00222ACE" w:rsidP="00222ACE">
      <w:pPr>
        <w:pStyle w:val="NoSpacing"/>
        <w:widowControl w:val="0"/>
        <w:jc w:val="both"/>
        <w:rPr>
          <w:iCs/>
          <w:sz w:val="21"/>
          <w:szCs w:val="21"/>
        </w:rPr>
      </w:pPr>
    </w:p>
    <w:p w14:paraId="74C2ED9B" w14:textId="3A68AB14" w:rsidR="00222ACE" w:rsidRDefault="00222ACE" w:rsidP="00222ACE">
      <w:pPr>
        <w:pStyle w:val="NoSpacing"/>
        <w:widowControl w:val="0"/>
        <w:jc w:val="both"/>
        <w:rPr>
          <w:sz w:val="21"/>
          <w:szCs w:val="21"/>
        </w:rPr>
      </w:pPr>
      <w:bookmarkStart w:id="263" w:name="_Hlk169523744"/>
      <w:r w:rsidRPr="004A4F7E">
        <w:rPr>
          <w:sz w:val="21"/>
          <w:szCs w:val="21"/>
        </w:rPr>
        <w:t>So long as Tenant is not in default under this Lease and is continuously operating in the Premises pursuant to the terms of this Lease (excluding temporary closings due to remodeling, renovations and condemnation) for Tenant</w:t>
      </w:r>
      <w:r>
        <w:rPr>
          <w:sz w:val="21"/>
          <w:szCs w:val="21"/>
        </w:rPr>
        <w:t>’</w:t>
      </w:r>
      <w:r w:rsidRPr="004A4F7E">
        <w:rPr>
          <w:sz w:val="21"/>
          <w:szCs w:val="21"/>
        </w:rPr>
        <w:t xml:space="preserve">s Permitted Use, Landlord agrees that from and after the date of full execution of this Lease through the Lease Term, it will not knowingly and intentionally enter into a lease </w:t>
      </w:r>
      <w:r>
        <w:rPr>
          <w:sz w:val="21"/>
          <w:szCs w:val="21"/>
        </w:rPr>
        <w:t xml:space="preserve">in the area outlined as the </w:t>
      </w:r>
      <w:r w:rsidR="00EB7654">
        <w:rPr>
          <w:sz w:val="21"/>
          <w:szCs w:val="21"/>
        </w:rPr>
        <w:t>“</w:t>
      </w:r>
      <w:r w:rsidRPr="00BA0EE8">
        <w:rPr>
          <w:b/>
          <w:bCs/>
          <w:sz w:val="21"/>
          <w:szCs w:val="21"/>
        </w:rPr>
        <w:t>Protected Area</w:t>
      </w:r>
      <w:r w:rsidR="00EB7654">
        <w:rPr>
          <w:sz w:val="21"/>
          <w:szCs w:val="21"/>
        </w:rPr>
        <w:t>”</w:t>
      </w:r>
      <w:r>
        <w:rPr>
          <w:sz w:val="21"/>
          <w:szCs w:val="21"/>
        </w:rPr>
        <w:t xml:space="preserve"> on </w:t>
      </w:r>
      <w:r>
        <w:rPr>
          <w:b/>
          <w:bCs/>
          <w:sz w:val="21"/>
          <w:szCs w:val="21"/>
          <w:u w:val="single"/>
        </w:rPr>
        <w:t>Exhibit A</w:t>
      </w:r>
      <w:r>
        <w:rPr>
          <w:sz w:val="21"/>
          <w:szCs w:val="21"/>
        </w:rPr>
        <w:t xml:space="preserve"> attached hereto </w:t>
      </w:r>
      <w:r w:rsidRPr="004A4F7E">
        <w:rPr>
          <w:sz w:val="21"/>
          <w:szCs w:val="21"/>
        </w:rPr>
        <w:t xml:space="preserve">(other than the Selective Tenants as defined herein) for the </w:t>
      </w:r>
      <w:r>
        <w:rPr>
          <w:sz w:val="21"/>
          <w:szCs w:val="21"/>
        </w:rPr>
        <w:t>P</w:t>
      </w:r>
      <w:r w:rsidRPr="004A4F7E">
        <w:rPr>
          <w:sz w:val="21"/>
          <w:szCs w:val="21"/>
        </w:rPr>
        <w:t xml:space="preserve">rimary </w:t>
      </w:r>
      <w:r>
        <w:rPr>
          <w:sz w:val="21"/>
          <w:szCs w:val="21"/>
        </w:rPr>
        <w:t>U</w:t>
      </w:r>
      <w:r w:rsidRPr="004A4F7E">
        <w:rPr>
          <w:sz w:val="21"/>
          <w:szCs w:val="21"/>
        </w:rPr>
        <w:t>se</w:t>
      </w:r>
      <w:r>
        <w:rPr>
          <w:sz w:val="21"/>
          <w:szCs w:val="21"/>
        </w:rPr>
        <w:t xml:space="preserve"> (as defined herein)</w:t>
      </w:r>
      <w:r w:rsidRPr="004A4F7E">
        <w:rPr>
          <w:sz w:val="21"/>
          <w:szCs w:val="21"/>
        </w:rPr>
        <w:t xml:space="preserve"> of </w:t>
      </w:r>
      <w:r>
        <w:rPr>
          <w:sz w:val="21"/>
          <w:szCs w:val="21"/>
        </w:rPr>
        <w:t>a salon servicing facials</w:t>
      </w:r>
      <w:r w:rsidRPr="004A4F7E">
        <w:rPr>
          <w:sz w:val="21"/>
          <w:szCs w:val="21"/>
        </w:rPr>
        <w:t xml:space="preserve"> (the </w:t>
      </w:r>
      <w:r w:rsidR="00EB7654">
        <w:rPr>
          <w:sz w:val="21"/>
          <w:szCs w:val="21"/>
        </w:rPr>
        <w:t>“</w:t>
      </w:r>
      <w:r w:rsidRPr="004A4F7E">
        <w:rPr>
          <w:b/>
          <w:sz w:val="21"/>
          <w:szCs w:val="21"/>
        </w:rPr>
        <w:t xml:space="preserve">Restricted </w:t>
      </w:r>
      <w:r>
        <w:rPr>
          <w:b/>
          <w:sz w:val="21"/>
          <w:szCs w:val="21"/>
        </w:rPr>
        <w:t>Use</w:t>
      </w:r>
      <w:r w:rsidR="00EB7654">
        <w:rPr>
          <w:sz w:val="21"/>
          <w:szCs w:val="21"/>
        </w:rPr>
        <w:t>”</w:t>
      </w:r>
      <w:r w:rsidRPr="004A4F7E">
        <w:rPr>
          <w:sz w:val="21"/>
          <w:szCs w:val="21"/>
        </w:rPr>
        <w:t xml:space="preserve">). </w:t>
      </w:r>
      <w:r>
        <w:rPr>
          <w:sz w:val="21"/>
          <w:szCs w:val="21"/>
        </w:rPr>
        <w:t xml:space="preserve">For the purposes of this Section 2.5, </w:t>
      </w:r>
      <w:r w:rsidR="00EB7654">
        <w:rPr>
          <w:sz w:val="21"/>
          <w:szCs w:val="21"/>
        </w:rPr>
        <w:t>“</w:t>
      </w:r>
      <w:r w:rsidRPr="004A4F7E">
        <w:rPr>
          <w:b/>
          <w:bCs/>
          <w:sz w:val="21"/>
          <w:szCs w:val="21"/>
        </w:rPr>
        <w:t>Primary Business</w:t>
      </w:r>
      <w:r w:rsidR="00EB7654">
        <w:rPr>
          <w:sz w:val="21"/>
          <w:szCs w:val="21"/>
        </w:rPr>
        <w:t>”</w:t>
      </w:r>
      <w:r>
        <w:rPr>
          <w:sz w:val="21"/>
          <w:szCs w:val="21"/>
        </w:rPr>
        <w:t xml:space="preserve"> means that thirty percent (30%) or more of the tenant’s sales shall be derived from the operation of the Restricted Use.</w:t>
      </w:r>
      <w:r w:rsidR="000C3B35">
        <w:rPr>
          <w:sz w:val="21"/>
          <w:szCs w:val="21"/>
        </w:rPr>
        <w:t xml:space="preserve"> </w:t>
      </w:r>
      <w:r w:rsidRPr="004A4F7E">
        <w:rPr>
          <w:sz w:val="21"/>
          <w:szCs w:val="21"/>
        </w:rPr>
        <w:t>For purposes of this Section 2.</w:t>
      </w:r>
      <w:r>
        <w:rPr>
          <w:sz w:val="21"/>
          <w:szCs w:val="21"/>
        </w:rPr>
        <w:t>5</w:t>
      </w:r>
      <w:r w:rsidRPr="004A4F7E">
        <w:rPr>
          <w:sz w:val="21"/>
          <w:szCs w:val="21"/>
        </w:rPr>
        <w:t xml:space="preserve">, </w:t>
      </w:r>
      <w:r w:rsidR="00EB7654">
        <w:rPr>
          <w:sz w:val="21"/>
          <w:szCs w:val="21"/>
        </w:rPr>
        <w:t>“</w:t>
      </w:r>
      <w:r w:rsidRPr="004A4F7E">
        <w:rPr>
          <w:b/>
          <w:sz w:val="21"/>
          <w:szCs w:val="21"/>
        </w:rPr>
        <w:t>Selective Tenants</w:t>
      </w:r>
      <w:r w:rsidR="00EB7654">
        <w:rPr>
          <w:sz w:val="21"/>
          <w:szCs w:val="21"/>
        </w:rPr>
        <w:t>”</w:t>
      </w:r>
      <w:r w:rsidRPr="004A4F7E">
        <w:rPr>
          <w:sz w:val="21"/>
          <w:szCs w:val="21"/>
        </w:rPr>
        <w:t xml:space="preserve"> shall mean (</w:t>
      </w:r>
      <w:proofErr w:type="spellStart"/>
      <w:r w:rsidRPr="004A4F7E">
        <w:rPr>
          <w:sz w:val="21"/>
          <w:szCs w:val="21"/>
        </w:rPr>
        <w:t>i</w:t>
      </w:r>
      <w:proofErr w:type="spellEnd"/>
      <w:r w:rsidRPr="004A4F7E">
        <w:rPr>
          <w:sz w:val="21"/>
          <w:szCs w:val="21"/>
        </w:rPr>
        <w:t xml:space="preserve">) any tenant under a lease signed prior to the date of this Lease, (ii) any tenant whose lease permits the assignment thereof or the subletting of the premises demised thereby to </w:t>
      </w:r>
      <w:r>
        <w:rPr>
          <w:sz w:val="21"/>
          <w:szCs w:val="21"/>
        </w:rPr>
        <w:t>operate for the Restricted Use</w:t>
      </w:r>
      <w:r w:rsidRPr="004A4F7E">
        <w:rPr>
          <w:sz w:val="21"/>
          <w:szCs w:val="21"/>
        </w:rPr>
        <w:t>,</w:t>
      </w:r>
      <w:r>
        <w:rPr>
          <w:sz w:val="21"/>
          <w:szCs w:val="21"/>
        </w:rPr>
        <w:t xml:space="preserve"> or</w:t>
      </w:r>
      <w:r w:rsidRPr="004A4F7E">
        <w:rPr>
          <w:sz w:val="21"/>
          <w:szCs w:val="21"/>
        </w:rPr>
        <w:t xml:space="preserve"> (iii) any tenant occupying at least 10,000 square feet of gross leasable area within the Shopping Center.</w:t>
      </w:r>
      <w:bookmarkEnd w:id="263"/>
    </w:p>
    <w:p w14:paraId="75225981" w14:textId="77777777" w:rsidR="00222ACE" w:rsidRDefault="00222ACE" w:rsidP="00222ACE">
      <w:pPr>
        <w:pStyle w:val="NoSpacing"/>
        <w:widowControl w:val="0"/>
        <w:jc w:val="both"/>
        <w:rPr>
          <w:sz w:val="21"/>
          <w:szCs w:val="21"/>
        </w:rPr>
      </w:pPr>
    </w:p>
    <w:bookmarkEnd w:id="262"/>
    <w:p w14:paraId="41D08FFE" w14:textId="77777777" w:rsidR="00222ACE" w:rsidRPr="007D6208" w:rsidRDefault="00222ACE" w:rsidP="00222ACE">
      <w:pPr>
        <w:spacing w:after="160" w:line="259" w:lineRule="auto"/>
        <w:jc w:val="both"/>
        <w:rPr>
          <w:b/>
          <w:bCs/>
          <w:sz w:val="21"/>
          <w:szCs w:val="21"/>
          <w:u w:val="single"/>
        </w:rPr>
      </w:pPr>
      <w:proofErr w:type="spellStart"/>
      <w:r w:rsidRPr="007D6208">
        <w:rPr>
          <w:b/>
          <w:bCs/>
          <w:sz w:val="21"/>
          <w:szCs w:val="21"/>
          <w:u w:val="single"/>
        </w:rPr>
        <w:t>BodyRok</w:t>
      </w:r>
      <w:proofErr w:type="spellEnd"/>
    </w:p>
    <w:p w14:paraId="7930CCED" w14:textId="41964E28" w:rsidR="00222ACE" w:rsidRDefault="00222ACE" w:rsidP="00222ACE">
      <w:pPr>
        <w:pStyle w:val="Heading40"/>
        <w:ind w:firstLine="0"/>
        <w:rPr>
          <w:sz w:val="21"/>
          <w:szCs w:val="21"/>
        </w:rPr>
      </w:pPr>
      <w:r>
        <w:rPr>
          <w:sz w:val="21"/>
          <w:szCs w:val="21"/>
        </w:rPr>
        <w:t>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(as defined herein) of the operation of a Pilates studio or business using reformer machines.</w:t>
      </w:r>
      <w:r w:rsidR="000C3B35">
        <w:rPr>
          <w:sz w:val="21"/>
          <w:szCs w:val="21"/>
        </w:rPr>
        <w:t xml:space="preserve"> </w:t>
      </w:r>
      <w:r>
        <w:rPr>
          <w:sz w:val="21"/>
          <w:szCs w:val="21"/>
        </w:rPr>
        <w:t xml:space="preserve">For purposes of this Section 2.8, </w:t>
      </w:r>
      <w:r w:rsidR="00EB7654">
        <w:rPr>
          <w:sz w:val="21"/>
          <w:szCs w:val="21"/>
        </w:rPr>
        <w:t>“</w:t>
      </w:r>
      <w:r>
        <w:rPr>
          <w:b/>
          <w:sz w:val="21"/>
          <w:szCs w:val="21"/>
        </w:rPr>
        <w:t>Selective Tenants</w:t>
      </w:r>
      <w:r w:rsidR="00EB7654">
        <w:rPr>
          <w:sz w:val="21"/>
          <w:szCs w:val="21"/>
        </w:rPr>
        <w:t>”</w:t>
      </w:r>
      <w:r>
        <w:rPr>
          <w:sz w:val="21"/>
          <w:szCs w:val="21"/>
        </w:rPr>
        <w:t xml:space="preserve"> shall mean (</w:t>
      </w:r>
      <w:proofErr w:type="spellStart"/>
      <w:r>
        <w:rPr>
          <w:sz w:val="21"/>
          <w:szCs w:val="21"/>
        </w:rPr>
        <w:t>i</w:t>
      </w:r>
      <w:proofErr w:type="spellEnd"/>
      <w:r>
        <w:rPr>
          <w:sz w:val="21"/>
          <w:szCs w:val="21"/>
        </w:rPr>
        <w:t>)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so long as such tenant does not have more than ten (10) reformer machines, or (iv) the operation of an internet kiosk or other similar mechanism providing internet access to a tenant’s website which is not dedicated to the sale or display of the Restricted Products, but offers such product for sale on such website.</w:t>
      </w:r>
    </w:p>
    <w:p w14:paraId="60328F24" w14:textId="77777777" w:rsidR="00222ACE" w:rsidRPr="00147D21" w:rsidRDefault="00222ACE" w:rsidP="00222ACE">
      <w:pPr>
        <w:spacing w:after="160" w:line="259" w:lineRule="auto"/>
        <w:rPr>
          <w:b/>
          <w:bCs/>
          <w:sz w:val="21"/>
          <w:szCs w:val="21"/>
          <w:u w:val="single"/>
        </w:rPr>
      </w:pPr>
      <w:r w:rsidRPr="00147D21">
        <w:rPr>
          <w:b/>
          <w:bCs/>
          <w:sz w:val="21"/>
          <w:szCs w:val="21"/>
          <w:u w:val="single"/>
        </w:rPr>
        <w:t>Trader Joe’s</w:t>
      </w:r>
    </w:p>
    <w:p w14:paraId="0EAA396A" w14:textId="0414202D" w:rsidR="00222ACE" w:rsidRDefault="00222ACE" w:rsidP="00222ACE">
      <w:pPr>
        <w:pStyle w:val="Heading40"/>
        <w:ind w:firstLine="0"/>
        <w:rPr>
          <w:rFonts w:eastAsiaTheme="minorHAnsi"/>
          <w:sz w:val="21"/>
          <w:szCs w:val="21"/>
        </w:rPr>
      </w:pPr>
      <w:r w:rsidRPr="00E06421">
        <w:rPr>
          <w:rFonts w:eastAsiaTheme="minorHAnsi"/>
          <w:sz w:val="21"/>
          <w:szCs w:val="21"/>
        </w:rPr>
        <w:lastRenderedPageBreak/>
        <w:t xml:space="preserve">Landlord agrees that it shall not lease, sell or otherwise permit any portion of the Project (other than the Premises) or any other parcel, property or shopping center owned or ground leased by Landlord or its affiliates to be used for the sale of grocery items for human use or consumption or alcoholic beverages for off-premises consumption </w:t>
      </w:r>
      <w:r w:rsidRPr="00E06421">
        <w:rPr>
          <w:rFonts w:eastAsia="Calibri"/>
          <w:sz w:val="21"/>
          <w:szCs w:val="21"/>
        </w:rPr>
        <w:t xml:space="preserve">(and to avoid any ambiguity, health and beauty products, greeting cards, other paper products, cleaning supplies, flowers and vitamins are not included within </w:t>
      </w:r>
      <w:r w:rsidR="00EB7654">
        <w:rPr>
          <w:rFonts w:eastAsia="Calibri"/>
          <w:sz w:val="21"/>
          <w:szCs w:val="21"/>
        </w:rPr>
        <w:t>“</w:t>
      </w:r>
      <w:r w:rsidRPr="00E06421">
        <w:rPr>
          <w:rFonts w:eastAsia="Calibri"/>
          <w:sz w:val="21"/>
          <w:szCs w:val="21"/>
        </w:rPr>
        <w:t>grocery items</w:t>
      </w:r>
      <w:r w:rsidR="00EB7654">
        <w:rPr>
          <w:rFonts w:eastAsia="Calibri"/>
          <w:sz w:val="21"/>
          <w:szCs w:val="21"/>
        </w:rPr>
        <w:t>”</w:t>
      </w:r>
      <w:r w:rsidRPr="00E06421">
        <w:rPr>
          <w:rFonts w:eastAsia="Calibri"/>
          <w:sz w:val="21"/>
          <w:szCs w:val="21"/>
        </w:rPr>
        <w:t xml:space="preserve"> for purposes of the Exclusive)</w:t>
      </w:r>
      <w:r w:rsidRPr="00E06421">
        <w:rPr>
          <w:rFonts w:eastAsiaTheme="minorHAnsi"/>
          <w:sz w:val="21"/>
          <w:szCs w:val="21"/>
        </w:rPr>
        <w:t xml:space="preserve"> (the </w:t>
      </w:r>
      <w:r w:rsidR="00EB7654">
        <w:rPr>
          <w:rFonts w:eastAsiaTheme="minorHAnsi"/>
          <w:sz w:val="21"/>
          <w:szCs w:val="21"/>
        </w:rPr>
        <w:t>“</w:t>
      </w:r>
      <w:r w:rsidRPr="00E06421">
        <w:rPr>
          <w:rFonts w:eastAsiaTheme="minorHAnsi"/>
          <w:b/>
          <w:bCs/>
          <w:sz w:val="21"/>
          <w:szCs w:val="21"/>
          <w:u w:val="single"/>
        </w:rPr>
        <w:t>Exclusive</w:t>
      </w:r>
      <w:r w:rsidR="00EB7654">
        <w:rPr>
          <w:rFonts w:eastAsiaTheme="minorHAnsi"/>
          <w:sz w:val="21"/>
          <w:szCs w:val="21"/>
        </w:rPr>
        <w:t>”</w:t>
      </w:r>
      <w:r w:rsidRPr="00E06421">
        <w:rPr>
          <w:rFonts w:eastAsiaTheme="minorHAnsi"/>
          <w:sz w:val="21"/>
          <w:szCs w:val="21"/>
        </w:rPr>
        <w:t>), other than (</w:t>
      </w:r>
      <w:proofErr w:type="spellStart"/>
      <w:r w:rsidRPr="00E06421">
        <w:rPr>
          <w:rFonts w:eastAsiaTheme="minorHAnsi"/>
          <w:sz w:val="21"/>
          <w:szCs w:val="21"/>
        </w:rPr>
        <w:t>i</w:t>
      </w:r>
      <w:proofErr w:type="spellEnd"/>
      <w:r w:rsidRPr="00E06421">
        <w:rPr>
          <w:rFonts w:eastAsiaTheme="minorHAnsi"/>
          <w:sz w:val="21"/>
          <w:szCs w:val="21"/>
        </w:rPr>
        <w:t xml:space="preserve">) Incidental Sales; and (ii) one (1) first-class high-end local (not national or regional) wine store provided that it does not exceed 2,100 square feet and is located within the area identified as </w:t>
      </w:r>
      <w:r w:rsidR="00EB7654">
        <w:rPr>
          <w:rFonts w:eastAsiaTheme="minorHAnsi"/>
          <w:sz w:val="21"/>
          <w:szCs w:val="21"/>
        </w:rPr>
        <w:t>“</w:t>
      </w:r>
      <w:r w:rsidRPr="00E06421">
        <w:rPr>
          <w:sz w:val="21"/>
          <w:szCs w:val="21"/>
        </w:rPr>
        <w:t>Wine Store Area</w:t>
      </w:r>
      <w:r w:rsidR="00EB7654">
        <w:rPr>
          <w:rFonts w:eastAsiaTheme="minorHAnsi"/>
          <w:sz w:val="21"/>
          <w:szCs w:val="21"/>
        </w:rPr>
        <w:t>”</w:t>
      </w:r>
      <w:r w:rsidRPr="00E06421">
        <w:rPr>
          <w:rFonts w:eastAsiaTheme="minorHAnsi"/>
          <w:sz w:val="21"/>
          <w:szCs w:val="21"/>
        </w:rPr>
        <w:t xml:space="preserve"> on </w:t>
      </w:r>
      <w:r w:rsidRPr="00E06421">
        <w:rPr>
          <w:rFonts w:eastAsiaTheme="minorHAnsi"/>
          <w:b/>
          <w:sz w:val="21"/>
          <w:szCs w:val="21"/>
        </w:rPr>
        <w:t xml:space="preserve">Exhibit </w:t>
      </w:r>
      <w:r w:rsidR="00EB7654">
        <w:rPr>
          <w:rFonts w:eastAsiaTheme="minorHAnsi"/>
          <w:b/>
          <w:sz w:val="21"/>
          <w:szCs w:val="21"/>
        </w:rPr>
        <w:t>“</w:t>
      </w:r>
      <w:r w:rsidRPr="00E06421">
        <w:rPr>
          <w:rFonts w:eastAsiaTheme="minorHAnsi"/>
          <w:b/>
          <w:sz w:val="21"/>
          <w:szCs w:val="21"/>
        </w:rPr>
        <w:fldChar w:fldCharType="begin"/>
      </w:r>
      <w:r w:rsidRPr="00E06421">
        <w:rPr>
          <w:rFonts w:eastAsiaTheme="minorHAnsi"/>
          <w:b/>
          <w:sz w:val="21"/>
          <w:szCs w:val="21"/>
        </w:rPr>
        <w:instrText xml:space="preserve"> REF EXHB \h  \* MERGEFORMAT </w:instrText>
      </w:r>
      <w:r w:rsidRPr="00E06421">
        <w:rPr>
          <w:rFonts w:eastAsiaTheme="minorHAnsi"/>
          <w:b/>
          <w:sz w:val="21"/>
          <w:szCs w:val="21"/>
        </w:rPr>
      </w:r>
      <w:r w:rsidRPr="00E06421">
        <w:rPr>
          <w:rFonts w:eastAsiaTheme="minorHAnsi"/>
          <w:b/>
          <w:sz w:val="21"/>
          <w:szCs w:val="21"/>
        </w:rPr>
        <w:fldChar w:fldCharType="separate"/>
      </w:r>
      <w:r w:rsidRPr="00E06421">
        <w:rPr>
          <w:b/>
          <w:sz w:val="21"/>
          <w:szCs w:val="21"/>
        </w:rPr>
        <w:t>B</w:t>
      </w:r>
      <w:r w:rsidRPr="00E06421">
        <w:rPr>
          <w:rFonts w:eastAsiaTheme="minorHAnsi"/>
          <w:b/>
          <w:sz w:val="21"/>
          <w:szCs w:val="21"/>
        </w:rPr>
        <w:fldChar w:fldCharType="end"/>
      </w:r>
      <w:r w:rsidR="00EB7654">
        <w:rPr>
          <w:rFonts w:eastAsiaTheme="minorHAnsi"/>
          <w:b/>
          <w:sz w:val="21"/>
          <w:szCs w:val="21"/>
        </w:rPr>
        <w:t>“</w:t>
      </w:r>
      <w:r w:rsidRPr="00E06421">
        <w:rPr>
          <w:rFonts w:eastAsiaTheme="minorHAnsi"/>
          <w:sz w:val="21"/>
          <w:szCs w:val="21"/>
        </w:rPr>
        <w:t xml:space="preserve"> (the </w:t>
      </w:r>
      <w:r w:rsidR="00EB7654">
        <w:rPr>
          <w:rFonts w:eastAsiaTheme="minorHAnsi"/>
          <w:sz w:val="21"/>
          <w:szCs w:val="21"/>
        </w:rPr>
        <w:t>“</w:t>
      </w:r>
      <w:r w:rsidRPr="00E06421">
        <w:rPr>
          <w:b/>
          <w:bCs/>
          <w:sz w:val="21"/>
          <w:szCs w:val="21"/>
          <w:u w:val="single"/>
        </w:rPr>
        <w:t>Wine Store Area</w:t>
      </w:r>
      <w:r w:rsidR="00EB7654">
        <w:rPr>
          <w:rFonts w:eastAsiaTheme="minorHAnsi"/>
          <w:sz w:val="21"/>
          <w:szCs w:val="21"/>
        </w:rPr>
        <w:t>”</w:t>
      </w:r>
      <w:r w:rsidRPr="00E06421">
        <w:rPr>
          <w:rFonts w:eastAsiaTheme="minorHAnsi"/>
          <w:sz w:val="21"/>
          <w:szCs w:val="21"/>
        </w:rPr>
        <w:t>).</w:t>
      </w:r>
      <w:r w:rsidR="000C3B35">
        <w:rPr>
          <w:rFonts w:eastAsiaTheme="minorHAnsi"/>
          <w:sz w:val="21"/>
          <w:szCs w:val="21"/>
        </w:rPr>
        <w:t xml:space="preserve"> </w:t>
      </w:r>
      <w:r w:rsidRPr="00E06421">
        <w:rPr>
          <w:rFonts w:eastAsiaTheme="minorHAnsi"/>
          <w:sz w:val="21"/>
          <w:szCs w:val="21"/>
        </w:rPr>
        <w:t xml:space="preserve">Notwithstanding the foregoing, restaurants may permit its customers to take out </w:t>
      </w:r>
      <w:proofErr w:type="gramStart"/>
      <w:r w:rsidRPr="00E06421">
        <w:rPr>
          <w:rFonts w:eastAsiaTheme="minorHAnsi"/>
          <w:sz w:val="21"/>
          <w:szCs w:val="21"/>
        </w:rPr>
        <w:t>partially-consumed</w:t>
      </w:r>
      <w:proofErr w:type="gramEnd"/>
      <w:r w:rsidRPr="00E06421">
        <w:rPr>
          <w:rFonts w:eastAsiaTheme="minorHAnsi"/>
          <w:sz w:val="21"/>
          <w:szCs w:val="21"/>
        </w:rPr>
        <w:t xml:space="preserve"> bottles of wine if the wine was purchased primarily for on-premises consumption during their meals.</w:t>
      </w:r>
      <w:r w:rsidR="000C3B35">
        <w:rPr>
          <w:rFonts w:eastAsiaTheme="minorHAnsi"/>
          <w:sz w:val="21"/>
          <w:szCs w:val="21"/>
        </w:rPr>
        <w:t xml:space="preserve"> </w:t>
      </w:r>
      <w:r w:rsidR="00EB7654">
        <w:rPr>
          <w:rFonts w:eastAsiaTheme="minorHAnsi"/>
          <w:sz w:val="21"/>
          <w:szCs w:val="21"/>
        </w:rPr>
        <w:t>“</w:t>
      </w:r>
      <w:r w:rsidRPr="00E06421">
        <w:rPr>
          <w:rFonts w:eastAsiaTheme="minorHAnsi"/>
          <w:b/>
          <w:bCs/>
          <w:sz w:val="21"/>
          <w:szCs w:val="21"/>
          <w:u w:val="single"/>
        </w:rPr>
        <w:t>Incidental Sales</w:t>
      </w:r>
      <w:r w:rsidR="00EB7654">
        <w:rPr>
          <w:rFonts w:eastAsiaTheme="minorHAnsi"/>
          <w:sz w:val="21"/>
          <w:szCs w:val="21"/>
        </w:rPr>
        <w:t>”</w:t>
      </w:r>
      <w:r w:rsidRPr="00E06421">
        <w:rPr>
          <w:rFonts w:eastAsiaTheme="minorHAnsi"/>
          <w:sz w:val="21"/>
          <w:szCs w:val="21"/>
        </w:rPr>
        <w:t xml:space="preserve"> means the use of the lesser of five percent (5%) of the Floor Area of such tenant’s premises or five hundred (500) square feet of Floor Area for the sale and/or display of such items within an individual tenant’s premises. The Exclusive shall apply to kiosks, carts, vending machines, pop-ups and other non-traditional or non-store uses.</w:t>
      </w:r>
    </w:p>
    <w:p w14:paraId="214E19F1" w14:textId="6A1AC3B6" w:rsidR="00570D8B" w:rsidRPr="00570D8B" w:rsidRDefault="00570D8B" w:rsidP="00AD6B28">
      <w:pPr>
        <w:jc w:val="both"/>
      </w:pPr>
      <w:r w:rsidRPr="00F900FA">
        <w:rPr>
          <w:rFonts w:eastAsiaTheme="minorHAnsi"/>
          <w:szCs w:val="24"/>
        </w:rPr>
        <w:t>Landlord agrees that no portion of the Project shall be occupied by any of the following uses without Tenant’s prior written consent:</w:t>
      </w:r>
      <w:r w:rsidR="005E60C2">
        <w:rPr>
          <w:rFonts w:eastAsiaTheme="minorHAnsi"/>
          <w:szCs w:val="24"/>
        </w:rPr>
        <w:t xml:space="preserve"> </w:t>
      </w:r>
      <w:r w:rsidRPr="00F900FA">
        <w:rPr>
          <w:rFonts w:eastAsiaTheme="minorHAnsi"/>
          <w:szCs w:val="24"/>
        </w:rPr>
        <w:t xml:space="preserve">offices (including financial institutions except retail bank branches or as an incidental use to a permitted retail or commercial business), but only to the extent within the area </w:t>
      </w:r>
      <w:r w:rsidRPr="00F900FA">
        <w:rPr>
          <w:rFonts w:eastAsiaTheme="minorHAnsi"/>
        </w:rPr>
        <w:t xml:space="preserve">identified as the “Prohibited Uses Area” on </w:t>
      </w:r>
      <w:r w:rsidRPr="00F900FA">
        <w:rPr>
          <w:rFonts w:eastAsiaTheme="minorHAnsi"/>
          <w:b/>
        </w:rPr>
        <w:t>Exhibit “</w:t>
      </w:r>
      <w:r w:rsidRPr="00F900FA">
        <w:rPr>
          <w:rFonts w:eastAsiaTheme="minorHAnsi"/>
          <w:b/>
        </w:rPr>
        <w:fldChar w:fldCharType="begin"/>
      </w:r>
      <w:r w:rsidRPr="00F900FA">
        <w:rPr>
          <w:rFonts w:eastAsiaTheme="minorHAnsi"/>
          <w:b/>
        </w:rPr>
        <w:instrText xml:space="preserve"> REF EXHB \h  \* MERGEFORMAT </w:instrText>
      </w:r>
      <w:r w:rsidRPr="00F900FA">
        <w:rPr>
          <w:rFonts w:eastAsiaTheme="minorHAnsi"/>
          <w:b/>
        </w:rPr>
      </w:r>
      <w:r w:rsidRPr="00F900FA">
        <w:rPr>
          <w:rFonts w:eastAsiaTheme="minorHAnsi"/>
          <w:b/>
        </w:rPr>
        <w:fldChar w:fldCharType="separate"/>
      </w:r>
      <w:r w:rsidRPr="0090003A">
        <w:rPr>
          <w:b/>
        </w:rPr>
        <w:t>B</w:t>
      </w:r>
      <w:r w:rsidRPr="00F900FA">
        <w:rPr>
          <w:rFonts w:eastAsiaTheme="minorHAnsi"/>
          <w:b/>
        </w:rPr>
        <w:fldChar w:fldCharType="end"/>
      </w:r>
      <w:r w:rsidRPr="00F900FA">
        <w:rPr>
          <w:rFonts w:eastAsiaTheme="minorHAnsi"/>
          <w:b/>
        </w:rPr>
        <w:t>”</w:t>
      </w:r>
      <w:r w:rsidRPr="00F900FA">
        <w:rPr>
          <w:rFonts w:eastAsiaTheme="minorHAnsi"/>
        </w:rPr>
        <w:t xml:space="preserve"> (the “</w:t>
      </w:r>
      <w:r w:rsidRPr="00F900FA">
        <w:rPr>
          <w:rFonts w:eastAsiaTheme="minorHAnsi"/>
          <w:b/>
          <w:bCs/>
          <w:u w:val="single"/>
        </w:rPr>
        <w:t>Prohibited Uses Area</w:t>
      </w:r>
      <w:r w:rsidRPr="00F900FA">
        <w:rPr>
          <w:rFonts w:eastAsiaTheme="minorHAnsi"/>
        </w:rPr>
        <w:t>”)</w:t>
      </w:r>
      <w:r w:rsidRPr="00F900FA">
        <w:rPr>
          <w:rFonts w:eastAsiaTheme="minorHAnsi"/>
          <w:szCs w:val="24"/>
        </w:rPr>
        <w:t xml:space="preserve">; a restaurant but only to the extent within the </w:t>
      </w:r>
      <w:r w:rsidRPr="00F900FA">
        <w:rPr>
          <w:rFonts w:eastAsiaTheme="minorHAnsi"/>
        </w:rPr>
        <w:t>Prohibited Uses Area</w:t>
      </w:r>
      <w:r w:rsidRPr="00F900FA">
        <w:rPr>
          <w:rFonts w:eastAsiaTheme="minorHAnsi"/>
          <w:szCs w:val="24"/>
        </w:rPr>
        <w:t xml:space="preserve">; any operation containing a drive-thru but only to the extent within the </w:t>
      </w:r>
      <w:r w:rsidRPr="00F900FA">
        <w:rPr>
          <w:rFonts w:eastAsiaTheme="minorHAnsi"/>
        </w:rPr>
        <w:t>Prohibited Uses Area</w:t>
      </w:r>
      <w:r w:rsidRPr="00F900FA">
        <w:rPr>
          <w:rFonts w:eastAsiaTheme="minorHAnsi"/>
          <w:szCs w:val="24"/>
        </w:rPr>
        <w:t xml:space="preserve">; car wash or gas station; bar or cocktail lounge (meaning an establishment that sells alcohol with less than 30% of total sales from food) except one (1) first-class, high-end bar or cocktail lounge shall be outside the Prohibited Uses Area as long as it does not exceed 5,000 square feet; entertainment or recreational facility, including, but not limited to, nightclub, music hall, disco, banquet hall, auditorium, bowling alley, skating rink, theater, billiard room, amusement arcade, children’s play gym facility (including those similar to “My Gym” or “Gymboree”), establishment catering to birthday parties (such as a “Chuck E. Cheese” or “Sandy Deck’s”) or other place of public amusement, except within the area </w:t>
      </w:r>
      <w:r w:rsidRPr="00F900FA">
        <w:rPr>
          <w:rFonts w:eastAsiaTheme="minorHAnsi"/>
        </w:rPr>
        <w:t>identified as “</w:t>
      </w:r>
      <w:r>
        <w:rPr>
          <w:rFonts w:eastAsiaTheme="minorHAnsi"/>
        </w:rPr>
        <w:t>Entertainment Build Area</w:t>
      </w:r>
      <w:r w:rsidRPr="00F900FA">
        <w:rPr>
          <w:rFonts w:eastAsiaTheme="minorHAnsi"/>
        </w:rPr>
        <w:t xml:space="preserve">” on </w:t>
      </w:r>
      <w:r w:rsidRPr="00F900FA">
        <w:rPr>
          <w:rFonts w:eastAsiaTheme="minorHAnsi"/>
          <w:b/>
        </w:rPr>
        <w:t>Exhibit “</w:t>
      </w:r>
      <w:r w:rsidRPr="00F900FA">
        <w:rPr>
          <w:rFonts w:eastAsiaTheme="minorHAnsi"/>
          <w:b/>
        </w:rPr>
        <w:fldChar w:fldCharType="begin"/>
      </w:r>
      <w:r w:rsidRPr="00F900FA">
        <w:rPr>
          <w:rFonts w:eastAsiaTheme="minorHAnsi"/>
          <w:b/>
        </w:rPr>
        <w:instrText xml:space="preserve"> REF EXHB \h  \* MERGEFORMAT </w:instrText>
      </w:r>
      <w:r w:rsidRPr="00F900FA">
        <w:rPr>
          <w:rFonts w:eastAsiaTheme="minorHAnsi"/>
          <w:b/>
        </w:rPr>
      </w:r>
      <w:r w:rsidRPr="00F900FA">
        <w:rPr>
          <w:rFonts w:eastAsiaTheme="minorHAnsi"/>
          <w:b/>
        </w:rPr>
        <w:fldChar w:fldCharType="separate"/>
      </w:r>
      <w:r w:rsidRPr="0090003A">
        <w:rPr>
          <w:b/>
        </w:rPr>
        <w:t>B</w:t>
      </w:r>
      <w:r w:rsidRPr="00F900FA">
        <w:rPr>
          <w:rFonts w:eastAsiaTheme="minorHAnsi"/>
          <w:b/>
        </w:rPr>
        <w:fldChar w:fldCharType="end"/>
      </w:r>
      <w:r w:rsidRPr="00F900FA">
        <w:rPr>
          <w:rFonts w:eastAsiaTheme="minorHAnsi"/>
          <w:b/>
        </w:rPr>
        <w:t>”</w:t>
      </w:r>
      <w:r w:rsidRPr="00F900FA">
        <w:rPr>
          <w:rFonts w:eastAsiaTheme="minorHAnsi"/>
        </w:rPr>
        <w:t xml:space="preserve"> (“</w:t>
      </w:r>
      <w:r>
        <w:rPr>
          <w:rFonts w:eastAsiaTheme="minorHAnsi"/>
          <w:b/>
          <w:bCs/>
          <w:u w:val="single"/>
        </w:rPr>
        <w:t>Entertainment Build Area</w:t>
      </w:r>
      <w:r w:rsidRPr="00F900FA">
        <w:rPr>
          <w:rFonts w:eastAsiaTheme="minorHAnsi"/>
        </w:rPr>
        <w:t>”)</w:t>
      </w:r>
      <w:r w:rsidRPr="00F900FA">
        <w:rPr>
          <w:rFonts w:eastAsiaTheme="minorHAnsi"/>
          <w:szCs w:val="24"/>
        </w:rPr>
        <w:t xml:space="preserve"> as long as it is a first-class, high-end operator located outside of the Prohibited Uses Area; health club, health or beauty spa, fitness center or gymnasium (including, but not limited to, exercise, dance, martial arts, Pilates, yoga, spin studios or other fitness studio/center) but only to the extent within the Prohibited Uses Area; massage parlor or tanning parlor, except for either (</w:t>
      </w:r>
      <w:proofErr w:type="spellStart"/>
      <w:r w:rsidRPr="00F900FA">
        <w:rPr>
          <w:rFonts w:eastAsiaTheme="minorHAnsi"/>
          <w:szCs w:val="24"/>
        </w:rPr>
        <w:t>i</w:t>
      </w:r>
      <w:proofErr w:type="spellEnd"/>
      <w:r w:rsidRPr="00F900FA">
        <w:rPr>
          <w:rFonts w:eastAsiaTheme="minorHAnsi"/>
          <w:szCs w:val="24"/>
        </w:rPr>
        <w:t>) one (1) first-class operator similar to Massage Envy, provided that it does not exceed 3,000 square feet and is located outside of the Prohibited Uses Area, or (ii) one (1) first-class full services spa such as Woodhouse Day Spa, provided that it does not exceed 3,000 square feet and is located outside of the Prohibited Uses Area); or training facility or educational facility, including, but not limited to, a beauty school, barber college, reading room, place of instruction, or any other operation catering primarily to students or trainees rather than to customers, except for one (1) first-class tutoring service such as Kumon, provided that it does not exceed 2,500 square feet and is located outside of the Prohibited Uses Area), (collectively, the “</w:t>
      </w:r>
      <w:r w:rsidRPr="00F900FA">
        <w:rPr>
          <w:rFonts w:eastAsiaTheme="minorHAnsi"/>
          <w:b/>
          <w:bCs/>
          <w:szCs w:val="24"/>
          <w:u w:val="single"/>
        </w:rPr>
        <w:t>Prohibited Uses</w:t>
      </w:r>
      <w:r w:rsidRPr="00F900FA">
        <w:rPr>
          <w:rFonts w:eastAsiaTheme="minorHAnsi"/>
          <w:szCs w:val="24"/>
        </w:rPr>
        <w:t>”). Prohibited Uses shall apply to kiosks, carts, vending machines, pop-ups and other non-traditional or non-store uses.</w:t>
      </w:r>
    </w:p>
    <w:p w14:paraId="3369491D" w14:textId="77777777" w:rsidR="00222ACE" w:rsidRDefault="00222ACE" w:rsidP="00222ACE">
      <w:pPr>
        <w:pStyle w:val="Heading40"/>
        <w:ind w:left="1728" w:hanging="1728"/>
        <w:rPr>
          <w:sz w:val="21"/>
          <w:szCs w:val="21"/>
        </w:rPr>
      </w:pPr>
    </w:p>
    <w:bookmarkEnd w:id="244"/>
    <w:p w14:paraId="1E9DCC61" w14:textId="77777777" w:rsidR="00222ACE" w:rsidRDefault="00222ACE">
      <w:pPr>
        <w:adjustRightInd/>
        <w:rPr>
          <w:rFonts w:cs="Times New Roman"/>
          <w:szCs w:val="24"/>
        </w:rPr>
        <w:sectPr w:rsidR="00222ACE" w:rsidSect="00D81CFB">
          <w:headerReference w:type="even" r:id="rId67"/>
          <w:headerReference w:type="default" r:id="rId68"/>
          <w:footerReference w:type="even" r:id="rId69"/>
          <w:footerReference w:type="default" r:id="rId70"/>
          <w:headerReference w:type="first" r:id="rId71"/>
          <w:pgSz w:w="12240" w:h="15840"/>
          <w:pgMar w:top="1440" w:right="1440" w:bottom="1440" w:left="1440" w:header="720" w:footer="720" w:gutter="0"/>
          <w:pgNumType w:start="1"/>
          <w:cols w:space="720"/>
          <w:noEndnote/>
          <w:docGrid w:linePitch="299"/>
        </w:sectPr>
      </w:pPr>
    </w:p>
    <w:p w14:paraId="26B65951" w14:textId="77777777" w:rsidR="00DD5BF1" w:rsidRDefault="00DD5BF1">
      <w:pPr>
        <w:pStyle w:val="Heading80"/>
        <w:adjustRightInd/>
        <w:rPr>
          <w:rFonts w:cs="Times New Roman"/>
          <w:b/>
          <w:szCs w:val="24"/>
        </w:rPr>
      </w:pPr>
      <w:bookmarkStart w:id="266" w:name="_Ref9433704"/>
      <w:r>
        <w:rPr>
          <w:rFonts w:cs="Times New Roman"/>
          <w:b/>
          <w:szCs w:val="24"/>
        </w:rPr>
        <w:lastRenderedPageBreak/>
        <w:t>EXHIBIT E-1</w:t>
      </w:r>
      <w:bookmarkEnd w:id="266"/>
    </w:p>
    <w:p w14:paraId="3C8D351E" w14:textId="77777777" w:rsidR="00DD5BF1" w:rsidRDefault="00DD5BF1">
      <w:pPr>
        <w:pStyle w:val="Heading9"/>
        <w:adjustRightInd/>
        <w:rPr>
          <w:rFonts w:cs="Times New Roman"/>
          <w:szCs w:val="24"/>
        </w:rPr>
      </w:pPr>
      <w:bookmarkStart w:id="267" w:name="_Ref9434569"/>
      <w:r>
        <w:rPr>
          <w:rFonts w:cs="Times New Roman"/>
          <w:b/>
          <w:szCs w:val="24"/>
        </w:rPr>
        <w:t>List of Restriction Waivers</w:t>
      </w:r>
      <w:bookmarkEnd w:id="267"/>
    </w:p>
    <w:p w14:paraId="103B9EB0" w14:textId="3ABD9F8F" w:rsidR="00DD5BF1" w:rsidRDefault="00BF11FC">
      <w:pPr>
        <w:pStyle w:val="CenterUnderlineItalicBold"/>
        <w:adjustRightInd/>
        <w:rPr>
          <w:rFonts w:cs="Times New Roman"/>
          <w:bCs w:val="0"/>
          <w:iCs w:val="0"/>
          <w:szCs w:val="24"/>
          <w:u w:val="none"/>
        </w:rPr>
      </w:pPr>
      <w:r>
        <w:rPr>
          <w:rFonts w:cs="Times New Roman"/>
          <w:bCs w:val="0"/>
          <w:iCs w:val="0"/>
          <w:szCs w:val="24"/>
          <w:u w:val="none"/>
        </w:rPr>
        <w:t>NONE</w:t>
      </w:r>
    </w:p>
    <w:p w14:paraId="5A4370CC" w14:textId="77777777" w:rsidR="00DD5BF1" w:rsidRDefault="00DD5BF1">
      <w:pPr>
        <w:adjustRightInd/>
        <w:rPr>
          <w:rFonts w:cs="Times New Roman"/>
          <w:szCs w:val="24"/>
        </w:rPr>
        <w:sectPr w:rsidR="00DD5BF1" w:rsidSect="00D81CFB">
          <w:headerReference w:type="even" r:id="rId72"/>
          <w:headerReference w:type="default" r:id="rId73"/>
          <w:footerReference w:type="even" r:id="rId74"/>
          <w:footerReference w:type="default" r:id="rId75"/>
          <w:headerReference w:type="first" r:id="rId76"/>
          <w:pgSz w:w="12240" w:h="15840"/>
          <w:pgMar w:top="1440" w:right="1440" w:bottom="1440" w:left="1440" w:header="720" w:footer="720" w:gutter="0"/>
          <w:pgNumType w:start="1"/>
          <w:cols w:space="720"/>
          <w:noEndnote/>
          <w:docGrid w:linePitch="299"/>
        </w:sectPr>
      </w:pPr>
    </w:p>
    <w:p w14:paraId="684B180D" w14:textId="77777777" w:rsidR="00DD5BF1" w:rsidRDefault="00DD5BF1">
      <w:pPr>
        <w:pStyle w:val="Heading80"/>
        <w:adjustRightInd/>
        <w:rPr>
          <w:rFonts w:cs="Times New Roman"/>
          <w:b/>
          <w:szCs w:val="24"/>
        </w:rPr>
      </w:pPr>
      <w:bookmarkStart w:id="270" w:name="_Ref9433713"/>
      <w:r>
        <w:rPr>
          <w:rFonts w:cs="Times New Roman"/>
          <w:b/>
          <w:szCs w:val="24"/>
        </w:rPr>
        <w:lastRenderedPageBreak/>
        <w:t>EXHIBIT F</w:t>
      </w:r>
      <w:bookmarkEnd w:id="270"/>
    </w:p>
    <w:p w14:paraId="23E691AD" w14:textId="77777777" w:rsidR="00DD5BF1" w:rsidRDefault="00DD5BF1">
      <w:pPr>
        <w:pStyle w:val="Heading9"/>
        <w:adjustRightInd/>
        <w:rPr>
          <w:rFonts w:cs="Times New Roman"/>
          <w:szCs w:val="24"/>
        </w:rPr>
      </w:pPr>
      <w:bookmarkStart w:id="271" w:name="_Ref9434577"/>
      <w:r>
        <w:rPr>
          <w:rFonts w:cs="Times New Roman"/>
          <w:b/>
          <w:szCs w:val="24"/>
        </w:rPr>
        <w:t>List of Existing Prohibited Uses</w:t>
      </w:r>
      <w:bookmarkEnd w:id="271"/>
    </w:p>
    <w:p w14:paraId="4F4354CD" w14:textId="77777777" w:rsidR="00DD5BF1" w:rsidRDefault="00DD5BF1">
      <w:pPr>
        <w:adjustRightInd/>
        <w:rPr>
          <w:rFonts w:cs="Times New Roman"/>
          <w:szCs w:val="24"/>
        </w:rPr>
        <w:sectPr w:rsidR="00DD5BF1" w:rsidSect="00D81CFB">
          <w:headerReference w:type="even" r:id="rId77"/>
          <w:headerReference w:type="default" r:id="rId78"/>
          <w:footerReference w:type="even" r:id="rId79"/>
          <w:footerReference w:type="default" r:id="rId80"/>
          <w:headerReference w:type="first" r:id="rId81"/>
          <w:pgSz w:w="12240" w:h="15840"/>
          <w:pgMar w:top="1440" w:right="1440" w:bottom="1440" w:left="1440" w:header="720" w:footer="720" w:gutter="0"/>
          <w:pgNumType w:start="1"/>
          <w:cols w:space="720"/>
          <w:noEndnote/>
          <w:docGrid w:linePitch="299"/>
        </w:sectPr>
      </w:pPr>
    </w:p>
    <w:p w14:paraId="651925E5" w14:textId="77777777" w:rsidR="00DD5BF1" w:rsidRDefault="00DD5BF1">
      <w:pPr>
        <w:pStyle w:val="Heading80"/>
        <w:adjustRightInd/>
        <w:rPr>
          <w:rFonts w:cs="Times New Roman"/>
          <w:b/>
          <w:szCs w:val="24"/>
        </w:rPr>
      </w:pPr>
      <w:bookmarkStart w:id="274" w:name="_Ref9433718"/>
      <w:r>
        <w:rPr>
          <w:rFonts w:cs="Times New Roman"/>
          <w:b/>
          <w:szCs w:val="24"/>
        </w:rPr>
        <w:lastRenderedPageBreak/>
        <w:t>EXHIBIT G</w:t>
      </w:r>
      <w:bookmarkEnd w:id="274"/>
    </w:p>
    <w:p w14:paraId="10CFB1D6" w14:textId="77777777" w:rsidR="00DD5BF1" w:rsidRDefault="00DD5BF1">
      <w:pPr>
        <w:pStyle w:val="Heading9"/>
        <w:adjustRightInd/>
        <w:rPr>
          <w:rFonts w:cs="Times New Roman"/>
          <w:szCs w:val="24"/>
        </w:rPr>
      </w:pPr>
      <w:bookmarkStart w:id="275" w:name="_Ref9434679"/>
      <w:r>
        <w:rPr>
          <w:rFonts w:cs="Times New Roman"/>
          <w:b/>
          <w:szCs w:val="24"/>
        </w:rPr>
        <w:t>Intentionally Omitted</w:t>
      </w:r>
      <w:bookmarkEnd w:id="275"/>
    </w:p>
    <w:p w14:paraId="0AE62AF3" w14:textId="77777777" w:rsidR="00DD5BF1" w:rsidRDefault="00DD5BF1">
      <w:pPr>
        <w:adjustRightInd/>
        <w:rPr>
          <w:rFonts w:cs="Times New Roman"/>
          <w:szCs w:val="24"/>
        </w:rPr>
        <w:sectPr w:rsidR="00DD5BF1" w:rsidSect="00D81CFB">
          <w:headerReference w:type="even" r:id="rId82"/>
          <w:headerReference w:type="default" r:id="rId83"/>
          <w:footerReference w:type="even" r:id="rId84"/>
          <w:footerReference w:type="default" r:id="rId85"/>
          <w:headerReference w:type="first" r:id="rId86"/>
          <w:pgSz w:w="12240" w:h="15840"/>
          <w:pgMar w:top="1440" w:right="1440" w:bottom="1440" w:left="1440" w:header="720" w:footer="720" w:gutter="0"/>
          <w:pgNumType w:start="1"/>
          <w:cols w:space="720"/>
          <w:noEndnote/>
          <w:docGrid w:linePitch="299"/>
        </w:sectPr>
      </w:pPr>
    </w:p>
    <w:p w14:paraId="3B0A5557" w14:textId="77777777" w:rsidR="00DD5BF1" w:rsidRDefault="00DD5BF1">
      <w:pPr>
        <w:pStyle w:val="Heading80"/>
        <w:adjustRightInd/>
        <w:rPr>
          <w:rFonts w:cs="Times New Roman"/>
          <w:b/>
          <w:szCs w:val="24"/>
        </w:rPr>
      </w:pPr>
      <w:bookmarkStart w:id="278" w:name="_Ref9433725"/>
      <w:r>
        <w:rPr>
          <w:rFonts w:cs="Times New Roman"/>
          <w:b/>
          <w:szCs w:val="24"/>
        </w:rPr>
        <w:lastRenderedPageBreak/>
        <w:t>EXHIBIT H</w:t>
      </w:r>
      <w:bookmarkEnd w:id="278"/>
    </w:p>
    <w:p w14:paraId="1678B2C4" w14:textId="77777777" w:rsidR="00DD5BF1" w:rsidRDefault="00DD5BF1">
      <w:pPr>
        <w:pStyle w:val="Heading9"/>
        <w:adjustRightInd/>
        <w:rPr>
          <w:rFonts w:cs="Times New Roman"/>
          <w:szCs w:val="24"/>
        </w:rPr>
      </w:pPr>
      <w:bookmarkStart w:id="279" w:name="_Ref9434590"/>
      <w:r>
        <w:rPr>
          <w:rFonts w:cs="Times New Roman"/>
          <w:b/>
          <w:szCs w:val="24"/>
        </w:rPr>
        <w:t>Form of Non-Disturbance Agreement from Present Encumbrance Holder</w:t>
      </w:r>
      <w:bookmarkEnd w:id="279"/>
    </w:p>
    <w:p w14:paraId="2F6EB99C" w14:textId="77777777" w:rsidR="00DD5BF1" w:rsidRDefault="00DD5BF1">
      <w:pPr>
        <w:pStyle w:val="TableText"/>
        <w:adjustRightInd/>
        <w:rPr>
          <w:rFonts w:cs="Times New Roman"/>
          <w:b/>
          <w:szCs w:val="24"/>
        </w:rPr>
      </w:pPr>
      <w:r>
        <w:rPr>
          <w:rFonts w:cs="Times New Roman"/>
          <w:b/>
          <w:szCs w:val="24"/>
        </w:rPr>
        <w:t>RECORDING REQUESTED BY</w:t>
      </w:r>
      <w:r>
        <w:rPr>
          <w:rFonts w:cs="Times New Roman"/>
          <w:b/>
          <w:szCs w:val="24"/>
        </w:rPr>
        <w:br/>
        <w:t>AND WHEN RECORDED, MAIL TO:</w:t>
      </w:r>
    </w:p>
    <w:p w14:paraId="45D3562F" w14:textId="77777777" w:rsidR="00DD5BF1" w:rsidRDefault="00DD5BF1">
      <w:pPr>
        <w:pStyle w:val="TableText"/>
        <w:tabs>
          <w:tab w:val="right" w:pos="2160"/>
        </w:tabs>
        <w:adjustRightInd/>
        <w:rPr>
          <w:rFonts w:cs="Times New Roman"/>
          <w:szCs w:val="24"/>
        </w:rPr>
      </w:pPr>
      <w:r>
        <w:rPr>
          <w:rFonts w:cs="Times New Roman"/>
          <w:szCs w:val="24"/>
        </w:rPr>
        <w:t xml:space="preserve">Barack </w:t>
      </w:r>
      <w:proofErr w:type="spellStart"/>
      <w:r>
        <w:rPr>
          <w:rFonts w:cs="Times New Roman"/>
          <w:szCs w:val="24"/>
        </w:rPr>
        <w:t>Ferrazzano</w:t>
      </w:r>
      <w:proofErr w:type="spellEnd"/>
      <w:r>
        <w:rPr>
          <w:rFonts w:cs="Times New Roman"/>
          <w:szCs w:val="24"/>
        </w:rPr>
        <w:t xml:space="preserve"> </w:t>
      </w:r>
      <w:proofErr w:type="spellStart"/>
      <w:r>
        <w:rPr>
          <w:rFonts w:cs="Times New Roman"/>
          <w:szCs w:val="24"/>
        </w:rPr>
        <w:t>Kirschbaum</w:t>
      </w:r>
      <w:proofErr w:type="spellEnd"/>
      <w:r>
        <w:rPr>
          <w:rFonts w:cs="Times New Roman"/>
          <w:szCs w:val="24"/>
        </w:rPr>
        <w:t xml:space="preserve"> &amp; </w:t>
      </w:r>
      <w:proofErr w:type="spellStart"/>
      <w:r>
        <w:rPr>
          <w:rFonts w:cs="Times New Roman"/>
          <w:szCs w:val="24"/>
        </w:rPr>
        <w:t>Nagelberg</w:t>
      </w:r>
      <w:proofErr w:type="spellEnd"/>
      <w:r>
        <w:rPr>
          <w:rFonts w:cs="Times New Roman"/>
          <w:szCs w:val="24"/>
        </w:rPr>
        <w:t xml:space="preserve"> LLP</w:t>
      </w:r>
      <w:r>
        <w:rPr>
          <w:rFonts w:cs="Times New Roman"/>
          <w:szCs w:val="24"/>
        </w:rPr>
        <w:br/>
        <w:t>200 W. Madison Street, Suite 3900</w:t>
      </w:r>
      <w:r>
        <w:rPr>
          <w:rFonts w:cs="Times New Roman"/>
          <w:szCs w:val="24"/>
        </w:rPr>
        <w:br/>
        <w:t>Chicago, IL 60606-3465</w:t>
      </w:r>
      <w:r>
        <w:rPr>
          <w:rFonts w:cs="Times New Roman"/>
          <w:szCs w:val="24"/>
        </w:rPr>
        <w:br/>
        <w:t xml:space="preserve">Attn.: </w:t>
      </w:r>
      <w:r>
        <w:rPr>
          <w:rFonts w:cs="Times New Roman"/>
          <w:szCs w:val="24"/>
          <w:u w:val="single"/>
        </w:rPr>
        <w:tab/>
      </w:r>
      <w:r>
        <w:rPr>
          <w:rFonts w:cs="Times New Roman"/>
          <w:szCs w:val="24"/>
        </w:rPr>
        <w:t>, Esq.</w:t>
      </w:r>
    </w:p>
    <w:p w14:paraId="579E31F9" w14:textId="77777777" w:rsidR="00DD5BF1" w:rsidRDefault="00DD5BF1">
      <w:pPr>
        <w:pStyle w:val="CenterUnderline"/>
        <w:adjustRightInd/>
        <w:rPr>
          <w:rFonts w:cs="Times New Roman"/>
          <w:szCs w:val="24"/>
        </w:rPr>
      </w:pPr>
      <w:r>
        <w:rPr>
          <w:rFonts w:cs="Times New Roman"/>
          <w:szCs w:val="24"/>
        </w:rPr>
        <w:t>NON-DISTURBANCE AND ATTORNMENT AGREEMENT</w:t>
      </w:r>
    </w:p>
    <w:p w14:paraId="6AF002AF" w14:textId="7EDC7BC2" w:rsidR="00DD5BF1" w:rsidRDefault="00DD5BF1">
      <w:pPr>
        <w:pStyle w:val="Body"/>
        <w:adjustRightInd/>
        <w:rPr>
          <w:rFonts w:cs="Times New Roman"/>
          <w:szCs w:val="24"/>
        </w:rPr>
      </w:pPr>
      <w:r>
        <w:rPr>
          <w:rFonts w:cs="Times New Roman"/>
          <w:szCs w:val="24"/>
        </w:rPr>
        <w:t xml:space="preserve">THIS NON-DISTURBANCE AND ATTORNMENT AGREEMENT (this </w:t>
      </w:r>
      <w:r w:rsidR="00EB7654">
        <w:rPr>
          <w:rFonts w:cs="Times New Roman"/>
          <w:szCs w:val="24"/>
        </w:rPr>
        <w:t>“</w:t>
      </w:r>
      <w:r>
        <w:rPr>
          <w:rFonts w:cs="Times New Roman"/>
          <w:b/>
          <w:szCs w:val="24"/>
        </w:rPr>
        <w:t>Agreement</w:t>
      </w:r>
      <w:r w:rsidR="00EB7654">
        <w:rPr>
          <w:rFonts w:cs="Times New Roman"/>
          <w:szCs w:val="24"/>
        </w:rPr>
        <w:t>”</w:t>
      </w:r>
      <w:r>
        <w:rPr>
          <w:rFonts w:cs="Times New Roman"/>
          <w:szCs w:val="24"/>
        </w:rPr>
        <w:t xml:space="preserve">) is made and entered into as of this __________ day of ___________, 20___, by and among </w:t>
      </w:r>
      <w:r>
        <w:rPr>
          <w:rFonts w:cs="Times New Roman"/>
          <w:b/>
          <w:szCs w:val="24"/>
        </w:rPr>
        <w:t>_____________</w:t>
      </w:r>
      <w:r>
        <w:rPr>
          <w:rFonts w:cs="Times New Roman"/>
          <w:szCs w:val="24"/>
        </w:rPr>
        <w:t>, a _______ (</w:t>
      </w:r>
      <w:r w:rsidR="00EB7654">
        <w:rPr>
          <w:rFonts w:cs="Times New Roman"/>
          <w:szCs w:val="24"/>
        </w:rPr>
        <w:t>“</w:t>
      </w:r>
      <w:r>
        <w:rPr>
          <w:rFonts w:cs="Times New Roman"/>
          <w:b/>
          <w:szCs w:val="24"/>
        </w:rPr>
        <w:t>Mortgagee</w:t>
      </w:r>
      <w:r w:rsidR="00EB7654">
        <w:rPr>
          <w:rFonts w:cs="Times New Roman"/>
          <w:szCs w:val="24"/>
        </w:rPr>
        <w:t>”</w:t>
      </w:r>
      <w:r>
        <w:rPr>
          <w:rFonts w:cs="Times New Roman"/>
          <w:szCs w:val="24"/>
        </w:rPr>
        <w:t xml:space="preserve">), </w:t>
      </w:r>
      <w:r>
        <w:rPr>
          <w:rFonts w:cs="Times New Roman"/>
          <w:b/>
          <w:szCs w:val="24"/>
        </w:rPr>
        <w:t>SEPHORA USA, INC.</w:t>
      </w:r>
      <w:r>
        <w:rPr>
          <w:rFonts w:cs="Times New Roman"/>
          <w:szCs w:val="24"/>
        </w:rPr>
        <w:t>, a Michigan corporation (</w:t>
      </w:r>
      <w:r w:rsidR="00EB7654">
        <w:rPr>
          <w:rFonts w:cs="Times New Roman"/>
          <w:szCs w:val="24"/>
        </w:rPr>
        <w:t>“</w:t>
      </w:r>
      <w:r>
        <w:rPr>
          <w:rFonts w:cs="Times New Roman"/>
          <w:b/>
          <w:szCs w:val="24"/>
        </w:rPr>
        <w:t>Tenant</w:t>
      </w:r>
      <w:r w:rsidR="00EB7654">
        <w:rPr>
          <w:rFonts w:cs="Times New Roman"/>
          <w:szCs w:val="24"/>
        </w:rPr>
        <w:t>”</w:t>
      </w:r>
      <w:r>
        <w:rPr>
          <w:rFonts w:cs="Times New Roman"/>
          <w:szCs w:val="24"/>
        </w:rPr>
        <w:t xml:space="preserve">) and </w:t>
      </w:r>
      <w:r>
        <w:rPr>
          <w:rFonts w:cs="Times New Roman"/>
          <w:b/>
          <w:szCs w:val="24"/>
        </w:rPr>
        <w:t>_______________</w:t>
      </w:r>
      <w:r>
        <w:rPr>
          <w:rFonts w:cs="Times New Roman"/>
          <w:szCs w:val="24"/>
        </w:rPr>
        <w:t xml:space="preserve">, a _______________ </w:t>
      </w:r>
      <w:r>
        <w:rPr>
          <w:rFonts w:cs="Times New Roman"/>
          <w:b/>
          <w:i/>
          <w:szCs w:val="24"/>
        </w:rPr>
        <w:t>[NOTE: PLEASE PROVIDE]</w:t>
      </w:r>
      <w:r>
        <w:rPr>
          <w:rFonts w:cs="Times New Roman"/>
          <w:szCs w:val="24"/>
        </w:rPr>
        <w:t xml:space="preserve"> (</w:t>
      </w:r>
      <w:r w:rsidR="00EB7654">
        <w:rPr>
          <w:rFonts w:cs="Times New Roman"/>
          <w:szCs w:val="24"/>
        </w:rPr>
        <w:t>“</w:t>
      </w:r>
      <w:r>
        <w:rPr>
          <w:rFonts w:cs="Times New Roman"/>
          <w:b/>
          <w:szCs w:val="24"/>
        </w:rPr>
        <w:t>Landlord</w:t>
      </w:r>
      <w:r w:rsidR="00EB7654">
        <w:rPr>
          <w:rFonts w:cs="Times New Roman"/>
          <w:szCs w:val="24"/>
        </w:rPr>
        <w:t>”</w:t>
      </w:r>
      <w:r>
        <w:rPr>
          <w:rFonts w:cs="Times New Roman"/>
          <w:szCs w:val="24"/>
        </w:rPr>
        <w:t>).</w:t>
      </w:r>
    </w:p>
    <w:p w14:paraId="14A3DCA0" w14:textId="77777777" w:rsidR="00DD5BF1" w:rsidRDefault="00DD5BF1">
      <w:pPr>
        <w:pStyle w:val="CenterUnderline"/>
        <w:adjustRightInd/>
        <w:rPr>
          <w:rFonts w:cs="Times New Roman"/>
          <w:szCs w:val="24"/>
        </w:rPr>
      </w:pPr>
      <w:r>
        <w:rPr>
          <w:rFonts w:cs="Times New Roman"/>
          <w:szCs w:val="24"/>
        </w:rPr>
        <w:t>RECITALS</w:t>
      </w:r>
    </w:p>
    <w:p w14:paraId="6D53B313" w14:textId="716B56C3" w:rsidR="00DD5BF1" w:rsidRDefault="00DD5BF1">
      <w:pPr>
        <w:pStyle w:val="Body"/>
        <w:adjustRightInd/>
        <w:rPr>
          <w:rFonts w:cs="Times New Roman"/>
          <w:szCs w:val="24"/>
        </w:rPr>
      </w:pPr>
      <w:r>
        <w:rPr>
          <w:rFonts w:cs="Times New Roman"/>
          <w:szCs w:val="24"/>
        </w:rPr>
        <w:t>A.</w:t>
      </w:r>
      <w:r>
        <w:rPr>
          <w:rFonts w:cs="Times New Roman"/>
          <w:szCs w:val="24"/>
        </w:rPr>
        <w:tab/>
        <w:t xml:space="preserve">Mortgagee is the holder of a certain note </w:t>
      </w:r>
      <w:r w:rsidR="00675061">
        <w:rPr>
          <w:rFonts w:cs="Times New Roman"/>
          <w:szCs w:val="24"/>
        </w:rPr>
        <w:t>(</w:t>
      </w:r>
      <w:r w:rsidR="00EB7654">
        <w:rPr>
          <w:rFonts w:cs="Times New Roman"/>
          <w:szCs w:val="24"/>
        </w:rPr>
        <w:t>“</w:t>
      </w:r>
      <w:r>
        <w:rPr>
          <w:rFonts w:cs="Times New Roman"/>
          <w:b/>
          <w:szCs w:val="24"/>
        </w:rPr>
        <w:t>Note</w:t>
      </w:r>
      <w:r w:rsidR="00EB7654">
        <w:rPr>
          <w:rFonts w:cs="Times New Roman"/>
          <w:szCs w:val="24"/>
        </w:rPr>
        <w:t>”</w:t>
      </w:r>
      <w:r>
        <w:rPr>
          <w:rFonts w:cs="Times New Roman"/>
          <w:szCs w:val="24"/>
        </w:rPr>
        <w:t xml:space="preserve">) and Mortgagee under a mortgage </w:t>
      </w:r>
      <w:r w:rsidR="00675061">
        <w:rPr>
          <w:rFonts w:cs="Times New Roman"/>
          <w:szCs w:val="24"/>
        </w:rPr>
        <w:t>(</w:t>
      </w:r>
      <w:r w:rsidR="00EB7654">
        <w:rPr>
          <w:rFonts w:cs="Times New Roman"/>
          <w:szCs w:val="24"/>
        </w:rPr>
        <w:t>“</w:t>
      </w:r>
      <w:r>
        <w:rPr>
          <w:rFonts w:cs="Times New Roman"/>
          <w:b/>
          <w:szCs w:val="24"/>
        </w:rPr>
        <w:t>Mortgage</w:t>
      </w:r>
      <w:r w:rsidR="00EB7654">
        <w:rPr>
          <w:rFonts w:cs="Times New Roman"/>
          <w:szCs w:val="24"/>
        </w:rPr>
        <w:t>”</w:t>
      </w:r>
      <w:r>
        <w:rPr>
          <w:rFonts w:cs="Times New Roman"/>
          <w:szCs w:val="24"/>
        </w:rPr>
        <w:t xml:space="preserve">) dated __________, in which Landlord is named as the mortgagor, which Mortgage was recorded on _____________, in the Official Records of _________ County, State of ___________, as Document No. _______. The Mortgage covers certain real property together with all appurtenances thereto and improvements thereon </w:t>
      </w:r>
      <w:r w:rsidR="00675061">
        <w:rPr>
          <w:rFonts w:cs="Times New Roman"/>
          <w:szCs w:val="24"/>
        </w:rPr>
        <w:t>(</w:t>
      </w:r>
      <w:r w:rsidR="00EB7654">
        <w:rPr>
          <w:rFonts w:cs="Times New Roman"/>
          <w:szCs w:val="24"/>
        </w:rPr>
        <w:t>“</w:t>
      </w:r>
      <w:r>
        <w:rPr>
          <w:rFonts w:cs="Times New Roman"/>
          <w:b/>
          <w:szCs w:val="24"/>
        </w:rPr>
        <w:t>Property</w:t>
      </w:r>
      <w:r w:rsidR="00EB7654">
        <w:rPr>
          <w:rFonts w:cs="Times New Roman"/>
          <w:szCs w:val="24"/>
        </w:rPr>
        <w:t>”</w:t>
      </w:r>
      <w:r>
        <w:rPr>
          <w:rFonts w:cs="Times New Roman"/>
          <w:szCs w:val="24"/>
        </w:rPr>
        <w:t xml:space="preserve">) all as more particularly described in </w:t>
      </w:r>
      <w:r>
        <w:rPr>
          <w:rFonts w:cs="Times New Roman"/>
          <w:b/>
          <w:szCs w:val="24"/>
        </w:rPr>
        <w:fldChar w:fldCharType="begin"/>
      </w:r>
      <w:r>
        <w:rPr>
          <w:rFonts w:cs="Times New Roman"/>
          <w:b/>
          <w:szCs w:val="24"/>
        </w:rPr>
        <w:instrText xml:space="preserve"> REF _Ref9418231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w:t>
      </w:r>
      <w:r>
        <w:rPr>
          <w:rFonts w:cs="Times New Roman"/>
          <w:b/>
          <w:szCs w:val="24"/>
        </w:rPr>
        <w:fldChar w:fldCharType="end"/>
      </w:r>
      <w:r>
        <w:rPr>
          <w:rFonts w:cs="Times New Roman"/>
          <w:szCs w:val="24"/>
        </w:rPr>
        <w:t xml:space="preserve"> attached hereto and made a part hereof and which property is commonly known as ____________ and located in ____________.</w:t>
      </w:r>
    </w:p>
    <w:p w14:paraId="3F09CEA6" w14:textId="77777777" w:rsidR="00DD5BF1" w:rsidRDefault="00DD5BF1">
      <w:pPr>
        <w:pStyle w:val="Body"/>
        <w:adjustRightInd/>
        <w:rPr>
          <w:rFonts w:cs="Times New Roman"/>
          <w:szCs w:val="24"/>
        </w:rPr>
      </w:pPr>
      <w:r>
        <w:rPr>
          <w:rFonts w:cs="Times New Roman"/>
          <w:szCs w:val="24"/>
        </w:rPr>
        <w:t>B.</w:t>
      </w:r>
      <w:r>
        <w:rPr>
          <w:rFonts w:cs="Times New Roman"/>
          <w:szCs w:val="24"/>
        </w:rPr>
        <w:tab/>
        <w:t xml:space="preserve">Landlord is the owner </w:t>
      </w:r>
      <w:r>
        <w:rPr>
          <w:rFonts w:cs="Times New Roman"/>
          <w:i/>
          <w:szCs w:val="24"/>
          <w:u w:val="single"/>
        </w:rPr>
        <w:t>CHOOSE ONE</w:t>
      </w:r>
      <w:r>
        <w:rPr>
          <w:rFonts w:cs="Times New Roman"/>
          <w:szCs w:val="24"/>
          <w:u w:val="single"/>
        </w:rPr>
        <w:t>: in fee simple of OR of a leasehold interest in</w:t>
      </w:r>
      <w:r>
        <w:rPr>
          <w:rFonts w:cs="Times New Roman"/>
          <w:szCs w:val="24"/>
        </w:rPr>
        <w:t xml:space="preserve"> the Property and is the current obligor under the Note.</w:t>
      </w:r>
    </w:p>
    <w:p w14:paraId="76497BC3" w14:textId="05A9DA47" w:rsidR="00DD5BF1" w:rsidRDefault="00DD5BF1">
      <w:pPr>
        <w:pStyle w:val="Body"/>
        <w:adjustRightInd/>
        <w:rPr>
          <w:rFonts w:cs="Times New Roman"/>
          <w:szCs w:val="24"/>
        </w:rPr>
      </w:pPr>
      <w:r>
        <w:rPr>
          <w:rFonts w:cs="Times New Roman"/>
          <w:szCs w:val="24"/>
        </w:rPr>
        <w:t>C.</w:t>
      </w:r>
      <w:r>
        <w:rPr>
          <w:rFonts w:cs="Times New Roman"/>
          <w:szCs w:val="24"/>
        </w:rPr>
        <w:tab/>
        <w:t xml:space="preserve">By that certain Lease dated ____________, 20__ </w:t>
      </w:r>
      <w:r w:rsidR="00675061">
        <w:rPr>
          <w:rFonts w:cs="Times New Roman"/>
          <w:szCs w:val="24"/>
        </w:rPr>
        <w:t>(</w:t>
      </w:r>
      <w:r w:rsidR="00EB7654">
        <w:rPr>
          <w:rFonts w:cs="Times New Roman"/>
          <w:szCs w:val="24"/>
        </w:rPr>
        <w:t>“</w:t>
      </w:r>
      <w:r>
        <w:rPr>
          <w:rFonts w:cs="Times New Roman"/>
          <w:b/>
          <w:szCs w:val="24"/>
        </w:rPr>
        <w:t>Lease</w:t>
      </w:r>
      <w:r w:rsidR="00EB7654">
        <w:rPr>
          <w:rFonts w:cs="Times New Roman"/>
          <w:szCs w:val="24"/>
        </w:rPr>
        <w:t>”</w:t>
      </w:r>
      <w:r>
        <w:rPr>
          <w:rFonts w:cs="Times New Roman"/>
          <w:szCs w:val="24"/>
        </w:rPr>
        <w:t xml:space="preserve">), Landlord leased to Tenant those certain premises </w:t>
      </w:r>
      <w:r w:rsidR="00675061">
        <w:rPr>
          <w:rFonts w:cs="Times New Roman"/>
          <w:szCs w:val="24"/>
        </w:rPr>
        <w:t>(</w:t>
      </w:r>
      <w:r w:rsidR="00EB7654">
        <w:rPr>
          <w:rFonts w:cs="Times New Roman"/>
          <w:szCs w:val="24"/>
        </w:rPr>
        <w:t>“</w:t>
      </w:r>
      <w:r>
        <w:rPr>
          <w:rFonts w:cs="Times New Roman"/>
          <w:b/>
          <w:szCs w:val="24"/>
        </w:rPr>
        <w:t>Premises</w:t>
      </w:r>
      <w:r w:rsidR="00EB7654">
        <w:rPr>
          <w:rFonts w:cs="Times New Roman"/>
          <w:szCs w:val="24"/>
        </w:rPr>
        <w:t>”</w:t>
      </w:r>
      <w:r>
        <w:rPr>
          <w:rFonts w:cs="Times New Roman"/>
          <w:szCs w:val="24"/>
        </w:rPr>
        <w:t xml:space="preserve">) which constitutes or forms a portion of the Property covered by the Mortgage and commonly known as _____________, all as more particularly described in said Lease. </w:t>
      </w:r>
      <w:r>
        <w:rPr>
          <w:rFonts w:cs="Times New Roman"/>
          <w:i/>
          <w:szCs w:val="24"/>
          <w:u w:val="single"/>
        </w:rPr>
        <w:t>ADD IF APPLICABLE</w:t>
      </w:r>
      <w:r>
        <w:rPr>
          <w:rFonts w:cs="Times New Roman"/>
          <w:szCs w:val="24"/>
          <w:u w:val="single"/>
        </w:rPr>
        <w:t>: Other documents affecting or amending the Lease include the following</w:t>
      </w:r>
      <w:r>
        <w:rPr>
          <w:rFonts w:cs="Times New Roman"/>
          <w:szCs w:val="24"/>
        </w:rPr>
        <w:t>: ___________________________.</w:t>
      </w:r>
    </w:p>
    <w:p w14:paraId="7C1DD049" w14:textId="77777777" w:rsidR="00DD5BF1" w:rsidRDefault="00DD5BF1">
      <w:pPr>
        <w:pStyle w:val="Body"/>
        <w:adjustRightInd/>
        <w:rPr>
          <w:rFonts w:cs="Times New Roman"/>
          <w:szCs w:val="24"/>
        </w:rPr>
      </w:pPr>
      <w:r>
        <w:rPr>
          <w:rFonts w:cs="Times New Roman"/>
          <w:szCs w:val="24"/>
        </w:rPr>
        <w:t>D.</w:t>
      </w:r>
      <w:r>
        <w:rPr>
          <w:rFonts w:cs="Times New Roman"/>
          <w:szCs w:val="24"/>
        </w:rPr>
        <w:tab/>
        <w:t>The Lease is or may become (subject to this Agreement) subordinate in priority to the lien of the Mortgage.</w:t>
      </w:r>
    </w:p>
    <w:p w14:paraId="1ECC88D1" w14:textId="77777777" w:rsidR="00DD5BF1" w:rsidRDefault="00DD5BF1">
      <w:pPr>
        <w:pStyle w:val="Body"/>
        <w:adjustRightInd/>
        <w:rPr>
          <w:rFonts w:cs="Times New Roman"/>
          <w:szCs w:val="24"/>
        </w:rPr>
      </w:pPr>
      <w:r>
        <w:rPr>
          <w:rFonts w:cs="Times New Roman"/>
          <w:szCs w:val="24"/>
        </w:rPr>
        <w:t>E.</w:t>
      </w:r>
      <w:r>
        <w:rPr>
          <w:rFonts w:cs="Times New Roman"/>
          <w:szCs w:val="24"/>
        </w:rPr>
        <w:tab/>
        <w:t>Tenant wishes to obtain from Mortgagee certain assurances that Tenant’s possession of the Premises will not (subject to this Agreement) be disturbed by reason of the enforcement of the Mortgage covering the Premises or a foreclosure of the lien thereunder.</w:t>
      </w:r>
    </w:p>
    <w:p w14:paraId="27A97CFD" w14:textId="77777777" w:rsidR="00DD5BF1" w:rsidRDefault="00DD5BF1">
      <w:pPr>
        <w:pStyle w:val="Body"/>
        <w:adjustRightInd/>
        <w:rPr>
          <w:rFonts w:cs="Times New Roman"/>
          <w:szCs w:val="24"/>
        </w:rPr>
      </w:pPr>
      <w:r>
        <w:rPr>
          <w:rFonts w:cs="Times New Roman"/>
          <w:szCs w:val="24"/>
        </w:rPr>
        <w:t>F.</w:t>
      </w:r>
      <w:r>
        <w:rPr>
          <w:rFonts w:cs="Times New Roman"/>
          <w:szCs w:val="24"/>
        </w:rPr>
        <w:tab/>
        <w:t>Mortgagee is willing to provide such assurances to Tenant upon and subject to the terms and conditions of this Agreement.</w:t>
      </w:r>
    </w:p>
    <w:p w14:paraId="2C2CBF31" w14:textId="77777777" w:rsidR="00DD5BF1" w:rsidRDefault="00DD5BF1">
      <w:pPr>
        <w:pStyle w:val="CenterUnderline"/>
        <w:adjustRightInd/>
        <w:rPr>
          <w:rFonts w:cs="Times New Roman"/>
          <w:szCs w:val="24"/>
        </w:rPr>
      </w:pPr>
      <w:r>
        <w:rPr>
          <w:rFonts w:cs="Times New Roman"/>
          <w:szCs w:val="24"/>
        </w:rPr>
        <w:t>AGREEMENT</w:t>
      </w:r>
    </w:p>
    <w:p w14:paraId="4BAF8701" w14:textId="77777777" w:rsidR="00DD5BF1" w:rsidRDefault="00DD5BF1">
      <w:pPr>
        <w:pStyle w:val="Body"/>
        <w:adjustRightInd/>
        <w:rPr>
          <w:rFonts w:cs="Times New Roman"/>
          <w:szCs w:val="24"/>
        </w:rPr>
      </w:pPr>
      <w:r>
        <w:rPr>
          <w:rFonts w:cs="Times New Roman"/>
          <w:szCs w:val="24"/>
        </w:rPr>
        <w:t xml:space="preserve">NOW, THEREFORE, in consideration of the above, the reciprocal promises hereinafter </w:t>
      </w:r>
      <w:proofErr w:type="gramStart"/>
      <w:r>
        <w:rPr>
          <w:rFonts w:cs="Times New Roman"/>
          <w:szCs w:val="24"/>
        </w:rPr>
        <w:t>set</w:t>
      </w:r>
      <w:proofErr w:type="gramEnd"/>
      <w:r>
        <w:rPr>
          <w:rFonts w:cs="Times New Roman"/>
          <w:szCs w:val="24"/>
        </w:rPr>
        <w:t xml:space="preserve"> forth, and other good and valuable consideration, the receipt and sufficiency of which are hereby acknowledged, the parties hereto do mutually agree as follows:</w:t>
      </w:r>
    </w:p>
    <w:p w14:paraId="27DB00CA" w14:textId="77777777" w:rsidR="00DD5BF1" w:rsidRDefault="00DD5BF1">
      <w:pPr>
        <w:pStyle w:val="ExhibitD1"/>
        <w:numPr>
          <w:ilvl w:val="0"/>
          <w:numId w:val="7"/>
        </w:numPr>
        <w:adjustRightInd/>
        <w:rPr>
          <w:rFonts w:cs="Times New Roman"/>
          <w:szCs w:val="24"/>
        </w:rPr>
      </w:pPr>
      <w:r>
        <w:rPr>
          <w:rStyle w:val="ExhibitD1RunInChar"/>
          <w:rFonts w:cs="Times New Roman"/>
          <w:bCs w:val="0"/>
          <w:szCs w:val="24"/>
        </w:rPr>
        <w:lastRenderedPageBreak/>
        <w:t>Ratification</w:t>
      </w:r>
      <w:r>
        <w:rPr>
          <w:rFonts w:cs="Times New Roman"/>
          <w:szCs w:val="24"/>
        </w:rPr>
        <w:t xml:space="preserve">. The Lease now is or shall become upon the mutual execution of this Agreement subordinate in all respects to the lien of the Mortgage and to all renewals, modifications and extensions thereof, subject to the terms and conditions of this Agreement. Tenant hereby affirms that, as of the date of this Agreement, the Lease is in full force and effect and that the Lease has not been modified or amended </w:t>
      </w:r>
      <w:r>
        <w:rPr>
          <w:rFonts w:cs="Times New Roman"/>
          <w:szCs w:val="24"/>
          <w:u w:val="single"/>
        </w:rPr>
        <w:t>ADD IF APPLICABLE: , except as stated in the Recitals above</w:t>
      </w:r>
      <w:r>
        <w:rPr>
          <w:rFonts w:cs="Times New Roman"/>
          <w:szCs w:val="24"/>
        </w:rPr>
        <w:t>. Mortgagee acknowledges receipt of a copy of the Lease and hereby approves the same.</w:t>
      </w:r>
    </w:p>
    <w:p w14:paraId="17BA0D8B" w14:textId="77777777" w:rsidR="00DD5BF1" w:rsidRDefault="00DD5BF1">
      <w:pPr>
        <w:pStyle w:val="ExhibitD1"/>
        <w:adjustRightInd/>
        <w:rPr>
          <w:rFonts w:cs="Times New Roman"/>
          <w:szCs w:val="24"/>
        </w:rPr>
      </w:pPr>
      <w:r>
        <w:rPr>
          <w:rStyle w:val="ExhibitD1RunInChar"/>
          <w:rFonts w:cs="Times New Roman"/>
          <w:bCs w:val="0"/>
          <w:szCs w:val="24"/>
        </w:rPr>
        <w:t>Landlord’s Default</w:t>
      </w:r>
      <w:r>
        <w:rPr>
          <w:rFonts w:cs="Times New Roman"/>
          <w:szCs w:val="24"/>
        </w:rPr>
        <w:t>. From and after the date Tenant receives a fully executed copy of this Agreement, Tenant will not seek to terminate the Lease by reason of any act or omission that constitutes (or would over time constitute) a default of Landlord until Tenant shall have given written notice of such act or omission to Mortgagee (at Mortgagee’s last address furnished to Tenant) and until a period of thirty (30) days shall have elapsed, Mortgagee shall have the right, but not the obligation, to remedy such act or omission, provided, however, if the act or omission does not involve the payment of money from Landlord to Tenant and (</w:t>
      </w:r>
      <w:proofErr w:type="spellStart"/>
      <w:r>
        <w:rPr>
          <w:rFonts w:cs="Times New Roman"/>
          <w:szCs w:val="24"/>
        </w:rPr>
        <w:t>i</w:t>
      </w:r>
      <w:proofErr w:type="spellEnd"/>
      <w:r>
        <w:rPr>
          <w:rFonts w:cs="Times New Roman"/>
          <w:szCs w:val="24"/>
        </w:rPr>
        <w:t>) is of such a nature that it could not be reasonably remedied within the thirty (30) day period aforesaid, or (ii) the nature of the act or omission or the requirements of local law require Mortgagee to appoint a receiver or to foreclose on or commence legal proceedings to recover possession of the Property in order to effect such remedy and such legal proceedings and consequent remedy cannot reasonably be achieved within said thirty (30) days, then Mortgagee shall have such further time as is reasonable under the circumstances to effect such remedy provided that Mortgagee shall notify Tenant, within ten (10) days after receipt of Tenant’s notice, of Mortgagee’s intention to effect such remedy and provided further that Mortgagee institutes immediate legal proceedings to appoint a receiver for the Property or to foreclose on or recover possession of the Property within said thirty (30) day period and thereafter prosecutes said proceedings and remedy with due diligence and continuity to completion. Notwithstanding the foregoing, Mortgagee shall have no rights under this Section 2 if Mortgagee is an entity that controls, is controlled by, or is under common control with Landlord.</w:t>
      </w:r>
    </w:p>
    <w:p w14:paraId="57A63DE6" w14:textId="1EE3B786" w:rsidR="00DD5BF1" w:rsidRDefault="00DD5BF1">
      <w:pPr>
        <w:pStyle w:val="ExhibitD1"/>
        <w:adjustRightInd/>
        <w:rPr>
          <w:rFonts w:cs="Times New Roman"/>
          <w:szCs w:val="24"/>
        </w:rPr>
      </w:pPr>
      <w:r>
        <w:rPr>
          <w:rStyle w:val="ExhibitD1RunInChar"/>
          <w:rFonts w:cs="Times New Roman"/>
          <w:bCs w:val="0"/>
          <w:szCs w:val="24"/>
        </w:rPr>
        <w:t>Non-Disturbance and Attornment</w:t>
      </w:r>
      <w:r>
        <w:rPr>
          <w:rFonts w:cs="Times New Roman"/>
          <w:szCs w:val="24"/>
        </w:rPr>
        <w:t>. So long as Tenant is not in default under the Lease (beyond any period given Tenant to cure such default) as would entitle Landlord to terminate the Lease or would cause, without any further action of Landlord, the termination of the Lease or would entitle Landlord to dispossess Tenant thereunder, Mortgagee will not disturb the peaceful and quiet possession or right of possession of the Premises by Tenant nor shall the Lease or its appurtenances be extinguished by reason of any Foreclosure (as hereinafter defined) or otherwise, nor join Tenant as a party in any action or proceeding brought pursuant to the Mortgage. In the event that Mortgagee or its successors or assigns, as defined in Paragraph 7 hereof (</w:t>
      </w:r>
      <w:r w:rsidR="00EB7654">
        <w:rPr>
          <w:rFonts w:cs="Times New Roman"/>
          <w:szCs w:val="24"/>
        </w:rPr>
        <w:t>“</w:t>
      </w:r>
      <w:r>
        <w:rPr>
          <w:rFonts w:cs="Times New Roman"/>
          <w:b/>
          <w:szCs w:val="24"/>
        </w:rPr>
        <w:t>Successor Landlord</w:t>
      </w:r>
      <w:r w:rsidR="00EB7654">
        <w:rPr>
          <w:rFonts w:cs="Times New Roman"/>
          <w:szCs w:val="24"/>
        </w:rPr>
        <w:t>”</w:t>
      </w:r>
      <w:r>
        <w:rPr>
          <w:rFonts w:cs="Times New Roman"/>
          <w:szCs w:val="24"/>
        </w:rPr>
        <w:t xml:space="preserve">) acquires the interest of Landlord or comes into the possession of or acquires title to the Premises </w:t>
      </w:r>
      <w:r w:rsidR="00675061">
        <w:rPr>
          <w:rFonts w:cs="Times New Roman"/>
          <w:szCs w:val="24"/>
        </w:rPr>
        <w:t>(</w:t>
      </w:r>
      <w:r w:rsidR="00EB7654">
        <w:rPr>
          <w:rFonts w:cs="Times New Roman"/>
          <w:szCs w:val="24"/>
        </w:rPr>
        <w:t>“</w:t>
      </w:r>
      <w:r>
        <w:rPr>
          <w:rFonts w:cs="Times New Roman"/>
          <w:b/>
          <w:szCs w:val="24"/>
        </w:rPr>
        <w:t>Succession</w:t>
      </w:r>
      <w:r w:rsidR="00EB7654">
        <w:rPr>
          <w:rFonts w:cs="Times New Roman"/>
          <w:szCs w:val="24"/>
        </w:rPr>
        <w:t>”</w:t>
      </w:r>
      <w:r>
        <w:rPr>
          <w:rFonts w:cs="Times New Roman"/>
          <w:szCs w:val="24"/>
        </w:rPr>
        <w:t xml:space="preserve">) by reason of the foreclosure (judicial or non-judicial) or enforcement of the Mortgage (including a private power of sale) or the Note or obligations secured thereby or by a conveyance in lieu thereof or other conveyance or as a result of any other means (any or all of the foregoing hereinafter referred to as a </w:t>
      </w:r>
      <w:r w:rsidR="00EB7654">
        <w:rPr>
          <w:rFonts w:cs="Times New Roman"/>
          <w:szCs w:val="24"/>
        </w:rPr>
        <w:t>“</w:t>
      </w:r>
      <w:r>
        <w:rPr>
          <w:rFonts w:cs="Times New Roman"/>
          <w:b/>
          <w:szCs w:val="24"/>
        </w:rPr>
        <w:t>Foreclosure</w:t>
      </w:r>
      <w:r w:rsidR="00EB7654">
        <w:rPr>
          <w:rFonts w:cs="Times New Roman"/>
          <w:szCs w:val="24"/>
        </w:rPr>
        <w:t>”</w:t>
      </w:r>
      <w:r>
        <w:rPr>
          <w:rFonts w:cs="Times New Roman"/>
          <w:szCs w:val="24"/>
        </w:rPr>
        <w:t>), then the Lease and all appurtenances thereto shall remain in full force and effect and Tenant shall be bound to Successor Landlord under all of the provisions of the Lease for the balance of the term thereof (including any extensions or renewals thereof which may be effected in accordance with any options contained in the Lease) with the same force and effect as if Successor Landlord was Landlord under the Lease, and Tenant shall attorn to Successor Landlord as its landlord, such attornment to be effective and self-operative, without the execution of any further instruments on the part of either of the parties hereto, immediately upon the Succession; and further, in such event, Successor Landlord shall be bound to Tenant under all of the provisions of the Lease, and Tenant shall, from and after such Succession, have the same remedies against Successor Landlord for the breach of any agreement contained in the Lease that Tenant might have had under the Lease against Landlord thereunder, provided, however, that if Successor Landlord is not an entity that controls, is controlled by, or is under common control with Landlord, then Successor Landlord shall not be:</w:t>
      </w:r>
    </w:p>
    <w:p w14:paraId="1FA1876F" w14:textId="77777777" w:rsidR="00DD5BF1" w:rsidRDefault="00DD5BF1">
      <w:pPr>
        <w:pStyle w:val="ExhibitD2"/>
        <w:adjustRightInd/>
        <w:rPr>
          <w:rFonts w:cs="Times New Roman"/>
          <w:szCs w:val="24"/>
        </w:rPr>
      </w:pPr>
      <w:r>
        <w:rPr>
          <w:rFonts w:cs="Times New Roman"/>
          <w:szCs w:val="24"/>
        </w:rPr>
        <w:t>liable for any act or omission of any prior landlord (including Landlord) unless Tenant shall have given notice (pursuant to Paragraph 2 hereof) of such act or omission to the party who was the then holder of the Mortgage (whether or not such holder elected to cure or remedy such act or omission); or</w:t>
      </w:r>
    </w:p>
    <w:p w14:paraId="12D56FDD" w14:textId="77777777" w:rsidR="00DD5BF1" w:rsidRDefault="00DD5BF1">
      <w:pPr>
        <w:pStyle w:val="ExhibitD2"/>
        <w:adjustRightInd/>
        <w:rPr>
          <w:rFonts w:cs="Times New Roman"/>
          <w:szCs w:val="24"/>
        </w:rPr>
      </w:pPr>
      <w:r>
        <w:rPr>
          <w:rFonts w:cs="Times New Roman"/>
          <w:szCs w:val="24"/>
        </w:rPr>
        <w:lastRenderedPageBreak/>
        <w:t>subject to any offsets (except those expressly permitted under the Lease) or defenses which Tenant might have against any prior landlord (including Landlord) unless Tenant shall have given notice (pursuant to Paragraph 2 hereof) of the state of facts or circumstances under which such offset or defense arose to the party who was the then holder of the Mortgage (whether or not such holder elected to cure or remedy such condition); or</w:t>
      </w:r>
    </w:p>
    <w:p w14:paraId="21313027" w14:textId="77777777" w:rsidR="00DD5BF1" w:rsidRDefault="00DD5BF1">
      <w:pPr>
        <w:pStyle w:val="ExhibitD2"/>
        <w:adjustRightInd/>
        <w:rPr>
          <w:rFonts w:cs="Times New Roman"/>
          <w:szCs w:val="24"/>
        </w:rPr>
      </w:pPr>
      <w:r>
        <w:rPr>
          <w:rFonts w:cs="Times New Roman"/>
          <w:szCs w:val="24"/>
        </w:rPr>
        <w:t>bound by any rent or additional rent which Tenant might have paid to any prior landlord (including Landlord) more than thirty (30) days in advance of the due date under the Lease; or</w:t>
      </w:r>
    </w:p>
    <w:p w14:paraId="77110ADA" w14:textId="77777777" w:rsidR="00DD5BF1" w:rsidRDefault="00DD5BF1">
      <w:pPr>
        <w:pStyle w:val="ExhibitD2"/>
        <w:adjustRightInd/>
        <w:rPr>
          <w:rFonts w:cs="Times New Roman"/>
          <w:szCs w:val="24"/>
        </w:rPr>
      </w:pPr>
      <w:r>
        <w:rPr>
          <w:rFonts w:cs="Times New Roman"/>
          <w:szCs w:val="24"/>
        </w:rPr>
        <w:t>bound by any security deposit which Tenant may have paid to any prior landlord (including Landlord), except to the extent that such deposit is available to the party who was the holder of the Mortgage at the time of a Foreclosure.</w:t>
      </w:r>
    </w:p>
    <w:p w14:paraId="63DA405C" w14:textId="77777777" w:rsidR="00DD5BF1" w:rsidRDefault="00DD5BF1">
      <w:pPr>
        <w:pStyle w:val="Body"/>
        <w:adjustRightInd/>
        <w:rPr>
          <w:rFonts w:cs="Times New Roman"/>
          <w:szCs w:val="24"/>
        </w:rPr>
      </w:pPr>
      <w:r>
        <w:rPr>
          <w:rFonts w:cs="Times New Roman"/>
          <w:szCs w:val="24"/>
        </w:rPr>
        <w:t>Tenant shall be under no obligation to pay rent to Mortgagee or Successor Landlord until Tenant receives written notice from Mortgagee or Successor Landlord stating that Mortgagee or Successor Landlord is entitled to receive the rents under the Lease directly from Tenant and the Federal Tax Identification Number of such Mortgagee or Successor Landlord. Landlord, by its execution hereof, hereby authorizes Tenant to accept such direction from Mortgagee or Successor Landlord and to pay the rents directly to Mortgagee or Successor Landlord and waives all claims against Tenant for any sums so paid at Mortgagee’s or Successor Landlord’s direction. Tenant may conclusively rely upon any written notice Tenant receives from Mortgagee or Successor Landlord notwithstanding any claims by Landlord contesting the validity of any term or condition of such notice, including any default claimed by Mortgagee or Successor Landlord, and Tenant shall have no duty to inquire into the validity or appropriateness of any such notice.</w:t>
      </w:r>
    </w:p>
    <w:p w14:paraId="46E3EA4E" w14:textId="77777777" w:rsidR="00DD5BF1" w:rsidRDefault="00DD5BF1">
      <w:pPr>
        <w:pStyle w:val="ExhibitD1"/>
        <w:adjustRightInd/>
        <w:rPr>
          <w:rFonts w:cs="Times New Roman"/>
          <w:szCs w:val="24"/>
        </w:rPr>
      </w:pPr>
      <w:r>
        <w:rPr>
          <w:rStyle w:val="ExhibitD1RunInChar"/>
          <w:rFonts w:cs="Times New Roman"/>
          <w:bCs w:val="0"/>
          <w:szCs w:val="24"/>
        </w:rPr>
        <w:t>Notices of Default/Tenant’s Right to Cure</w:t>
      </w:r>
      <w:r>
        <w:rPr>
          <w:rFonts w:cs="Times New Roman"/>
          <w:szCs w:val="24"/>
        </w:rPr>
        <w:t>. Mortgagee hereby agrees to give to Tenant a copy of each notice of a failure on the part of the mortgagor or obligor under the Mortgage or Note to perform or observe any of the covenants, conditions or agreements of such Mortgage or Note at the same time as whenever any such notice shall be given to the said mortgagor or obligor, such copy to be sent as provided in Paragraph 6 herein. Further, Mortgagee shall accept the cure by Tenant of any default, which cure shall be made within ten (10) days in the case of monetary defaults of Landlord and within thirty (30) days in the case of non-monetary defaults following Tenant’s receipt of such notice, provided, however, (</w:t>
      </w:r>
      <w:proofErr w:type="spellStart"/>
      <w:r>
        <w:rPr>
          <w:rFonts w:cs="Times New Roman"/>
          <w:szCs w:val="24"/>
        </w:rPr>
        <w:t>i</w:t>
      </w:r>
      <w:proofErr w:type="spellEnd"/>
      <w:r>
        <w:rPr>
          <w:rFonts w:cs="Times New Roman"/>
          <w:szCs w:val="24"/>
        </w:rPr>
        <w:t>) if the failure of performance does not involve the payment of money from Landlord to Tenant, and (ii) is of such a nature that it could not be reasonably remedied within the thirty (30) day period aforesaid, then Tenant shall have such further time as is reasonable under the circumstances to effect such remedy provided that Tenant shall notify Mortgagee, within ten (10) days after receipt of Mortgagee’s notice, of Tenant’s intention to effect such remedy and provided further that Tenant institutes steps to effect such remedy within said thirty (30) day period and thereafter prosecutes said remedy with due diligence and continuity to completion. Mortgagee agrees that it will accept such performance by Tenant of any covenant, condition or agreement to be performed by mortgagor or obligor under the Mortgage or Note with the same force and effect as though performed by such mortgagor or obligor. The provisions of this Paragraph 4 are intended to confer additional rights upon Tenant and shall not be construed as obligating Tenant to cure any default of any such mortgagor or obligor.</w:t>
      </w:r>
    </w:p>
    <w:p w14:paraId="30A086DB" w14:textId="77777777" w:rsidR="00DD5BF1" w:rsidRDefault="00DD5BF1">
      <w:pPr>
        <w:pStyle w:val="ExhibitD1"/>
        <w:keepNext/>
        <w:adjustRightInd/>
        <w:rPr>
          <w:rFonts w:cs="Times New Roman"/>
          <w:szCs w:val="24"/>
        </w:rPr>
      </w:pPr>
      <w:r>
        <w:rPr>
          <w:rStyle w:val="ExhibitD1RunInChar"/>
          <w:rFonts w:cs="Times New Roman"/>
          <w:bCs w:val="0"/>
          <w:szCs w:val="24"/>
        </w:rPr>
        <w:t>Agreement to Release Proceeds or Awards</w:t>
      </w:r>
      <w:r>
        <w:rPr>
          <w:rFonts w:cs="Times New Roman"/>
          <w:szCs w:val="24"/>
        </w:rPr>
        <w:t>.</w:t>
      </w:r>
    </w:p>
    <w:p w14:paraId="19625534" w14:textId="77777777" w:rsidR="00DD5BF1" w:rsidRDefault="00DD5BF1">
      <w:pPr>
        <w:pStyle w:val="ExhibitD2"/>
        <w:adjustRightInd/>
        <w:rPr>
          <w:rFonts w:cs="Times New Roman"/>
          <w:szCs w:val="24"/>
        </w:rPr>
      </w:pPr>
      <w:r>
        <w:rPr>
          <w:rFonts w:cs="Times New Roman"/>
          <w:szCs w:val="24"/>
          <w:u w:val="single"/>
        </w:rPr>
        <w:t>Destruction</w:t>
      </w:r>
      <w:r>
        <w:rPr>
          <w:rFonts w:cs="Times New Roman"/>
          <w:szCs w:val="24"/>
        </w:rPr>
        <w:t>. In the event of a casualty at the Premises, Mortgagee shall release its interest in any insurance proceeds applicable to the nonstructural improvements installed by Tenant. Mortgagee acknowledges that it has no interest and waives any interest in Tenant’s personal property, Tenant’s signs, the satellite dish, and any safety systems (such as, without limitation, fire and security monitoring and alarm systems) installed at or about the Premises, or any insurance proceeds payable with respect thereto under either Landlord’s or Tenant’s policies.</w:t>
      </w:r>
    </w:p>
    <w:p w14:paraId="6C6B76F7" w14:textId="77777777" w:rsidR="00DD5BF1" w:rsidRDefault="00DD5BF1">
      <w:pPr>
        <w:pStyle w:val="ExhibitD2"/>
        <w:adjustRightInd/>
        <w:rPr>
          <w:rFonts w:cs="Times New Roman"/>
          <w:szCs w:val="24"/>
        </w:rPr>
      </w:pPr>
      <w:r>
        <w:rPr>
          <w:rFonts w:cs="Times New Roman"/>
          <w:szCs w:val="24"/>
          <w:u w:val="single"/>
        </w:rPr>
        <w:t>Eminent Domain</w:t>
      </w:r>
      <w:r>
        <w:rPr>
          <w:rFonts w:cs="Times New Roman"/>
          <w:szCs w:val="24"/>
        </w:rPr>
        <w:t xml:space="preserve">. In the event of a public taking or act of eminent domain, Mortgagee shall release its interest in that portion of the award to which Tenant is entitled pursuant to the Lease, as well as its interest in so much of the award applicable to the Improvements (as defined in the Lease) installed by Tenant as shall be </w:t>
      </w:r>
      <w:r>
        <w:rPr>
          <w:rFonts w:cs="Times New Roman"/>
          <w:szCs w:val="24"/>
        </w:rPr>
        <w:lastRenderedPageBreak/>
        <w:t>necessary for the purposes of restoration, consistent with Landlord’s and Tenant’s rights and obligations under the Lease.</w:t>
      </w:r>
    </w:p>
    <w:p w14:paraId="71BFE214" w14:textId="4BAD7A34" w:rsidR="00DD5BF1" w:rsidRDefault="00DD5BF1">
      <w:pPr>
        <w:pStyle w:val="ExhibitD1"/>
        <w:adjustRightInd/>
        <w:rPr>
          <w:rFonts w:cs="Times New Roman"/>
          <w:szCs w:val="24"/>
        </w:rPr>
      </w:pPr>
      <w:r>
        <w:rPr>
          <w:rStyle w:val="ExhibitD1RunInChar"/>
          <w:rFonts w:cs="Times New Roman"/>
          <w:bCs w:val="0"/>
          <w:szCs w:val="24"/>
        </w:rPr>
        <w:t>Notices</w:t>
      </w:r>
      <w:r>
        <w:rPr>
          <w:rFonts w:cs="Times New Roman"/>
          <w:szCs w:val="24"/>
        </w:rPr>
        <w:t xml:space="preserve">. In order to be effective, any notice, demand, request, approval and other communication to be given under this Agreement (a </w:t>
      </w:r>
      <w:r w:rsidR="00EB7654">
        <w:rPr>
          <w:rFonts w:cs="Times New Roman"/>
          <w:szCs w:val="24"/>
        </w:rPr>
        <w:t>“</w:t>
      </w:r>
      <w:r>
        <w:rPr>
          <w:rFonts w:cs="Times New Roman"/>
          <w:b/>
          <w:szCs w:val="24"/>
        </w:rPr>
        <w:t>Notice</w:t>
      </w:r>
      <w:r w:rsidR="00EB7654">
        <w:rPr>
          <w:rFonts w:cs="Times New Roman"/>
          <w:szCs w:val="24"/>
        </w:rPr>
        <w:t>”</w:t>
      </w:r>
      <w:r>
        <w:rPr>
          <w:rFonts w:cs="Times New Roman"/>
          <w:szCs w:val="24"/>
        </w:rPr>
        <w:t xml:space="preserve">) must be in writing and either (1) served personally at the following applicable notice address </w:t>
      </w:r>
      <w:r w:rsidR="00675061">
        <w:rPr>
          <w:rFonts w:cs="Times New Roman"/>
          <w:szCs w:val="24"/>
        </w:rPr>
        <w:t>(</w:t>
      </w:r>
      <w:r w:rsidR="00EB7654">
        <w:rPr>
          <w:rFonts w:cs="Times New Roman"/>
          <w:szCs w:val="24"/>
        </w:rPr>
        <w:t>“</w:t>
      </w:r>
      <w:r>
        <w:rPr>
          <w:rFonts w:cs="Times New Roman"/>
          <w:b/>
          <w:szCs w:val="24"/>
        </w:rPr>
        <w:t>Notice Address</w:t>
      </w:r>
      <w:r w:rsidR="00EB7654">
        <w:rPr>
          <w:rFonts w:cs="Times New Roman"/>
          <w:szCs w:val="24"/>
        </w:rPr>
        <w:t>”</w:t>
      </w:r>
      <w:r>
        <w:rPr>
          <w:rFonts w:cs="Times New Roman"/>
          <w:szCs w:val="24"/>
        </w:rPr>
        <w:t>), provided that proof of delivery thereof can be produced, or (2) sent by registered or certified U.S. mail, United Parcel Service, Federal Express or a similar reputable express courier to the applicable Notice Address, provided that proof of delivery thereof can be produced, or (3) if the Notice is not a notice of default, sent by email at the applicable email address under the applicable Notice Address, provided that proof of delivery thereof can be produced, and provided further that a copy of the notice is also concurrently sent by U.S. mail, United Parcel Service, Federal Express or a similar reputable express courier to the applicable Notice Address:</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4675"/>
        <w:gridCol w:w="4675"/>
      </w:tblGrid>
      <w:tr w:rsidR="00C816C4" w14:paraId="4E1754A6" w14:textId="77777777">
        <w:trPr>
          <w:cantSplit/>
        </w:trPr>
        <w:tc>
          <w:tcPr>
            <w:tcW w:w="4675" w:type="dxa"/>
            <w:tcMar>
              <w:left w:w="108" w:type="dxa"/>
              <w:right w:w="108" w:type="dxa"/>
            </w:tcMar>
          </w:tcPr>
          <w:p w14:paraId="69511F4F" w14:textId="77777777" w:rsidR="00DD5BF1" w:rsidRDefault="00DD5BF1">
            <w:pPr>
              <w:pStyle w:val="TableText"/>
              <w:adjustRightInd/>
              <w:rPr>
                <w:rFonts w:cs="Times New Roman"/>
                <w:szCs w:val="24"/>
              </w:rPr>
            </w:pPr>
            <w:r>
              <w:rPr>
                <w:rFonts w:cs="Times New Roman"/>
                <w:szCs w:val="24"/>
              </w:rPr>
              <w:t>To Mortgagee:</w:t>
            </w:r>
          </w:p>
        </w:tc>
        <w:tc>
          <w:tcPr>
            <w:tcW w:w="4675" w:type="dxa"/>
            <w:tcMar>
              <w:left w:w="108" w:type="dxa"/>
              <w:right w:w="108" w:type="dxa"/>
            </w:tcMar>
          </w:tcPr>
          <w:p w14:paraId="682B1840" w14:textId="77777777" w:rsidR="00DD5BF1" w:rsidRDefault="00DD5BF1">
            <w:pPr>
              <w:pStyle w:val="TableText"/>
              <w:tabs>
                <w:tab w:val="left" w:pos="708"/>
                <w:tab w:val="right" w:pos="3243"/>
              </w:tabs>
              <w:adjustRightInd/>
              <w:rPr>
                <w:rFonts w:cs="Times New Roman"/>
                <w:szCs w:val="24"/>
              </w:rPr>
            </w:pP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t>Email:</w:t>
            </w:r>
            <w:r>
              <w:rPr>
                <w:rFonts w:cs="Times New Roman"/>
                <w:szCs w:val="24"/>
              </w:rPr>
              <w:tab/>
            </w:r>
            <w:r>
              <w:rPr>
                <w:rFonts w:cs="Times New Roman"/>
                <w:szCs w:val="24"/>
                <w:u w:val="single"/>
              </w:rPr>
              <w:tab/>
            </w:r>
          </w:p>
          <w:p w14:paraId="584E476F" w14:textId="77777777" w:rsidR="00DD5BF1" w:rsidRDefault="00DD5BF1">
            <w:pPr>
              <w:pStyle w:val="TableText"/>
              <w:tabs>
                <w:tab w:val="left" w:pos="708"/>
                <w:tab w:val="right" w:pos="3243"/>
              </w:tabs>
              <w:adjustRightInd/>
              <w:rPr>
                <w:rFonts w:cs="Times New Roman"/>
                <w:szCs w:val="24"/>
              </w:rPr>
            </w:pPr>
          </w:p>
        </w:tc>
      </w:tr>
      <w:tr w:rsidR="00C816C4" w14:paraId="0D756762" w14:textId="77777777">
        <w:trPr>
          <w:cantSplit/>
        </w:trPr>
        <w:tc>
          <w:tcPr>
            <w:tcW w:w="4675" w:type="dxa"/>
            <w:tcMar>
              <w:left w:w="108" w:type="dxa"/>
              <w:right w:w="108" w:type="dxa"/>
            </w:tcMar>
          </w:tcPr>
          <w:p w14:paraId="701750A6" w14:textId="77777777" w:rsidR="00DD5BF1" w:rsidRDefault="00DD5BF1">
            <w:pPr>
              <w:pStyle w:val="TableText"/>
              <w:adjustRightInd/>
              <w:rPr>
                <w:rFonts w:cs="Times New Roman"/>
                <w:szCs w:val="24"/>
              </w:rPr>
            </w:pPr>
            <w:bookmarkStart w:id="280" w:name="_Hlk96079501"/>
            <w:r>
              <w:rPr>
                <w:rFonts w:cs="Times New Roman"/>
                <w:szCs w:val="24"/>
              </w:rPr>
              <w:t>To Tenant:</w:t>
            </w:r>
          </w:p>
        </w:tc>
        <w:tc>
          <w:tcPr>
            <w:tcW w:w="4675" w:type="dxa"/>
            <w:tcMar>
              <w:left w:w="108" w:type="dxa"/>
              <w:right w:w="108" w:type="dxa"/>
            </w:tcMar>
          </w:tcPr>
          <w:p w14:paraId="497DE32B" w14:textId="77777777" w:rsidR="00DD5BF1" w:rsidRDefault="00DD5BF1">
            <w:pPr>
              <w:pStyle w:val="TableText"/>
              <w:tabs>
                <w:tab w:val="left" w:pos="708"/>
                <w:tab w:val="right" w:pos="3243"/>
              </w:tabs>
              <w:adjustRightInd/>
              <w:rPr>
                <w:rFonts w:cs="Times New Roman"/>
                <w:szCs w:val="24"/>
              </w:rPr>
            </w:pPr>
            <w:r>
              <w:rPr>
                <w:rFonts w:cs="Times New Roman"/>
                <w:szCs w:val="24"/>
              </w:rPr>
              <w:t>Sephora USA, Inc.</w:t>
            </w:r>
          </w:p>
          <w:p w14:paraId="7D80D3FD" w14:textId="7586A352" w:rsidR="00DD5BF1" w:rsidRDefault="00DD5BF1">
            <w:pPr>
              <w:pStyle w:val="TableText"/>
              <w:tabs>
                <w:tab w:val="left" w:pos="708"/>
                <w:tab w:val="right" w:pos="3243"/>
              </w:tabs>
              <w:adjustRightInd/>
              <w:rPr>
                <w:rFonts w:cs="Times New Roman"/>
                <w:szCs w:val="24"/>
              </w:rPr>
            </w:pPr>
            <w:bookmarkStart w:id="281" w:name="_cp_text_2_41"/>
            <w:r>
              <w:rPr>
                <w:rFonts w:cs="Times New Roman"/>
                <w:szCs w:val="24"/>
              </w:rPr>
              <w:t>350 Mission</w:t>
            </w:r>
            <w:bookmarkEnd w:id="281"/>
            <w:r w:rsidR="00296A09">
              <w:rPr>
                <w:rFonts w:cs="Times New Roman"/>
                <w:szCs w:val="24"/>
              </w:rPr>
              <w:t xml:space="preserve"> </w:t>
            </w:r>
            <w:r>
              <w:rPr>
                <w:rFonts w:cs="Times New Roman"/>
                <w:szCs w:val="24"/>
              </w:rPr>
              <w:t xml:space="preserve">Street, </w:t>
            </w:r>
            <w:bookmarkStart w:id="282" w:name="_cp_text_2_43"/>
            <w:r>
              <w:rPr>
                <w:rFonts w:cs="Times New Roman"/>
                <w:szCs w:val="24"/>
              </w:rPr>
              <w:t>7</w:t>
            </w:r>
            <w:r w:rsidRPr="00296A09">
              <w:rPr>
                <w:rFonts w:cs="Times New Roman"/>
                <w:szCs w:val="24"/>
                <w:vertAlign w:val="superscript"/>
              </w:rPr>
              <w:t>th</w:t>
            </w:r>
            <w:bookmarkEnd w:id="282"/>
            <w:r w:rsidR="00296A09">
              <w:rPr>
                <w:rFonts w:cs="Times New Roman"/>
                <w:szCs w:val="24"/>
              </w:rPr>
              <w:t xml:space="preserve"> </w:t>
            </w:r>
            <w:r>
              <w:rPr>
                <w:rFonts w:cs="Times New Roman"/>
                <w:szCs w:val="24"/>
              </w:rPr>
              <w:t>Floor</w:t>
            </w:r>
          </w:p>
          <w:p w14:paraId="52519C47" w14:textId="77777777" w:rsidR="00DD5BF1" w:rsidRDefault="00DD5BF1">
            <w:pPr>
              <w:pStyle w:val="TableText"/>
              <w:tabs>
                <w:tab w:val="left" w:pos="708"/>
                <w:tab w:val="right" w:pos="3243"/>
              </w:tabs>
              <w:adjustRightInd/>
              <w:rPr>
                <w:rFonts w:cs="Times New Roman"/>
                <w:szCs w:val="24"/>
              </w:rPr>
            </w:pPr>
            <w:r>
              <w:rPr>
                <w:rFonts w:cs="Times New Roman"/>
                <w:szCs w:val="24"/>
              </w:rPr>
              <w:t>San Francisco, CA 94105</w:t>
            </w:r>
          </w:p>
          <w:p w14:paraId="1FE523F1" w14:textId="77777777" w:rsidR="00DD5BF1" w:rsidRDefault="00DD5BF1">
            <w:pPr>
              <w:pStyle w:val="TableText"/>
              <w:tabs>
                <w:tab w:val="left" w:pos="708"/>
                <w:tab w:val="right" w:pos="3243"/>
              </w:tabs>
              <w:adjustRightInd/>
              <w:rPr>
                <w:rFonts w:cs="Times New Roman"/>
                <w:szCs w:val="24"/>
              </w:rPr>
            </w:pPr>
            <w:r>
              <w:rPr>
                <w:rFonts w:cs="Times New Roman"/>
                <w:szCs w:val="24"/>
              </w:rPr>
              <w:t>Attn:</w:t>
            </w:r>
            <w:r>
              <w:rPr>
                <w:rFonts w:cs="Times New Roman"/>
                <w:szCs w:val="24"/>
              </w:rPr>
              <w:tab/>
              <w:t>General Counsel, Store #</w:t>
            </w:r>
            <w:r>
              <w:rPr>
                <w:rFonts w:cs="Times New Roman"/>
                <w:szCs w:val="24"/>
                <w:u w:val="single"/>
              </w:rPr>
              <w:tab/>
            </w:r>
          </w:p>
          <w:p w14:paraId="34A0875A" w14:textId="77777777" w:rsidR="00DD5BF1" w:rsidRDefault="00DD5BF1">
            <w:pPr>
              <w:pStyle w:val="TableText"/>
              <w:tabs>
                <w:tab w:val="left" w:pos="708"/>
                <w:tab w:val="right" w:pos="3243"/>
              </w:tabs>
              <w:adjustRightInd/>
              <w:rPr>
                <w:rFonts w:cs="Times New Roman"/>
                <w:szCs w:val="24"/>
              </w:rPr>
            </w:pPr>
          </w:p>
        </w:tc>
      </w:tr>
      <w:tr w:rsidR="00C816C4" w14:paraId="330859CF" w14:textId="77777777">
        <w:trPr>
          <w:cantSplit/>
        </w:trPr>
        <w:tc>
          <w:tcPr>
            <w:tcW w:w="4675" w:type="dxa"/>
            <w:tcMar>
              <w:left w:w="108" w:type="dxa"/>
              <w:right w:w="108" w:type="dxa"/>
            </w:tcMar>
          </w:tcPr>
          <w:p w14:paraId="6C0BCC5A" w14:textId="77777777" w:rsidR="00DD5BF1" w:rsidRDefault="00DD5BF1">
            <w:pPr>
              <w:pStyle w:val="TableText"/>
              <w:adjustRightInd/>
              <w:rPr>
                <w:rFonts w:cs="Times New Roman"/>
                <w:szCs w:val="24"/>
              </w:rPr>
            </w:pPr>
          </w:p>
        </w:tc>
        <w:tc>
          <w:tcPr>
            <w:tcW w:w="4675" w:type="dxa"/>
            <w:tcMar>
              <w:left w:w="108" w:type="dxa"/>
              <w:right w:w="108" w:type="dxa"/>
            </w:tcMar>
          </w:tcPr>
          <w:p w14:paraId="1BAB89EA" w14:textId="77777777" w:rsidR="00DD5BF1" w:rsidRDefault="00DD5BF1">
            <w:pPr>
              <w:pStyle w:val="TableText"/>
              <w:tabs>
                <w:tab w:val="left" w:pos="708"/>
                <w:tab w:val="right" w:pos="3243"/>
              </w:tabs>
              <w:adjustRightInd/>
              <w:spacing w:after="120"/>
              <w:rPr>
                <w:rFonts w:cs="Times New Roman"/>
                <w:szCs w:val="24"/>
              </w:rPr>
            </w:pPr>
            <w:r>
              <w:rPr>
                <w:rFonts w:cs="Times New Roman"/>
                <w:i/>
                <w:szCs w:val="24"/>
              </w:rPr>
              <w:t>With copies in like manner to:</w:t>
            </w:r>
          </w:p>
          <w:p w14:paraId="1ED69B2B" w14:textId="77777777" w:rsidR="00DD5BF1" w:rsidRDefault="00DD5BF1">
            <w:pPr>
              <w:pStyle w:val="TableText"/>
              <w:tabs>
                <w:tab w:val="left" w:pos="708"/>
                <w:tab w:val="right" w:pos="3243"/>
              </w:tabs>
              <w:adjustRightInd/>
              <w:rPr>
                <w:rFonts w:cs="Times New Roman"/>
                <w:szCs w:val="24"/>
              </w:rPr>
            </w:pPr>
            <w:r>
              <w:rPr>
                <w:rFonts w:cs="Times New Roman"/>
                <w:szCs w:val="24"/>
              </w:rPr>
              <w:t>Sephora USA, Inc.</w:t>
            </w:r>
          </w:p>
          <w:p w14:paraId="2A0B8D33" w14:textId="644E7FFC" w:rsidR="00DD5BF1" w:rsidRDefault="00DD5BF1">
            <w:pPr>
              <w:pStyle w:val="TableText"/>
              <w:tabs>
                <w:tab w:val="left" w:pos="708"/>
                <w:tab w:val="right" w:pos="3243"/>
              </w:tabs>
              <w:adjustRightInd/>
              <w:rPr>
                <w:rFonts w:cs="Times New Roman"/>
                <w:szCs w:val="24"/>
              </w:rPr>
            </w:pPr>
            <w:bookmarkStart w:id="283" w:name="_cp_text_2_45"/>
            <w:r>
              <w:rPr>
                <w:rFonts w:cs="Times New Roman"/>
                <w:szCs w:val="24"/>
              </w:rPr>
              <w:t>350 Mission</w:t>
            </w:r>
            <w:bookmarkEnd w:id="283"/>
            <w:r w:rsidR="00296A09">
              <w:rPr>
                <w:rFonts w:cs="Times New Roman"/>
                <w:szCs w:val="24"/>
              </w:rPr>
              <w:t xml:space="preserve"> </w:t>
            </w:r>
            <w:r>
              <w:rPr>
                <w:rFonts w:cs="Times New Roman"/>
                <w:szCs w:val="24"/>
              </w:rPr>
              <w:t xml:space="preserve">Street, </w:t>
            </w:r>
            <w:bookmarkStart w:id="284" w:name="_cp_text_2_47"/>
            <w:r>
              <w:rPr>
                <w:rFonts w:cs="Times New Roman"/>
                <w:szCs w:val="24"/>
              </w:rPr>
              <w:t>7</w:t>
            </w:r>
            <w:r w:rsidRPr="00296A09">
              <w:rPr>
                <w:rFonts w:cs="Times New Roman"/>
                <w:szCs w:val="24"/>
                <w:vertAlign w:val="superscript"/>
              </w:rPr>
              <w:t>th</w:t>
            </w:r>
            <w:bookmarkEnd w:id="284"/>
            <w:r w:rsidR="00296A09">
              <w:rPr>
                <w:rFonts w:cs="Times New Roman"/>
                <w:szCs w:val="24"/>
              </w:rPr>
              <w:t xml:space="preserve"> </w:t>
            </w:r>
            <w:r>
              <w:rPr>
                <w:rFonts w:cs="Times New Roman"/>
                <w:szCs w:val="24"/>
              </w:rPr>
              <w:t>Floor</w:t>
            </w:r>
          </w:p>
          <w:p w14:paraId="1834A96F" w14:textId="77777777" w:rsidR="00DD5BF1" w:rsidRDefault="00DD5BF1">
            <w:pPr>
              <w:pStyle w:val="TableText"/>
              <w:tabs>
                <w:tab w:val="left" w:pos="708"/>
                <w:tab w:val="right" w:pos="3243"/>
              </w:tabs>
              <w:adjustRightInd/>
              <w:rPr>
                <w:rFonts w:cs="Times New Roman"/>
                <w:szCs w:val="24"/>
              </w:rPr>
            </w:pPr>
            <w:r>
              <w:rPr>
                <w:rFonts w:cs="Times New Roman"/>
                <w:szCs w:val="24"/>
              </w:rPr>
              <w:t>San Francisco, CA 94105</w:t>
            </w:r>
          </w:p>
          <w:p w14:paraId="3754BAE0" w14:textId="77777777" w:rsidR="00DD5BF1" w:rsidRDefault="00DD5BF1">
            <w:pPr>
              <w:pStyle w:val="TableText"/>
              <w:adjustRightInd/>
              <w:rPr>
                <w:rFonts w:cs="Times New Roman"/>
                <w:szCs w:val="24"/>
              </w:rPr>
            </w:pPr>
            <w:r>
              <w:rPr>
                <w:rFonts w:cs="Times New Roman"/>
                <w:szCs w:val="24"/>
              </w:rPr>
              <w:t>Attn:</w:t>
            </w:r>
            <w:r>
              <w:rPr>
                <w:rFonts w:cs="Times New Roman"/>
                <w:szCs w:val="24"/>
              </w:rPr>
              <w:tab/>
              <w:t>Lease Compliance, Store #</w:t>
            </w:r>
            <w:r>
              <w:rPr>
                <w:rFonts w:cs="Times New Roman"/>
                <w:szCs w:val="24"/>
                <w:u w:val="single"/>
              </w:rPr>
              <w:tab/>
            </w:r>
          </w:p>
          <w:p w14:paraId="4891FC04" w14:textId="77777777" w:rsidR="00DD5BF1" w:rsidRDefault="00DD5BF1">
            <w:pPr>
              <w:pStyle w:val="TableText"/>
              <w:tabs>
                <w:tab w:val="left" w:pos="708"/>
                <w:tab w:val="right" w:pos="3243"/>
              </w:tabs>
              <w:adjustRightInd/>
              <w:rPr>
                <w:rFonts w:cs="Times New Roman"/>
                <w:szCs w:val="24"/>
              </w:rPr>
            </w:pPr>
            <w:r>
              <w:rPr>
                <w:rFonts w:cs="Times New Roman"/>
                <w:szCs w:val="24"/>
              </w:rPr>
              <w:t>Email:</w:t>
            </w:r>
            <w:r>
              <w:rPr>
                <w:rFonts w:cs="Times New Roman"/>
                <w:szCs w:val="24"/>
              </w:rPr>
              <w:tab/>
            </w:r>
            <w:hyperlink r:id="rId87" w:history="1">
              <w:r>
                <w:rPr>
                  <w:rFonts w:cs="Times New Roman"/>
                  <w:color w:val="000000"/>
                  <w:szCs w:val="24"/>
                </w:rPr>
                <w:t>Lease_Compliance@Sephora.com</w:t>
              </w:r>
            </w:hyperlink>
          </w:p>
          <w:p w14:paraId="237DFAB9" w14:textId="77777777" w:rsidR="00DD5BF1" w:rsidRDefault="00DD5BF1">
            <w:pPr>
              <w:pStyle w:val="TableText"/>
              <w:tabs>
                <w:tab w:val="left" w:pos="708"/>
                <w:tab w:val="right" w:pos="3243"/>
              </w:tabs>
              <w:adjustRightInd/>
              <w:rPr>
                <w:rFonts w:cs="Times New Roman"/>
                <w:szCs w:val="24"/>
              </w:rPr>
            </w:pPr>
          </w:p>
        </w:tc>
      </w:tr>
      <w:tr w:rsidR="00C816C4" w14:paraId="6A51CB72" w14:textId="77777777">
        <w:trPr>
          <w:cantSplit/>
        </w:trPr>
        <w:tc>
          <w:tcPr>
            <w:tcW w:w="4675" w:type="dxa"/>
            <w:tcMar>
              <w:left w:w="108" w:type="dxa"/>
              <w:right w:w="108" w:type="dxa"/>
            </w:tcMar>
          </w:tcPr>
          <w:p w14:paraId="626A226E" w14:textId="77777777" w:rsidR="00DD5BF1" w:rsidRDefault="00DD5BF1">
            <w:pPr>
              <w:pStyle w:val="TableText"/>
              <w:adjustRightInd/>
              <w:rPr>
                <w:rFonts w:cs="Times New Roman"/>
                <w:szCs w:val="24"/>
              </w:rPr>
            </w:pPr>
          </w:p>
        </w:tc>
        <w:tc>
          <w:tcPr>
            <w:tcW w:w="4675" w:type="dxa"/>
            <w:tcMar>
              <w:left w:w="108" w:type="dxa"/>
              <w:right w:w="108" w:type="dxa"/>
            </w:tcMar>
          </w:tcPr>
          <w:p w14:paraId="1CB7B3B3" w14:textId="77777777" w:rsidR="00DD5BF1" w:rsidRDefault="00DD5BF1">
            <w:pPr>
              <w:pStyle w:val="TableText"/>
              <w:tabs>
                <w:tab w:val="left" w:pos="708"/>
                <w:tab w:val="right" w:pos="3243"/>
              </w:tabs>
              <w:adjustRightInd/>
              <w:spacing w:after="120"/>
              <w:rPr>
                <w:rFonts w:cs="Times New Roman"/>
                <w:szCs w:val="24"/>
              </w:rPr>
            </w:pPr>
            <w:r>
              <w:rPr>
                <w:rFonts w:cs="Times New Roman"/>
                <w:i/>
                <w:szCs w:val="24"/>
              </w:rPr>
              <w:t>and</w:t>
            </w:r>
          </w:p>
          <w:p w14:paraId="4E75966B" w14:textId="77777777" w:rsidR="00DD5BF1" w:rsidRDefault="00DD5BF1">
            <w:pPr>
              <w:pStyle w:val="TableText"/>
              <w:tabs>
                <w:tab w:val="left" w:pos="708"/>
                <w:tab w:val="right" w:pos="3243"/>
              </w:tabs>
              <w:adjustRightInd/>
              <w:rPr>
                <w:rFonts w:cs="Times New Roman"/>
                <w:szCs w:val="24"/>
              </w:rPr>
            </w:pPr>
            <w:r>
              <w:rPr>
                <w:rFonts w:cs="Times New Roman"/>
                <w:szCs w:val="24"/>
              </w:rPr>
              <w:t xml:space="preserve">Barack </w:t>
            </w:r>
            <w:proofErr w:type="spellStart"/>
            <w:r>
              <w:rPr>
                <w:rFonts w:cs="Times New Roman"/>
                <w:szCs w:val="24"/>
              </w:rPr>
              <w:t>Ferrazzano</w:t>
            </w:r>
            <w:proofErr w:type="spellEnd"/>
            <w:r>
              <w:rPr>
                <w:rFonts w:cs="Times New Roman"/>
                <w:szCs w:val="24"/>
              </w:rPr>
              <w:t xml:space="preserve"> </w:t>
            </w:r>
            <w:proofErr w:type="spellStart"/>
            <w:r>
              <w:rPr>
                <w:rFonts w:cs="Times New Roman"/>
                <w:szCs w:val="24"/>
              </w:rPr>
              <w:t>Kirschbaum</w:t>
            </w:r>
            <w:proofErr w:type="spellEnd"/>
            <w:r>
              <w:rPr>
                <w:rFonts w:cs="Times New Roman"/>
                <w:szCs w:val="24"/>
              </w:rPr>
              <w:t xml:space="preserve"> &amp; </w:t>
            </w:r>
            <w:proofErr w:type="spellStart"/>
            <w:r>
              <w:rPr>
                <w:rFonts w:cs="Times New Roman"/>
                <w:szCs w:val="24"/>
              </w:rPr>
              <w:t>Nagelberg</w:t>
            </w:r>
            <w:proofErr w:type="spellEnd"/>
            <w:r>
              <w:rPr>
                <w:rFonts w:cs="Times New Roman"/>
                <w:szCs w:val="24"/>
              </w:rPr>
              <w:t xml:space="preserve"> LLP</w:t>
            </w:r>
          </w:p>
          <w:p w14:paraId="10187026" w14:textId="77777777" w:rsidR="00DD5BF1" w:rsidRDefault="00DD5BF1">
            <w:pPr>
              <w:pStyle w:val="TableText"/>
              <w:tabs>
                <w:tab w:val="left" w:pos="708"/>
                <w:tab w:val="right" w:pos="3243"/>
              </w:tabs>
              <w:adjustRightInd/>
              <w:rPr>
                <w:rFonts w:cs="Times New Roman"/>
                <w:szCs w:val="24"/>
              </w:rPr>
            </w:pPr>
            <w:r>
              <w:rPr>
                <w:rFonts w:cs="Times New Roman"/>
                <w:szCs w:val="24"/>
              </w:rPr>
              <w:t>200 West Madison Street, Suite 3900</w:t>
            </w:r>
          </w:p>
          <w:p w14:paraId="14931D27" w14:textId="77777777" w:rsidR="00DD5BF1" w:rsidRDefault="00DD5BF1">
            <w:pPr>
              <w:pStyle w:val="TableText"/>
              <w:tabs>
                <w:tab w:val="left" w:pos="708"/>
                <w:tab w:val="right" w:pos="3243"/>
              </w:tabs>
              <w:adjustRightInd/>
              <w:rPr>
                <w:rFonts w:cs="Times New Roman"/>
                <w:szCs w:val="24"/>
              </w:rPr>
            </w:pPr>
            <w:r>
              <w:rPr>
                <w:rFonts w:cs="Times New Roman"/>
                <w:szCs w:val="24"/>
              </w:rPr>
              <w:t>Chicago, IL 60606</w:t>
            </w:r>
          </w:p>
          <w:p w14:paraId="6AD20F3F" w14:textId="77777777" w:rsidR="00DD5BF1" w:rsidRDefault="00DD5BF1">
            <w:pPr>
              <w:pStyle w:val="TableText"/>
              <w:tabs>
                <w:tab w:val="left" w:pos="708"/>
                <w:tab w:val="right" w:pos="3243"/>
              </w:tabs>
              <w:adjustRightInd/>
              <w:rPr>
                <w:rFonts w:cs="Times New Roman"/>
                <w:szCs w:val="24"/>
              </w:rPr>
            </w:pPr>
            <w:r>
              <w:rPr>
                <w:rFonts w:cs="Times New Roman"/>
                <w:szCs w:val="24"/>
              </w:rPr>
              <w:t>Attn:</w:t>
            </w:r>
            <w:r>
              <w:rPr>
                <w:rFonts w:cs="Times New Roman"/>
                <w:szCs w:val="24"/>
              </w:rPr>
              <w:tab/>
            </w:r>
            <w:r>
              <w:rPr>
                <w:rFonts w:cs="Times New Roman"/>
                <w:szCs w:val="24"/>
                <w:u w:val="single"/>
              </w:rPr>
              <w:tab/>
            </w:r>
            <w:r>
              <w:rPr>
                <w:rFonts w:cs="Times New Roman"/>
                <w:szCs w:val="24"/>
              </w:rPr>
              <w:t>, Esq.</w:t>
            </w:r>
          </w:p>
          <w:p w14:paraId="179FD8ED" w14:textId="77777777" w:rsidR="00DD5BF1" w:rsidRDefault="00DD5BF1">
            <w:pPr>
              <w:pStyle w:val="TableText"/>
              <w:tabs>
                <w:tab w:val="left" w:pos="708"/>
                <w:tab w:val="right" w:pos="3243"/>
              </w:tabs>
              <w:adjustRightInd/>
              <w:rPr>
                <w:rFonts w:cs="Times New Roman"/>
                <w:szCs w:val="24"/>
              </w:rPr>
            </w:pPr>
          </w:p>
        </w:tc>
      </w:tr>
      <w:bookmarkEnd w:id="280"/>
      <w:tr w:rsidR="00C816C4" w14:paraId="7041BFF9" w14:textId="77777777">
        <w:trPr>
          <w:cantSplit/>
        </w:trPr>
        <w:tc>
          <w:tcPr>
            <w:tcW w:w="4675" w:type="dxa"/>
            <w:tcMar>
              <w:left w:w="108" w:type="dxa"/>
              <w:right w:w="108" w:type="dxa"/>
            </w:tcMar>
          </w:tcPr>
          <w:p w14:paraId="5EF6BBF7" w14:textId="77777777" w:rsidR="00DD5BF1" w:rsidRDefault="00DD5BF1">
            <w:pPr>
              <w:pStyle w:val="TableText"/>
              <w:adjustRightInd/>
              <w:rPr>
                <w:rFonts w:cs="Times New Roman"/>
                <w:szCs w:val="24"/>
              </w:rPr>
            </w:pPr>
            <w:r>
              <w:rPr>
                <w:rFonts w:cs="Times New Roman"/>
                <w:szCs w:val="24"/>
              </w:rPr>
              <w:t>To Landlord:</w:t>
            </w:r>
          </w:p>
        </w:tc>
        <w:tc>
          <w:tcPr>
            <w:tcW w:w="4675" w:type="dxa"/>
            <w:tcMar>
              <w:left w:w="108" w:type="dxa"/>
              <w:right w:w="108" w:type="dxa"/>
            </w:tcMar>
          </w:tcPr>
          <w:p w14:paraId="3A95CD9F" w14:textId="77777777" w:rsidR="00DD5BF1" w:rsidRDefault="00DD5BF1">
            <w:pPr>
              <w:pStyle w:val="TableText"/>
              <w:tabs>
                <w:tab w:val="left" w:pos="708"/>
                <w:tab w:val="right" w:pos="3243"/>
              </w:tabs>
              <w:adjustRightInd/>
              <w:rPr>
                <w:rFonts w:cs="Times New Roman"/>
                <w:szCs w:val="24"/>
              </w:rPr>
            </w:pP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t>Email:</w:t>
            </w:r>
            <w:r>
              <w:rPr>
                <w:rFonts w:cs="Times New Roman"/>
                <w:szCs w:val="24"/>
              </w:rPr>
              <w:tab/>
            </w:r>
            <w:r>
              <w:rPr>
                <w:rFonts w:cs="Times New Roman"/>
                <w:szCs w:val="24"/>
                <w:u w:val="single"/>
              </w:rPr>
              <w:tab/>
            </w:r>
          </w:p>
          <w:p w14:paraId="1FFE0CE7" w14:textId="77777777" w:rsidR="00DD5BF1" w:rsidRDefault="00DD5BF1">
            <w:pPr>
              <w:pStyle w:val="TableText"/>
              <w:tabs>
                <w:tab w:val="left" w:pos="708"/>
                <w:tab w:val="right" w:pos="3243"/>
              </w:tabs>
              <w:adjustRightInd/>
              <w:rPr>
                <w:rFonts w:cs="Times New Roman"/>
                <w:szCs w:val="24"/>
              </w:rPr>
            </w:pPr>
          </w:p>
        </w:tc>
      </w:tr>
    </w:tbl>
    <w:p w14:paraId="256EAD4B" w14:textId="77777777" w:rsidR="00DD5BF1" w:rsidRDefault="00DD5BF1">
      <w:pPr>
        <w:pStyle w:val="BodyText"/>
        <w:adjustRightInd/>
        <w:jc w:val="both"/>
        <w:rPr>
          <w:rFonts w:cs="Times New Roman"/>
          <w:szCs w:val="24"/>
        </w:rPr>
      </w:pPr>
      <w:r>
        <w:rPr>
          <w:rFonts w:cs="Times New Roman"/>
          <w:szCs w:val="24"/>
        </w:rPr>
        <w:t>No notice of default shall be sent by email. No Notice delivered to the Premises shall be effective. Any party may change its Notice Address by written notice to the other parties clearly stating such party’s intent to change its Notice Address for all purposes of this Agreement, which new Notice Address shall be effective thirty (30) days after receipt. Notice shall be deemed given and received when received or when receipt is refused.</w:t>
      </w:r>
    </w:p>
    <w:p w14:paraId="21FAD736" w14:textId="77777777" w:rsidR="00DD5BF1" w:rsidRDefault="00DD5BF1">
      <w:pPr>
        <w:pStyle w:val="ExhibitD1"/>
        <w:adjustRightInd/>
        <w:rPr>
          <w:rFonts w:cs="Times New Roman"/>
          <w:szCs w:val="24"/>
        </w:rPr>
      </w:pPr>
      <w:r>
        <w:rPr>
          <w:rStyle w:val="ExhibitD1RunInChar"/>
          <w:rFonts w:cs="Times New Roman"/>
          <w:bCs w:val="0"/>
          <w:szCs w:val="24"/>
        </w:rPr>
        <w:t>Successors and Assigns</w:t>
      </w:r>
      <w:r>
        <w:rPr>
          <w:rFonts w:cs="Times New Roman"/>
          <w:szCs w:val="24"/>
        </w:rPr>
        <w:t xml:space="preserve">. This Agreement shall be binding upon and inure to the benefit of the parties hereto, their respective personal representatives, successors and assigns; it being understood that the obligations herein of Mortgagee shall extend to it in its capacity as mortgagee under the Mortgage and to its successors </w:t>
      </w:r>
      <w:r>
        <w:rPr>
          <w:rFonts w:cs="Times New Roman"/>
          <w:szCs w:val="24"/>
        </w:rPr>
        <w:lastRenderedPageBreak/>
        <w:t>and assigns, including anyone who shall have succeeded to its interest or to Landlord’s interest in the Premises or acquired possession thereof by Foreclosure or otherwise.</w:t>
      </w:r>
    </w:p>
    <w:p w14:paraId="2F1EF89A" w14:textId="77777777" w:rsidR="00DD5BF1" w:rsidRDefault="00DD5BF1">
      <w:pPr>
        <w:pStyle w:val="ExhibitD1"/>
        <w:adjustRightInd/>
        <w:rPr>
          <w:rFonts w:cs="Times New Roman"/>
          <w:szCs w:val="24"/>
        </w:rPr>
      </w:pPr>
      <w:r>
        <w:rPr>
          <w:rStyle w:val="ExhibitD1RunInChar"/>
          <w:rFonts w:cs="Times New Roman"/>
          <w:bCs w:val="0"/>
          <w:szCs w:val="24"/>
        </w:rPr>
        <w:t>Effectiveness of Agreement</w:t>
      </w:r>
      <w:r>
        <w:rPr>
          <w:rFonts w:cs="Times New Roman"/>
          <w:szCs w:val="24"/>
        </w:rPr>
        <w:t>. If, within four (4) weeks of Tenant’s execution of this Agreement, Tenant has not received two (2) fully executed agreements at Tenant’s Notice Address, this Agreement shall, at Tenant’s option, be null and void.</w:t>
      </w:r>
    </w:p>
    <w:p w14:paraId="5233F872" w14:textId="77777777" w:rsidR="00DD5BF1" w:rsidRDefault="00DD5BF1">
      <w:pPr>
        <w:pStyle w:val="CenterItalic"/>
        <w:adjustRightInd/>
        <w:rPr>
          <w:rFonts w:cs="Times New Roman"/>
          <w:iCs w:val="0"/>
          <w:szCs w:val="24"/>
        </w:rPr>
      </w:pPr>
      <w:r>
        <w:rPr>
          <w:rFonts w:cs="Times New Roman"/>
          <w:iCs w:val="0"/>
          <w:szCs w:val="24"/>
        </w:rPr>
        <w:t>[REMAINDER OF PAGE LEFT BLANK; SIGNATURE PAGES FOLLOW]</w:t>
      </w:r>
    </w:p>
    <w:p w14:paraId="2ECF18B6" w14:textId="77777777" w:rsidR="00DD5BF1" w:rsidRDefault="00DD5BF1">
      <w:pPr>
        <w:adjustRightInd/>
        <w:rPr>
          <w:rFonts w:cs="Times New Roman"/>
          <w:szCs w:val="24"/>
        </w:rPr>
      </w:pPr>
      <w:r>
        <w:rPr>
          <w:rFonts w:cs="Times New Roman"/>
          <w:szCs w:val="24"/>
        </w:rPr>
        <w:br w:type="page"/>
      </w:r>
    </w:p>
    <w:p w14:paraId="59F3DC27" w14:textId="77777777" w:rsidR="00DD5BF1" w:rsidRDefault="00DD5BF1">
      <w:pPr>
        <w:pStyle w:val="Body"/>
        <w:adjustRightInd/>
        <w:spacing w:after="480"/>
        <w:rPr>
          <w:rFonts w:cs="Times New Roman"/>
          <w:szCs w:val="24"/>
        </w:rPr>
      </w:pPr>
      <w:r>
        <w:rPr>
          <w:rFonts w:cs="Times New Roman"/>
          <w:b/>
          <w:szCs w:val="24"/>
        </w:rPr>
        <w:lastRenderedPageBreak/>
        <w:t>IN WITNESS WHEREOF</w:t>
      </w:r>
      <w:r>
        <w:rPr>
          <w:rFonts w:cs="Times New Roman"/>
          <w:szCs w:val="24"/>
        </w:rPr>
        <w:t>, the parties hereto have executed this Agreement as of the date first above written.</w:t>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04EB271E" w14:textId="77777777">
        <w:tc>
          <w:tcPr>
            <w:tcW w:w="5040" w:type="dxa"/>
            <w:tcMar>
              <w:left w:w="108" w:type="dxa"/>
              <w:right w:w="108" w:type="dxa"/>
            </w:tcMar>
          </w:tcPr>
          <w:p w14:paraId="7B519C6E" w14:textId="77777777" w:rsidR="00DD5BF1" w:rsidRDefault="00DD5BF1">
            <w:pPr>
              <w:pStyle w:val="TableText"/>
              <w:adjustRightInd/>
              <w:rPr>
                <w:rFonts w:cs="Times New Roman"/>
                <w:szCs w:val="24"/>
              </w:rPr>
            </w:pPr>
            <w:r>
              <w:rPr>
                <w:rFonts w:cs="Times New Roman"/>
                <w:szCs w:val="24"/>
              </w:rPr>
              <w:t>MORTGAGEE:</w:t>
            </w:r>
          </w:p>
        </w:tc>
      </w:tr>
      <w:tr w:rsidR="00C816C4" w14:paraId="78DDDB78" w14:textId="77777777">
        <w:tc>
          <w:tcPr>
            <w:tcW w:w="5040" w:type="dxa"/>
            <w:tcMar>
              <w:left w:w="108" w:type="dxa"/>
              <w:right w:w="108" w:type="dxa"/>
            </w:tcMar>
          </w:tcPr>
          <w:p w14:paraId="4C4866D1" w14:textId="77777777" w:rsidR="00DD5BF1" w:rsidRDefault="00DD5BF1">
            <w:pPr>
              <w:pStyle w:val="TableText"/>
              <w:tabs>
                <w:tab w:val="right" w:pos="3600"/>
              </w:tabs>
              <w:adjustRightInd/>
              <w:spacing w:after="240"/>
              <w:rPr>
                <w:rFonts w:cs="Times New Roman"/>
                <w:szCs w:val="24"/>
              </w:rPr>
            </w:pPr>
            <w:r>
              <w:rPr>
                <w:rFonts w:cs="Times New Roman"/>
                <w:b/>
                <w:szCs w:val="24"/>
                <w:u w:val="single"/>
              </w:rPr>
              <w:tab/>
            </w:r>
            <w:r>
              <w:rPr>
                <w:rFonts w:cs="Times New Roman"/>
                <w:szCs w:val="24"/>
              </w:rPr>
              <w:t>,</w:t>
            </w:r>
            <w:r>
              <w:rPr>
                <w:rFonts w:cs="Times New Roman"/>
                <w:szCs w:val="24"/>
              </w:rPr>
              <w:br/>
              <w:t xml:space="preserve">a </w:t>
            </w:r>
            <w:r>
              <w:rPr>
                <w:rFonts w:cs="Times New Roman"/>
                <w:szCs w:val="24"/>
                <w:u w:val="single"/>
              </w:rPr>
              <w:tab/>
            </w:r>
          </w:p>
          <w:p w14:paraId="109D2D41" w14:textId="77777777" w:rsidR="00DD5BF1" w:rsidRDefault="00DD5BF1">
            <w:pPr>
              <w:pStyle w:val="TableText"/>
              <w:tabs>
                <w:tab w:val="right" w:pos="3600"/>
              </w:tabs>
              <w:adjustRightInd/>
              <w:rPr>
                <w:rFonts w:cs="Times New Roman"/>
                <w:szCs w:val="24"/>
              </w:rPr>
            </w:pPr>
          </w:p>
        </w:tc>
      </w:tr>
      <w:tr w:rsidR="00C816C4" w14:paraId="1A8794E9" w14:textId="77777777">
        <w:tc>
          <w:tcPr>
            <w:tcW w:w="5040" w:type="dxa"/>
            <w:tcMar>
              <w:left w:w="108" w:type="dxa"/>
              <w:right w:w="108" w:type="dxa"/>
            </w:tcMar>
          </w:tcPr>
          <w:p w14:paraId="72398805" w14:textId="77777777" w:rsidR="00DD5BF1" w:rsidRDefault="00DD5BF1">
            <w:pPr>
              <w:pStyle w:val="TableText"/>
              <w:tabs>
                <w:tab w:val="left" w:pos="541"/>
                <w:tab w:val="right" w:pos="3583"/>
              </w:tabs>
              <w:adjustRightInd/>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Its:</w:t>
            </w:r>
            <w:r>
              <w:rPr>
                <w:rFonts w:cs="Times New Roman"/>
                <w:szCs w:val="24"/>
              </w:rPr>
              <w:tab/>
            </w:r>
            <w:r>
              <w:rPr>
                <w:rFonts w:cs="Times New Roman"/>
                <w:szCs w:val="24"/>
                <w:u w:val="single"/>
              </w:rPr>
              <w:tab/>
            </w:r>
          </w:p>
          <w:p w14:paraId="24242AB8" w14:textId="77777777" w:rsidR="00DD5BF1" w:rsidRDefault="00DD5BF1">
            <w:pPr>
              <w:pStyle w:val="TableText"/>
              <w:adjustRightInd/>
              <w:rPr>
                <w:rFonts w:cs="Times New Roman"/>
                <w:szCs w:val="24"/>
              </w:rPr>
            </w:pPr>
          </w:p>
        </w:tc>
      </w:tr>
    </w:tbl>
    <w:p w14:paraId="5E686DBC" w14:textId="77777777" w:rsidR="00DD5BF1" w:rsidRDefault="00DD5BF1">
      <w:pPr>
        <w:pStyle w:val="Caption2"/>
        <w:adjustRightInd/>
        <w:rPr>
          <w:rFonts w:cs="Times New Roman"/>
          <w:szCs w:val="24"/>
        </w:rPr>
      </w:pPr>
      <w:r>
        <w:rPr>
          <w:rFonts w:cs="Times New Roman"/>
          <w:szCs w:val="24"/>
        </w:rPr>
        <w:t xml:space="preserve">STATE OF </w:t>
      </w:r>
      <w:r>
        <w:rPr>
          <w:rFonts w:cs="Times New Roman"/>
          <w:szCs w:val="24"/>
          <w:u w:val="single"/>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 xml:space="preserve">COUNTY OF </w:t>
      </w:r>
      <w:r>
        <w:rPr>
          <w:rFonts w:cs="Times New Roman"/>
          <w:szCs w:val="24"/>
          <w:u w:val="single"/>
        </w:rPr>
        <w:tab/>
      </w:r>
      <w:r>
        <w:rPr>
          <w:rFonts w:cs="Times New Roman"/>
          <w:szCs w:val="24"/>
        </w:rPr>
        <w:tab/>
        <w:t>)</w:t>
      </w:r>
    </w:p>
    <w:p w14:paraId="67469CE3" w14:textId="77777777" w:rsidR="00DD5BF1" w:rsidRDefault="00DD5BF1">
      <w:pPr>
        <w:pStyle w:val="Body"/>
        <w:adjustRightInd/>
        <w:rPr>
          <w:rFonts w:cs="Times New Roman"/>
          <w:szCs w:val="24"/>
        </w:rPr>
      </w:pPr>
      <w:r>
        <w:rPr>
          <w:rFonts w:cs="Times New Roman"/>
          <w:szCs w:val="24"/>
        </w:rPr>
        <w:t>On _________, before me, ____________, Notary Public, personally appeared ____________, proved to me on the basis of satisfactory evidence to be the person(s) whose name(s) is/are subscribed to the within instrument and acknowledged to me that he/she/they executed the same in his/her/their authorized capacity(</w:t>
      </w:r>
      <w:proofErr w:type="spellStart"/>
      <w:r>
        <w:rPr>
          <w:rFonts w:cs="Times New Roman"/>
          <w:szCs w:val="24"/>
        </w:rPr>
        <w:t>ies</w:t>
      </w:r>
      <w:proofErr w:type="spellEnd"/>
      <w:r>
        <w:rPr>
          <w:rFonts w:cs="Times New Roman"/>
          <w:szCs w:val="24"/>
        </w:rPr>
        <w:t>), and that by his/her/their signature(s) on the instrument the person(s), or the entity upon behalf of which the person(s) acted, executed the instrument.</w:t>
      </w:r>
    </w:p>
    <w:p w14:paraId="1AFD9745" w14:textId="77777777" w:rsidR="00DD5BF1" w:rsidRDefault="00DD5BF1">
      <w:pPr>
        <w:pStyle w:val="Body"/>
        <w:adjustRightInd/>
        <w:rPr>
          <w:rFonts w:cs="Times New Roman"/>
          <w:szCs w:val="24"/>
        </w:rPr>
      </w:pPr>
      <w:r>
        <w:rPr>
          <w:rFonts w:cs="Times New Roman"/>
          <w:szCs w:val="24"/>
        </w:rPr>
        <w:t>I certify under PENALTY OF PERJURY under the laws of the State of _______________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71C94933" w14:textId="77777777">
        <w:tc>
          <w:tcPr>
            <w:tcW w:w="5580" w:type="dxa"/>
            <w:tcMar>
              <w:left w:w="108" w:type="dxa"/>
              <w:right w:w="108" w:type="dxa"/>
            </w:tcMar>
          </w:tcPr>
          <w:p w14:paraId="0DA0EDA3"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67692549" w14:textId="77777777">
        <w:tc>
          <w:tcPr>
            <w:tcW w:w="5580" w:type="dxa"/>
            <w:tcMar>
              <w:left w:w="108" w:type="dxa"/>
              <w:right w:w="108" w:type="dxa"/>
            </w:tcMar>
          </w:tcPr>
          <w:p w14:paraId="520A1234"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47C85DE6" w14:textId="77777777" w:rsidR="00DD5BF1" w:rsidRDefault="00DD5BF1">
      <w:pPr>
        <w:adjustRightInd/>
        <w:rPr>
          <w:rFonts w:cs="Times New Roman"/>
          <w:szCs w:val="24"/>
        </w:rPr>
      </w:pPr>
    </w:p>
    <w:p w14:paraId="6CC72E79" w14:textId="77777777" w:rsidR="00DD5BF1" w:rsidRDefault="00DD5BF1">
      <w:pPr>
        <w:adjustRightInd/>
        <w:rPr>
          <w:rFonts w:cs="Times New Roman"/>
          <w:szCs w:val="24"/>
        </w:rPr>
      </w:pPr>
      <w:r>
        <w:rPr>
          <w:rFonts w:cs="Times New Roman"/>
          <w:szCs w:val="24"/>
        </w:rPr>
        <w:br w:type="page"/>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58B6B205" w14:textId="77777777">
        <w:tc>
          <w:tcPr>
            <w:tcW w:w="5040" w:type="dxa"/>
            <w:tcMar>
              <w:left w:w="108" w:type="dxa"/>
              <w:right w:w="108" w:type="dxa"/>
            </w:tcMar>
          </w:tcPr>
          <w:p w14:paraId="304EC3B5" w14:textId="77777777" w:rsidR="00DD5BF1" w:rsidRDefault="00DD5BF1">
            <w:pPr>
              <w:pStyle w:val="TableText"/>
              <w:adjustRightInd/>
              <w:spacing w:after="240"/>
              <w:rPr>
                <w:rFonts w:cs="Times New Roman"/>
                <w:szCs w:val="24"/>
              </w:rPr>
            </w:pPr>
            <w:r>
              <w:rPr>
                <w:rFonts w:cs="Times New Roman"/>
                <w:szCs w:val="24"/>
              </w:rPr>
              <w:lastRenderedPageBreak/>
              <w:t>TENANT:</w:t>
            </w:r>
          </w:p>
        </w:tc>
      </w:tr>
      <w:tr w:rsidR="00C816C4" w14:paraId="305E3BEB" w14:textId="77777777">
        <w:tc>
          <w:tcPr>
            <w:tcW w:w="5040" w:type="dxa"/>
            <w:tcMar>
              <w:left w:w="108" w:type="dxa"/>
              <w:right w:w="108" w:type="dxa"/>
            </w:tcMar>
          </w:tcPr>
          <w:p w14:paraId="73D85DA7" w14:textId="77777777" w:rsidR="00DD5BF1" w:rsidRDefault="00DD5BF1">
            <w:pPr>
              <w:pStyle w:val="TableText"/>
              <w:tabs>
                <w:tab w:val="right" w:pos="3600"/>
              </w:tabs>
              <w:adjustRightInd/>
              <w:rPr>
                <w:rFonts w:cs="Times New Roman"/>
                <w:szCs w:val="24"/>
                <w:lang w:val="es-ES"/>
              </w:rPr>
            </w:pPr>
            <w:r>
              <w:rPr>
                <w:rFonts w:cs="Times New Roman"/>
                <w:b/>
                <w:szCs w:val="24"/>
                <w:lang w:val="es-ES"/>
              </w:rPr>
              <w:t>SEPHORA USA, INC.</w:t>
            </w:r>
            <w:r>
              <w:rPr>
                <w:rFonts w:cs="Times New Roman"/>
                <w:szCs w:val="24"/>
                <w:lang w:val="es-ES"/>
              </w:rPr>
              <w:t>,</w:t>
            </w:r>
          </w:p>
          <w:p w14:paraId="4E8DC8D4" w14:textId="77777777" w:rsidR="00DD5BF1" w:rsidRDefault="00DD5BF1">
            <w:pPr>
              <w:pStyle w:val="TableText"/>
              <w:tabs>
                <w:tab w:val="right" w:pos="3600"/>
              </w:tabs>
              <w:adjustRightInd/>
              <w:spacing w:after="480"/>
              <w:rPr>
                <w:rFonts w:cs="Times New Roman"/>
                <w:szCs w:val="24"/>
                <w:lang w:val="es-ES"/>
              </w:rPr>
            </w:pPr>
            <w:r>
              <w:rPr>
                <w:rFonts w:cs="Times New Roman"/>
                <w:szCs w:val="24"/>
                <w:lang w:val="es-ES"/>
              </w:rPr>
              <w:t>a Michigan corporation</w:t>
            </w:r>
          </w:p>
        </w:tc>
      </w:tr>
      <w:tr w:rsidR="00C816C4" w14:paraId="2A6679CA" w14:textId="77777777">
        <w:tc>
          <w:tcPr>
            <w:tcW w:w="5040" w:type="dxa"/>
            <w:tcMar>
              <w:left w:w="108" w:type="dxa"/>
              <w:right w:w="108" w:type="dxa"/>
            </w:tcMar>
          </w:tcPr>
          <w:p w14:paraId="2A2D641D"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Name:</w:t>
            </w:r>
            <w:r>
              <w:rPr>
                <w:rFonts w:cs="Times New Roman"/>
                <w:szCs w:val="24"/>
              </w:rPr>
              <w:tab/>
            </w:r>
            <w:r>
              <w:rPr>
                <w:rFonts w:cs="Times New Roman"/>
                <w:szCs w:val="24"/>
                <w:u w:val="single"/>
              </w:rPr>
              <w:tab/>
            </w:r>
            <w:r>
              <w:rPr>
                <w:rFonts w:cs="Times New Roman"/>
                <w:szCs w:val="24"/>
              </w:rPr>
              <w:br/>
              <w:t>Its:</w:t>
            </w:r>
            <w:r>
              <w:rPr>
                <w:rFonts w:cs="Times New Roman"/>
                <w:szCs w:val="24"/>
              </w:rPr>
              <w:tab/>
              <w:t>Authorized Signatory</w:t>
            </w:r>
          </w:p>
        </w:tc>
      </w:tr>
    </w:tbl>
    <w:p w14:paraId="385AF846" w14:textId="77777777" w:rsidR="00DD5BF1" w:rsidRDefault="00DD5BF1">
      <w:pPr>
        <w:adjustRightInd/>
        <w:spacing w:after="0"/>
        <w:rPr>
          <w:rFonts w:cs="Times New Roman"/>
          <w:szCs w:val="24"/>
        </w:rPr>
      </w:pPr>
      <w:bookmarkStart w:id="285" w:name="_Hlk96079584"/>
    </w:p>
    <w:p w14:paraId="14F3709F" w14:textId="77777777" w:rsidR="00DD5BF1" w:rsidRDefault="00DD5BF1">
      <w:pPr>
        <w:adjustRightInd/>
        <w:spacing w:after="0"/>
        <w:jc w:val="center"/>
        <w:rPr>
          <w:rFonts w:cs="Times New Roman"/>
          <w:szCs w:val="24"/>
        </w:rPr>
      </w:pPr>
      <w:r>
        <w:rPr>
          <w:noProof/>
        </w:rPr>
        <mc:AlternateContent>
          <mc:Choice Requires="wps">
            <w:drawing>
              <wp:anchor distT="0" distB="0" distL="114300" distR="114300" simplePos="0" relativeHeight="251660288" behindDoc="0" locked="0" layoutInCell="1" allowOverlap="1" wp14:anchorId="7EC23250" wp14:editId="7B111820">
                <wp:simplePos x="0" y="0"/>
                <wp:positionH relativeFrom="character">
                  <wp:posOffset>0</wp:posOffset>
                </wp:positionH>
                <wp:positionV relativeFrom="line">
                  <wp:posOffset>0</wp:posOffset>
                </wp:positionV>
                <wp:extent cx="3140075" cy="734060"/>
                <wp:effectExtent l="0" t="0" r="0" b="0"/>
                <wp:wrapNone/>
                <wp:docPr id="992512459" name="Text Box 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txBox="1">
                        <a:spLocks noRot="1" noMove="1" noResize="1" noChangeArrowheads="1"/>
                      </wps:cNvSpPr>
                      <wps:spPr bwMode="auto">
                        <a:xfrm>
                          <a:off x="0" y="0"/>
                          <a:ext cx="3140075" cy="734060"/>
                        </a:xfrm>
                        <a:prstGeom prst="rect">
                          <a:avLst/>
                        </a:prstGeom>
                        <a:solidFill>
                          <a:srgbClr val="FFFFFF"/>
                        </a:solidFill>
                        <a:ln w="12700">
                          <a:solidFill>
                            <a:srgbClr val="000000"/>
                          </a:solidFill>
                          <a:miter lim="800000"/>
                          <a:headEnd/>
                          <a:tailEnd/>
                        </a:ln>
                      </wps:spPr>
                      <wps:txbx>
                        <w:txbxContent>
                          <w:p w14:paraId="25EF5E1E"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EC23250" id="_x0000_t202" coordsize="21600,21600" o:spt="202" path="m,l,21600r21600,l21600,xe">
                <v:stroke joinstyle="miter"/>
                <v:path gradientshapeok="t" o:connecttype="rect"/>
              </v:shapetype>
              <v:shape id="Text Box 2" o:spid="_x0000_s1026" type="#_x0000_t202" style="position:absolute;margin-left:0;margin-top:0;width:247.25pt;height:57.8pt;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" strokeweight="1pt">
                <o:lock v:ext="edit" rotation="t" position="t"/>
                <v:textbox style="mso-fit-shape-to-text:t">
                  <w:txbxContent>
                    <w:p w14:paraId="25EF5E1E"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anchory="line"/>
              </v:shape>
            </w:pict>
          </mc:Fallback>
        </mc:AlternateContent>
      </w:r>
      <w:r>
        <w:rPr>
          <w:rFonts w:cs="Times New Roman"/>
          <w:noProof/>
          <w:szCs w:val="24"/>
        </w:rPr>
        <w:drawing>
          <wp:inline distT="0" distB="0" distL="0" distR="0" wp14:anchorId="59D78793" wp14:editId="3C78E74C">
            <wp:extent cx="3143250" cy="73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t="-99954" b="99954"/>
                    <a:stretch>
                      <a:fillRect/>
                    </a:stretch>
                  </pic:blipFill>
                  <pic:spPr bwMode="auto">
                    <a:xfrm>
                      <a:off x="0" y="0"/>
                      <a:ext cx="3143250" cy="733425"/>
                    </a:xfrm>
                    <a:prstGeom prst="rect">
                      <a:avLst/>
                    </a:prstGeom>
                    <a:noFill/>
                    <a:ln>
                      <a:noFill/>
                    </a:ln>
                  </pic:spPr>
                </pic:pic>
              </a:graphicData>
            </a:graphic>
          </wp:inline>
        </w:drawing>
      </w:r>
    </w:p>
    <w:p w14:paraId="5A343969" w14:textId="77777777" w:rsidR="00DD5BF1" w:rsidRDefault="00DD5BF1">
      <w:pPr>
        <w:pStyle w:val="Caption2"/>
        <w:tabs>
          <w:tab w:val="clear" w:pos="2160"/>
        </w:tabs>
        <w:adjustRightInd/>
        <w:spacing w:before="240"/>
        <w:rPr>
          <w:rFonts w:cs="Times New Roman"/>
          <w:szCs w:val="24"/>
        </w:rPr>
      </w:pPr>
      <w:r>
        <w:rPr>
          <w:rFonts w:cs="Times New Roman"/>
          <w:szCs w:val="24"/>
        </w:rPr>
        <w:t>STATE OF CALIFORNIA</w:t>
      </w:r>
      <w:r>
        <w:rPr>
          <w:rFonts w:cs="Times New Roman"/>
          <w:szCs w:val="24"/>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 SAN FRANCISCO</w:t>
      </w:r>
      <w:r>
        <w:rPr>
          <w:rFonts w:cs="Times New Roman"/>
          <w:szCs w:val="24"/>
        </w:rPr>
        <w:tab/>
        <w:t>)</w:t>
      </w:r>
    </w:p>
    <w:p w14:paraId="208B4D15" w14:textId="77777777" w:rsidR="00DD5BF1" w:rsidRDefault="00DD5BF1">
      <w:pPr>
        <w:pStyle w:val="Body"/>
        <w:adjustRightInd/>
        <w:rPr>
          <w:rFonts w:cs="Times New Roman"/>
          <w:szCs w:val="24"/>
        </w:rPr>
      </w:pPr>
      <w:r>
        <w:rPr>
          <w:rFonts w:cs="Times New Roman"/>
          <w:szCs w:val="24"/>
        </w:rPr>
        <w:t>On __________, before me, ____________________, Notary Public, personally appeared _______________ and _________________, who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14:paraId="1B18F39A" w14:textId="77777777" w:rsidR="00DD5BF1" w:rsidRDefault="00DD5BF1">
      <w:pPr>
        <w:pStyle w:val="Body"/>
        <w:adjustRightInd/>
        <w:rPr>
          <w:rFonts w:cs="Times New Roman"/>
          <w:szCs w:val="24"/>
        </w:rPr>
      </w:pPr>
      <w:r>
        <w:rPr>
          <w:rFonts w:cs="Times New Roman"/>
          <w:szCs w:val="24"/>
        </w:rPr>
        <w:t>I certify under PENALTY OF PERJURY under the laws of the State of California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45875833" w14:textId="77777777">
        <w:tc>
          <w:tcPr>
            <w:tcW w:w="5580" w:type="dxa"/>
            <w:tcMar>
              <w:left w:w="108" w:type="dxa"/>
              <w:right w:w="108" w:type="dxa"/>
            </w:tcMar>
          </w:tcPr>
          <w:p w14:paraId="27460DAC"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27D8C1AF" w14:textId="77777777">
        <w:tc>
          <w:tcPr>
            <w:tcW w:w="5580" w:type="dxa"/>
            <w:tcMar>
              <w:left w:w="108" w:type="dxa"/>
              <w:right w:w="108" w:type="dxa"/>
            </w:tcMar>
          </w:tcPr>
          <w:p w14:paraId="744F78C3"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bookmarkEnd w:id="285"/>
    </w:tbl>
    <w:p w14:paraId="418B1F54" w14:textId="77777777" w:rsidR="00DD5BF1" w:rsidRDefault="00DD5BF1">
      <w:pPr>
        <w:adjustRightInd/>
        <w:rPr>
          <w:rFonts w:cs="Times New Roman"/>
          <w:szCs w:val="24"/>
        </w:rPr>
      </w:pPr>
    </w:p>
    <w:p w14:paraId="113DC1AB" w14:textId="77777777" w:rsidR="00DD5BF1" w:rsidRDefault="00DD5BF1">
      <w:pPr>
        <w:adjustRightInd/>
        <w:rPr>
          <w:rFonts w:cs="Times New Roman"/>
          <w:szCs w:val="24"/>
        </w:rPr>
      </w:pPr>
      <w:r>
        <w:rPr>
          <w:rFonts w:cs="Times New Roman"/>
          <w:szCs w:val="24"/>
        </w:rPr>
        <w:br w:type="page"/>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4B1E8F70" w14:textId="77777777">
        <w:tc>
          <w:tcPr>
            <w:tcW w:w="5040" w:type="dxa"/>
            <w:tcMar>
              <w:left w:w="108" w:type="dxa"/>
              <w:right w:w="108" w:type="dxa"/>
            </w:tcMar>
          </w:tcPr>
          <w:p w14:paraId="093B8308" w14:textId="77777777" w:rsidR="00DD5BF1" w:rsidRDefault="00DD5BF1">
            <w:pPr>
              <w:pStyle w:val="TableText"/>
              <w:adjustRightInd/>
              <w:spacing w:after="240"/>
              <w:rPr>
                <w:rFonts w:cs="Times New Roman"/>
                <w:szCs w:val="24"/>
              </w:rPr>
            </w:pPr>
            <w:r>
              <w:rPr>
                <w:rFonts w:cs="Times New Roman"/>
                <w:szCs w:val="24"/>
              </w:rPr>
              <w:lastRenderedPageBreak/>
              <w:t>LANDLORD:</w:t>
            </w:r>
          </w:p>
        </w:tc>
      </w:tr>
      <w:tr w:rsidR="00C816C4" w14:paraId="2A57BF88" w14:textId="77777777">
        <w:tc>
          <w:tcPr>
            <w:tcW w:w="5040" w:type="dxa"/>
            <w:tcMar>
              <w:left w:w="108" w:type="dxa"/>
              <w:right w:w="108" w:type="dxa"/>
            </w:tcMar>
          </w:tcPr>
          <w:p w14:paraId="6E71AB1A" w14:textId="77777777" w:rsidR="00DD5BF1" w:rsidRDefault="00DD5BF1">
            <w:pPr>
              <w:pStyle w:val="TableText"/>
              <w:tabs>
                <w:tab w:val="right" w:pos="3600"/>
              </w:tabs>
              <w:adjustRightInd/>
              <w:rPr>
                <w:rFonts w:cs="Times New Roman"/>
                <w:b/>
                <w:szCs w:val="24"/>
              </w:rPr>
            </w:pPr>
            <w:r>
              <w:rPr>
                <w:rFonts w:cs="Times New Roman"/>
                <w:b/>
                <w:szCs w:val="24"/>
                <w:u w:val="single"/>
              </w:rPr>
              <w:tab/>
            </w:r>
          </w:p>
          <w:p w14:paraId="19BE0879" w14:textId="77777777" w:rsidR="00DD5BF1" w:rsidRDefault="00DD5BF1">
            <w:pPr>
              <w:pStyle w:val="TableText"/>
              <w:tabs>
                <w:tab w:val="right" w:pos="3600"/>
              </w:tabs>
              <w:adjustRightInd/>
              <w:spacing w:after="480"/>
              <w:rPr>
                <w:rFonts w:cs="Times New Roman"/>
                <w:szCs w:val="24"/>
              </w:rPr>
            </w:pPr>
            <w:r>
              <w:rPr>
                <w:rFonts w:cs="Times New Roman"/>
                <w:szCs w:val="24"/>
              </w:rPr>
              <w:t xml:space="preserve">a </w:t>
            </w:r>
            <w:r>
              <w:rPr>
                <w:rFonts w:cs="Times New Roman"/>
                <w:szCs w:val="24"/>
                <w:u w:val="single"/>
              </w:rPr>
              <w:tab/>
            </w:r>
          </w:p>
        </w:tc>
      </w:tr>
      <w:tr w:rsidR="00C816C4" w14:paraId="68B86C72" w14:textId="77777777">
        <w:tc>
          <w:tcPr>
            <w:tcW w:w="5040" w:type="dxa"/>
            <w:tcMar>
              <w:left w:w="108" w:type="dxa"/>
              <w:right w:w="108" w:type="dxa"/>
            </w:tcMar>
          </w:tcPr>
          <w:p w14:paraId="035B9961"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Its:</w:t>
            </w:r>
            <w:r>
              <w:rPr>
                <w:rFonts w:cs="Times New Roman"/>
                <w:szCs w:val="24"/>
              </w:rPr>
              <w:tab/>
            </w:r>
            <w:r>
              <w:rPr>
                <w:rFonts w:cs="Times New Roman"/>
                <w:szCs w:val="24"/>
                <w:u w:val="single"/>
              </w:rPr>
              <w:tab/>
            </w:r>
          </w:p>
          <w:p w14:paraId="6C17D0F6" w14:textId="77777777" w:rsidR="00DD5BF1" w:rsidRDefault="00DD5BF1">
            <w:pPr>
              <w:pStyle w:val="TableText"/>
              <w:tabs>
                <w:tab w:val="left" w:pos="612"/>
              </w:tabs>
              <w:adjustRightInd/>
              <w:rPr>
                <w:rFonts w:cs="Times New Roman"/>
                <w:szCs w:val="24"/>
              </w:rPr>
            </w:pPr>
          </w:p>
        </w:tc>
      </w:tr>
    </w:tbl>
    <w:p w14:paraId="06252DA8" w14:textId="77777777" w:rsidR="00DD5BF1" w:rsidRDefault="00DD5BF1">
      <w:pPr>
        <w:pStyle w:val="Caption2"/>
        <w:adjustRightInd/>
        <w:rPr>
          <w:rFonts w:cs="Times New Roman"/>
          <w:szCs w:val="24"/>
        </w:rPr>
      </w:pPr>
      <w:r>
        <w:rPr>
          <w:rFonts w:cs="Times New Roman"/>
          <w:szCs w:val="24"/>
        </w:rPr>
        <w:t xml:space="preserve">STATE OF </w:t>
      </w:r>
      <w:r>
        <w:rPr>
          <w:rFonts w:cs="Times New Roman"/>
          <w:szCs w:val="24"/>
          <w:u w:val="single"/>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w:t>
      </w:r>
      <w:r>
        <w:rPr>
          <w:rFonts w:cs="Times New Roman"/>
          <w:szCs w:val="24"/>
          <w:u w:val="single"/>
        </w:rPr>
        <w:tab/>
      </w:r>
      <w:r>
        <w:rPr>
          <w:rFonts w:cs="Times New Roman"/>
          <w:szCs w:val="24"/>
        </w:rPr>
        <w:tab/>
        <w:t>)</w:t>
      </w:r>
    </w:p>
    <w:p w14:paraId="5B552A25" w14:textId="77777777" w:rsidR="00DD5BF1" w:rsidRDefault="00DD5BF1">
      <w:pPr>
        <w:pStyle w:val="Body"/>
        <w:adjustRightInd/>
        <w:rPr>
          <w:rFonts w:cs="Times New Roman"/>
          <w:szCs w:val="24"/>
        </w:rPr>
      </w:pPr>
      <w:r>
        <w:rPr>
          <w:rFonts w:cs="Times New Roman"/>
          <w:szCs w:val="24"/>
        </w:rPr>
        <w:t>On ________________, before me, ___________________, Notary Public, personally appeared ___________________ proved to me on the basis of satisfactory evidence to be the person(s) whose name(s) is/are subscribed to the within instrument and acknowledged to me that he/she/they executed the same in his/her/their authorized capacity(</w:t>
      </w:r>
      <w:proofErr w:type="spellStart"/>
      <w:r>
        <w:rPr>
          <w:rFonts w:cs="Times New Roman"/>
          <w:szCs w:val="24"/>
        </w:rPr>
        <w:t>ies</w:t>
      </w:r>
      <w:proofErr w:type="spellEnd"/>
      <w:r>
        <w:rPr>
          <w:rFonts w:cs="Times New Roman"/>
          <w:szCs w:val="24"/>
        </w:rPr>
        <w:t>), and that by his/her/their signature(s) on the instrument the person(s), or the entity upon behalf of which the person(s) acted, executed the instrument.</w:t>
      </w:r>
    </w:p>
    <w:p w14:paraId="6D3EBC68" w14:textId="77777777" w:rsidR="00DD5BF1" w:rsidRDefault="00DD5BF1">
      <w:pPr>
        <w:pStyle w:val="Body"/>
        <w:adjustRightInd/>
        <w:rPr>
          <w:rFonts w:cs="Times New Roman"/>
          <w:szCs w:val="24"/>
        </w:rPr>
      </w:pPr>
      <w:r>
        <w:rPr>
          <w:rFonts w:cs="Times New Roman"/>
          <w:szCs w:val="24"/>
        </w:rPr>
        <w:t>I certify under PENALTY OF PERJURY under the laws of the State of _______________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0DCEB193" w14:textId="77777777">
        <w:tc>
          <w:tcPr>
            <w:tcW w:w="5580" w:type="dxa"/>
            <w:tcMar>
              <w:left w:w="108" w:type="dxa"/>
              <w:right w:w="108" w:type="dxa"/>
            </w:tcMar>
          </w:tcPr>
          <w:p w14:paraId="1ACEE25C"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1FF6168A" w14:textId="77777777">
        <w:tc>
          <w:tcPr>
            <w:tcW w:w="5580" w:type="dxa"/>
            <w:tcMar>
              <w:left w:w="108" w:type="dxa"/>
              <w:right w:w="108" w:type="dxa"/>
            </w:tcMar>
          </w:tcPr>
          <w:p w14:paraId="4D7F1930"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3ECB6647" w14:textId="77777777" w:rsidR="00DD5BF1" w:rsidRDefault="00DD5BF1">
      <w:pPr>
        <w:adjustRightInd/>
        <w:rPr>
          <w:rFonts w:cs="Times New Roman"/>
          <w:szCs w:val="24"/>
        </w:rPr>
      </w:pPr>
    </w:p>
    <w:p w14:paraId="1C1F89D6" w14:textId="77777777" w:rsidR="00DD5BF1" w:rsidRDefault="00DD5BF1">
      <w:pPr>
        <w:adjustRightInd/>
        <w:rPr>
          <w:rFonts w:cs="Times New Roman"/>
          <w:szCs w:val="24"/>
        </w:rPr>
      </w:pPr>
      <w:r>
        <w:rPr>
          <w:rFonts w:cs="Times New Roman"/>
          <w:szCs w:val="24"/>
        </w:rPr>
        <w:br w:type="page"/>
      </w:r>
    </w:p>
    <w:p w14:paraId="00F79AA2" w14:textId="77777777" w:rsidR="00DD5BF1" w:rsidRDefault="00DD5BF1">
      <w:pPr>
        <w:pStyle w:val="CenterBoldUnderline"/>
        <w:adjustRightInd/>
        <w:rPr>
          <w:rFonts w:cs="Times New Roman"/>
          <w:bCs w:val="0"/>
          <w:szCs w:val="24"/>
        </w:rPr>
      </w:pPr>
      <w:r>
        <w:rPr>
          <w:rFonts w:cs="Times New Roman"/>
          <w:bCs w:val="0"/>
          <w:szCs w:val="24"/>
        </w:rPr>
        <w:lastRenderedPageBreak/>
        <w:t>EXHIBIT A</w:t>
      </w:r>
    </w:p>
    <w:p w14:paraId="35F3DBB2" w14:textId="77777777" w:rsidR="00DD5BF1" w:rsidRDefault="00DD5BF1">
      <w:pPr>
        <w:pStyle w:val="CenterBold"/>
        <w:adjustRightInd/>
        <w:rPr>
          <w:rFonts w:cs="Times New Roman"/>
          <w:bCs w:val="0"/>
          <w:szCs w:val="24"/>
        </w:rPr>
      </w:pPr>
      <w:r>
        <w:rPr>
          <w:rFonts w:cs="Times New Roman"/>
          <w:bCs w:val="0"/>
          <w:szCs w:val="24"/>
        </w:rPr>
        <w:t>to Non-Disturbance and Attornment Agreement</w:t>
      </w:r>
    </w:p>
    <w:p w14:paraId="674000E6" w14:textId="77777777" w:rsidR="00DD5BF1" w:rsidRDefault="00DD5BF1">
      <w:pPr>
        <w:pStyle w:val="Center"/>
        <w:adjustRightInd/>
        <w:jc w:val="left"/>
        <w:rPr>
          <w:rFonts w:cs="Times New Roman"/>
          <w:szCs w:val="24"/>
        </w:rPr>
      </w:pPr>
      <w:r>
        <w:rPr>
          <w:rFonts w:cs="Times New Roman"/>
          <w:szCs w:val="24"/>
        </w:rPr>
        <w:t>Legal Description</w:t>
      </w:r>
    </w:p>
    <w:p w14:paraId="1D6F5691" w14:textId="77777777" w:rsidR="00DD5BF1" w:rsidRDefault="00DD5BF1">
      <w:pPr>
        <w:adjustRightInd/>
        <w:rPr>
          <w:rFonts w:cs="Times New Roman"/>
          <w:szCs w:val="24"/>
        </w:rPr>
        <w:sectPr w:rsidR="00DD5BF1" w:rsidSect="00D81CFB">
          <w:headerReference w:type="even" r:id="rId89"/>
          <w:headerReference w:type="default" r:id="rId90"/>
          <w:footerReference w:type="even" r:id="rId91"/>
          <w:footerReference w:type="default" r:id="rId92"/>
          <w:headerReference w:type="first" r:id="rId93"/>
          <w:pgSz w:w="12240" w:h="15840"/>
          <w:pgMar w:top="1440" w:right="1440" w:bottom="1440" w:left="1440" w:header="720" w:footer="720" w:gutter="0"/>
          <w:pgNumType w:start="1"/>
          <w:cols w:space="720"/>
          <w:noEndnote/>
          <w:docGrid w:linePitch="299"/>
        </w:sectPr>
      </w:pPr>
    </w:p>
    <w:p w14:paraId="5358B870" w14:textId="77777777" w:rsidR="00DD5BF1" w:rsidRDefault="00DD5BF1">
      <w:pPr>
        <w:pStyle w:val="Heading80"/>
        <w:adjustRightInd/>
        <w:rPr>
          <w:rFonts w:cs="Times New Roman"/>
          <w:b/>
          <w:szCs w:val="24"/>
        </w:rPr>
      </w:pPr>
      <w:bookmarkStart w:id="288" w:name="_Ref9433729"/>
      <w:r>
        <w:rPr>
          <w:rFonts w:cs="Times New Roman"/>
          <w:b/>
          <w:szCs w:val="24"/>
        </w:rPr>
        <w:lastRenderedPageBreak/>
        <w:t>EXHIBIT H-1</w:t>
      </w:r>
      <w:bookmarkEnd w:id="288"/>
    </w:p>
    <w:p w14:paraId="0DA890A2" w14:textId="77777777" w:rsidR="00DD5BF1" w:rsidRDefault="00DD5BF1">
      <w:pPr>
        <w:pStyle w:val="Heading9"/>
        <w:adjustRightInd/>
        <w:rPr>
          <w:rFonts w:cs="Times New Roman"/>
          <w:szCs w:val="24"/>
        </w:rPr>
      </w:pPr>
      <w:bookmarkStart w:id="289" w:name="_Ref9434596"/>
      <w:r>
        <w:rPr>
          <w:rFonts w:cs="Times New Roman"/>
          <w:b/>
          <w:szCs w:val="24"/>
        </w:rPr>
        <w:t>Form of Non-Disturbance Agreement from Future Encumbrance Holder</w:t>
      </w:r>
      <w:bookmarkEnd w:id="289"/>
    </w:p>
    <w:p w14:paraId="16C15891" w14:textId="77777777" w:rsidR="00DD5BF1" w:rsidRDefault="00DD5BF1">
      <w:pPr>
        <w:pStyle w:val="TableText"/>
        <w:adjustRightInd/>
        <w:rPr>
          <w:rFonts w:cs="Times New Roman"/>
          <w:b/>
          <w:szCs w:val="24"/>
        </w:rPr>
      </w:pPr>
      <w:r>
        <w:rPr>
          <w:rFonts w:cs="Times New Roman"/>
          <w:b/>
          <w:szCs w:val="24"/>
        </w:rPr>
        <w:t>RECORDING REQUESTED BY</w:t>
      </w:r>
      <w:r>
        <w:rPr>
          <w:rFonts w:cs="Times New Roman"/>
          <w:b/>
          <w:szCs w:val="24"/>
        </w:rPr>
        <w:br/>
        <w:t>AND WHEN RECORDED, MAIL TO:</w:t>
      </w:r>
    </w:p>
    <w:p w14:paraId="126F719E" w14:textId="77777777" w:rsidR="00DD5BF1" w:rsidRDefault="00DD5BF1">
      <w:pPr>
        <w:pStyle w:val="TableText"/>
        <w:tabs>
          <w:tab w:val="right" w:pos="2160"/>
        </w:tabs>
        <w:adjustRightInd/>
        <w:rPr>
          <w:rFonts w:cs="Times New Roman"/>
          <w:szCs w:val="24"/>
        </w:rPr>
      </w:pPr>
      <w:r>
        <w:rPr>
          <w:rFonts w:cs="Times New Roman"/>
          <w:szCs w:val="24"/>
        </w:rPr>
        <w:t xml:space="preserve">Barack </w:t>
      </w:r>
      <w:proofErr w:type="spellStart"/>
      <w:r>
        <w:rPr>
          <w:rFonts w:cs="Times New Roman"/>
          <w:szCs w:val="24"/>
        </w:rPr>
        <w:t>Ferrazzano</w:t>
      </w:r>
      <w:proofErr w:type="spellEnd"/>
      <w:r>
        <w:rPr>
          <w:rFonts w:cs="Times New Roman"/>
          <w:szCs w:val="24"/>
        </w:rPr>
        <w:t xml:space="preserve"> </w:t>
      </w:r>
      <w:proofErr w:type="spellStart"/>
      <w:r>
        <w:rPr>
          <w:rFonts w:cs="Times New Roman"/>
          <w:szCs w:val="24"/>
        </w:rPr>
        <w:t>Kirschbaum</w:t>
      </w:r>
      <w:proofErr w:type="spellEnd"/>
      <w:r>
        <w:rPr>
          <w:rFonts w:cs="Times New Roman"/>
          <w:szCs w:val="24"/>
        </w:rPr>
        <w:t xml:space="preserve"> &amp; </w:t>
      </w:r>
      <w:proofErr w:type="spellStart"/>
      <w:r>
        <w:rPr>
          <w:rFonts w:cs="Times New Roman"/>
          <w:szCs w:val="24"/>
        </w:rPr>
        <w:t>Nagelberg</w:t>
      </w:r>
      <w:proofErr w:type="spellEnd"/>
      <w:r>
        <w:rPr>
          <w:rFonts w:cs="Times New Roman"/>
          <w:szCs w:val="24"/>
        </w:rPr>
        <w:t xml:space="preserve"> LLP</w:t>
      </w:r>
      <w:r>
        <w:rPr>
          <w:rFonts w:cs="Times New Roman"/>
          <w:szCs w:val="24"/>
        </w:rPr>
        <w:br/>
        <w:t>200 W. Madison Street, Suite 3900</w:t>
      </w:r>
      <w:r>
        <w:rPr>
          <w:rFonts w:cs="Times New Roman"/>
          <w:szCs w:val="24"/>
        </w:rPr>
        <w:br/>
        <w:t>Chicago, IL 60606-3465</w:t>
      </w:r>
      <w:r>
        <w:rPr>
          <w:rFonts w:cs="Times New Roman"/>
          <w:szCs w:val="24"/>
        </w:rPr>
        <w:br/>
        <w:t xml:space="preserve">Attn.: </w:t>
      </w:r>
      <w:r>
        <w:rPr>
          <w:rFonts w:cs="Times New Roman"/>
          <w:szCs w:val="24"/>
          <w:u w:val="single"/>
        </w:rPr>
        <w:tab/>
      </w:r>
      <w:r>
        <w:rPr>
          <w:rFonts w:cs="Times New Roman"/>
          <w:szCs w:val="24"/>
        </w:rPr>
        <w:t>, Esq.</w:t>
      </w:r>
    </w:p>
    <w:p w14:paraId="5866840D" w14:textId="77777777" w:rsidR="00DD5BF1" w:rsidRDefault="00DD5BF1">
      <w:pPr>
        <w:pStyle w:val="CenterUnderline"/>
        <w:adjustRightInd/>
        <w:rPr>
          <w:rFonts w:cs="Times New Roman"/>
          <w:szCs w:val="24"/>
        </w:rPr>
      </w:pPr>
      <w:r>
        <w:rPr>
          <w:rFonts w:cs="Times New Roman"/>
          <w:szCs w:val="24"/>
        </w:rPr>
        <w:t>NON-DISTURBANCE AND ATTORNMENT AGREEMENT</w:t>
      </w:r>
    </w:p>
    <w:p w14:paraId="6FE4D5C4" w14:textId="51A9FC3D" w:rsidR="00DD5BF1" w:rsidRDefault="00DD5BF1">
      <w:pPr>
        <w:pStyle w:val="Body"/>
        <w:adjustRightInd/>
        <w:rPr>
          <w:rFonts w:cs="Times New Roman"/>
          <w:szCs w:val="24"/>
        </w:rPr>
      </w:pPr>
      <w:r>
        <w:rPr>
          <w:rFonts w:cs="Times New Roman"/>
          <w:szCs w:val="24"/>
        </w:rPr>
        <w:t xml:space="preserve">THIS NON-DISTURBANCE AND ATTORNMENT AGREEMENT (this </w:t>
      </w:r>
      <w:r w:rsidR="00EB7654">
        <w:rPr>
          <w:rFonts w:cs="Times New Roman"/>
          <w:szCs w:val="24"/>
        </w:rPr>
        <w:t>“</w:t>
      </w:r>
      <w:r>
        <w:rPr>
          <w:rFonts w:cs="Times New Roman"/>
          <w:b/>
          <w:szCs w:val="24"/>
        </w:rPr>
        <w:t>Agreement</w:t>
      </w:r>
      <w:r w:rsidR="00EB7654">
        <w:rPr>
          <w:rFonts w:cs="Times New Roman"/>
          <w:szCs w:val="24"/>
        </w:rPr>
        <w:t>”</w:t>
      </w:r>
      <w:r>
        <w:rPr>
          <w:rFonts w:cs="Times New Roman"/>
          <w:szCs w:val="24"/>
        </w:rPr>
        <w:t xml:space="preserve">) is made and entered into as of this __________ day of ___________, 20___, by and among </w:t>
      </w:r>
      <w:r>
        <w:rPr>
          <w:rFonts w:cs="Times New Roman"/>
          <w:b/>
          <w:szCs w:val="24"/>
        </w:rPr>
        <w:t>_____________</w:t>
      </w:r>
      <w:r>
        <w:rPr>
          <w:rFonts w:cs="Times New Roman"/>
          <w:szCs w:val="24"/>
        </w:rPr>
        <w:t>, a _______ (</w:t>
      </w:r>
      <w:r w:rsidR="00EB7654">
        <w:rPr>
          <w:rFonts w:cs="Times New Roman"/>
          <w:szCs w:val="24"/>
        </w:rPr>
        <w:t>“</w:t>
      </w:r>
      <w:r>
        <w:rPr>
          <w:rFonts w:cs="Times New Roman"/>
          <w:b/>
          <w:szCs w:val="24"/>
        </w:rPr>
        <w:t>Mortgagee</w:t>
      </w:r>
      <w:r w:rsidR="00EB7654">
        <w:rPr>
          <w:rFonts w:cs="Times New Roman"/>
          <w:szCs w:val="24"/>
        </w:rPr>
        <w:t>”</w:t>
      </w:r>
      <w:r>
        <w:rPr>
          <w:rFonts w:cs="Times New Roman"/>
          <w:szCs w:val="24"/>
        </w:rPr>
        <w:t xml:space="preserve">), </w:t>
      </w:r>
      <w:r>
        <w:rPr>
          <w:rFonts w:cs="Times New Roman"/>
          <w:b/>
          <w:szCs w:val="24"/>
        </w:rPr>
        <w:t>SEPHORA USA, INC.</w:t>
      </w:r>
      <w:r>
        <w:rPr>
          <w:rFonts w:cs="Times New Roman"/>
          <w:szCs w:val="24"/>
        </w:rPr>
        <w:t>, a Michigan corporation (</w:t>
      </w:r>
      <w:r w:rsidR="00EB7654">
        <w:rPr>
          <w:rFonts w:cs="Times New Roman"/>
          <w:szCs w:val="24"/>
        </w:rPr>
        <w:t>“</w:t>
      </w:r>
      <w:r>
        <w:rPr>
          <w:rFonts w:cs="Times New Roman"/>
          <w:b/>
          <w:szCs w:val="24"/>
        </w:rPr>
        <w:t>Tenant</w:t>
      </w:r>
      <w:r w:rsidR="00EB7654">
        <w:rPr>
          <w:rFonts w:cs="Times New Roman"/>
          <w:szCs w:val="24"/>
        </w:rPr>
        <w:t>”</w:t>
      </w:r>
      <w:r>
        <w:rPr>
          <w:rFonts w:cs="Times New Roman"/>
          <w:szCs w:val="24"/>
        </w:rPr>
        <w:t xml:space="preserve">) and </w:t>
      </w:r>
      <w:r>
        <w:rPr>
          <w:rFonts w:cs="Times New Roman"/>
          <w:b/>
          <w:szCs w:val="24"/>
        </w:rPr>
        <w:t>_______________</w:t>
      </w:r>
      <w:r>
        <w:rPr>
          <w:rFonts w:cs="Times New Roman"/>
          <w:szCs w:val="24"/>
        </w:rPr>
        <w:t xml:space="preserve">, a _______________ </w:t>
      </w:r>
      <w:r>
        <w:rPr>
          <w:rFonts w:cs="Times New Roman"/>
          <w:b/>
          <w:i/>
          <w:szCs w:val="24"/>
        </w:rPr>
        <w:t>[NOTE: PLEASE PROVIDE]</w:t>
      </w:r>
      <w:r>
        <w:rPr>
          <w:rFonts w:cs="Times New Roman"/>
          <w:szCs w:val="24"/>
        </w:rPr>
        <w:t xml:space="preserve"> (</w:t>
      </w:r>
      <w:r w:rsidR="00EB7654">
        <w:rPr>
          <w:rFonts w:cs="Times New Roman"/>
          <w:szCs w:val="24"/>
        </w:rPr>
        <w:t>“</w:t>
      </w:r>
      <w:r>
        <w:rPr>
          <w:rFonts w:cs="Times New Roman"/>
          <w:b/>
          <w:szCs w:val="24"/>
        </w:rPr>
        <w:t>Landlord</w:t>
      </w:r>
      <w:r w:rsidR="00EB7654">
        <w:rPr>
          <w:rFonts w:cs="Times New Roman"/>
          <w:szCs w:val="24"/>
        </w:rPr>
        <w:t>”</w:t>
      </w:r>
      <w:r>
        <w:rPr>
          <w:rFonts w:cs="Times New Roman"/>
          <w:szCs w:val="24"/>
        </w:rPr>
        <w:t>).</w:t>
      </w:r>
    </w:p>
    <w:p w14:paraId="38E9A163" w14:textId="77777777" w:rsidR="00DD5BF1" w:rsidRDefault="00DD5BF1">
      <w:pPr>
        <w:pStyle w:val="CenterUnderline"/>
        <w:adjustRightInd/>
        <w:rPr>
          <w:rFonts w:cs="Times New Roman"/>
          <w:szCs w:val="24"/>
        </w:rPr>
      </w:pPr>
      <w:r>
        <w:rPr>
          <w:rFonts w:cs="Times New Roman"/>
          <w:szCs w:val="24"/>
        </w:rPr>
        <w:t>RECITALS</w:t>
      </w:r>
    </w:p>
    <w:p w14:paraId="75E11D11" w14:textId="32C906AE" w:rsidR="00DD5BF1" w:rsidRDefault="00DD5BF1">
      <w:pPr>
        <w:pStyle w:val="Body"/>
        <w:adjustRightInd/>
        <w:rPr>
          <w:rFonts w:cs="Times New Roman"/>
          <w:szCs w:val="24"/>
        </w:rPr>
      </w:pPr>
      <w:r>
        <w:rPr>
          <w:rFonts w:cs="Times New Roman"/>
          <w:szCs w:val="24"/>
        </w:rPr>
        <w:t>A.</w:t>
      </w:r>
      <w:r>
        <w:rPr>
          <w:rFonts w:cs="Times New Roman"/>
          <w:szCs w:val="24"/>
        </w:rPr>
        <w:tab/>
        <w:t xml:space="preserve">Mortgagee is the holder of a certain note </w:t>
      </w:r>
      <w:r w:rsidR="00675061">
        <w:rPr>
          <w:rFonts w:cs="Times New Roman"/>
          <w:szCs w:val="24"/>
        </w:rPr>
        <w:t>(</w:t>
      </w:r>
      <w:r w:rsidR="00EB7654">
        <w:rPr>
          <w:rFonts w:cs="Times New Roman"/>
          <w:szCs w:val="24"/>
        </w:rPr>
        <w:t>“</w:t>
      </w:r>
      <w:r>
        <w:rPr>
          <w:rFonts w:cs="Times New Roman"/>
          <w:b/>
          <w:szCs w:val="24"/>
        </w:rPr>
        <w:t>Note</w:t>
      </w:r>
      <w:r w:rsidR="00EB7654">
        <w:rPr>
          <w:rFonts w:cs="Times New Roman"/>
          <w:szCs w:val="24"/>
        </w:rPr>
        <w:t>”</w:t>
      </w:r>
      <w:r>
        <w:rPr>
          <w:rFonts w:cs="Times New Roman"/>
          <w:szCs w:val="24"/>
        </w:rPr>
        <w:t xml:space="preserve">) and Mortgagee under a mortgage </w:t>
      </w:r>
      <w:r w:rsidR="00675061">
        <w:rPr>
          <w:rFonts w:cs="Times New Roman"/>
          <w:szCs w:val="24"/>
        </w:rPr>
        <w:t>(</w:t>
      </w:r>
      <w:r w:rsidR="00EB7654">
        <w:rPr>
          <w:rFonts w:cs="Times New Roman"/>
          <w:szCs w:val="24"/>
        </w:rPr>
        <w:t>“</w:t>
      </w:r>
      <w:r>
        <w:rPr>
          <w:rFonts w:cs="Times New Roman"/>
          <w:b/>
          <w:szCs w:val="24"/>
        </w:rPr>
        <w:t>Mortgage</w:t>
      </w:r>
      <w:r w:rsidR="00EB7654">
        <w:rPr>
          <w:rFonts w:cs="Times New Roman"/>
          <w:szCs w:val="24"/>
        </w:rPr>
        <w:t>”</w:t>
      </w:r>
      <w:r>
        <w:rPr>
          <w:rFonts w:cs="Times New Roman"/>
          <w:szCs w:val="24"/>
        </w:rPr>
        <w:t xml:space="preserve">) dated __________, in which Landlord is named as the mortgagor, which Mortgage was recorded on _____________, in the Official Records of _________ County, State of ___________, as Document No. _______. The Mortgage covers certain real property together with all appurtenances thereto and improvements thereon </w:t>
      </w:r>
      <w:r w:rsidR="00675061">
        <w:rPr>
          <w:rFonts w:cs="Times New Roman"/>
          <w:szCs w:val="24"/>
        </w:rPr>
        <w:t>(</w:t>
      </w:r>
      <w:r w:rsidR="00EB7654">
        <w:rPr>
          <w:rFonts w:cs="Times New Roman"/>
          <w:szCs w:val="24"/>
        </w:rPr>
        <w:t>“</w:t>
      </w:r>
      <w:r>
        <w:rPr>
          <w:rFonts w:cs="Times New Roman"/>
          <w:b/>
          <w:szCs w:val="24"/>
        </w:rPr>
        <w:t>Property</w:t>
      </w:r>
      <w:r w:rsidR="00EB7654">
        <w:rPr>
          <w:rFonts w:cs="Times New Roman"/>
          <w:szCs w:val="24"/>
        </w:rPr>
        <w:t>”</w:t>
      </w:r>
      <w:r>
        <w:rPr>
          <w:rFonts w:cs="Times New Roman"/>
          <w:szCs w:val="24"/>
        </w:rPr>
        <w:t xml:space="preserve">) all as more particularly described in </w:t>
      </w:r>
      <w:r>
        <w:rPr>
          <w:rFonts w:cs="Times New Roman"/>
          <w:b/>
          <w:szCs w:val="24"/>
        </w:rPr>
        <w:fldChar w:fldCharType="begin"/>
      </w:r>
      <w:r>
        <w:rPr>
          <w:rFonts w:cs="Times New Roman"/>
          <w:b/>
          <w:szCs w:val="24"/>
        </w:rPr>
        <w:instrText xml:space="preserve"> REF _Ref9418231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w:t>
      </w:r>
      <w:r>
        <w:rPr>
          <w:rFonts w:cs="Times New Roman"/>
          <w:b/>
          <w:szCs w:val="24"/>
        </w:rPr>
        <w:fldChar w:fldCharType="end"/>
      </w:r>
      <w:r>
        <w:rPr>
          <w:rFonts w:cs="Times New Roman"/>
          <w:szCs w:val="24"/>
        </w:rPr>
        <w:t xml:space="preserve"> attached hereto and made a part hereof and which property is commonly known as ____________ and located in ____________.</w:t>
      </w:r>
    </w:p>
    <w:p w14:paraId="582507AA" w14:textId="77777777" w:rsidR="00DD5BF1" w:rsidRDefault="00DD5BF1">
      <w:pPr>
        <w:pStyle w:val="Body"/>
        <w:adjustRightInd/>
        <w:rPr>
          <w:rFonts w:cs="Times New Roman"/>
          <w:szCs w:val="24"/>
        </w:rPr>
      </w:pPr>
      <w:r>
        <w:rPr>
          <w:rFonts w:cs="Times New Roman"/>
          <w:szCs w:val="24"/>
        </w:rPr>
        <w:t>B.</w:t>
      </w:r>
      <w:r>
        <w:rPr>
          <w:rFonts w:cs="Times New Roman"/>
          <w:szCs w:val="24"/>
        </w:rPr>
        <w:tab/>
        <w:t xml:space="preserve">Landlord is the owner </w:t>
      </w:r>
      <w:r>
        <w:rPr>
          <w:rFonts w:cs="Times New Roman"/>
          <w:i/>
          <w:szCs w:val="24"/>
          <w:u w:val="single"/>
        </w:rPr>
        <w:t>CHOOSE ONE</w:t>
      </w:r>
      <w:r>
        <w:rPr>
          <w:rFonts w:cs="Times New Roman"/>
          <w:szCs w:val="24"/>
          <w:u w:val="single"/>
        </w:rPr>
        <w:t>: in fee simple of OR of a leasehold interest in</w:t>
      </w:r>
      <w:r>
        <w:rPr>
          <w:rFonts w:cs="Times New Roman"/>
          <w:szCs w:val="24"/>
        </w:rPr>
        <w:t xml:space="preserve"> the Property and is the current obligor under the Note.</w:t>
      </w:r>
    </w:p>
    <w:p w14:paraId="1FA3F394" w14:textId="398AF5D8" w:rsidR="00DD5BF1" w:rsidRDefault="00DD5BF1">
      <w:pPr>
        <w:pStyle w:val="Body"/>
        <w:adjustRightInd/>
        <w:rPr>
          <w:rFonts w:cs="Times New Roman"/>
          <w:szCs w:val="24"/>
        </w:rPr>
      </w:pPr>
      <w:r>
        <w:rPr>
          <w:rFonts w:cs="Times New Roman"/>
          <w:szCs w:val="24"/>
        </w:rPr>
        <w:t>C.</w:t>
      </w:r>
      <w:r>
        <w:rPr>
          <w:rFonts w:cs="Times New Roman"/>
          <w:szCs w:val="24"/>
        </w:rPr>
        <w:tab/>
        <w:t xml:space="preserve">By that certain Lease dated ____________, 20__ </w:t>
      </w:r>
      <w:r w:rsidR="00675061">
        <w:rPr>
          <w:rFonts w:cs="Times New Roman"/>
          <w:szCs w:val="24"/>
        </w:rPr>
        <w:t>(</w:t>
      </w:r>
      <w:r w:rsidR="00EB7654">
        <w:rPr>
          <w:rFonts w:cs="Times New Roman"/>
          <w:szCs w:val="24"/>
        </w:rPr>
        <w:t>“</w:t>
      </w:r>
      <w:r>
        <w:rPr>
          <w:rFonts w:cs="Times New Roman"/>
          <w:b/>
          <w:szCs w:val="24"/>
        </w:rPr>
        <w:t>Lease</w:t>
      </w:r>
      <w:r w:rsidR="00EB7654">
        <w:rPr>
          <w:rFonts w:cs="Times New Roman"/>
          <w:szCs w:val="24"/>
        </w:rPr>
        <w:t>”</w:t>
      </w:r>
      <w:r>
        <w:rPr>
          <w:rFonts w:cs="Times New Roman"/>
          <w:szCs w:val="24"/>
        </w:rPr>
        <w:t xml:space="preserve">), Landlord leased to Tenant those certain premises </w:t>
      </w:r>
      <w:r w:rsidR="00675061">
        <w:rPr>
          <w:rFonts w:cs="Times New Roman"/>
          <w:szCs w:val="24"/>
        </w:rPr>
        <w:t>(</w:t>
      </w:r>
      <w:r w:rsidR="00EB7654">
        <w:rPr>
          <w:rFonts w:cs="Times New Roman"/>
          <w:szCs w:val="24"/>
        </w:rPr>
        <w:t>“</w:t>
      </w:r>
      <w:r>
        <w:rPr>
          <w:rFonts w:cs="Times New Roman"/>
          <w:b/>
          <w:szCs w:val="24"/>
        </w:rPr>
        <w:t>Premises</w:t>
      </w:r>
      <w:r w:rsidR="00EB7654">
        <w:rPr>
          <w:rFonts w:cs="Times New Roman"/>
          <w:szCs w:val="24"/>
        </w:rPr>
        <w:t>”</w:t>
      </w:r>
      <w:r>
        <w:rPr>
          <w:rFonts w:cs="Times New Roman"/>
          <w:szCs w:val="24"/>
        </w:rPr>
        <w:t xml:space="preserve">) which constitutes or forms a portion of the Property covered by the Mortgage and commonly known as _____________, all as more particularly described in said Lease. </w:t>
      </w:r>
      <w:r>
        <w:rPr>
          <w:rFonts w:cs="Times New Roman"/>
          <w:i/>
          <w:szCs w:val="24"/>
          <w:u w:val="single"/>
        </w:rPr>
        <w:t>ADD IF APPLICABLE</w:t>
      </w:r>
      <w:r>
        <w:rPr>
          <w:rFonts w:cs="Times New Roman"/>
          <w:szCs w:val="24"/>
          <w:u w:val="single"/>
        </w:rPr>
        <w:t>: Other documents affecting or amending the Lease include the following</w:t>
      </w:r>
      <w:r>
        <w:rPr>
          <w:rFonts w:cs="Times New Roman"/>
          <w:szCs w:val="24"/>
        </w:rPr>
        <w:t>: ___________________________.</w:t>
      </w:r>
    </w:p>
    <w:p w14:paraId="6FC4410A" w14:textId="77777777" w:rsidR="00DD5BF1" w:rsidRDefault="00DD5BF1">
      <w:pPr>
        <w:pStyle w:val="Body"/>
        <w:adjustRightInd/>
        <w:rPr>
          <w:rFonts w:cs="Times New Roman"/>
          <w:szCs w:val="24"/>
        </w:rPr>
      </w:pPr>
      <w:r>
        <w:rPr>
          <w:rFonts w:cs="Times New Roman"/>
          <w:szCs w:val="24"/>
        </w:rPr>
        <w:t>D.</w:t>
      </w:r>
      <w:r>
        <w:rPr>
          <w:rFonts w:cs="Times New Roman"/>
          <w:szCs w:val="24"/>
        </w:rPr>
        <w:tab/>
        <w:t>The Lease is or may become (subject to this Agreement) subordinate in priority to the lien of the Mortgage.</w:t>
      </w:r>
    </w:p>
    <w:p w14:paraId="57001963" w14:textId="77777777" w:rsidR="00DD5BF1" w:rsidRDefault="00DD5BF1">
      <w:pPr>
        <w:pStyle w:val="Body"/>
        <w:adjustRightInd/>
        <w:rPr>
          <w:rFonts w:cs="Times New Roman"/>
          <w:szCs w:val="24"/>
        </w:rPr>
      </w:pPr>
      <w:r>
        <w:rPr>
          <w:rFonts w:cs="Times New Roman"/>
          <w:szCs w:val="24"/>
        </w:rPr>
        <w:t>E.</w:t>
      </w:r>
      <w:r>
        <w:rPr>
          <w:rFonts w:cs="Times New Roman"/>
          <w:szCs w:val="24"/>
        </w:rPr>
        <w:tab/>
        <w:t>Tenant wishes to obtain from Mortgagee certain assurances that Tenant’s possession of the Premises will not (subject to this Agreement) be disturbed by reason of the enforcement of the Mortgage covering the Premises or a foreclosure of the lien thereunder.</w:t>
      </w:r>
    </w:p>
    <w:p w14:paraId="39DAD570" w14:textId="77777777" w:rsidR="00DD5BF1" w:rsidRDefault="00DD5BF1">
      <w:pPr>
        <w:pStyle w:val="Body"/>
        <w:adjustRightInd/>
        <w:rPr>
          <w:rFonts w:cs="Times New Roman"/>
          <w:szCs w:val="24"/>
        </w:rPr>
      </w:pPr>
      <w:r>
        <w:rPr>
          <w:rFonts w:cs="Times New Roman"/>
          <w:szCs w:val="24"/>
        </w:rPr>
        <w:t>F.</w:t>
      </w:r>
      <w:r>
        <w:rPr>
          <w:rFonts w:cs="Times New Roman"/>
          <w:szCs w:val="24"/>
        </w:rPr>
        <w:tab/>
        <w:t>Mortgagee is willing to provide such assurances to Tenant upon and subject to the terms and conditions of this Agreement.</w:t>
      </w:r>
    </w:p>
    <w:p w14:paraId="1B3B07CD" w14:textId="77777777" w:rsidR="00DD5BF1" w:rsidRDefault="00DD5BF1">
      <w:pPr>
        <w:pStyle w:val="CenterUnderline"/>
        <w:adjustRightInd/>
        <w:rPr>
          <w:rFonts w:cs="Times New Roman"/>
          <w:szCs w:val="24"/>
        </w:rPr>
      </w:pPr>
      <w:r>
        <w:rPr>
          <w:rFonts w:cs="Times New Roman"/>
          <w:szCs w:val="24"/>
        </w:rPr>
        <w:t>AGREEMENT</w:t>
      </w:r>
    </w:p>
    <w:p w14:paraId="42A6FC58" w14:textId="77777777" w:rsidR="00DD5BF1" w:rsidRDefault="00DD5BF1">
      <w:pPr>
        <w:pStyle w:val="Body"/>
        <w:adjustRightInd/>
        <w:rPr>
          <w:rFonts w:cs="Times New Roman"/>
          <w:szCs w:val="24"/>
        </w:rPr>
      </w:pPr>
      <w:r>
        <w:rPr>
          <w:rFonts w:cs="Times New Roman"/>
          <w:szCs w:val="24"/>
        </w:rPr>
        <w:t xml:space="preserve">NOW, THEREFORE, in consideration of the above, the reciprocal promises hereinafter </w:t>
      </w:r>
      <w:proofErr w:type="gramStart"/>
      <w:r>
        <w:rPr>
          <w:rFonts w:cs="Times New Roman"/>
          <w:szCs w:val="24"/>
        </w:rPr>
        <w:t>set</w:t>
      </w:r>
      <w:proofErr w:type="gramEnd"/>
      <w:r>
        <w:rPr>
          <w:rFonts w:cs="Times New Roman"/>
          <w:szCs w:val="24"/>
        </w:rPr>
        <w:t xml:space="preserve"> forth, and other good and valuable consideration, the receipt and sufficiency of which are hereby acknowledged, the parties hereto do mutually agree as follows:</w:t>
      </w:r>
    </w:p>
    <w:p w14:paraId="1B2B90A4" w14:textId="77777777" w:rsidR="00DD5BF1" w:rsidRDefault="00DD5BF1">
      <w:pPr>
        <w:pStyle w:val="ExhibitD1"/>
        <w:numPr>
          <w:ilvl w:val="0"/>
          <w:numId w:val="4"/>
        </w:numPr>
        <w:adjustRightInd/>
        <w:rPr>
          <w:rFonts w:cs="Times New Roman"/>
          <w:szCs w:val="24"/>
        </w:rPr>
      </w:pPr>
      <w:r>
        <w:rPr>
          <w:rStyle w:val="ExhibitD1RunInChar"/>
          <w:rFonts w:cs="Times New Roman"/>
          <w:bCs w:val="0"/>
          <w:szCs w:val="24"/>
        </w:rPr>
        <w:lastRenderedPageBreak/>
        <w:t>Ratification</w:t>
      </w:r>
      <w:r>
        <w:rPr>
          <w:rFonts w:cs="Times New Roman"/>
          <w:szCs w:val="24"/>
        </w:rPr>
        <w:t xml:space="preserve">. The Lease now is or shall become upon the mutual execution of this Agreement subordinate in all respects to the lien of the Mortgage and to all renewals, modifications and extensions thereof, subject to the terms and conditions of this Agreement. Tenant hereby affirms that, as of the date of this Agreement, the Lease is in full force and effect and that the Lease has not been modified or amended </w:t>
      </w:r>
      <w:r>
        <w:rPr>
          <w:rFonts w:cs="Times New Roman"/>
          <w:szCs w:val="24"/>
          <w:u w:val="single"/>
        </w:rPr>
        <w:t>ADD IF APPLICABLE: , except as stated in the Recitals above</w:t>
      </w:r>
      <w:r>
        <w:rPr>
          <w:rFonts w:cs="Times New Roman"/>
          <w:szCs w:val="24"/>
        </w:rPr>
        <w:t>. Mortgagee acknowledges receipt of a copy of the Lease and hereby approves the same.</w:t>
      </w:r>
    </w:p>
    <w:p w14:paraId="7158A0CB" w14:textId="77777777" w:rsidR="00DD5BF1" w:rsidRDefault="00DD5BF1">
      <w:pPr>
        <w:pStyle w:val="ExhibitD1"/>
        <w:adjustRightInd/>
        <w:rPr>
          <w:rFonts w:cs="Times New Roman"/>
          <w:szCs w:val="24"/>
        </w:rPr>
      </w:pPr>
      <w:r>
        <w:rPr>
          <w:rStyle w:val="ExhibitD1RunInChar"/>
          <w:rFonts w:cs="Times New Roman"/>
          <w:bCs w:val="0"/>
          <w:szCs w:val="24"/>
        </w:rPr>
        <w:t>Landlord’s Default</w:t>
      </w:r>
      <w:r>
        <w:rPr>
          <w:rFonts w:cs="Times New Roman"/>
          <w:szCs w:val="24"/>
        </w:rPr>
        <w:t>. From and after the date Tenant receives a fully executed copy of this Agreement, Tenant will not seek to terminate the Lease by reason of any act or omission that constitutes (or would over time constitute) a default of Landlord until Tenant shall have given written notice of such act or omission to Mortgagee (at Mortgagee’s last address furnished to Tenant) and until a period of thirty (30) days shall have elapsed, Mortgagee shall have the right, but not the obligation, to remedy such act or omission, provided, however, if the act or omission does not involve the payment of money from Landlord to Tenant and (</w:t>
      </w:r>
      <w:proofErr w:type="spellStart"/>
      <w:r>
        <w:rPr>
          <w:rFonts w:cs="Times New Roman"/>
          <w:szCs w:val="24"/>
        </w:rPr>
        <w:t>i</w:t>
      </w:r>
      <w:proofErr w:type="spellEnd"/>
      <w:r>
        <w:rPr>
          <w:rFonts w:cs="Times New Roman"/>
          <w:szCs w:val="24"/>
        </w:rPr>
        <w:t>) is of such a nature that it could not be reasonably remedied within the thirty (30) day period aforesaid, or (ii) the nature of the act or omission or the requirements of local law require Mortgagee to appoint a receiver or to foreclose on or commence legal proceedings to recover possession of the Property in order to effect such remedy and such legal proceedings and consequent remedy cannot reasonably be achieved within said thirty (30) days, then Mortgagee shall have such further time as is reasonable under the circumstances to effect such remedy provided that Mortgagee shall notify Tenant, within ten (10) days after receipt of Tenant’s notice, of Mortgagee’s intention to effect such remedy and provided further that Mortgagee institutes immediate legal proceedings to appoint a receiver for the Property or to foreclose on or recover possession of the Property within said thirty (30) day period and thereafter prosecutes said proceedings and remedy with due diligence and continuity to completion. Notwithstanding the foregoing, Mortgagee shall have no rights under this Section 2 if Mortgagee is an entity that controls, is controlled by, or is under common control with Landlord.</w:t>
      </w:r>
    </w:p>
    <w:p w14:paraId="701D74F1" w14:textId="6C615761" w:rsidR="00DD5BF1" w:rsidRDefault="00DD5BF1">
      <w:pPr>
        <w:pStyle w:val="ExhibitD1"/>
        <w:adjustRightInd/>
        <w:rPr>
          <w:rFonts w:cs="Times New Roman"/>
          <w:szCs w:val="24"/>
        </w:rPr>
      </w:pPr>
      <w:r>
        <w:rPr>
          <w:rStyle w:val="ExhibitD1RunInChar"/>
          <w:rFonts w:cs="Times New Roman"/>
          <w:bCs w:val="0"/>
          <w:szCs w:val="24"/>
        </w:rPr>
        <w:t>Non-Disturbance and Attornment</w:t>
      </w:r>
      <w:r>
        <w:rPr>
          <w:rFonts w:cs="Times New Roman"/>
          <w:szCs w:val="24"/>
        </w:rPr>
        <w:t xml:space="preserve">. So long as Tenant is not in default under the Lease (beyond any period given Tenant to cure such default) </w:t>
      </w:r>
      <w:bookmarkStart w:id="290" w:name="_Hlk134106142"/>
      <w:r>
        <w:rPr>
          <w:rFonts w:cs="Times New Roman"/>
          <w:szCs w:val="24"/>
        </w:rPr>
        <w:t xml:space="preserve">as would entitle Landlord to terminate the Lease or would cause, without any further action of Landlord, the termination of the Lease or would entitle Landlord to dispossess Tenant thereunder, </w:t>
      </w:r>
      <w:bookmarkEnd w:id="290"/>
      <w:r>
        <w:rPr>
          <w:rFonts w:cs="Times New Roman"/>
          <w:szCs w:val="24"/>
        </w:rPr>
        <w:t>Mortgagee will not disturb the peaceful and quiet possession or right of possession of the Premises by Tenant nor shall the Lease or its appurtenances be extinguished by reason of any Foreclosure (as hereinafter defined) or otherwise, nor join Tenant as a party in any action or proceeding brought pursuant to the Mortgage. In the event that Mortgagee or its successors or assigns, as defined in Paragraph 7 hereof (</w:t>
      </w:r>
      <w:r w:rsidR="00EB7654">
        <w:rPr>
          <w:rFonts w:cs="Times New Roman"/>
          <w:szCs w:val="24"/>
        </w:rPr>
        <w:t>“</w:t>
      </w:r>
      <w:r>
        <w:rPr>
          <w:rFonts w:cs="Times New Roman"/>
          <w:b/>
          <w:szCs w:val="24"/>
        </w:rPr>
        <w:t>Successor Landlord</w:t>
      </w:r>
      <w:r w:rsidR="00EB7654">
        <w:rPr>
          <w:rFonts w:cs="Times New Roman"/>
          <w:szCs w:val="24"/>
        </w:rPr>
        <w:t>”</w:t>
      </w:r>
      <w:r>
        <w:rPr>
          <w:rFonts w:cs="Times New Roman"/>
          <w:szCs w:val="24"/>
        </w:rPr>
        <w:t xml:space="preserve">) acquires the interest of Landlord or comes into the possession of or acquires title to the Premises </w:t>
      </w:r>
      <w:r w:rsidR="00675061">
        <w:rPr>
          <w:rFonts w:cs="Times New Roman"/>
          <w:szCs w:val="24"/>
        </w:rPr>
        <w:t>(</w:t>
      </w:r>
      <w:r w:rsidR="00EB7654">
        <w:rPr>
          <w:rFonts w:cs="Times New Roman"/>
          <w:szCs w:val="24"/>
        </w:rPr>
        <w:t>“</w:t>
      </w:r>
      <w:r>
        <w:rPr>
          <w:rFonts w:cs="Times New Roman"/>
          <w:b/>
          <w:szCs w:val="24"/>
        </w:rPr>
        <w:t>Succession</w:t>
      </w:r>
      <w:r w:rsidR="00EB7654">
        <w:rPr>
          <w:rFonts w:cs="Times New Roman"/>
          <w:szCs w:val="24"/>
        </w:rPr>
        <w:t>”</w:t>
      </w:r>
      <w:r>
        <w:rPr>
          <w:rFonts w:cs="Times New Roman"/>
          <w:szCs w:val="24"/>
        </w:rPr>
        <w:t xml:space="preserve">) by reason of the foreclosure (judicial or non-judicial) or enforcement of the Mortgage (including a private power of sale) or the Note or obligations secured thereby or by a conveyance in lieu thereof or other conveyance or as a result of any other means (any or all of the foregoing hereinafter referred to as a </w:t>
      </w:r>
      <w:r w:rsidR="00EB7654">
        <w:rPr>
          <w:rFonts w:cs="Times New Roman"/>
          <w:szCs w:val="24"/>
        </w:rPr>
        <w:t>“</w:t>
      </w:r>
      <w:r>
        <w:rPr>
          <w:rFonts w:cs="Times New Roman"/>
          <w:b/>
          <w:szCs w:val="24"/>
        </w:rPr>
        <w:t>Foreclosure</w:t>
      </w:r>
      <w:r w:rsidR="00EB7654">
        <w:rPr>
          <w:rFonts w:cs="Times New Roman"/>
          <w:szCs w:val="24"/>
        </w:rPr>
        <w:t>”</w:t>
      </w:r>
      <w:r>
        <w:rPr>
          <w:rFonts w:cs="Times New Roman"/>
          <w:szCs w:val="24"/>
        </w:rPr>
        <w:t>), then the Lease and all appurtenances thereto shall remain in full force and effect and Tenant shall be bound to Successor Landlord under all of the provisions of the Lease for the balance of the term thereof (including any extensions or renewals thereof which may be effected in accordance with any options contained in the Lease) with the same force and effect as if Successor Landlord was Landlord under the Lease, and Tenant shall attorn to Successor Landlord as its landlord, such attornment to be effective and self-operative, without the execution of any further instruments on the part of either of the parties hereto, immediately upon the Succession; and further, in such event, Successor Landlord shall be bound to Tenant under all of the provisions of the Lease, and Tenant shall, from and after such Succession, have the same remedies against Successor Landlord for the breach of any agreement contained in the Lease that Tenant might have had under the Lease against Landlord thereunder, provided, however, that if Successor Landlord is not an entity that controls, is controlled by, or is under common control with Landlord, then Successor Landlord shall not be:</w:t>
      </w:r>
    </w:p>
    <w:p w14:paraId="351C42A7" w14:textId="77777777" w:rsidR="00DD5BF1" w:rsidRDefault="00DD5BF1">
      <w:pPr>
        <w:pStyle w:val="ExhibitD2"/>
        <w:adjustRightInd/>
        <w:rPr>
          <w:rFonts w:cs="Times New Roman"/>
          <w:szCs w:val="24"/>
        </w:rPr>
      </w:pPr>
      <w:r>
        <w:rPr>
          <w:rFonts w:cs="Times New Roman"/>
          <w:szCs w:val="24"/>
        </w:rPr>
        <w:t xml:space="preserve">liable for any act or omission of any prior landlord (including Landlord) </w:t>
      </w:r>
      <w:bookmarkStart w:id="291" w:name="_Hlk134106285"/>
      <w:r>
        <w:rPr>
          <w:rFonts w:cs="Times New Roman"/>
          <w:szCs w:val="24"/>
        </w:rPr>
        <w:t>unless Tenant shall have given notice (pursuant to Paragraph 2 hereof) of such act or omission to the party who was the then holder of the Mortgage (whether or not such holder elected to cure or remedy such act or omission)</w:t>
      </w:r>
      <w:bookmarkEnd w:id="291"/>
      <w:r>
        <w:rPr>
          <w:rFonts w:cs="Times New Roman"/>
          <w:szCs w:val="24"/>
        </w:rPr>
        <w:t>; or</w:t>
      </w:r>
    </w:p>
    <w:p w14:paraId="1835D950" w14:textId="77777777" w:rsidR="00DD5BF1" w:rsidRDefault="00DD5BF1">
      <w:pPr>
        <w:pStyle w:val="ExhibitD2"/>
        <w:adjustRightInd/>
        <w:rPr>
          <w:rFonts w:cs="Times New Roman"/>
          <w:szCs w:val="24"/>
        </w:rPr>
      </w:pPr>
      <w:r>
        <w:rPr>
          <w:rFonts w:cs="Times New Roman"/>
          <w:szCs w:val="24"/>
        </w:rPr>
        <w:lastRenderedPageBreak/>
        <w:t xml:space="preserve">subject to any offsets (except those expressly permitted under the Lease) or defenses which Tenant might have against any prior landlord (including Landlord) </w:t>
      </w:r>
      <w:bookmarkStart w:id="292" w:name="_Hlk134106361"/>
      <w:r>
        <w:rPr>
          <w:rFonts w:cs="Times New Roman"/>
          <w:szCs w:val="24"/>
        </w:rPr>
        <w:t>unless Tenant shall have given notice (pursuant to Paragraph 2 hereof) of the state of facts or circumstances under which such offset or defense arose to the party who was the then holder of the Mortgage (whether or not such holder elected to cure or remedy such condition)</w:t>
      </w:r>
      <w:bookmarkEnd w:id="292"/>
      <w:r>
        <w:rPr>
          <w:rFonts w:cs="Times New Roman"/>
          <w:szCs w:val="24"/>
        </w:rPr>
        <w:t>; or</w:t>
      </w:r>
    </w:p>
    <w:p w14:paraId="64DE80F7" w14:textId="77777777" w:rsidR="00DD5BF1" w:rsidRDefault="00DD5BF1">
      <w:pPr>
        <w:pStyle w:val="ExhibitD2"/>
        <w:adjustRightInd/>
        <w:rPr>
          <w:rFonts w:cs="Times New Roman"/>
          <w:szCs w:val="24"/>
        </w:rPr>
      </w:pPr>
      <w:r>
        <w:rPr>
          <w:rFonts w:cs="Times New Roman"/>
          <w:szCs w:val="24"/>
        </w:rPr>
        <w:t>bound by any rent or additional rent which Tenant might have paid to any prior landlord (including Landlord) more than thirty (30) days in advance of the due date under the Lease; or</w:t>
      </w:r>
    </w:p>
    <w:p w14:paraId="470678B2" w14:textId="77777777" w:rsidR="00DD5BF1" w:rsidRDefault="00DD5BF1">
      <w:pPr>
        <w:pStyle w:val="ExhibitD2"/>
        <w:adjustRightInd/>
        <w:rPr>
          <w:rFonts w:cs="Times New Roman"/>
          <w:szCs w:val="24"/>
        </w:rPr>
      </w:pPr>
      <w:r>
        <w:rPr>
          <w:rFonts w:cs="Times New Roman"/>
          <w:szCs w:val="24"/>
        </w:rPr>
        <w:t>bound by any security deposit which Tenant may have paid to any prior landlord (including Landlord), except to the extent that such deposit is available to the party who was the holder of the Mortgage at the time of a Foreclosure.</w:t>
      </w:r>
    </w:p>
    <w:p w14:paraId="5E510CE5" w14:textId="77777777" w:rsidR="00DD5BF1" w:rsidRDefault="00DD5BF1">
      <w:pPr>
        <w:pStyle w:val="Body"/>
        <w:adjustRightInd/>
        <w:rPr>
          <w:rFonts w:cs="Times New Roman"/>
          <w:szCs w:val="24"/>
        </w:rPr>
      </w:pPr>
      <w:r>
        <w:rPr>
          <w:rFonts w:cs="Times New Roman"/>
          <w:szCs w:val="24"/>
        </w:rPr>
        <w:t>Tenant shall be under no obligation to pay rent to Mortgagee or Successor Landlord until Tenant receives written notice from Mortgagee or Successor Landlord stating that Mortgagee or Successor Landlord is entitled to receive the rents under the Lease directly from Tenant and the Federal Tax Identification Number of such Mortgagee or Successor Landlord. Landlord, by its execution hereof, hereby authorizes Tenant to accept such direction from Mortgagee or Successor Landlord and to pay the rents directly to Mortgagee or Successor Landlord and waives all claims against Tenant for any sums so paid at Mortgagee’s or Successor Landlord’s direction. Tenant may conclusively rely upon any written notice Tenant receives from Mortgagee or Successor Landlord notwithstanding any claims by Landlord contesting the validity of any term or condition of such notice, including any default claimed by Mortgagee or Successor Landlord, and Tenant shall have no duty to inquire into the validity or appropriateness of any such notice.</w:t>
      </w:r>
    </w:p>
    <w:p w14:paraId="66688AED" w14:textId="77777777" w:rsidR="00DD5BF1" w:rsidRDefault="00DD5BF1">
      <w:pPr>
        <w:pStyle w:val="ExhibitD1"/>
        <w:adjustRightInd/>
        <w:rPr>
          <w:rFonts w:cs="Times New Roman"/>
          <w:szCs w:val="24"/>
        </w:rPr>
      </w:pPr>
      <w:r>
        <w:rPr>
          <w:rStyle w:val="ExhibitD1RunInChar"/>
          <w:rFonts w:cs="Times New Roman"/>
          <w:bCs w:val="0"/>
          <w:szCs w:val="24"/>
        </w:rPr>
        <w:t>Notices of Default/Tenant’s Right to Cure</w:t>
      </w:r>
      <w:r>
        <w:rPr>
          <w:rFonts w:cs="Times New Roman"/>
          <w:szCs w:val="24"/>
        </w:rPr>
        <w:t>. Mortgagee hereby agrees to give to Tenant a copy of each notice of a failure on the part of the mortgagor or obligor under the Mortgage or Note to perform or observe any of the covenants, conditions or agreements of such Mortgage or Note at the same time as whenever any such notice shall be given to the said mortgagor or obligor, such copy to be sent as provided in Paragraph 6 herein. Further, Mortgagee shall accept the cure by Tenant of any default, which cure shall be made within ten (10) days in the case of monetary defaults of Landlord and within thirty (30) days in the case of non-monetary defaults following Tenant’s receipt of such notice, provided, however, (</w:t>
      </w:r>
      <w:proofErr w:type="spellStart"/>
      <w:r>
        <w:rPr>
          <w:rFonts w:cs="Times New Roman"/>
          <w:szCs w:val="24"/>
        </w:rPr>
        <w:t>i</w:t>
      </w:r>
      <w:proofErr w:type="spellEnd"/>
      <w:r>
        <w:rPr>
          <w:rFonts w:cs="Times New Roman"/>
          <w:szCs w:val="24"/>
        </w:rPr>
        <w:t>) if the failure of performance does not involve the payment of money from Landlord to Tenant, and (ii) is of such a nature that it could not be reasonably remedied within the thirty (30) day period aforesaid, then Tenant shall have such further time as is reasonable under the circumstances to effect such remedy provided that Tenant shall notify Mortgagee, within ten (10) days after receipt of Mortgagee’s notice, of Tenant’s intention to effect such remedy and provided further that Tenant institutes steps to effect such remedy within said thirty (30) day period and thereafter prosecutes said remedy with due diligence and continuity to completion. Mortgagee agrees that it will accept such performance by Tenant of any covenant, condition or agreement to be performed by mortgagor or obligor under the Mortgage or Note with the same force and effect as though performed by such mortgagor or obligor. The provisions of this Paragraph 4 are intended to confer additional rights upon Tenant and shall not be construed as obligating Tenant to cure any default of any such mortgagor or obligor.</w:t>
      </w:r>
    </w:p>
    <w:p w14:paraId="53A688DA" w14:textId="77777777" w:rsidR="00DD5BF1" w:rsidRDefault="00DD5BF1">
      <w:pPr>
        <w:pStyle w:val="ExhibitD1"/>
        <w:keepNext/>
        <w:adjustRightInd/>
        <w:rPr>
          <w:rFonts w:cs="Times New Roman"/>
          <w:szCs w:val="24"/>
        </w:rPr>
      </w:pPr>
      <w:r>
        <w:rPr>
          <w:rStyle w:val="ExhibitD1RunInChar"/>
          <w:rFonts w:cs="Times New Roman"/>
          <w:bCs w:val="0"/>
          <w:szCs w:val="24"/>
        </w:rPr>
        <w:t>Agreement to Release Proceeds or Awards</w:t>
      </w:r>
      <w:r>
        <w:rPr>
          <w:rFonts w:cs="Times New Roman"/>
          <w:szCs w:val="24"/>
        </w:rPr>
        <w:t>.</w:t>
      </w:r>
    </w:p>
    <w:p w14:paraId="36DCFC78" w14:textId="77777777" w:rsidR="00DD5BF1" w:rsidRDefault="00DD5BF1">
      <w:pPr>
        <w:pStyle w:val="ExhibitD2"/>
        <w:adjustRightInd/>
        <w:rPr>
          <w:rFonts w:cs="Times New Roman"/>
          <w:szCs w:val="24"/>
        </w:rPr>
      </w:pPr>
      <w:r>
        <w:rPr>
          <w:rFonts w:cs="Times New Roman"/>
          <w:szCs w:val="24"/>
          <w:u w:val="single"/>
        </w:rPr>
        <w:t>Destruction</w:t>
      </w:r>
      <w:r>
        <w:rPr>
          <w:rFonts w:cs="Times New Roman"/>
          <w:szCs w:val="24"/>
        </w:rPr>
        <w:t>. In the event of a casualty at the Premises, Mortgagee shall release its interest in any insurance proceeds applicable to the nonstructural improvements installed by Tenant. Mortgagee acknowledges that it has no interest and waives any interest in Tenant’s personal property, Tenant’s signs, the satellite dish, and any safety systems (such as, without limitation, fire and security monitoring and alarm systems) installed at or about the Premises, or any insurance proceeds payable with respect thereto under either Landlord’s or Tenant’s policies.</w:t>
      </w:r>
    </w:p>
    <w:p w14:paraId="56CE694D" w14:textId="77777777" w:rsidR="00DD5BF1" w:rsidRDefault="00DD5BF1">
      <w:pPr>
        <w:pStyle w:val="ExhibitD2"/>
        <w:adjustRightInd/>
        <w:rPr>
          <w:rFonts w:cs="Times New Roman"/>
          <w:szCs w:val="24"/>
        </w:rPr>
      </w:pPr>
      <w:r>
        <w:rPr>
          <w:rFonts w:cs="Times New Roman"/>
          <w:szCs w:val="24"/>
          <w:u w:val="single"/>
        </w:rPr>
        <w:t>Eminent Domain</w:t>
      </w:r>
      <w:r>
        <w:rPr>
          <w:rFonts w:cs="Times New Roman"/>
          <w:szCs w:val="24"/>
        </w:rPr>
        <w:t xml:space="preserve">. In the event of a public taking or act of eminent domain, Mortgagee shall release its interest in that portion of the award to which Tenant is entitled pursuant to the Lease, as well as its interest in so much of the award applicable to the Improvements (as defined in the Lease) installed by Tenant as shall be </w:t>
      </w:r>
      <w:r>
        <w:rPr>
          <w:rFonts w:cs="Times New Roman"/>
          <w:szCs w:val="24"/>
        </w:rPr>
        <w:lastRenderedPageBreak/>
        <w:t>necessary for the purposes of restoration, consistent with Landlord’s and Tenant’s rights and obligations under the Lease.</w:t>
      </w:r>
    </w:p>
    <w:p w14:paraId="47AA836B" w14:textId="6E795E09" w:rsidR="00DD5BF1" w:rsidRDefault="00DD5BF1">
      <w:pPr>
        <w:pStyle w:val="ExhibitD1"/>
        <w:adjustRightInd/>
        <w:rPr>
          <w:rFonts w:cs="Times New Roman"/>
          <w:szCs w:val="24"/>
        </w:rPr>
      </w:pPr>
      <w:r>
        <w:rPr>
          <w:rStyle w:val="ExhibitD1RunInChar"/>
          <w:rFonts w:cs="Times New Roman"/>
          <w:bCs w:val="0"/>
          <w:szCs w:val="24"/>
        </w:rPr>
        <w:t>Notices</w:t>
      </w:r>
      <w:r>
        <w:rPr>
          <w:rFonts w:cs="Times New Roman"/>
          <w:szCs w:val="24"/>
        </w:rPr>
        <w:t xml:space="preserve">. In order to be effective, any notice, demand, request, approval and other communication to be given under this Agreement (a </w:t>
      </w:r>
      <w:r w:rsidR="00EB7654">
        <w:rPr>
          <w:rFonts w:cs="Times New Roman"/>
          <w:szCs w:val="24"/>
        </w:rPr>
        <w:t>“</w:t>
      </w:r>
      <w:r>
        <w:rPr>
          <w:rFonts w:cs="Times New Roman"/>
          <w:b/>
          <w:szCs w:val="24"/>
        </w:rPr>
        <w:t>Notice</w:t>
      </w:r>
      <w:r w:rsidR="00EB7654">
        <w:rPr>
          <w:rFonts w:cs="Times New Roman"/>
          <w:szCs w:val="24"/>
        </w:rPr>
        <w:t>”</w:t>
      </w:r>
      <w:r>
        <w:rPr>
          <w:rFonts w:cs="Times New Roman"/>
          <w:szCs w:val="24"/>
        </w:rPr>
        <w:t xml:space="preserve">) must be in writing and either (1) served personally at the following applicable notice address </w:t>
      </w:r>
      <w:r w:rsidR="00675061">
        <w:rPr>
          <w:rFonts w:cs="Times New Roman"/>
          <w:szCs w:val="24"/>
        </w:rPr>
        <w:t>(</w:t>
      </w:r>
      <w:r w:rsidR="00EB7654">
        <w:rPr>
          <w:rFonts w:cs="Times New Roman"/>
          <w:szCs w:val="24"/>
        </w:rPr>
        <w:t>“</w:t>
      </w:r>
      <w:r>
        <w:rPr>
          <w:rFonts w:cs="Times New Roman"/>
          <w:b/>
          <w:szCs w:val="24"/>
        </w:rPr>
        <w:t>Notice Address</w:t>
      </w:r>
      <w:r w:rsidR="00EB7654">
        <w:rPr>
          <w:rFonts w:cs="Times New Roman"/>
          <w:szCs w:val="24"/>
        </w:rPr>
        <w:t>”</w:t>
      </w:r>
      <w:r>
        <w:rPr>
          <w:rFonts w:cs="Times New Roman"/>
          <w:szCs w:val="24"/>
        </w:rPr>
        <w:t>), provided that proof of delivery thereof can be produced, or (2) sent by registered or certified U.S. mail, United Parcel Service, Federal Express or a similar reputable express courier to the applicable Notice Address, provided that proof of delivery thereof can be produced, or (3) if the Notice is not a notice of default, sent by email at the applicable email address under the applicable Notice Address, provided that proof of delivery thereof can be produced, and provided further that a copy of the notice is also concurrently sent by U.S. mail, United Parcel Service, Federal Express or a similar reputable express courier to the applicable Notice Address:</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4675"/>
        <w:gridCol w:w="4675"/>
      </w:tblGrid>
      <w:tr w:rsidR="00C816C4" w14:paraId="645FFDD0" w14:textId="77777777">
        <w:trPr>
          <w:cantSplit/>
        </w:trPr>
        <w:tc>
          <w:tcPr>
            <w:tcW w:w="4675" w:type="dxa"/>
            <w:tcMar>
              <w:left w:w="108" w:type="dxa"/>
              <w:right w:w="108" w:type="dxa"/>
            </w:tcMar>
          </w:tcPr>
          <w:p w14:paraId="73806E8B" w14:textId="77777777" w:rsidR="00DD5BF1" w:rsidRDefault="00DD5BF1">
            <w:pPr>
              <w:pStyle w:val="TableText"/>
              <w:adjustRightInd/>
              <w:rPr>
                <w:rFonts w:cs="Times New Roman"/>
                <w:szCs w:val="24"/>
              </w:rPr>
            </w:pPr>
            <w:r>
              <w:rPr>
                <w:rFonts w:cs="Times New Roman"/>
                <w:szCs w:val="24"/>
              </w:rPr>
              <w:t>To Mortgagee:</w:t>
            </w:r>
          </w:p>
        </w:tc>
        <w:tc>
          <w:tcPr>
            <w:tcW w:w="4675" w:type="dxa"/>
            <w:tcMar>
              <w:left w:w="108" w:type="dxa"/>
              <w:right w:w="108" w:type="dxa"/>
            </w:tcMar>
          </w:tcPr>
          <w:p w14:paraId="211DC010" w14:textId="77777777" w:rsidR="00DD5BF1" w:rsidRDefault="00DD5BF1">
            <w:pPr>
              <w:pStyle w:val="TableText"/>
              <w:tabs>
                <w:tab w:val="left" w:pos="708"/>
                <w:tab w:val="right" w:pos="3243"/>
              </w:tabs>
              <w:adjustRightInd/>
              <w:rPr>
                <w:rFonts w:cs="Times New Roman"/>
                <w:szCs w:val="24"/>
              </w:rPr>
            </w:pP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t>Email:</w:t>
            </w:r>
            <w:r>
              <w:rPr>
                <w:rFonts w:cs="Times New Roman"/>
                <w:szCs w:val="24"/>
              </w:rPr>
              <w:tab/>
            </w:r>
            <w:r>
              <w:rPr>
                <w:rFonts w:cs="Times New Roman"/>
                <w:szCs w:val="24"/>
                <w:u w:val="single"/>
              </w:rPr>
              <w:tab/>
            </w:r>
          </w:p>
          <w:p w14:paraId="0D5DD924" w14:textId="77777777" w:rsidR="00DD5BF1" w:rsidRDefault="00DD5BF1">
            <w:pPr>
              <w:pStyle w:val="TableText"/>
              <w:tabs>
                <w:tab w:val="left" w:pos="708"/>
                <w:tab w:val="right" w:pos="3243"/>
              </w:tabs>
              <w:adjustRightInd/>
              <w:rPr>
                <w:rFonts w:cs="Times New Roman"/>
                <w:szCs w:val="24"/>
              </w:rPr>
            </w:pPr>
          </w:p>
        </w:tc>
      </w:tr>
      <w:tr w:rsidR="00C816C4" w14:paraId="46F9CA76" w14:textId="77777777">
        <w:trPr>
          <w:cantSplit/>
        </w:trPr>
        <w:tc>
          <w:tcPr>
            <w:tcW w:w="4675" w:type="dxa"/>
            <w:tcMar>
              <w:left w:w="108" w:type="dxa"/>
              <w:right w:w="108" w:type="dxa"/>
            </w:tcMar>
          </w:tcPr>
          <w:p w14:paraId="5198F631" w14:textId="77777777" w:rsidR="00DD5BF1" w:rsidRDefault="00DD5BF1">
            <w:pPr>
              <w:pStyle w:val="TableText"/>
              <w:adjustRightInd/>
              <w:rPr>
                <w:rFonts w:cs="Times New Roman"/>
                <w:szCs w:val="24"/>
              </w:rPr>
            </w:pPr>
            <w:r>
              <w:rPr>
                <w:rFonts w:cs="Times New Roman"/>
                <w:szCs w:val="24"/>
              </w:rPr>
              <w:t>To Tenant:</w:t>
            </w:r>
          </w:p>
        </w:tc>
        <w:tc>
          <w:tcPr>
            <w:tcW w:w="4675" w:type="dxa"/>
            <w:tcMar>
              <w:left w:w="108" w:type="dxa"/>
              <w:right w:w="108" w:type="dxa"/>
            </w:tcMar>
          </w:tcPr>
          <w:p w14:paraId="7429A9A3" w14:textId="77777777" w:rsidR="00DD5BF1" w:rsidRDefault="00DD5BF1">
            <w:pPr>
              <w:pStyle w:val="TableText"/>
              <w:tabs>
                <w:tab w:val="left" w:pos="708"/>
                <w:tab w:val="right" w:pos="3243"/>
              </w:tabs>
              <w:adjustRightInd/>
              <w:rPr>
                <w:rFonts w:cs="Times New Roman"/>
                <w:szCs w:val="24"/>
              </w:rPr>
            </w:pPr>
            <w:r>
              <w:rPr>
                <w:rFonts w:cs="Times New Roman"/>
                <w:szCs w:val="24"/>
              </w:rPr>
              <w:t>Sephora USA, Inc.</w:t>
            </w:r>
          </w:p>
          <w:p w14:paraId="17C850A1" w14:textId="77777777" w:rsidR="0053303F" w:rsidRDefault="0053303F">
            <w:pPr>
              <w:pStyle w:val="TableText"/>
              <w:tabs>
                <w:tab w:val="left" w:pos="708"/>
                <w:tab w:val="right" w:pos="3243"/>
              </w:tabs>
              <w:adjustRightInd/>
              <w:rPr>
                <w:rFonts w:cs="Times New Roman"/>
                <w:szCs w:val="24"/>
              </w:rPr>
            </w:pPr>
            <w:r>
              <w:rPr>
                <w:rFonts w:cs="Times New Roman"/>
                <w:szCs w:val="24"/>
              </w:rPr>
              <w:t>350 Mission Street, 7</w:t>
            </w:r>
            <w:r w:rsidRPr="00296A09">
              <w:rPr>
                <w:rFonts w:cs="Times New Roman"/>
                <w:szCs w:val="24"/>
                <w:vertAlign w:val="superscript"/>
              </w:rPr>
              <w:t>th</w:t>
            </w:r>
            <w:r>
              <w:rPr>
                <w:rFonts w:cs="Times New Roman"/>
                <w:szCs w:val="24"/>
              </w:rPr>
              <w:t xml:space="preserve"> Floor </w:t>
            </w:r>
          </w:p>
          <w:p w14:paraId="124FF0C7" w14:textId="45137DA7" w:rsidR="00DD5BF1" w:rsidRDefault="00DD5BF1">
            <w:pPr>
              <w:pStyle w:val="TableText"/>
              <w:tabs>
                <w:tab w:val="left" w:pos="708"/>
                <w:tab w:val="right" w:pos="3243"/>
              </w:tabs>
              <w:adjustRightInd/>
              <w:rPr>
                <w:rFonts w:cs="Times New Roman"/>
                <w:szCs w:val="24"/>
              </w:rPr>
            </w:pPr>
            <w:r>
              <w:rPr>
                <w:rFonts w:cs="Times New Roman"/>
                <w:szCs w:val="24"/>
              </w:rPr>
              <w:t>San Francisco, CA 94105</w:t>
            </w:r>
          </w:p>
          <w:p w14:paraId="1FD4C01C" w14:textId="77777777" w:rsidR="00DD5BF1" w:rsidRDefault="00DD5BF1">
            <w:pPr>
              <w:pStyle w:val="TableText"/>
              <w:tabs>
                <w:tab w:val="left" w:pos="708"/>
                <w:tab w:val="right" w:pos="3243"/>
              </w:tabs>
              <w:adjustRightInd/>
              <w:rPr>
                <w:rFonts w:cs="Times New Roman"/>
                <w:szCs w:val="24"/>
              </w:rPr>
            </w:pPr>
            <w:r>
              <w:rPr>
                <w:rFonts w:cs="Times New Roman"/>
                <w:szCs w:val="24"/>
              </w:rPr>
              <w:t>Attn:</w:t>
            </w:r>
            <w:r>
              <w:rPr>
                <w:rFonts w:cs="Times New Roman"/>
                <w:szCs w:val="24"/>
              </w:rPr>
              <w:tab/>
              <w:t>General Counsel, Store #</w:t>
            </w:r>
            <w:r>
              <w:rPr>
                <w:rFonts w:cs="Times New Roman"/>
                <w:szCs w:val="24"/>
                <w:u w:val="single"/>
              </w:rPr>
              <w:tab/>
            </w:r>
          </w:p>
          <w:p w14:paraId="3FDAC664" w14:textId="77777777" w:rsidR="00DD5BF1" w:rsidRDefault="00DD5BF1">
            <w:pPr>
              <w:pStyle w:val="TableText"/>
              <w:tabs>
                <w:tab w:val="left" w:pos="708"/>
                <w:tab w:val="right" w:pos="3243"/>
              </w:tabs>
              <w:adjustRightInd/>
              <w:rPr>
                <w:rFonts w:cs="Times New Roman"/>
                <w:szCs w:val="24"/>
              </w:rPr>
            </w:pPr>
          </w:p>
        </w:tc>
      </w:tr>
      <w:tr w:rsidR="00C816C4" w14:paraId="5F66518A" w14:textId="77777777">
        <w:trPr>
          <w:cantSplit/>
        </w:trPr>
        <w:tc>
          <w:tcPr>
            <w:tcW w:w="4675" w:type="dxa"/>
            <w:tcMar>
              <w:left w:w="108" w:type="dxa"/>
              <w:right w:w="108" w:type="dxa"/>
            </w:tcMar>
          </w:tcPr>
          <w:p w14:paraId="77D8EC6D" w14:textId="77777777" w:rsidR="00DD5BF1" w:rsidRDefault="00DD5BF1">
            <w:pPr>
              <w:pStyle w:val="TableText"/>
              <w:adjustRightInd/>
              <w:rPr>
                <w:rFonts w:cs="Times New Roman"/>
                <w:szCs w:val="24"/>
              </w:rPr>
            </w:pPr>
          </w:p>
        </w:tc>
        <w:tc>
          <w:tcPr>
            <w:tcW w:w="4675" w:type="dxa"/>
            <w:tcMar>
              <w:left w:w="108" w:type="dxa"/>
              <w:right w:w="108" w:type="dxa"/>
            </w:tcMar>
          </w:tcPr>
          <w:p w14:paraId="57F31073" w14:textId="77777777" w:rsidR="00DD5BF1" w:rsidRDefault="00DD5BF1">
            <w:pPr>
              <w:pStyle w:val="TableText"/>
              <w:tabs>
                <w:tab w:val="left" w:pos="708"/>
                <w:tab w:val="right" w:pos="3243"/>
              </w:tabs>
              <w:adjustRightInd/>
              <w:spacing w:after="120"/>
              <w:rPr>
                <w:rFonts w:cs="Times New Roman"/>
                <w:szCs w:val="24"/>
              </w:rPr>
            </w:pPr>
            <w:r>
              <w:rPr>
                <w:rFonts w:cs="Times New Roman"/>
                <w:i/>
                <w:szCs w:val="24"/>
              </w:rPr>
              <w:t>With copies in like manner to:</w:t>
            </w:r>
          </w:p>
          <w:p w14:paraId="22CAF98D" w14:textId="77777777" w:rsidR="00DD5BF1" w:rsidRDefault="00DD5BF1">
            <w:pPr>
              <w:pStyle w:val="TableText"/>
              <w:tabs>
                <w:tab w:val="left" w:pos="708"/>
                <w:tab w:val="right" w:pos="3243"/>
              </w:tabs>
              <w:adjustRightInd/>
              <w:rPr>
                <w:rFonts w:cs="Times New Roman"/>
                <w:szCs w:val="24"/>
              </w:rPr>
            </w:pPr>
            <w:r>
              <w:rPr>
                <w:rFonts w:cs="Times New Roman"/>
                <w:szCs w:val="24"/>
              </w:rPr>
              <w:t>Sephora USA, Inc.</w:t>
            </w:r>
          </w:p>
          <w:p w14:paraId="22786976" w14:textId="77777777" w:rsidR="0053303F" w:rsidRDefault="0053303F">
            <w:pPr>
              <w:pStyle w:val="TableText"/>
              <w:tabs>
                <w:tab w:val="left" w:pos="708"/>
                <w:tab w:val="right" w:pos="3243"/>
              </w:tabs>
              <w:adjustRightInd/>
              <w:rPr>
                <w:rFonts w:cs="Times New Roman"/>
                <w:szCs w:val="24"/>
              </w:rPr>
            </w:pPr>
            <w:r>
              <w:rPr>
                <w:rFonts w:cs="Times New Roman"/>
                <w:szCs w:val="24"/>
              </w:rPr>
              <w:t>350 Mission Street, 7</w:t>
            </w:r>
            <w:r w:rsidRPr="00296A09">
              <w:rPr>
                <w:rFonts w:cs="Times New Roman"/>
                <w:szCs w:val="24"/>
                <w:vertAlign w:val="superscript"/>
              </w:rPr>
              <w:t>th</w:t>
            </w:r>
            <w:r>
              <w:rPr>
                <w:rFonts w:cs="Times New Roman"/>
                <w:szCs w:val="24"/>
              </w:rPr>
              <w:t xml:space="preserve"> Floor </w:t>
            </w:r>
          </w:p>
          <w:p w14:paraId="6EB482D8" w14:textId="73E7E63B" w:rsidR="00DD5BF1" w:rsidRDefault="00DD5BF1">
            <w:pPr>
              <w:pStyle w:val="TableText"/>
              <w:tabs>
                <w:tab w:val="left" w:pos="708"/>
                <w:tab w:val="right" w:pos="3243"/>
              </w:tabs>
              <w:adjustRightInd/>
              <w:rPr>
                <w:rFonts w:cs="Times New Roman"/>
                <w:szCs w:val="24"/>
              </w:rPr>
            </w:pPr>
            <w:r>
              <w:rPr>
                <w:rFonts w:cs="Times New Roman"/>
                <w:szCs w:val="24"/>
              </w:rPr>
              <w:t>San Francisco, CA 94105</w:t>
            </w:r>
          </w:p>
          <w:p w14:paraId="1E0C7DA0" w14:textId="77777777" w:rsidR="00DD5BF1" w:rsidRDefault="00DD5BF1">
            <w:pPr>
              <w:pStyle w:val="TableText"/>
              <w:adjustRightInd/>
              <w:rPr>
                <w:rFonts w:cs="Times New Roman"/>
                <w:szCs w:val="24"/>
              </w:rPr>
            </w:pPr>
            <w:r>
              <w:rPr>
                <w:rFonts w:cs="Times New Roman"/>
                <w:szCs w:val="24"/>
              </w:rPr>
              <w:t>Attn:</w:t>
            </w:r>
            <w:r>
              <w:rPr>
                <w:rFonts w:cs="Times New Roman"/>
                <w:szCs w:val="24"/>
              </w:rPr>
              <w:tab/>
              <w:t>Lease Compliance, Store #</w:t>
            </w:r>
            <w:r>
              <w:rPr>
                <w:rFonts w:cs="Times New Roman"/>
                <w:szCs w:val="24"/>
                <w:u w:val="single"/>
              </w:rPr>
              <w:tab/>
            </w:r>
          </w:p>
          <w:p w14:paraId="603C1EFE" w14:textId="77777777" w:rsidR="00DD5BF1" w:rsidRDefault="00DD5BF1">
            <w:pPr>
              <w:pStyle w:val="TableText"/>
              <w:tabs>
                <w:tab w:val="left" w:pos="708"/>
                <w:tab w:val="right" w:pos="3243"/>
              </w:tabs>
              <w:adjustRightInd/>
              <w:rPr>
                <w:rFonts w:cs="Times New Roman"/>
                <w:szCs w:val="24"/>
              </w:rPr>
            </w:pPr>
            <w:r>
              <w:rPr>
                <w:rFonts w:cs="Times New Roman"/>
                <w:szCs w:val="24"/>
              </w:rPr>
              <w:t>Email:</w:t>
            </w:r>
            <w:r>
              <w:rPr>
                <w:rFonts w:cs="Times New Roman"/>
                <w:szCs w:val="24"/>
              </w:rPr>
              <w:tab/>
            </w:r>
            <w:hyperlink r:id="rId94" w:history="1">
              <w:r>
                <w:rPr>
                  <w:rFonts w:cs="Times New Roman"/>
                  <w:color w:val="000000"/>
                  <w:szCs w:val="24"/>
                </w:rPr>
                <w:t>Lease_Compliance@Sephora.com</w:t>
              </w:r>
            </w:hyperlink>
          </w:p>
          <w:p w14:paraId="7D7DD521" w14:textId="77777777" w:rsidR="00DD5BF1" w:rsidRDefault="00DD5BF1">
            <w:pPr>
              <w:pStyle w:val="TableText"/>
              <w:tabs>
                <w:tab w:val="left" w:pos="708"/>
                <w:tab w:val="right" w:pos="3243"/>
              </w:tabs>
              <w:adjustRightInd/>
              <w:rPr>
                <w:rFonts w:cs="Times New Roman"/>
                <w:szCs w:val="24"/>
              </w:rPr>
            </w:pPr>
          </w:p>
        </w:tc>
      </w:tr>
      <w:tr w:rsidR="00C816C4" w14:paraId="51B35B9C" w14:textId="77777777">
        <w:trPr>
          <w:cantSplit/>
        </w:trPr>
        <w:tc>
          <w:tcPr>
            <w:tcW w:w="4675" w:type="dxa"/>
            <w:tcMar>
              <w:left w:w="108" w:type="dxa"/>
              <w:right w:w="108" w:type="dxa"/>
            </w:tcMar>
          </w:tcPr>
          <w:p w14:paraId="73531364" w14:textId="77777777" w:rsidR="00DD5BF1" w:rsidRDefault="00DD5BF1">
            <w:pPr>
              <w:pStyle w:val="TableText"/>
              <w:adjustRightInd/>
              <w:rPr>
                <w:rFonts w:cs="Times New Roman"/>
                <w:szCs w:val="24"/>
              </w:rPr>
            </w:pPr>
          </w:p>
        </w:tc>
        <w:tc>
          <w:tcPr>
            <w:tcW w:w="4675" w:type="dxa"/>
            <w:tcMar>
              <w:left w:w="108" w:type="dxa"/>
              <w:right w:w="108" w:type="dxa"/>
            </w:tcMar>
          </w:tcPr>
          <w:p w14:paraId="551BD19F" w14:textId="77777777" w:rsidR="00DD5BF1" w:rsidRDefault="00DD5BF1">
            <w:pPr>
              <w:pStyle w:val="TableText"/>
              <w:tabs>
                <w:tab w:val="left" w:pos="708"/>
                <w:tab w:val="right" w:pos="3243"/>
              </w:tabs>
              <w:adjustRightInd/>
              <w:spacing w:after="120"/>
              <w:rPr>
                <w:rFonts w:cs="Times New Roman"/>
                <w:szCs w:val="24"/>
              </w:rPr>
            </w:pPr>
            <w:r>
              <w:rPr>
                <w:rFonts w:cs="Times New Roman"/>
                <w:i/>
                <w:szCs w:val="24"/>
              </w:rPr>
              <w:t>and</w:t>
            </w:r>
          </w:p>
          <w:p w14:paraId="2745A8FD" w14:textId="77777777" w:rsidR="00DD5BF1" w:rsidRDefault="00DD5BF1">
            <w:pPr>
              <w:pStyle w:val="TableText"/>
              <w:tabs>
                <w:tab w:val="left" w:pos="708"/>
                <w:tab w:val="right" w:pos="3243"/>
              </w:tabs>
              <w:adjustRightInd/>
              <w:rPr>
                <w:rFonts w:cs="Times New Roman"/>
                <w:szCs w:val="24"/>
              </w:rPr>
            </w:pPr>
            <w:r>
              <w:rPr>
                <w:rFonts w:cs="Times New Roman"/>
                <w:szCs w:val="24"/>
              </w:rPr>
              <w:t xml:space="preserve">Barack </w:t>
            </w:r>
            <w:proofErr w:type="spellStart"/>
            <w:r>
              <w:rPr>
                <w:rFonts w:cs="Times New Roman"/>
                <w:szCs w:val="24"/>
              </w:rPr>
              <w:t>Ferrazzano</w:t>
            </w:r>
            <w:proofErr w:type="spellEnd"/>
            <w:r>
              <w:rPr>
                <w:rFonts w:cs="Times New Roman"/>
                <w:szCs w:val="24"/>
              </w:rPr>
              <w:t xml:space="preserve"> </w:t>
            </w:r>
            <w:proofErr w:type="spellStart"/>
            <w:r>
              <w:rPr>
                <w:rFonts w:cs="Times New Roman"/>
                <w:szCs w:val="24"/>
              </w:rPr>
              <w:t>Kirschbaum</w:t>
            </w:r>
            <w:proofErr w:type="spellEnd"/>
            <w:r>
              <w:rPr>
                <w:rFonts w:cs="Times New Roman"/>
                <w:szCs w:val="24"/>
              </w:rPr>
              <w:t xml:space="preserve"> &amp; </w:t>
            </w:r>
            <w:proofErr w:type="spellStart"/>
            <w:r>
              <w:rPr>
                <w:rFonts w:cs="Times New Roman"/>
                <w:szCs w:val="24"/>
              </w:rPr>
              <w:t>Nagelberg</w:t>
            </w:r>
            <w:proofErr w:type="spellEnd"/>
            <w:r>
              <w:rPr>
                <w:rFonts w:cs="Times New Roman"/>
                <w:szCs w:val="24"/>
              </w:rPr>
              <w:t xml:space="preserve"> LLP</w:t>
            </w:r>
          </w:p>
          <w:p w14:paraId="3670BECA" w14:textId="77777777" w:rsidR="00DD5BF1" w:rsidRDefault="00DD5BF1">
            <w:pPr>
              <w:pStyle w:val="TableText"/>
              <w:tabs>
                <w:tab w:val="left" w:pos="708"/>
                <w:tab w:val="right" w:pos="3243"/>
              </w:tabs>
              <w:adjustRightInd/>
              <w:rPr>
                <w:rFonts w:cs="Times New Roman"/>
                <w:szCs w:val="24"/>
              </w:rPr>
            </w:pPr>
            <w:r>
              <w:rPr>
                <w:rFonts w:cs="Times New Roman"/>
                <w:szCs w:val="24"/>
              </w:rPr>
              <w:t>200 West Madison Street, Suite 3900</w:t>
            </w:r>
          </w:p>
          <w:p w14:paraId="1E540CCC" w14:textId="77777777" w:rsidR="00DD5BF1" w:rsidRDefault="00DD5BF1">
            <w:pPr>
              <w:pStyle w:val="TableText"/>
              <w:tabs>
                <w:tab w:val="left" w:pos="708"/>
                <w:tab w:val="right" w:pos="3243"/>
              </w:tabs>
              <w:adjustRightInd/>
              <w:rPr>
                <w:rFonts w:cs="Times New Roman"/>
                <w:szCs w:val="24"/>
              </w:rPr>
            </w:pPr>
            <w:r>
              <w:rPr>
                <w:rFonts w:cs="Times New Roman"/>
                <w:szCs w:val="24"/>
              </w:rPr>
              <w:t>Chicago, IL 60606</w:t>
            </w:r>
          </w:p>
          <w:p w14:paraId="197BB78B" w14:textId="77777777" w:rsidR="00DD5BF1" w:rsidRDefault="00DD5BF1">
            <w:pPr>
              <w:pStyle w:val="TableText"/>
              <w:tabs>
                <w:tab w:val="left" w:pos="708"/>
                <w:tab w:val="right" w:pos="3243"/>
              </w:tabs>
              <w:adjustRightInd/>
              <w:rPr>
                <w:rFonts w:cs="Times New Roman"/>
                <w:szCs w:val="24"/>
              </w:rPr>
            </w:pPr>
            <w:r>
              <w:rPr>
                <w:rFonts w:cs="Times New Roman"/>
                <w:szCs w:val="24"/>
              </w:rPr>
              <w:t>Attn:</w:t>
            </w:r>
            <w:r>
              <w:rPr>
                <w:rFonts w:cs="Times New Roman"/>
                <w:szCs w:val="24"/>
              </w:rPr>
              <w:tab/>
            </w:r>
            <w:r>
              <w:rPr>
                <w:rFonts w:cs="Times New Roman"/>
                <w:szCs w:val="24"/>
                <w:u w:val="single"/>
              </w:rPr>
              <w:tab/>
            </w:r>
            <w:r>
              <w:rPr>
                <w:rFonts w:cs="Times New Roman"/>
                <w:szCs w:val="24"/>
              </w:rPr>
              <w:t>, Esq.</w:t>
            </w:r>
          </w:p>
          <w:p w14:paraId="3A3D0346" w14:textId="77777777" w:rsidR="00DD5BF1" w:rsidRDefault="00DD5BF1">
            <w:pPr>
              <w:pStyle w:val="TableText"/>
              <w:tabs>
                <w:tab w:val="left" w:pos="708"/>
                <w:tab w:val="right" w:pos="3243"/>
              </w:tabs>
              <w:adjustRightInd/>
              <w:rPr>
                <w:rFonts w:cs="Times New Roman"/>
                <w:szCs w:val="24"/>
              </w:rPr>
            </w:pPr>
          </w:p>
        </w:tc>
      </w:tr>
      <w:tr w:rsidR="00C816C4" w14:paraId="75DD9D26" w14:textId="77777777">
        <w:trPr>
          <w:cantSplit/>
        </w:trPr>
        <w:tc>
          <w:tcPr>
            <w:tcW w:w="4675" w:type="dxa"/>
            <w:tcMar>
              <w:left w:w="108" w:type="dxa"/>
              <w:right w:w="108" w:type="dxa"/>
            </w:tcMar>
          </w:tcPr>
          <w:p w14:paraId="68CE5EF0" w14:textId="77777777" w:rsidR="00DD5BF1" w:rsidRDefault="00DD5BF1">
            <w:pPr>
              <w:pStyle w:val="TableText"/>
              <w:adjustRightInd/>
              <w:rPr>
                <w:rFonts w:cs="Times New Roman"/>
                <w:szCs w:val="24"/>
              </w:rPr>
            </w:pPr>
            <w:r>
              <w:rPr>
                <w:rFonts w:cs="Times New Roman"/>
                <w:szCs w:val="24"/>
              </w:rPr>
              <w:t>To Landlord:</w:t>
            </w:r>
          </w:p>
        </w:tc>
        <w:tc>
          <w:tcPr>
            <w:tcW w:w="4675" w:type="dxa"/>
            <w:tcMar>
              <w:left w:w="108" w:type="dxa"/>
              <w:right w:w="108" w:type="dxa"/>
            </w:tcMar>
          </w:tcPr>
          <w:p w14:paraId="501D1346" w14:textId="77777777" w:rsidR="00DD5BF1" w:rsidRDefault="00DD5BF1">
            <w:pPr>
              <w:pStyle w:val="TableText"/>
              <w:tabs>
                <w:tab w:val="left" w:pos="708"/>
                <w:tab w:val="right" w:pos="3243"/>
              </w:tabs>
              <w:adjustRightInd/>
              <w:rPr>
                <w:rFonts w:cs="Times New Roman"/>
                <w:szCs w:val="24"/>
              </w:rPr>
            </w:pP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r>
            <w:r>
              <w:rPr>
                <w:rFonts w:cs="Times New Roman"/>
                <w:szCs w:val="24"/>
                <w:u w:val="single"/>
              </w:rPr>
              <w:tab/>
            </w:r>
            <w:r>
              <w:rPr>
                <w:rFonts w:cs="Times New Roman"/>
                <w:szCs w:val="24"/>
                <w:u w:val="single"/>
              </w:rPr>
              <w:tab/>
            </w:r>
            <w:r>
              <w:rPr>
                <w:rFonts w:cs="Times New Roman"/>
                <w:szCs w:val="24"/>
              </w:rPr>
              <w:br/>
              <w:t>Email:</w:t>
            </w:r>
            <w:r>
              <w:rPr>
                <w:rFonts w:cs="Times New Roman"/>
                <w:szCs w:val="24"/>
              </w:rPr>
              <w:tab/>
            </w:r>
            <w:r>
              <w:rPr>
                <w:rFonts w:cs="Times New Roman"/>
                <w:szCs w:val="24"/>
                <w:u w:val="single"/>
              </w:rPr>
              <w:tab/>
            </w:r>
          </w:p>
          <w:p w14:paraId="06794876" w14:textId="77777777" w:rsidR="00DD5BF1" w:rsidRDefault="00DD5BF1">
            <w:pPr>
              <w:pStyle w:val="TableText"/>
              <w:tabs>
                <w:tab w:val="left" w:pos="708"/>
                <w:tab w:val="right" w:pos="3243"/>
              </w:tabs>
              <w:adjustRightInd/>
              <w:rPr>
                <w:rFonts w:cs="Times New Roman"/>
                <w:szCs w:val="24"/>
              </w:rPr>
            </w:pPr>
          </w:p>
        </w:tc>
      </w:tr>
    </w:tbl>
    <w:p w14:paraId="51E2A32E" w14:textId="77777777" w:rsidR="00DD5BF1" w:rsidRDefault="00DD5BF1">
      <w:pPr>
        <w:pStyle w:val="BodyText"/>
        <w:adjustRightInd/>
        <w:jc w:val="both"/>
        <w:rPr>
          <w:rFonts w:cs="Times New Roman"/>
          <w:szCs w:val="24"/>
        </w:rPr>
      </w:pPr>
      <w:r>
        <w:rPr>
          <w:rFonts w:cs="Times New Roman"/>
          <w:szCs w:val="24"/>
        </w:rPr>
        <w:t>No notice of default shall be sent by email. No Notice delivered to the Premises shall be effective. Any party may change its Notice Address by written notice to the other parties clearly stating such party’s intent to change its Notice Address for all purposes of this Agreement, which new Notice Address shall be effective thirty (30) days after receipt. Notice shall be deemed given and received when received or when receipt is refused.</w:t>
      </w:r>
    </w:p>
    <w:p w14:paraId="7E9AF698" w14:textId="77777777" w:rsidR="00DD5BF1" w:rsidRDefault="00DD5BF1">
      <w:pPr>
        <w:pStyle w:val="ExhibitD1"/>
        <w:adjustRightInd/>
        <w:rPr>
          <w:rFonts w:cs="Times New Roman"/>
          <w:szCs w:val="24"/>
        </w:rPr>
      </w:pPr>
      <w:r>
        <w:rPr>
          <w:rStyle w:val="ExhibitD1RunInChar"/>
          <w:rFonts w:cs="Times New Roman"/>
          <w:bCs w:val="0"/>
          <w:szCs w:val="24"/>
        </w:rPr>
        <w:t>Successors and Assigns</w:t>
      </w:r>
      <w:r>
        <w:rPr>
          <w:rFonts w:cs="Times New Roman"/>
          <w:szCs w:val="24"/>
        </w:rPr>
        <w:t xml:space="preserve">. This Agreement shall be binding upon and inure to the benefit of the parties hereto, their respective personal representatives, successors and assigns it being understood that the obligations herein of Mortgagee shall extend to it in its capacity as mortgagee under the Mortgage and to its successors </w:t>
      </w:r>
      <w:r>
        <w:rPr>
          <w:rFonts w:cs="Times New Roman"/>
          <w:szCs w:val="24"/>
        </w:rPr>
        <w:lastRenderedPageBreak/>
        <w:t>and assigns, including anyone who shall have succeeded to its interest or to Landlord’s interest in the Premises or acquired possession thereof by Foreclosure or otherwise.</w:t>
      </w:r>
    </w:p>
    <w:p w14:paraId="19F33216" w14:textId="77777777" w:rsidR="00DD5BF1" w:rsidRDefault="00DD5BF1">
      <w:pPr>
        <w:pStyle w:val="ExhibitD1"/>
        <w:adjustRightInd/>
        <w:rPr>
          <w:rFonts w:cs="Times New Roman"/>
          <w:szCs w:val="24"/>
        </w:rPr>
      </w:pPr>
      <w:r>
        <w:rPr>
          <w:rStyle w:val="ExhibitD1RunInChar"/>
          <w:rFonts w:cs="Times New Roman"/>
          <w:bCs w:val="0"/>
          <w:szCs w:val="24"/>
        </w:rPr>
        <w:t>Effectiveness of Agreement</w:t>
      </w:r>
      <w:r>
        <w:rPr>
          <w:rFonts w:cs="Times New Roman"/>
          <w:szCs w:val="24"/>
        </w:rPr>
        <w:t>. If, within four (4) weeks of Tenant’s execution of this Agreement, Tenant has not received two (2) fully executed agreements at Tenant’s Notice Address, this Agreement shall, at Tenant’s option, be null and void.</w:t>
      </w:r>
    </w:p>
    <w:p w14:paraId="21D53C0D" w14:textId="77777777" w:rsidR="00DD5BF1" w:rsidRDefault="00DD5BF1">
      <w:pPr>
        <w:pStyle w:val="CenterItalic"/>
        <w:adjustRightInd/>
        <w:rPr>
          <w:rFonts w:cs="Times New Roman"/>
          <w:iCs w:val="0"/>
          <w:szCs w:val="24"/>
        </w:rPr>
      </w:pPr>
      <w:r>
        <w:rPr>
          <w:rFonts w:cs="Times New Roman"/>
          <w:iCs w:val="0"/>
          <w:szCs w:val="24"/>
        </w:rPr>
        <w:t>[REMAINDER OF PAGE LEFT BLANK; SIGNATURE PAGES FOLLOW]</w:t>
      </w:r>
    </w:p>
    <w:p w14:paraId="0C6D9232" w14:textId="77777777" w:rsidR="00DD5BF1" w:rsidRDefault="00DD5BF1">
      <w:pPr>
        <w:adjustRightInd/>
        <w:rPr>
          <w:rFonts w:cs="Times New Roman"/>
          <w:szCs w:val="24"/>
        </w:rPr>
      </w:pPr>
      <w:r>
        <w:rPr>
          <w:rFonts w:cs="Times New Roman"/>
          <w:szCs w:val="24"/>
        </w:rPr>
        <w:br w:type="page"/>
      </w:r>
    </w:p>
    <w:p w14:paraId="628E48FA" w14:textId="77777777" w:rsidR="00DD5BF1" w:rsidRDefault="00DD5BF1">
      <w:pPr>
        <w:pStyle w:val="Body"/>
        <w:adjustRightInd/>
        <w:spacing w:after="480"/>
        <w:rPr>
          <w:rFonts w:cs="Times New Roman"/>
          <w:szCs w:val="24"/>
        </w:rPr>
      </w:pPr>
      <w:r>
        <w:rPr>
          <w:rFonts w:cs="Times New Roman"/>
          <w:b/>
          <w:szCs w:val="24"/>
        </w:rPr>
        <w:lastRenderedPageBreak/>
        <w:t>IN WITNESS WHEREOF</w:t>
      </w:r>
      <w:r>
        <w:rPr>
          <w:rFonts w:cs="Times New Roman"/>
          <w:szCs w:val="24"/>
        </w:rPr>
        <w:t>, the parties hereto have executed this Agreement as of the date first above written.</w:t>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19DB152E" w14:textId="77777777">
        <w:tc>
          <w:tcPr>
            <w:tcW w:w="5040" w:type="dxa"/>
            <w:tcMar>
              <w:left w:w="108" w:type="dxa"/>
              <w:right w:w="108" w:type="dxa"/>
            </w:tcMar>
          </w:tcPr>
          <w:p w14:paraId="07927D3C" w14:textId="77777777" w:rsidR="00DD5BF1" w:rsidRDefault="00DD5BF1">
            <w:pPr>
              <w:pStyle w:val="TableText"/>
              <w:adjustRightInd/>
              <w:rPr>
                <w:rFonts w:cs="Times New Roman"/>
                <w:szCs w:val="24"/>
              </w:rPr>
            </w:pPr>
            <w:r>
              <w:rPr>
                <w:rFonts w:cs="Times New Roman"/>
                <w:szCs w:val="24"/>
              </w:rPr>
              <w:t>MORTGAGEE:</w:t>
            </w:r>
          </w:p>
        </w:tc>
      </w:tr>
      <w:tr w:rsidR="00C816C4" w14:paraId="1368212F" w14:textId="77777777">
        <w:tc>
          <w:tcPr>
            <w:tcW w:w="5040" w:type="dxa"/>
            <w:tcMar>
              <w:left w:w="108" w:type="dxa"/>
              <w:right w:w="108" w:type="dxa"/>
            </w:tcMar>
          </w:tcPr>
          <w:p w14:paraId="04C849E6" w14:textId="77777777" w:rsidR="00DD5BF1" w:rsidRDefault="00DD5BF1">
            <w:pPr>
              <w:pStyle w:val="TableText"/>
              <w:tabs>
                <w:tab w:val="right" w:pos="3600"/>
              </w:tabs>
              <w:adjustRightInd/>
              <w:spacing w:after="240"/>
              <w:rPr>
                <w:rFonts w:cs="Times New Roman"/>
                <w:szCs w:val="24"/>
              </w:rPr>
            </w:pPr>
            <w:r>
              <w:rPr>
                <w:rFonts w:cs="Times New Roman"/>
                <w:b/>
                <w:szCs w:val="24"/>
                <w:u w:val="single"/>
              </w:rPr>
              <w:tab/>
            </w:r>
            <w:r>
              <w:rPr>
                <w:rFonts w:cs="Times New Roman"/>
                <w:szCs w:val="24"/>
              </w:rPr>
              <w:t>,</w:t>
            </w:r>
            <w:r>
              <w:rPr>
                <w:rFonts w:cs="Times New Roman"/>
                <w:szCs w:val="24"/>
              </w:rPr>
              <w:br/>
              <w:t xml:space="preserve">a </w:t>
            </w:r>
            <w:r>
              <w:rPr>
                <w:rFonts w:cs="Times New Roman"/>
                <w:szCs w:val="24"/>
                <w:u w:val="single"/>
              </w:rPr>
              <w:tab/>
            </w:r>
          </w:p>
          <w:p w14:paraId="12C7BB46" w14:textId="77777777" w:rsidR="00DD5BF1" w:rsidRDefault="00DD5BF1">
            <w:pPr>
              <w:pStyle w:val="TableText"/>
              <w:tabs>
                <w:tab w:val="right" w:pos="3600"/>
              </w:tabs>
              <w:adjustRightInd/>
              <w:rPr>
                <w:rFonts w:cs="Times New Roman"/>
                <w:szCs w:val="24"/>
              </w:rPr>
            </w:pPr>
          </w:p>
        </w:tc>
      </w:tr>
      <w:tr w:rsidR="00C816C4" w14:paraId="746C6E93" w14:textId="77777777">
        <w:tc>
          <w:tcPr>
            <w:tcW w:w="5040" w:type="dxa"/>
            <w:tcMar>
              <w:left w:w="108" w:type="dxa"/>
              <w:right w:w="108" w:type="dxa"/>
            </w:tcMar>
          </w:tcPr>
          <w:p w14:paraId="1CCDB6C2" w14:textId="77777777" w:rsidR="00DD5BF1" w:rsidRDefault="00DD5BF1">
            <w:pPr>
              <w:pStyle w:val="TableText"/>
              <w:tabs>
                <w:tab w:val="left" w:pos="541"/>
                <w:tab w:val="right" w:pos="3583"/>
              </w:tabs>
              <w:adjustRightInd/>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Its:</w:t>
            </w:r>
            <w:r>
              <w:rPr>
                <w:rFonts w:cs="Times New Roman"/>
                <w:szCs w:val="24"/>
              </w:rPr>
              <w:tab/>
            </w:r>
            <w:r>
              <w:rPr>
                <w:rFonts w:cs="Times New Roman"/>
                <w:szCs w:val="24"/>
                <w:u w:val="single"/>
              </w:rPr>
              <w:tab/>
            </w:r>
          </w:p>
          <w:p w14:paraId="1AE8EA2D" w14:textId="77777777" w:rsidR="00DD5BF1" w:rsidRDefault="00DD5BF1">
            <w:pPr>
              <w:pStyle w:val="TableText"/>
              <w:adjustRightInd/>
              <w:rPr>
                <w:rFonts w:cs="Times New Roman"/>
                <w:szCs w:val="24"/>
              </w:rPr>
            </w:pPr>
          </w:p>
        </w:tc>
      </w:tr>
    </w:tbl>
    <w:p w14:paraId="7EDB0060" w14:textId="77777777" w:rsidR="00DD5BF1" w:rsidRDefault="00DD5BF1">
      <w:pPr>
        <w:pStyle w:val="Caption2"/>
        <w:adjustRightInd/>
        <w:rPr>
          <w:rFonts w:cs="Times New Roman"/>
          <w:szCs w:val="24"/>
        </w:rPr>
      </w:pPr>
      <w:r>
        <w:rPr>
          <w:rFonts w:cs="Times New Roman"/>
          <w:szCs w:val="24"/>
        </w:rPr>
        <w:t xml:space="preserve">STATE OF </w:t>
      </w:r>
      <w:r>
        <w:rPr>
          <w:rFonts w:cs="Times New Roman"/>
          <w:szCs w:val="24"/>
          <w:u w:val="single"/>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 xml:space="preserve">COUNTY OF </w:t>
      </w:r>
      <w:r>
        <w:rPr>
          <w:rFonts w:cs="Times New Roman"/>
          <w:szCs w:val="24"/>
          <w:u w:val="single"/>
        </w:rPr>
        <w:tab/>
      </w:r>
      <w:r>
        <w:rPr>
          <w:rFonts w:cs="Times New Roman"/>
          <w:szCs w:val="24"/>
        </w:rPr>
        <w:tab/>
        <w:t>)</w:t>
      </w:r>
    </w:p>
    <w:p w14:paraId="32AA5032" w14:textId="77777777" w:rsidR="00DD5BF1" w:rsidRDefault="00DD5BF1">
      <w:pPr>
        <w:pStyle w:val="Body"/>
        <w:adjustRightInd/>
        <w:rPr>
          <w:rFonts w:cs="Times New Roman"/>
          <w:szCs w:val="24"/>
        </w:rPr>
      </w:pPr>
      <w:r>
        <w:rPr>
          <w:rFonts w:cs="Times New Roman"/>
          <w:szCs w:val="24"/>
        </w:rPr>
        <w:t>On _________, before me, ____________, Notary Public, personally appeared ____________, proved to me on the basis of satisfactory evidence to be the person(s) whose name(s) is/are subscribed to the within instrument and acknowledged to me that he/she/they executed the same in his/her/their authorized capacity(</w:t>
      </w:r>
      <w:proofErr w:type="spellStart"/>
      <w:r>
        <w:rPr>
          <w:rFonts w:cs="Times New Roman"/>
          <w:szCs w:val="24"/>
        </w:rPr>
        <w:t>ies</w:t>
      </w:r>
      <w:proofErr w:type="spellEnd"/>
      <w:r>
        <w:rPr>
          <w:rFonts w:cs="Times New Roman"/>
          <w:szCs w:val="24"/>
        </w:rPr>
        <w:t>), and that by his/her/their signature(s) on the instrument the person(s), or the entity upon behalf of which the person(s) acted, executed the instrument.</w:t>
      </w:r>
    </w:p>
    <w:p w14:paraId="4AD3689A" w14:textId="77777777" w:rsidR="00DD5BF1" w:rsidRDefault="00DD5BF1">
      <w:pPr>
        <w:pStyle w:val="Body"/>
        <w:adjustRightInd/>
        <w:rPr>
          <w:rFonts w:cs="Times New Roman"/>
          <w:szCs w:val="24"/>
        </w:rPr>
      </w:pPr>
      <w:r>
        <w:rPr>
          <w:rFonts w:cs="Times New Roman"/>
          <w:szCs w:val="24"/>
        </w:rPr>
        <w:t>I certify under PENALTY OF PERJURY under the laws of the State of _______________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398C41C9" w14:textId="77777777">
        <w:tc>
          <w:tcPr>
            <w:tcW w:w="5580" w:type="dxa"/>
            <w:tcMar>
              <w:left w:w="108" w:type="dxa"/>
              <w:right w:w="108" w:type="dxa"/>
            </w:tcMar>
          </w:tcPr>
          <w:p w14:paraId="2B60BF01"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136B5978" w14:textId="77777777">
        <w:tc>
          <w:tcPr>
            <w:tcW w:w="5580" w:type="dxa"/>
            <w:tcMar>
              <w:left w:w="108" w:type="dxa"/>
              <w:right w:w="108" w:type="dxa"/>
            </w:tcMar>
          </w:tcPr>
          <w:p w14:paraId="54C48D3E"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1854112F" w14:textId="77777777" w:rsidR="00DD5BF1" w:rsidRDefault="00DD5BF1">
      <w:pPr>
        <w:adjustRightInd/>
        <w:rPr>
          <w:rFonts w:cs="Times New Roman"/>
          <w:szCs w:val="24"/>
        </w:rPr>
      </w:pPr>
    </w:p>
    <w:p w14:paraId="6C240194" w14:textId="77777777" w:rsidR="00DD5BF1" w:rsidRDefault="00DD5BF1">
      <w:pPr>
        <w:adjustRightInd/>
        <w:rPr>
          <w:rFonts w:cs="Times New Roman"/>
          <w:szCs w:val="24"/>
        </w:rPr>
      </w:pPr>
      <w:r>
        <w:rPr>
          <w:rFonts w:cs="Times New Roman"/>
          <w:szCs w:val="24"/>
        </w:rPr>
        <w:br w:type="page"/>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6700336F" w14:textId="77777777">
        <w:tc>
          <w:tcPr>
            <w:tcW w:w="5040" w:type="dxa"/>
            <w:tcMar>
              <w:left w:w="108" w:type="dxa"/>
              <w:right w:w="108" w:type="dxa"/>
            </w:tcMar>
          </w:tcPr>
          <w:p w14:paraId="3C5D6BE0" w14:textId="77777777" w:rsidR="00DD5BF1" w:rsidRDefault="00DD5BF1">
            <w:pPr>
              <w:pStyle w:val="TableText"/>
              <w:adjustRightInd/>
              <w:spacing w:after="240"/>
              <w:rPr>
                <w:rFonts w:cs="Times New Roman"/>
                <w:szCs w:val="24"/>
              </w:rPr>
            </w:pPr>
            <w:r>
              <w:rPr>
                <w:rFonts w:cs="Times New Roman"/>
                <w:szCs w:val="24"/>
              </w:rPr>
              <w:lastRenderedPageBreak/>
              <w:t>TENANT:</w:t>
            </w:r>
          </w:p>
        </w:tc>
      </w:tr>
      <w:tr w:rsidR="00C816C4" w14:paraId="67DF6908" w14:textId="77777777">
        <w:tc>
          <w:tcPr>
            <w:tcW w:w="5040" w:type="dxa"/>
            <w:tcMar>
              <w:left w:w="108" w:type="dxa"/>
              <w:right w:w="108" w:type="dxa"/>
            </w:tcMar>
          </w:tcPr>
          <w:p w14:paraId="0DC218F9" w14:textId="77777777" w:rsidR="00DD5BF1" w:rsidRDefault="00DD5BF1">
            <w:pPr>
              <w:pStyle w:val="TableText"/>
              <w:tabs>
                <w:tab w:val="right" w:pos="3600"/>
              </w:tabs>
              <w:adjustRightInd/>
              <w:rPr>
                <w:rFonts w:cs="Times New Roman"/>
                <w:szCs w:val="24"/>
                <w:lang w:val="es-ES"/>
              </w:rPr>
            </w:pPr>
            <w:r>
              <w:rPr>
                <w:rFonts w:cs="Times New Roman"/>
                <w:b/>
                <w:szCs w:val="24"/>
                <w:lang w:val="es-ES"/>
              </w:rPr>
              <w:t>SEPHORA USA, INC.</w:t>
            </w:r>
            <w:r>
              <w:rPr>
                <w:rFonts w:cs="Times New Roman"/>
                <w:szCs w:val="24"/>
                <w:lang w:val="es-ES"/>
              </w:rPr>
              <w:t>,</w:t>
            </w:r>
          </w:p>
          <w:p w14:paraId="6A44AE4B" w14:textId="77777777" w:rsidR="00DD5BF1" w:rsidRDefault="00DD5BF1">
            <w:pPr>
              <w:pStyle w:val="TableText"/>
              <w:tabs>
                <w:tab w:val="right" w:pos="3600"/>
              </w:tabs>
              <w:adjustRightInd/>
              <w:spacing w:after="480"/>
              <w:rPr>
                <w:rFonts w:cs="Times New Roman"/>
                <w:szCs w:val="24"/>
                <w:lang w:val="es-ES"/>
              </w:rPr>
            </w:pPr>
            <w:r>
              <w:rPr>
                <w:rFonts w:cs="Times New Roman"/>
                <w:szCs w:val="24"/>
                <w:lang w:val="es-ES"/>
              </w:rPr>
              <w:t>a Michigan corporation</w:t>
            </w:r>
          </w:p>
        </w:tc>
      </w:tr>
      <w:tr w:rsidR="00C816C4" w14:paraId="5E139A5D" w14:textId="77777777">
        <w:tc>
          <w:tcPr>
            <w:tcW w:w="5040" w:type="dxa"/>
            <w:tcMar>
              <w:left w:w="108" w:type="dxa"/>
              <w:right w:w="108" w:type="dxa"/>
            </w:tcMar>
          </w:tcPr>
          <w:p w14:paraId="00CD466E"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Name:</w:t>
            </w:r>
            <w:r>
              <w:rPr>
                <w:rFonts w:cs="Times New Roman"/>
                <w:szCs w:val="24"/>
              </w:rPr>
              <w:tab/>
            </w:r>
            <w:r>
              <w:rPr>
                <w:rFonts w:cs="Times New Roman"/>
                <w:szCs w:val="24"/>
                <w:u w:val="single"/>
              </w:rPr>
              <w:tab/>
            </w:r>
            <w:r>
              <w:rPr>
                <w:rFonts w:cs="Times New Roman"/>
                <w:szCs w:val="24"/>
              </w:rPr>
              <w:br/>
              <w:t>Its:</w:t>
            </w:r>
            <w:r>
              <w:rPr>
                <w:rFonts w:cs="Times New Roman"/>
                <w:szCs w:val="24"/>
              </w:rPr>
              <w:tab/>
              <w:t>Authorized Signatory</w:t>
            </w:r>
          </w:p>
        </w:tc>
      </w:tr>
    </w:tbl>
    <w:p w14:paraId="3115C8AA" w14:textId="77777777" w:rsidR="00DD5BF1" w:rsidRDefault="00DD5BF1">
      <w:pPr>
        <w:adjustRightInd/>
        <w:spacing w:after="0"/>
        <w:rPr>
          <w:rFonts w:cs="Times New Roman"/>
          <w:szCs w:val="24"/>
        </w:rPr>
      </w:pPr>
    </w:p>
    <w:p w14:paraId="2BBFEFC2" w14:textId="77777777" w:rsidR="00DD5BF1" w:rsidRDefault="00DD5BF1">
      <w:pPr>
        <w:adjustRightInd/>
        <w:jc w:val="center"/>
        <w:rPr>
          <w:rFonts w:cs="Times New Roman"/>
          <w:szCs w:val="24"/>
        </w:rPr>
      </w:pPr>
      <w:r>
        <w:rPr>
          <w:noProof/>
        </w:rPr>
        <mc:AlternateContent>
          <mc:Choice Requires="wps">
            <w:drawing>
              <wp:anchor distT="0" distB="0" distL="114300" distR="114300" simplePos="0" relativeHeight="251659264" behindDoc="0" locked="0" layoutInCell="1" allowOverlap="1" wp14:anchorId="054E20BC" wp14:editId="214A82C6">
                <wp:simplePos x="0" y="0"/>
                <wp:positionH relativeFrom="character">
                  <wp:posOffset>0</wp:posOffset>
                </wp:positionH>
                <wp:positionV relativeFrom="line">
                  <wp:posOffset>0</wp:posOffset>
                </wp:positionV>
                <wp:extent cx="3140075" cy="734060"/>
                <wp:effectExtent l="0" t="0" r="0" b="0"/>
                <wp:wrapNone/>
                <wp:docPr id="1320821763" name="Text Box 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txBox="1">
                        <a:spLocks noRot="1" noMove="1" noResize="1" noChangeArrowheads="1"/>
                      </wps:cNvSpPr>
                      <wps:spPr bwMode="auto">
                        <a:xfrm>
                          <a:off x="0" y="0"/>
                          <a:ext cx="3140075" cy="734060"/>
                        </a:xfrm>
                        <a:prstGeom prst="rect">
                          <a:avLst/>
                        </a:prstGeom>
                        <a:solidFill>
                          <a:srgbClr val="FFFFFF"/>
                        </a:solidFill>
                        <a:ln w="12700">
                          <a:solidFill>
                            <a:srgbClr val="000000"/>
                          </a:solidFill>
                          <a:miter lim="800000"/>
                          <a:headEnd/>
                          <a:tailEnd/>
                        </a:ln>
                      </wps:spPr>
                      <wps:txbx>
                        <w:txbxContent>
                          <w:p w14:paraId="240B6ACB"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54E20BC" id="Text Box 3" o:spid="_x0000_s1027" type="#_x0000_t202" style="position:absolute;margin-left:0;margin-top:0;width:247.25pt;height:57.8pt;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" strokeweight="1pt">
                <o:lock v:ext="edit" rotation="t" position="t"/>
                <v:textbox style="mso-fit-shape-to-text:t">
                  <w:txbxContent>
                    <w:p w14:paraId="240B6ACB"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anchory="line"/>
              </v:shape>
            </w:pict>
          </mc:Fallback>
        </mc:AlternateContent>
      </w:r>
      <w:r>
        <w:rPr>
          <w:rFonts w:cs="Times New Roman"/>
          <w:noProof/>
          <w:szCs w:val="24"/>
        </w:rPr>
        <w:drawing>
          <wp:inline distT="0" distB="0" distL="0" distR="0" wp14:anchorId="42879B6E" wp14:editId="676298F6">
            <wp:extent cx="3143250" cy="73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t="-99954" b="99954"/>
                    <a:stretch>
                      <a:fillRect/>
                    </a:stretch>
                  </pic:blipFill>
                  <pic:spPr bwMode="auto">
                    <a:xfrm>
                      <a:off x="0" y="0"/>
                      <a:ext cx="3143250" cy="733425"/>
                    </a:xfrm>
                    <a:prstGeom prst="rect">
                      <a:avLst/>
                    </a:prstGeom>
                    <a:noFill/>
                    <a:ln>
                      <a:noFill/>
                    </a:ln>
                  </pic:spPr>
                </pic:pic>
              </a:graphicData>
            </a:graphic>
          </wp:inline>
        </w:drawing>
      </w:r>
    </w:p>
    <w:p w14:paraId="7D5DC2AF" w14:textId="77777777" w:rsidR="00DD5BF1" w:rsidRDefault="00DD5BF1">
      <w:pPr>
        <w:pStyle w:val="Caption2"/>
        <w:tabs>
          <w:tab w:val="clear" w:pos="2160"/>
        </w:tabs>
        <w:adjustRightInd/>
        <w:rPr>
          <w:rFonts w:cs="Times New Roman"/>
          <w:szCs w:val="24"/>
        </w:rPr>
      </w:pPr>
      <w:r>
        <w:rPr>
          <w:rFonts w:cs="Times New Roman"/>
          <w:szCs w:val="24"/>
        </w:rPr>
        <w:t>STATE OF CALIFORNIA</w:t>
      </w:r>
      <w:r>
        <w:rPr>
          <w:rFonts w:cs="Times New Roman"/>
          <w:szCs w:val="24"/>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 SAN FRANCISCO</w:t>
      </w:r>
      <w:r>
        <w:rPr>
          <w:rFonts w:cs="Times New Roman"/>
          <w:szCs w:val="24"/>
        </w:rPr>
        <w:tab/>
        <w:t>)</w:t>
      </w:r>
    </w:p>
    <w:p w14:paraId="1102B248" w14:textId="77777777" w:rsidR="00DD5BF1" w:rsidRDefault="00DD5BF1">
      <w:pPr>
        <w:pStyle w:val="Body"/>
        <w:adjustRightInd/>
        <w:rPr>
          <w:rFonts w:cs="Times New Roman"/>
          <w:szCs w:val="24"/>
        </w:rPr>
      </w:pPr>
      <w:r>
        <w:rPr>
          <w:rFonts w:cs="Times New Roman"/>
          <w:szCs w:val="24"/>
        </w:rPr>
        <w:t>On __________, before me, ____________________, Notary Public, personally appeared _______________ and _________________, who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14:paraId="2F7E2DA1" w14:textId="77777777" w:rsidR="00DD5BF1" w:rsidRDefault="00DD5BF1">
      <w:pPr>
        <w:pStyle w:val="Body"/>
        <w:adjustRightInd/>
        <w:rPr>
          <w:rFonts w:cs="Times New Roman"/>
          <w:szCs w:val="24"/>
        </w:rPr>
      </w:pPr>
      <w:r>
        <w:rPr>
          <w:rFonts w:cs="Times New Roman"/>
          <w:szCs w:val="24"/>
        </w:rPr>
        <w:t>I certify under PENALTY OF PERJURY under the laws of the State of California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75035C52" w14:textId="77777777">
        <w:tc>
          <w:tcPr>
            <w:tcW w:w="5580" w:type="dxa"/>
            <w:tcMar>
              <w:left w:w="108" w:type="dxa"/>
              <w:right w:w="108" w:type="dxa"/>
            </w:tcMar>
          </w:tcPr>
          <w:p w14:paraId="16A9392E"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2FC8257A" w14:textId="77777777">
        <w:tc>
          <w:tcPr>
            <w:tcW w:w="5580" w:type="dxa"/>
            <w:tcMar>
              <w:left w:w="108" w:type="dxa"/>
              <w:right w:w="108" w:type="dxa"/>
            </w:tcMar>
          </w:tcPr>
          <w:p w14:paraId="1CF9A1FD"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2C52867F" w14:textId="77777777" w:rsidR="00DD5BF1" w:rsidRDefault="00DD5BF1">
      <w:pPr>
        <w:adjustRightInd/>
        <w:rPr>
          <w:rFonts w:cs="Times New Roman"/>
          <w:szCs w:val="24"/>
        </w:rPr>
      </w:pPr>
    </w:p>
    <w:p w14:paraId="74FE936B" w14:textId="77777777" w:rsidR="00DD5BF1" w:rsidRDefault="00DD5BF1">
      <w:pPr>
        <w:adjustRightInd/>
        <w:rPr>
          <w:rFonts w:cs="Times New Roman"/>
          <w:szCs w:val="24"/>
        </w:rPr>
      </w:pPr>
      <w:r>
        <w:rPr>
          <w:rFonts w:cs="Times New Roman"/>
          <w:szCs w:val="24"/>
        </w:rPr>
        <w:br w:type="page"/>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402C3122" w14:textId="77777777">
        <w:tc>
          <w:tcPr>
            <w:tcW w:w="5040" w:type="dxa"/>
            <w:tcMar>
              <w:left w:w="108" w:type="dxa"/>
              <w:right w:w="108" w:type="dxa"/>
            </w:tcMar>
          </w:tcPr>
          <w:p w14:paraId="656A758B" w14:textId="77777777" w:rsidR="00DD5BF1" w:rsidRDefault="00DD5BF1">
            <w:pPr>
              <w:pStyle w:val="TableText"/>
              <w:adjustRightInd/>
              <w:spacing w:after="240"/>
              <w:rPr>
                <w:rFonts w:cs="Times New Roman"/>
                <w:szCs w:val="24"/>
              </w:rPr>
            </w:pPr>
            <w:r>
              <w:rPr>
                <w:rFonts w:cs="Times New Roman"/>
                <w:szCs w:val="24"/>
              </w:rPr>
              <w:lastRenderedPageBreak/>
              <w:t>LANDLORD:</w:t>
            </w:r>
          </w:p>
        </w:tc>
      </w:tr>
      <w:tr w:rsidR="00C816C4" w14:paraId="770EDD38" w14:textId="77777777">
        <w:tc>
          <w:tcPr>
            <w:tcW w:w="5040" w:type="dxa"/>
            <w:tcMar>
              <w:left w:w="108" w:type="dxa"/>
              <w:right w:w="108" w:type="dxa"/>
            </w:tcMar>
          </w:tcPr>
          <w:p w14:paraId="7A65C4CF" w14:textId="77777777" w:rsidR="00DD5BF1" w:rsidRDefault="00DD5BF1">
            <w:pPr>
              <w:pStyle w:val="TableText"/>
              <w:tabs>
                <w:tab w:val="right" w:pos="3600"/>
              </w:tabs>
              <w:adjustRightInd/>
              <w:rPr>
                <w:rFonts w:cs="Times New Roman"/>
                <w:b/>
                <w:szCs w:val="24"/>
              </w:rPr>
            </w:pPr>
            <w:r>
              <w:rPr>
                <w:rFonts w:cs="Times New Roman"/>
                <w:b/>
                <w:szCs w:val="24"/>
                <w:u w:val="single"/>
              </w:rPr>
              <w:tab/>
            </w:r>
          </w:p>
          <w:p w14:paraId="2D3C22C6" w14:textId="77777777" w:rsidR="00DD5BF1" w:rsidRDefault="00DD5BF1">
            <w:pPr>
              <w:pStyle w:val="TableText"/>
              <w:tabs>
                <w:tab w:val="right" w:pos="3600"/>
              </w:tabs>
              <w:adjustRightInd/>
              <w:spacing w:after="480"/>
              <w:rPr>
                <w:rFonts w:cs="Times New Roman"/>
                <w:szCs w:val="24"/>
              </w:rPr>
            </w:pPr>
            <w:r>
              <w:rPr>
                <w:rFonts w:cs="Times New Roman"/>
                <w:szCs w:val="24"/>
              </w:rPr>
              <w:t xml:space="preserve">a </w:t>
            </w:r>
            <w:r>
              <w:rPr>
                <w:rFonts w:cs="Times New Roman"/>
                <w:szCs w:val="24"/>
                <w:u w:val="single"/>
              </w:rPr>
              <w:tab/>
            </w:r>
          </w:p>
        </w:tc>
      </w:tr>
      <w:tr w:rsidR="00C816C4" w14:paraId="0385DB8F" w14:textId="77777777">
        <w:tc>
          <w:tcPr>
            <w:tcW w:w="5040" w:type="dxa"/>
            <w:tcMar>
              <w:left w:w="108" w:type="dxa"/>
              <w:right w:w="108" w:type="dxa"/>
            </w:tcMar>
          </w:tcPr>
          <w:p w14:paraId="10499EA3"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Its:</w:t>
            </w:r>
            <w:r>
              <w:rPr>
                <w:rFonts w:cs="Times New Roman"/>
                <w:szCs w:val="24"/>
              </w:rPr>
              <w:tab/>
            </w:r>
            <w:r>
              <w:rPr>
                <w:rFonts w:cs="Times New Roman"/>
                <w:szCs w:val="24"/>
                <w:u w:val="single"/>
              </w:rPr>
              <w:tab/>
            </w:r>
          </w:p>
          <w:p w14:paraId="73579F44" w14:textId="77777777" w:rsidR="00DD5BF1" w:rsidRDefault="00DD5BF1">
            <w:pPr>
              <w:pStyle w:val="TableText"/>
              <w:tabs>
                <w:tab w:val="left" w:pos="612"/>
              </w:tabs>
              <w:adjustRightInd/>
              <w:rPr>
                <w:rFonts w:cs="Times New Roman"/>
                <w:szCs w:val="24"/>
              </w:rPr>
            </w:pPr>
          </w:p>
        </w:tc>
      </w:tr>
    </w:tbl>
    <w:p w14:paraId="4144A722" w14:textId="77777777" w:rsidR="00DD5BF1" w:rsidRDefault="00DD5BF1">
      <w:pPr>
        <w:pStyle w:val="Caption2"/>
        <w:adjustRightInd/>
        <w:rPr>
          <w:rFonts w:cs="Times New Roman"/>
          <w:szCs w:val="24"/>
        </w:rPr>
      </w:pPr>
      <w:r>
        <w:rPr>
          <w:rFonts w:cs="Times New Roman"/>
          <w:szCs w:val="24"/>
        </w:rPr>
        <w:t xml:space="preserve">STATE OF </w:t>
      </w:r>
      <w:r>
        <w:rPr>
          <w:rFonts w:cs="Times New Roman"/>
          <w:szCs w:val="24"/>
          <w:u w:val="single"/>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w:t>
      </w:r>
      <w:r>
        <w:rPr>
          <w:rFonts w:cs="Times New Roman"/>
          <w:szCs w:val="24"/>
          <w:u w:val="single"/>
        </w:rPr>
        <w:tab/>
      </w:r>
      <w:r>
        <w:rPr>
          <w:rFonts w:cs="Times New Roman"/>
          <w:szCs w:val="24"/>
        </w:rPr>
        <w:tab/>
        <w:t>)</w:t>
      </w:r>
    </w:p>
    <w:p w14:paraId="01CCA74F" w14:textId="77777777" w:rsidR="00DD5BF1" w:rsidRDefault="00DD5BF1">
      <w:pPr>
        <w:pStyle w:val="Body"/>
        <w:adjustRightInd/>
        <w:rPr>
          <w:rFonts w:cs="Times New Roman"/>
          <w:szCs w:val="24"/>
        </w:rPr>
      </w:pPr>
      <w:r>
        <w:rPr>
          <w:rFonts w:cs="Times New Roman"/>
          <w:szCs w:val="24"/>
        </w:rPr>
        <w:t>On ________________, before me, ___________________, Notary Public, personally appeared ___________________ proved to me on the basis of satisfactory evidence to be the person(s) whose name(s) is/are subscribed to the within instrument and acknowledged to me that he/she/they executed the same in his/her/their authorized capacity(</w:t>
      </w:r>
      <w:proofErr w:type="spellStart"/>
      <w:r>
        <w:rPr>
          <w:rFonts w:cs="Times New Roman"/>
          <w:szCs w:val="24"/>
        </w:rPr>
        <w:t>ies</w:t>
      </w:r>
      <w:proofErr w:type="spellEnd"/>
      <w:r>
        <w:rPr>
          <w:rFonts w:cs="Times New Roman"/>
          <w:szCs w:val="24"/>
        </w:rPr>
        <w:t>), and that by his/her/their signature(s) on the instrument the person(s), or the entity upon behalf of which the person(s) acted, executed the instrument.</w:t>
      </w:r>
    </w:p>
    <w:p w14:paraId="233B4104" w14:textId="77777777" w:rsidR="00DD5BF1" w:rsidRDefault="00DD5BF1">
      <w:pPr>
        <w:pStyle w:val="Body"/>
        <w:adjustRightInd/>
        <w:rPr>
          <w:rFonts w:cs="Times New Roman"/>
          <w:szCs w:val="24"/>
        </w:rPr>
      </w:pPr>
      <w:r>
        <w:rPr>
          <w:rFonts w:cs="Times New Roman"/>
          <w:szCs w:val="24"/>
        </w:rPr>
        <w:t>I certify under PENALTY OF PERJURY under the laws of the State of _______________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529BF7EF" w14:textId="77777777">
        <w:tc>
          <w:tcPr>
            <w:tcW w:w="5580" w:type="dxa"/>
            <w:tcMar>
              <w:left w:w="108" w:type="dxa"/>
              <w:right w:w="108" w:type="dxa"/>
            </w:tcMar>
          </w:tcPr>
          <w:p w14:paraId="3339FC97"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7FE5BC2B" w14:textId="77777777">
        <w:tc>
          <w:tcPr>
            <w:tcW w:w="5580" w:type="dxa"/>
            <w:tcMar>
              <w:left w:w="108" w:type="dxa"/>
              <w:right w:w="108" w:type="dxa"/>
            </w:tcMar>
          </w:tcPr>
          <w:p w14:paraId="448365D0"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2B70B522" w14:textId="77777777" w:rsidR="00DD5BF1" w:rsidRDefault="00DD5BF1">
      <w:pPr>
        <w:adjustRightInd/>
        <w:rPr>
          <w:rFonts w:cs="Times New Roman"/>
          <w:szCs w:val="24"/>
        </w:rPr>
      </w:pPr>
    </w:p>
    <w:p w14:paraId="1DE1A867" w14:textId="77777777" w:rsidR="00DD5BF1" w:rsidRDefault="00DD5BF1">
      <w:pPr>
        <w:adjustRightInd/>
        <w:rPr>
          <w:rFonts w:cs="Times New Roman"/>
          <w:szCs w:val="24"/>
        </w:rPr>
      </w:pPr>
      <w:r>
        <w:rPr>
          <w:rFonts w:cs="Times New Roman"/>
          <w:szCs w:val="24"/>
        </w:rPr>
        <w:br w:type="page"/>
      </w:r>
    </w:p>
    <w:p w14:paraId="75064318" w14:textId="77777777" w:rsidR="00DD5BF1" w:rsidRDefault="00DD5BF1">
      <w:pPr>
        <w:pStyle w:val="CenterBoldUnderline"/>
        <w:adjustRightInd/>
        <w:rPr>
          <w:rFonts w:cs="Times New Roman"/>
          <w:bCs w:val="0"/>
          <w:szCs w:val="24"/>
        </w:rPr>
      </w:pPr>
      <w:r>
        <w:rPr>
          <w:rFonts w:cs="Times New Roman"/>
          <w:bCs w:val="0"/>
          <w:szCs w:val="24"/>
        </w:rPr>
        <w:lastRenderedPageBreak/>
        <w:t>EXHIBIT A</w:t>
      </w:r>
    </w:p>
    <w:p w14:paraId="0C48DB18" w14:textId="77777777" w:rsidR="00DD5BF1" w:rsidRDefault="00DD5BF1">
      <w:pPr>
        <w:pStyle w:val="CenterBold"/>
        <w:adjustRightInd/>
        <w:rPr>
          <w:rFonts w:cs="Times New Roman"/>
          <w:bCs w:val="0"/>
          <w:szCs w:val="24"/>
        </w:rPr>
      </w:pPr>
      <w:r>
        <w:rPr>
          <w:rFonts w:cs="Times New Roman"/>
          <w:bCs w:val="0"/>
          <w:szCs w:val="24"/>
        </w:rPr>
        <w:t>to Non-Disturbance and Attornment Agreement</w:t>
      </w:r>
    </w:p>
    <w:p w14:paraId="6209E66F" w14:textId="77777777" w:rsidR="00DD5BF1" w:rsidRDefault="00DD5BF1">
      <w:pPr>
        <w:pStyle w:val="Center"/>
        <w:adjustRightInd/>
        <w:rPr>
          <w:rFonts w:cs="Times New Roman"/>
          <w:szCs w:val="24"/>
        </w:rPr>
      </w:pPr>
      <w:r>
        <w:rPr>
          <w:rFonts w:cs="Times New Roman"/>
          <w:szCs w:val="24"/>
        </w:rPr>
        <w:t>Legal Description</w:t>
      </w:r>
    </w:p>
    <w:p w14:paraId="30DA0B70" w14:textId="77777777" w:rsidR="00DD5BF1" w:rsidRDefault="00DD5BF1">
      <w:pPr>
        <w:adjustRightInd/>
        <w:rPr>
          <w:rFonts w:cs="Times New Roman"/>
          <w:szCs w:val="24"/>
        </w:rPr>
        <w:sectPr w:rsidR="00DD5BF1" w:rsidSect="00D81CFB">
          <w:headerReference w:type="even" r:id="rId96"/>
          <w:headerReference w:type="default" r:id="rId97"/>
          <w:footerReference w:type="even" r:id="rId98"/>
          <w:footerReference w:type="default" r:id="rId99"/>
          <w:headerReference w:type="first" r:id="rId100"/>
          <w:pgSz w:w="12240" w:h="15840"/>
          <w:pgMar w:top="1440" w:right="1440" w:bottom="1440" w:left="1440" w:header="720" w:footer="720" w:gutter="0"/>
          <w:pgNumType w:start="1"/>
          <w:cols w:space="720"/>
          <w:noEndnote/>
          <w:docGrid w:linePitch="299"/>
        </w:sectPr>
      </w:pPr>
    </w:p>
    <w:p w14:paraId="37F59CBB" w14:textId="77777777" w:rsidR="00DD5BF1" w:rsidRDefault="00DD5BF1">
      <w:pPr>
        <w:pStyle w:val="Heading80"/>
        <w:adjustRightInd/>
        <w:rPr>
          <w:rFonts w:cs="Times New Roman"/>
          <w:b/>
          <w:szCs w:val="24"/>
        </w:rPr>
      </w:pPr>
      <w:bookmarkStart w:id="295" w:name="_Ref9433733"/>
      <w:r>
        <w:rPr>
          <w:rFonts w:cs="Times New Roman"/>
          <w:b/>
          <w:szCs w:val="24"/>
        </w:rPr>
        <w:lastRenderedPageBreak/>
        <w:t>EXHIBIT I</w:t>
      </w:r>
      <w:bookmarkEnd w:id="295"/>
    </w:p>
    <w:p w14:paraId="648A91FD" w14:textId="77777777" w:rsidR="00DD5BF1" w:rsidRDefault="00DD5BF1">
      <w:pPr>
        <w:pStyle w:val="Heading9"/>
        <w:adjustRightInd/>
        <w:rPr>
          <w:rFonts w:cs="Times New Roman"/>
          <w:szCs w:val="24"/>
        </w:rPr>
      </w:pPr>
      <w:bookmarkStart w:id="296" w:name="_Ref9434616"/>
      <w:r>
        <w:rPr>
          <w:rFonts w:cs="Times New Roman"/>
          <w:b/>
          <w:szCs w:val="24"/>
        </w:rPr>
        <w:t>Form of Memorandum of Lease</w:t>
      </w:r>
      <w:bookmarkEnd w:id="296"/>
    </w:p>
    <w:p w14:paraId="330F91DE" w14:textId="77777777" w:rsidR="00DD5BF1" w:rsidRDefault="00DD5BF1">
      <w:pPr>
        <w:pStyle w:val="TableText"/>
        <w:adjustRightInd/>
        <w:rPr>
          <w:rFonts w:cs="Times New Roman"/>
          <w:b/>
          <w:szCs w:val="24"/>
        </w:rPr>
      </w:pPr>
      <w:r>
        <w:rPr>
          <w:rFonts w:cs="Times New Roman"/>
          <w:b/>
          <w:szCs w:val="24"/>
        </w:rPr>
        <w:t>RECORDING REQUESTED BY</w:t>
      </w:r>
      <w:r>
        <w:rPr>
          <w:rFonts w:cs="Times New Roman"/>
          <w:b/>
          <w:szCs w:val="24"/>
        </w:rPr>
        <w:br/>
        <w:t>AND WHEN RECORDED, MAIL TO:</w:t>
      </w:r>
    </w:p>
    <w:p w14:paraId="775BCE42" w14:textId="77777777" w:rsidR="00DD5BF1" w:rsidRDefault="00DD5BF1">
      <w:pPr>
        <w:pStyle w:val="TableText"/>
        <w:tabs>
          <w:tab w:val="right" w:pos="2160"/>
        </w:tabs>
        <w:adjustRightInd/>
        <w:rPr>
          <w:rFonts w:cs="Times New Roman"/>
          <w:szCs w:val="24"/>
        </w:rPr>
      </w:pPr>
      <w:r>
        <w:rPr>
          <w:rFonts w:cs="Times New Roman"/>
          <w:szCs w:val="24"/>
        </w:rPr>
        <w:t xml:space="preserve">Barack </w:t>
      </w:r>
      <w:proofErr w:type="spellStart"/>
      <w:r>
        <w:rPr>
          <w:rFonts w:cs="Times New Roman"/>
          <w:szCs w:val="24"/>
        </w:rPr>
        <w:t>Ferrazzano</w:t>
      </w:r>
      <w:proofErr w:type="spellEnd"/>
      <w:r>
        <w:rPr>
          <w:rFonts w:cs="Times New Roman"/>
          <w:szCs w:val="24"/>
        </w:rPr>
        <w:t xml:space="preserve"> </w:t>
      </w:r>
      <w:proofErr w:type="spellStart"/>
      <w:r>
        <w:rPr>
          <w:rFonts w:cs="Times New Roman"/>
          <w:szCs w:val="24"/>
        </w:rPr>
        <w:t>Kirschbaum</w:t>
      </w:r>
      <w:proofErr w:type="spellEnd"/>
      <w:r>
        <w:rPr>
          <w:rFonts w:cs="Times New Roman"/>
          <w:szCs w:val="24"/>
        </w:rPr>
        <w:t xml:space="preserve"> &amp; </w:t>
      </w:r>
      <w:proofErr w:type="spellStart"/>
      <w:r>
        <w:rPr>
          <w:rFonts w:cs="Times New Roman"/>
          <w:szCs w:val="24"/>
        </w:rPr>
        <w:t>Nagelberg</w:t>
      </w:r>
      <w:proofErr w:type="spellEnd"/>
      <w:r>
        <w:rPr>
          <w:rFonts w:cs="Times New Roman"/>
          <w:szCs w:val="24"/>
        </w:rPr>
        <w:t xml:space="preserve"> LLP</w:t>
      </w:r>
      <w:r>
        <w:rPr>
          <w:rFonts w:cs="Times New Roman"/>
          <w:szCs w:val="24"/>
        </w:rPr>
        <w:br/>
        <w:t>200 W. Madison Street, Suite 3900</w:t>
      </w:r>
      <w:r>
        <w:rPr>
          <w:rFonts w:cs="Times New Roman"/>
          <w:szCs w:val="24"/>
        </w:rPr>
        <w:br/>
        <w:t>Chicago, IL 60606-3465</w:t>
      </w:r>
      <w:r>
        <w:rPr>
          <w:rFonts w:cs="Times New Roman"/>
          <w:szCs w:val="24"/>
        </w:rPr>
        <w:br/>
        <w:t xml:space="preserve">Attn.: </w:t>
      </w:r>
      <w:r>
        <w:rPr>
          <w:rFonts w:cs="Times New Roman"/>
          <w:szCs w:val="24"/>
          <w:u w:val="single"/>
        </w:rPr>
        <w:tab/>
      </w:r>
      <w:r>
        <w:rPr>
          <w:rFonts w:cs="Times New Roman"/>
          <w:szCs w:val="24"/>
        </w:rPr>
        <w:t>, Esq.</w:t>
      </w:r>
    </w:p>
    <w:p w14:paraId="1804A74D" w14:textId="77777777" w:rsidR="00DD5BF1" w:rsidRDefault="00DD5BF1">
      <w:pPr>
        <w:pStyle w:val="CenterUnderline"/>
        <w:adjustRightInd/>
        <w:rPr>
          <w:rFonts w:cs="Times New Roman"/>
          <w:szCs w:val="24"/>
        </w:rPr>
      </w:pPr>
      <w:r>
        <w:rPr>
          <w:rFonts w:cs="Times New Roman"/>
          <w:szCs w:val="24"/>
        </w:rPr>
        <w:t>MEMORANDUM OF LEASE</w:t>
      </w:r>
    </w:p>
    <w:p w14:paraId="0592E90D" w14:textId="2EB6D054" w:rsidR="00DD5BF1" w:rsidRDefault="00DD5BF1">
      <w:pPr>
        <w:pStyle w:val="Body"/>
        <w:adjustRightInd/>
        <w:rPr>
          <w:rFonts w:cs="Times New Roman"/>
          <w:szCs w:val="24"/>
        </w:rPr>
      </w:pPr>
      <w:r>
        <w:rPr>
          <w:rFonts w:cs="Times New Roman"/>
          <w:szCs w:val="24"/>
        </w:rPr>
        <w:t xml:space="preserve">THIS MEMORANDUM OF LEASE </w:t>
      </w:r>
      <w:r w:rsidR="00675061">
        <w:rPr>
          <w:rFonts w:cs="Times New Roman"/>
          <w:szCs w:val="24"/>
        </w:rPr>
        <w:t>(</w:t>
      </w:r>
      <w:r w:rsidR="00EB7654">
        <w:rPr>
          <w:rFonts w:cs="Times New Roman"/>
          <w:szCs w:val="24"/>
        </w:rPr>
        <w:t>“</w:t>
      </w:r>
      <w:r>
        <w:rPr>
          <w:rFonts w:cs="Times New Roman"/>
          <w:b/>
          <w:szCs w:val="24"/>
        </w:rPr>
        <w:t>Memorandum</w:t>
      </w:r>
      <w:r w:rsidR="00EB7654">
        <w:rPr>
          <w:rFonts w:cs="Times New Roman"/>
          <w:szCs w:val="24"/>
        </w:rPr>
        <w:t>”</w:t>
      </w:r>
      <w:r>
        <w:rPr>
          <w:rFonts w:cs="Times New Roman"/>
          <w:szCs w:val="24"/>
        </w:rPr>
        <w:t xml:space="preserve">) is made and entered into as of this ________ day of ____________________, 20___, by and between </w:t>
      </w:r>
      <w:r>
        <w:rPr>
          <w:rFonts w:cs="Times New Roman"/>
          <w:b/>
          <w:szCs w:val="24"/>
        </w:rPr>
        <w:t>______________________________</w:t>
      </w:r>
      <w:r>
        <w:rPr>
          <w:rFonts w:cs="Times New Roman"/>
          <w:szCs w:val="24"/>
        </w:rPr>
        <w:t xml:space="preserve">, a ____________________ </w:t>
      </w:r>
      <w:r>
        <w:rPr>
          <w:rFonts w:cs="Times New Roman"/>
          <w:b/>
          <w:i/>
          <w:szCs w:val="24"/>
        </w:rPr>
        <w:t>[NOTE: PLEASE PROVIDE]</w:t>
      </w:r>
      <w:r>
        <w:rPr>
          <w:rFonts w:cs="Times New Roman"/>
          <w:szCs w:val="24"/>
        </w:rPr>
        <w:t xml:space="preserve"> (</w:t>
      </w:r>
      <w:r w:rsidR="00EB7654">
        <w:rPr>
          <w:rFonts w:cs="Times New Roman"/>
          <w:szCs w:val="24"/>
        </w:rPr>
        <w:t>“</w:t>
      </w:r>
      <w:r>
        <w:rPr>
          <w:rFonts w:cs="Times New Roman"/>
          <w:b/>
          <w:szCs w:val="24"/>
        </w:rPr>
        <w:t>Landlord</w:t>
      </w:r>
      <w:r w:rsidR="00EB7654">
        <w:rPr>
          <w:rFonts w:cs="Times New Roman"/>
          <w:szCs w:val="24"/>
        </w:rPr>
        <w:t>”</w:t>
      </w:r>
      <w:r>
        <w:rPr>
          <w:rFonts w:cs="Times New Roman"/>
          <w:szCs w:val="24"/>
        </w:rPr>
        <w:t xml:space="preserve">), and </w:t>
      </w:r>
      <w:r>
        <w:rPr>
          <w:rFonts w:cs="Times New Roman"/>
          <w:b/>
          <w:szCs w:val="24"/>
        </w:rPr>
        <w:t>SEPHORA USA, INC.</w:t>
      </w:r>
      <w:r>
        <w:rPr>
          <w:rFonts w:cs="Times New Roman"/>
          <w:szCs w:val="24"/>
        </w:rPr>
        <w:t>, a Michigan corporation (</w:t>
      </w:r>
      <w:r w:rsidR="00EB7654">
        <w:rPr>
          <w:rFonts w:cs="Times New Roman"/>
          <w:szCs w:val="24"/>
        </w:rPr>
        <w:t>“</w:t>
      </w:r>
      <w:r>
        <w:rPr>
          <w:rFonts w:cs="Times New Roman"/>
          <w:b/>
          <w:szCs w:val="24"/>
        </w:rPr>
        <w:t>Tenant</w:t>
      </w:r>
      <w:r w:rsidR="00EB7654">
        <w:rPr>
          <w:rFonts w:cs="Times New Roman"/>
          <w:szCs w:val="24"/>
        </w:rPr>
        <w:t>”</w:t>
      </w:r>
      <w:r>
        <w:rPr>
          <w:rFonts w:cs="Times New Roman"/>
          <w:szCs w:val="24"/>
        </w:rPr>
        <w:t>).</w:t>
      </w:r>
    </w:p>
    <w:p w14:paraId="70035469" w14:textId="470FBB52" w:rsidR="00DD5BF1" w:rsidRDefault="00DD5BF1">
      <w:pPr>
        <w:pStyle w:val="ExhibitD1"/>
        <w:numPr>
          <w:ilvl w:val="0"/>
          <w:numId w:val="5"/>
        </w:numPr>
        <w:adjustRightInd/>
        <w:rPr>
          <w:rFonts w:cs="Times New Roman"/>
          <w:szCs w:val="24"/>
        </w:rPr>
      </w:pPr>
      <w:r>
        <w:rPr>
          <w:rStyle w:val="ExhibitD1RunInChar"/>
          <w:rFonts w:cs="Times New Roman"/>
          <w:bCs w:val="0"/>
          <w:szCs w:val="24"/>
        </w:rPr>
        <w:t>Premises</w:t>
      </w:r>
      <w:r>
        <w:rPr>
          <w:rFonts w:cs="Times New Roman"/>
          <w:szCs w:val="24"/>
        </w:rPr>
        <w:t xml:space="preserve">. Pursuant to the Unrecorded Lease (as defined below), Landlord leases to Tenant that certain store premises </w:t>
      </w:r>
      <w:r w:rsidR="00675061">
        <w:rPr>
          <w:rFonts w:cs="Times New Roman"/>
          <w:szCs w:val="24"/>
        </w:rPr>
        <w:t>(</w:t>
      </w:r>
      <w:r w:rsidR="00EB7654">
        <w:rPr>
          <w:rFonts w:cs="Times New Roman"/>
          <w:szCs w:val="24"/>
        </w:rPr>
        <w:t>“</w:t>
      </w:r>
      <w:r>
        <w:rPr>
          <w:rFonts w:cs="Times New Roman"/>
          <w:b/>
          <w:szCs w:val="24"/>
        </w:rPr>
        <w:t>Premises</w:t>
      </w:r>
      <w:r w:rsidR="00EB7654">
        <w:rPr>
          <w:rFonts w:cs="Times New Roman"/>
          <w:szCs w:val="24"/>
        </w:rPr>
        <w:t>”</w:t>
      </w:r>
      <w:r>
        <w:rPr>
          <w:rFonts w:cs="Times New Roman"/>
          <w:szCs w:val="24"/>
        </w:rPr>
        <w:t xml:space="preserve">) containing approximately __________ square feet of gross leasable area and constituting a part of a retail shopping center </w:t>
      </w:r>
      <w:r w:rsidR="00675061">
        <w:rPr>
          <w:rFonts w:cs="Times New Roman"/>
          <w:szCs w:val="24"/>
        </w:rPr>
        <w:t>(</w:t>
      </w:r>
      <w:r w:rsidR="00EB7654">
        <w:rPr>
          <w:rFonts w:cs="Times New Roman"/>
          <w:szCs w:val="24"/>
        </w:rPr>
        <w:t>“</w:t>
      </w:r>
      <w:r>
        <w:rPr>
          <w:rFonts w:cs="Times New Roman"/>
          <w:b/>
          <w:szCs w:val="24"/>
        </w:rPr>
        <w:t>Shopping Center</w:t>
      </w:r>
      <w:r w:rsidR="00EB7654">
        <w:rPr>
          <w:rFonts w:cs="Times New Roman"/>
          <w:szCs w:val="24"/>
        </w:rPr>
        <w:t>”</w:t>
      </w:r>
      <w:r>
        <w:rPr>
          <w:rFonts w:cs="Times New Roman"/>
          <w:szCs w:val="24"/>
        </w:rPr>
        <w:t xml:space="preserve">) commonly known as______________, and located at ______________________, in the City of _________, State of __________. All land comprising the Shopping Center is referred to as the </w:t>
      </w:r>
      <w:r w:rsidR="00EB7654">
        <w:rPr>
          <w:rFonts w:cs="Times New Roman"/>
          <w:szCs w:val="24"/>
        </w:rPr>
        <w:t>“</w:t>
      </w:r>
      <w:r>
        <w:rPr>
          <w:rFonts w:cs="Times New Roman"/>
          <w:b/>
          <w:szCs w:val="24"/>
        </w:rPr>
        <w:t>Property</w:t>
      </w:r>
      <w:r w:rsidR="00EB7654">
        <w:rPr>
          <w:rFonts w:cs="Times New Roman"/>
          <w:szCs w:val="24"/>
        </w:rPr>
        <w:t>”</w:t>
      </w:r>
      <w:r>
        <w:rPr>
          <w:rFonts w:cs="Times New Roman"/>
          <w:szCs w:val="24"/>
        </w:rPr>
        <w:t xml:space="preserve"> and is legally described in </w:t>
      </w:r>
      <w:r>
        <w:rPr>
          <w:rFonts w:cs="Times New Roman"/>
          <w:b/>
          <w:szCs w:val="24"/>
        </w:rPr>
        <w:fldChar w:fldCharType="begin"/>
      </w:r>
      <w:r>
        <w:rPr>
          <w:rFonts w:cs="Times New Roman"/>
          <w:b/>
          <w:szCs w:val="24"/>
        </w:rPr>
        <w:instrText xml:space="preserve"> REF _Ref9418231 \* Caps \h  \* MERGEFORMAT </w:instrText>
      </w:r>
      <w:r>
        <w:rPr>
          <w:rFonts w:cs="Times New Roman"/>
          <w:b/>
          <w:szCs w:val="24"/>
        </w:rPr>
      </w:r>
      <w:r>
        <w:rPr>
          <w:rFonts w:cs="Times New Roman"/>
          <w:b/>
          <w:szCs w:val="24"/>
        </w:rPr>
        <w:fldChar w:fldCharType="separate"/>
      </w:r>
      <w:r>
        <w:rPr>
          <w:rFonts w:cs="Times New Roman"/>
          <w:b/>
          <w:szCs w:val="24"/>
        </w:rPr>
        <w:t>Exhibit</w:t>
      </w:r>
      <w:r>
        <w:rPr>
          <w:rFonts w:cs="Times New Roman"/>
          <w:szCs w:val="24"/>
        </w:rPr>
        <w:t xml:space="preserve"> </w:t>
      </w:r>
      <w:r>
        <w:rPr>
          <w:rFonts w:cs="Times New Roman"/>
          <w:b/>
          <w:szCs w:val="24"/>
        </w:rPr>
        <w:t>A</w:t>
      </w:r>
      <w:r>
        <w:rPr>
          <w:rFonts w:cs="Times New Roman"/>
          <w:b/>
          <w:szCs w:val="24"/>
        </w:rPr>
        <w:fldChar w:fldCharType="end"/>
      </w:r>
      <w:r>
        <w:rPr>
          <w:rFonts w:cs="Times New Roman"/>
          <w:szCs w:val="24"/>
        </w:rPr>
        <w:t xml:space="preserve"> attached hereto.</w:t>
      </w:r>
    </w:p>
    <w:p w14:paraId="4ACA454B" w14:textId="373D7AA0" w:rsidR="00DD5BF1" w:rsidRDefault="00DD5BF1">
      <w:pPr>
        <w:pStyle w:val="ExhibitD1"/>
        <w:adjustRightInd/>
        <w:rPr>
          <w:rFonts w:cs="Times New Roman"/>
          <w:szCs w:val="24"/>
        </w:rPr>
      </w:pPr>
      <w:r>
        <w:rPr>
          <w:rStyle w:val="ExhibitD1RunInChar"/>
          <w:rFonts w:cs="Times New Roman"/>
          <w:bCs w:val="0"/>
          <w:szCs w:val="24"/>
        </w:rPr>
        <w:t>Unrecorded Lease</w:t>
      </w:r>
      <w:r>
        <w:rPr>
          <w:rFonts w:cs="Times New Roman"/>
          <w:szCs w:val="24"/>
        </w:rPr>
        <w:t xml:space="preserve">. This Memorandum is made upon all of the terms, covenants and conditions set forth in that certain unrecorded lease by and between the parties hereto of even date herewith </w:t>
      </w:r>
      <w:r w:rsidR="00675061">
        <w:rPr>
          <w:rFonts w:cs="Times New Roman"/>
          <w:szCs w:val="24"/>
        </w:rPr>
        <w:t>(</w:t>
      </w:r>
      <w:r w:rsidR="00EB7654">
        <w:rPr>
          <w:rFonts w:cs="Times New Roman"/>
          <w:szCs w:val="24"/>
        </w:rPr>
        <w:t>“</w:t>
      </w:r>
      <w:r>
        <w:rPr>
          <w:rFonts w:cs="Times New Roman"/>
          <w:b/>
          <w:szCs w:val="24"/>
        </w:rPr>
        <w:t>Unrecorded Lease</w:t>
      </w:r>
      <w:r w:rsidR="00EB7654">
        <w:rPr>
          <w:rFonts w:cs="Times New Roman"/>
          <w:szCs w:val="24"/>
        </w:rPr>
        <w:t>”</w:t>
      </w:r>
      <w:r>
        <w:rPr>
          <w:rFonts w:cs="Times New Roman"/>
          <w:szCs w:val="24"/>
        </w:rPr>
        <w:t>), all of the terms and conditions of which are made a part hereof as though fully set forth herein.</w:t>
      </w:r>
    </w:p>
    <w:p w14:paraId="4CD11F8B" w14:textId="77777777" w:rsidR="00DD5BF1" w:rsidRDefault="00DD5BF1">
      <w:pPr>
        <w:pStyle w:val="ExhibitD1"/>
        <w:adjustRightInd/>
        <w:rPr>
          <w:rFonts w:cs="Times New Roman"/>
          <w:szCs w:val="24"/>
        </w:rPr>
      </w:pPr>
      <w:r>
        <w:rPr>
          <w:rStyle w:val="ExhibitD1RunInChar"/>
          <w:rFonts w:cs="Times New Roman"/>
          <w:bCs w:val="0"/>
          <w:szCs w:val="24"/>
        </w:rPr>
        <w:t>Term/Commencement Date</w:t>
      </w:r>
      <w:r>
        <w:rPr>
          <w:rFonts w:cs="Times New Roman"/>
          <w:szCs w:val="24"/>
        </w:rPr>
        <w:t>. The term of this Memorandum of Lease and the Unrecorded Lease shall commence in accordance with the terms of the Unrecorded Lease, and shall expire on the January 31</w:t>
      </w:r>
      <w:r>
        <w:rPr>
          <w:rFonts w:cs="Times New Roman"/>
          <w:szCs w:val="24"/>
          <w:vertAlign w:val="superscript"/>
        </w:rPr>
        <w:t>st</w:t>
      </w:r>
      <w:r>
        <w:rPr>
          <w:rFonts w:cs="Times New Roman"/>
          <w:szCs w:val="24"/>
        </w:rPr>
        <w:t xml:space="preserve"> following the __________ (__) anniversary of the Commencement Date, unless the Commencement Date was February 1</w:t>
      </w:r>
      <w:r>
        <w:rPr>
          <w:rFonts w:cs="Times New Roman"/>
          <w:szCs w:val="24"/>
          <w:vertAlign w:val="superscript"/>
        </w:rPr>
        <w:t>st</w:t>
      </w:r>
      <w:r>
        <w:rPr>
          <w:rFonts w:cs="Times New Roman"/>
          <w:szCs w:val="24"/>
        </w:rPr>
        <w:t>, in which event the Unrecorded Lease shall expire on the January 31</w:t>
      </w:r>
      <w:r>
        <w:rPr>
          <w:rFonts w:cs="Times New Roman"/>
          <w:szCs w:val="24"/>
          <w:vertAlign w:val="superscript"/>
        </w:rPr>
        <w:t>st</w:t>
      </w:r>
      <w:r>
        <w:rPr>
          <w:rFonts w:cs="Times New Roman"/>
          <w:szCs w:val="24"/>
        </w:rPr>
        <w:t xml:space="preserve"> immediately preceding the _________ (___) anniversary of the Commencement Date, unless earlier terminated or extended in accordance with the provisions of the Unrecorded Lease. </w:t>
      </w:r>
      <w:r>
        <w:rPr>
          <w:rFonts w:cs="Times New Roman"/>
          <w:i/>
          <w:szCs w:val="24"/>
          <w:u w:val="single"/>
        </w:rPr>
        <w:t>ADD IF APPLICABLE</w:t>
      </w:r>
      <w:r>
        <w:rPr>
          <w:rFonts w:cs="Times New Roman"/>
          <w:szCs w:val="24"/>
          <w:u w:val="single"/>
        </w:rPr>
        <w:t>: In addition, Tenant is granted _____________ (___________________) option(s) to extend the original term for additional periods of ___________________ (_____________________________) years each</w:t>
      </w:r>
      <w:r>
        <w:rPr>
          <w:rFonts w:cs="Times New Roman"/>
          <w:szCs w:val="24"/>
        </w:rPr>
        <w:t>.</w:t>
      </w:r>
    </w:p>
    <w:p w14:paraId="0DB3F469" w14:textId="77777777" w:rsidR="00DD5BF1" w:rsidRDefault="00DD5BF1">
      <w:pPr>
        <w:pStyle w:val="ExhibitD1"/>
        <w:adjustRightInd/>
        <w:rPr>
          <w:rFonts w:cs="Times New Roman"/>
          <w:szCs w:val="24"/>
        </w:rPr>
      </w:pPr>
      <w:r>
        <w:rPr>
          <w:rStyle w:val="ExhibitD1RunInChar"/>
          <w:rFonts w:cs="Times New Roman"/>
          <w:bCs w:val="0"/>
          <w:szCs w:val="24"/>
        </w:rPr>
        <w:t>Common Easement</w:t>
      </w:r>
      <w:r>
        <w:rPr>
          <w:rFonts w:cs="Times New Roman"/>
          <w:szCs w:val="24"/>
        </w:rPr>
        <w:t>. Tenant and the employees, agents, officers, directors, licensees, contractors, subcontractors, successors and assigns of Tenant and Tenant’s customers and invitees shall have all rights appurtenant to the Premises and a non-exclusive, irrevocable easement and right, in common with the other occupants of the Shopping Center and with the public, for the purpose of access over and across as well as the use of all areas for the common use of the occupants of the Shopping Center, including, without limitation, the sidewalks, driveways and parking areas on the Property.</w:t>
      </w:r>
    </w:p>
    <w:p w14:paraId="4BB41C9C" w14:textId="77777777" w:rsidR="00DD5BF1" w:rsidRDefault="00DD5BF1">
      <w:pPr>
        <w:pStyle w:val="ExhibitD1"/>
        <w:adjustRightInd/>
        <w:rPr>
          <w:rFonts w:cs="Times New Roman"/>
          <w:szCs w:val="24"/>
        </w:rPr>
      </w:pPr>
      <w:r>
        <w:rPr>
          <w:rStyle w:val="ExhibitD1RunInChar"/>
          <w:rFonts w:cs="Times New Roman"/>
          <w:bCs w:val="0"/>
          <w:szCs w:val="24"/>
        </w:rPr>
        <w:t>Restrictions</w:t>
      </w:r>
      <w:r>
        <w:rPr>
          <w:rFonts w:cs="Times New Roman"/>
          <w:szCs w:val="24"/>
        </w:rPr>
        <w:t>. Tenant is entering into this Memorandum of Lease and has entered into the Unrecorded Lease in reliance upon its ability to conduct the Permitted Use without any limitation or restriction whatsoever by reason of any exclusive provision or contractual restriction granted to any other party whatsoever and wherever located, which applies or pertains to the Premises or Tenant’s use therein.</w:t>
      </w:r>
    </w:p>
    <w:p w14:paraId="57BA7CEA" w14:textId="77777777" w:rsidR="00DD5BF1" w:rsidRDefault="00DD5BF1">
      <w:pPr>
        <w:pStyle w:val="ExhibitD1"/>
        <w:adjustRightInd/>
        <w:rPr>
          <w:rFonts w:cs="Times New Roman"/>
          <w:szCs w:val="24"/>
        </w:rPr>
      </w:pPr>
      <w:r>
        <w:rPr>
          <w:rStyle w:val="ExhibitD1RunInChar"/>
          <w:rFonts w:cs="Times New Roman"/>
          <w:bCs w:val="0"/>
          <w:szCs w:val="24"/>
        </w:rPr>
        <w:lastRenderedPageBreak/>
        <w:t>Exclusive Rights</w:t>
      </w:r>
      <w:r>
        <w:rPr>
          <w:rFonts w:cs="Times New Roman"/>
          <w:szCs w:val="24"/>
        </w:rPr>
        <w:t>. The Unrecorded Lease provides that Landlord has granted to Tenant certain exclusive rights applicable to the Shopping Center with respect to Tenant’s use, as more particularly set forth in the Unrecorded Lease.</w:t>
      </w:r>
    </w:p>
    <w:p w14:paraId="2856FA98" w14:textId="77777777" w:rsidR="00DD5BF1" w:rsidRDefault="00DD5BF1">
      <w:pPr>
        <w:pStyle w:val="ExhibitD1"/>
        <w:adjustRightInd/>
        <w:rPr>
          <w:rFonts w:cs="Times New Roman"/>
          <w:szCs w:val="24"/>
        </w:rPr>
      </w:pPr>
      <w:r>
        <w:rPr>
          <w:rStyle w:val="ExhibitD1RunInChar"/>
          <w:rFonts w:cs="Times New Roman"/>
          <w:bCs w:val="0"/>
          <w:szCs w:val="24"/>
        </w:rPr>
        <w:t>Use Restrictions</w:t>
      </w:r>
      <w:r>
        <w:rPr>
          <w:rFonts w:cs="Times New Roman"/>
          <w:szCs w:val="24"/>
        </w:rPr>
        <w:t>. The Unrecorded Lease provides for certain restrictions on use applicable to the Shopping Center.</w:t>
      </w:r>
    </w:p>
    <w:p w14:paraId="2BD86E0A" w14:textId="48A86612" w:rsidR="00DD5BF1" w:rsidRDefault="00DD5BF1">
      <w:pPr>
        <w:pStyle w:val="ExhibitD1"/>
        <w:adjustRightInd/>
        <w:rPr>
          <w:rFonts w:cs="Times New Roman"/>
          <w:szCs w:val="24"/>
        </w:rPr>
      </w:pPr>
      <w:r>
        <w:rPr>
          <w:rStyle w:val="ExhibitD1RunInChar"/>
          <w:rFonts w:cs="Times New Roman"/>
          <w:bCs w:val="0"/>
          <w:szCs w:val="24"/>
        </w:rPr>
        <w:t>Site Development</w:t>
      </w:r>
      <w:r>
        <w:rPr>
          <w:rFonts w:cs="Times New Roman"/>
          <w:szCs w:val="24"/>
        </w:rPr>
        <w:t xml:space="preserve">. The Unrecorded Lease established a certain </w:t>
      </w:r>
      <w:r w:rsidR="00EB7654">
        <w:rPr>
          <w:rFonts w:cs="Times New Roman"/>
          <w:szCs w:val="24"/>
        </w:rPr>
        <w:t>“</w:t>
      </w:r>
      <w:r>
        <w:rPr>
          <w:rFonts w:cs="Times New Roman"/>
          <w:szCs w:val="24"/>
        </w:rPr>
        <w:t>Protected Area</w:t>
      </w:r>
      <w:r w:rsidR="00EB7654">
        <w:rPr>
          <w:rFonts w:cs="Times New Roman"/>
          <w:szCs w:val="24"/>
        </w:rPr>
        <w:t>”</w:t>
      </w:r>
      <w:r>
        <w:rPr>
          <w:rFonts w:cs="Times New Roman"/>
          <w:szCs w:val="24"/>
        </w:rPr>
        <w:t xml:space="preserve"> which is more particularly described in the Unrecorded Lease.</w:t>
      </w:r>
    </w:p>
    <w:p w14:paraId="290240CA" w14:textId="77777777" w:rsidR="00DD5BF1" w:rsidRDefault="00DD5BF1">
      <w:pPr>
        <w:pStyle w:val="ExhibitD1"/>
        <w:adjustRightInd/>
        <w:rPr>
          <w:rFonts w:cs="Times New Roman"/>
          <w:szCs w:val="24"/>
        </w:rPr>
      </w:pPr>
      <w:r>
        <w:rPr>
          <w:rStyle w:val="ExhibitD1RunInChar"/>
          <w:rFonts w:cs="Times New Roman"/>
          <w:bCs w:val="0"/>
          <w:szCs w:val="24"/>
        </w:rPr>
        <w:t>Interpretation</w:t>
      </w:r>
      <w:r>
        <w:rPr>
          <w:rFonts w:cs="Times New Roman"/>
          <w:szCs w:val="24"/>
        </w:rPr>
        <w:t xml:space="preserve">. Landlord and Tenant have </w:t>
      </w:r>
      <w:proofErr w:type="gramStart"/>
      <w:r>
        <w:rPr>
          <w:rFonts w:cs="Times New Roman"/>
          <w:szCs w:val="24"/>
        </w:rPr>
        <w:t>entered into</w:t>
      </w:r>
      <w:proofErr w:type="gramEnd"/>
      <w:r>
        <w:rPr>
          <w:rFonts w:cs="Times New Roman"/>
          <w:szCs w:val="24"/>
        </w:rPr>
        <w:t xml:space="preserve"> this Memorandum in order that third parties may have notice of the existence of the Unrecorded Lease and some of its specific provisions. Any capitalized terms not otherwise defined herein are intended to have the same meanings which are ascribed to them in the Unrecorded Lease. This Memorandum of Lease is not a complete summary of the Unrecorded Lease. This Memorandum of Lease is not intended to amend, modify, or otherwise change the terms and conditions of the Unrecorded Lease between the parties hereto. Provisions in this Memorandum shall not be used in interpreting the provisions of the Unrecorded Lease. In the event of a conflict between this Memorandum and the Unrecorded Lease, the Unrecorded Lease shall control.</w:t>
      </w:r>
    </w:p>
    <w:p w14:paraId="567C3FFA" w14:textId="77777777" w:rsidR="00DD5BF1" w:rsidRDefault="00DD5BF1">
      <w:pPr>
        <w:pStyle w:val="CenterItalic"/>
        <w:adjustRightInd/>
        <w:rPr>
          <w:rFonts w:cs="Times New Roman"/>
          <w:iCs w:val="0"/>
          <w:szCs w:val="24"/>
        </w:rPr>
      </w:pPr>
      <w:r>
        <w:rPr>
          <w:rFonts w:cs="Times New Roman"/>
          <w:iCs w:val="0"/>
          <w:szCs w:val="24"/>
        </w:rPr>
        <w:t>[REMAINDER OF PAGE LEFT BLANK; SIGNATURE PAGES FOLLOW]</w:t>
      </w:r>
    </w:p>
    <w:p w14:paraId="77AF354E" w14:textId="77777777" w:rsidR="00DD5BF1" w:rsidRDefault="00DD5BF1">
      <w:pPr>
        <w:adjustRightInd/>
        <w:rPr>
          <w:rFonts w:cs="Times New Roman"/>
          <w:szCs w:val="24"/>
        </w:rPr>
      </w:pPr>
      <w:r>
        <w:rPr>
          <w:rFonts w:cs="Times New Roman"/>
          <w:szCs w:val="24"/>
        </w:rPr>
        <w:br w:type="page"/>
      </w:r>
    </w:p>
    <w:p w14:paraId="179CE939" w14:textId="77777777" w:rsidR="00DD5BF1" w:rsidRDefault="00DD5BF1">
      <w:pPr>
        <w:pStyle w:val="Body"/>
        <w:adjustRightInd/>
        <w:spacing w:after="480"/>
        <w:rPr>
          <w:rFonts w:cs="Times New Roman"/>
          <w:szCs w:val="24"/>
        </w:rPr>
      </w:pPr>
      <w:r>
        <w:rPr>
          <w:rFonts w:cs="Times New Roman"/>
          <w:b/>
          <w:szCs w:val="24"/>
        </w:rPr>
        <w:lastRenderedPageBreak/>
        <w:t>IN WITNESS WHEREOF</w:t>
      </w:r>
      <w:r>
        <w:rPr>
          <w:rFonts w:cs="Times New Roman"/>
          <w:szCs w:val="24"/>
        </w:rPr>
        <w:t>, the parties hereto have executed this Memorandum as of the date first above written.</w:t>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55CF2A5C" w14:textId="77777777">
        <w:tc>
          <w:tcPr>
            <w:tcW w:w="5040" w:type="dxa"/>
            <w:tcMar>
              <w:left w:w="108" w:type="dxa"/>
              <w:right w:w="108" w:type="dxa"/>
            </w:tcMar>
          </w:tcPr>
          <w:p w14:paraId="79ABFB28" w14:textId="77777777" w:rsidR="00DD5BF1" w:rsidRDefault="00DD5BF1">
            <w:pPr>
              <w:pStyle w:val="TableText"/>
              <w:adjustRightInd/>
              <w:spacing w:after="240"/>
              <w:rPr>
                <w:rFonts w:cs="Times New Roman"/>
                <w:szCs w:val="24"/>
              </w:rPr>
            </w:pPr>
            <w:r>
              <w:rPr>
                <w:rFonts w:cs="Times New Roman"/>
                <w:szCs w:val="24"/>
              </w:rPr>
              <w:t>TENANT:</w:t>
            </w:r>
          </w:p>
        </w:tc>
      </w:tr>
      <w:tr w:rsidR="00C816C4" w14:paraId="290ABAEE" w14:textId="77777777">
        <w:tc>
          <w:tcPr>
            <w:tcW w:w="5040" w:type="dxa"/>
            <w:tcMar>
              <w:left w:w="108" w:type="dxa"/>
              <w:right w:w="108" w:type="dxa"/>
            </w:tcMar>
          </w:tcPr>
          <w:p w14:paraId="0798FCF1" w14:textId="77777777" w:rsidR="00DD5BF1" w:rsidRDefault="00DD5BF1">
            <w:pPr>
              <w:pStyle w:val="TableText"/>
              <w:tabs>
                <w:tab w:val="right" w:pos="3600"/>
              </w:tabs>
              <w:adjustRightInd/>
              <w:rPr>
                <w:rFonts w:cs="Times New Roman"/>
                <w:szCs w:val="24"/>
                <w:lang w:val="es-ES"/>
              </w:rPr>
            </w:pPr>
            <w:r>
              <w:rPr>
                <w:rFonts w:cs="Times New Roman"/>
                <w:b/>
                <w:szCs w:val="24"/>
                <w:lang w:val="es-ES"/>
              </w:rPr>
              <w:t>SEPHORA USA, INC.</w:t>
            </w:r>
            <w:r>
              <w:rPr>
                <w:rFonts w:cs="Times New Roman"/>
                <w:szCs w:val="24"/>
                <w:lang w:val="es-ES"/>
              </w:rPr>
              <w:t>,</w:t>
            </w:r>
          </w:p>
          <w:p w14:paraId="132C6426" w14:textId="77777777" w:rsidR="00DD5BF1" w:rsidRDefault="00DD5BF1">
            <w:pPr>
              <w:pStyle w:val="TableText"/>
              <w:tabs>
                <w:tab w:val="right" w:pos="3600"/>
              </w:tabs>
              <w:adjustRightInd/>
              <w:spacing w:after="480"/>
              <w:rPr>
                <w:rFonts w:cs="Times New Roman"/>
                <w:szCs w:val="24"/>
                <w:lang w:val="es-ES"/>
              </w:rPr>
            </w:pPr>
            <w:r>
              <w:rPr>
                <w:rFonts w:cs="Times New Roman"/>
                <w:szCs w:val="24"/>
                <w:lang w:val="es-ES"/>
              </w:rPr>
              <w:t>a Michigan corporation</w:t>
            </w:r>
          </w:p>
        </w:tc>
      </w:tr>
      <w:tr w:rsidR="00C816C4" w14:paraId="18CF4801" w14:textId="77777777">
        <w:tc>
          <w:tcPr>
            <w:tcW w:w="5040" w:type="dxa"/>
            <w:tcMar>
              <w:left w:w="108" w:type="dxa"/>
              <w:right w:w="108" w:type="dxa"/>
            </w:tcMar>
          </w:tcPr>
          <w:p w14:paraId="1BB20DFC"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Name:</w:t>
            </w:r>
            <w:r>
              <w:rPr>
                <w:rFonts w:cs="Times New Roman"/>
                <w:szCs w:val="24"/>
              </w:rPr>
              <w:tab/>
            </w:r>
            <w:r>
              <w:rPr>
                <w:rFonts w:cs="Times New Roman"/>
                <w:szCs w:val="24"/>
                <w:u w:val="single"/>
              </w:rPr>
              <w:tab/>
            </w:r>
            <w:r>
              <w:rPr>
                <w:rFonts w:cs="Times New Roman"/>
                <w:szCs w:val="24"/>
              </w:rPr>
              <w:br/>
              <w:t>Its:</w:t>
            </w:r>
            <w:r>
              <w:rPr>
                <w:rFonts w:cs="Times New Roman"/>
                <w:szCs w:val="24"/>
              </w:rPr>
              <w:tab/>
              <w:t>Authorized Signatory</w:t>
            </w:r>
          </w:p>
        </w:tc>
      </w:tr>
    </w:tbl>
    <w:p w14:paraId="6309FE77" w14:textId="77777777" w:rsidR="00DD5BF1" w:rsidRDefault="00DD5BF1">
      <w:pPr>
        <w:adjustRightInd/>
        <w:spacing w:after="0"/>
        <w:rPr>
          <w:rFonts w:cs="Times New Roman"/>
          <w:szCs w:val="24"/>
        </w:rPr>
      </w:pPr>
      <w:bookmarkStart w:id="297" w:name="_Hlk19025707"/>
    </w:p>
    <w:p w14:paraId="11740C9A" w14:textId="77777777" w:rsidR="00DD5BF1" w:rsidRDefault="00DD5BF1">
      <w:pPr>
        <w:adjustRightInd/>
        <w:spacing w:after="0"/>
        <w:jc w:val="center"/>
        <w:rPr>
          <w:rFonts w:cs="Times New Roman"/>
          <w:szCs w:val="24"/>
        </w:rPr>
      </w:pPr>
      <w:r>
        <w:rPr>
          <w:noProof/>
        </w:rPr>
        <mc:AlternateContent>
          <mc:Choice Requires="wps">
            <w:drawing>
              <wp:anchor distT="0" distB="0" distL="114300" distR="114300" simplePos="0" relativeHeight="251658240" behindDoc="0" locked="0" layoutInCell="1" allowOverlap="1" wp14:anchorId="4C92F294" wp14:editId="3C70F01B">
                <wp:simplePos x="0" y="0"/>
                <wp:positionH relativeFrom="character">
                  <wp:posOffset>0</wp:posOffset>
                </wp:positionH>
                <wp:positionV relativeFrom="line">
                  <wp:posOffset>0</wp:posOffset>
                </wp:positionV>
                <wp:extent cx="3140075" cy="734060"/>
                <wp:effectExtent l="0" t="0" r="0" b="0"/>
                <wp:wrapNone/>
                <wp:docPr id="777032743" name="Text Box 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txBox="1">
                        <a:spLocks noRot="1" noMove="1" noResize="1" noChangeArrowheads="1"/>
                      </wps:cNvSpPr>
                      <wps:spPr bwMode="auto">
                        <a:xfrm>
                          <a:off x="0" y="0"/>
                          <a:ext cx="3140075" cy="734060"/>
                        </a:xfrm>
                        <a:prstGeom prst="rect">
                          <a:avLst/>
                        </a:prstGeom>
                        <a:solidFill>
                          <a:srgbClr val="FFFFFF"/>
                        </a:solidFill>
                        <a:ln w="12700">
                          <a:solidFill>
                            <a:srgbClr val="000000"/>
                          </a:solidFill>
                          <a:miter lim="800000"/>
                          <a:headEnd/>
                          <a:tailEnd/>
                        </a:ln>
                      </wps:spPr>
                      <wps:txbx>
                        <w:txbxContent>
                          <w:p w14:paraId="360C9A45"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C92F294" id="Text Box 4" o:spid="_x0000_s1028" type="#_x0000_t202" style="position:absolute;margin-left:0;margin-top:0;width:247.25pt;height:57.8pt;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" strokeweight="1pt">
                <o:lock v:ext="edit" rotation="t" position="t"/>
                <v:textbox style="mso-fit-shape-to-text:t">
                  <w:txbxContent>
                    <w:p w14:paraId="360C9A45" w14:textId="77777777" w:rsidR="00C026D9" w:rsidRDefault="00C026D9">
                      <w:pPr>
                        <w:widowControl w:val="0"/>
                        <w:autoSpaceDE w:val="0"/>
                        <w:autoSpaceDN w:val="0"/>
                        <w:adjustRightInd/>
                        <w:spacing w:after="0"/>
                        <w:jc w:val="center"/>
                        <w:rPr>
                          <w:rFonts w:cs="Times New Roman"/>
                          <w:szCs w:val="24"/>
                        </w:rPr>
                      </w:pPr>
                      <w:r>
                        <w:rPr>
                          <w:rFonts w:cs="Times New Roman"/>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anchory="line"/>
              </v:shape>
            </w:pict>
          </mc:Fallback>
        </mc:AlternateContent>
      </w:r>
      <w:r>
        <w:rPr>
          <w:rFonts w:cs="Times New Roman"/>
          <w:noProof/>
          <w:szCs w:val="24"/>
        </w:rPr>
        <w:drawing>
          <wp:inline distT="0" distB="0" distL="0" distR="0" wp14:anchorId="53B81B91" wp14:editId="590668C2">
            <wp:extent cx="3143250" cy="733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a:extLst>
                        <a:ext uri="{28A0092B-C50C-407E-A947-70E740481C1C}">
                          <a14:useLocalDpi xmlns:a14="http://schemas.microsoft.com/office/drawing/2010/main" val="0"/>
                        </a:ext>
                      </a:extLst>
                    </a:blip>
                    <a:srcRect t="-99954" b="99954"/>
                    <a:stretch>
                      <a:fillRect/>
                    </a:stretch>
                  </pic:blipFill>
                  <pic:spPr bwMode="auto">
                    <a:xfrm>
                      <a:off x="0" y="0"/>
                      <a:ext cx="3143250" cy="733425"/>
                    </a:xfrm>
                    <a:prstGeom prst="rect">
                      <a:avLst/>
                    </a:prstGeom>
                    <a:noFill/>
                    <a:ln>
                      <a:noFill/>
                    </a:ln>
                  </pic:spPr>
                </pic:pic>
              </a:graphicData>
            </a:graphic>
          </wp:inline>
        </w:drawing>
      </w:r>
    </w:p>
    <w:p w14:paraId="2C141C9B" w14:textId="77777777" w:rsidR="00DD5BF1" w:rsidRDefault="00DD5BF1">
      <w:pPr>
        <w:pStyle w:val="Caption2"/>
        <w:tabs>
          <w:tab w:val="clear" w:pos="2160"/>
        </w:tabs>
        <w:adjustRightInd/>
        <w:spacing w:after="0"/>
        <w:rPr>
          <w:rFonts w:cs="Times New Roman"/>
          <w:szCs w:val="24"/>
        </w:rPr>
      </w:pPr>
    </w:p>
    <w:p w14:paraId="1A9A23AD" w14:textId="77777777" w:rsidR="00DD5BF1" w:rsidRDefault="00DD5BF1">
      <w:pPr>
        <w:pStyle w:val="Caption2"/>
        <w:tabs>
          <w:tab w:val="clear" w:pos="2160"/>
        </w:tabs>
        <w:adjustRightInd/>
        <w:rPr>
          <w:rFonts w:cs="Times New Roman"/>
          <w:szCs w:val="24"/>
        </w:rPr>
      </w:pPr>
      <w:r>
        <w:rPr>
          <w:rFonts w:cs="Times New Roman"/>
          <w:szCs w:val="24"/>
        </w:rPr>
        <w:t>STATE OF CALIFORNIA</w:t>
      </w:r>
      <w:r>
        <w:rPr>
          <w:rFonts w:cs="Times New Roman"/>
          <w:szCs w:val="24"/>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 SAN FRANCISCO</w:t>
      </w:r>
      <w:r>
        <w:rPr>
          <w:rFonts w:cs="Times New Roman"/>
          <w:szCs w:val="24"/>
        </w:rPr>
        <w:tab/>
        <w:t>)</w:t>
      </w:r>
    </w:p>
    <w:p w14:paraId="2657749F" w14:textId="77777777" w:rsidR="00DD5BF1" w:rsidRDefault="00DD5BF1">
      <w:pPr>
        <w:pStyle w:val="Body"/>
        <w:adjustRightInd/>
        <w:rPr>
          <w:rFonts w:cs="Times New Roman"/>
          <w:szCs w:val="24"/>
        </w:rPr>
      </w:pPr>
      <w:r>
        <w:rPr>
          <w:rFonts w:cs="Times New Roman"/>
          <w:szCs w:val="24"/>
        </w:rPr>
        <w:t>On __________, before me, ____________________, Notary Public, personally appeared _______________ and _________________, who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bookmarkEnd w:id="297"/>
    <w:p w14:paraId="0421CA43" w14:textId="77777777" w:rsidR="00DD5BF1" w:rsidRDefault="00DD5BF1">
      <w:pPr>
        <w:pStyle w:val="Body"/>
        <w:adjustRightInd/>
        <w:rPr>
          <w:rFonts w:cs="Times New Roman"/>
          <w:szCs w:val="24"/>
        </w:rPr>
      </w:pPr>
      <w:r>
        <w:rPr>
          <w:rFonts w:cs="Times New Roman"/>
          <w:szCs w:val="24"/>
        </w:rPr>
        <w:t>I certify under PENALTY OF PERJURY under the laws of the State of California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39124781" w14:textId="77777777">
        <w:tc>
          <w:tcPr>
            <w:tcW w:w="5580" w:type="dxa"/>
            <w:tcMar>
              <w:left w:w="108" w:type="dxa"/>
              <w:right w:w="108" w:type="dxa"/>
            </w:tcMar>
          </w:tcPr>
          <w:p w14:paraId="1F591F4B"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01F2F144" w14:textId="77777777">
        <w:tc>
          <w:tcPr>
            <w:tcW w:w="5580" w:type="dxa"/>
            <w:tcMar>
              <w:left w:w="108" w:type="dxa"/>
              <w:right w:w="108" w:type="dxa"/>
            </w:tcMar>
          </w:tcPr>
          <w:p w14:paraId="0D4DEFBE"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601E7BBE" w14:textId="77777777" w:rsidR="00DD5BF1" w:rsidRDefault="00DD5BF1">
      <w:pPr>
        <w:adjustRightInd/>
        <w:rPr>
          <w:rFonts w:cs="Times New Roman"/>
          <w:szCs w:val="24"/>
        </w:rPr>
      </w:pPr>
    </w:p>
    <w:p w14:paraId="0C7E1127" w14:textId="77777777" w:rsidR="00DD5BF1" w:rsidRDefault="00DD5BF1">
      <w:pPr>
        <w:adjustRightInd/>
        <w:rPr>
          <w:rFonts w:cs="Times New Roman"/>
          <w:szCs w:val="24"/>
        </w:rPr>
      </w:pPr>
      <w:r>
        <w:rPr>
          <w:rFonts w:cs="Times New Roman"/>
          <w:szCs w:val="24"/>
        </w:rPr>
        <w:br w:type="page"/>
      </w:r>
    </w:p>
    <w:tbl>
      <w:tblPr>
        <w:tblStyle w:val="TableGrid"/>
        <w:tblW w:w="5040" w:type="dxa"/>
        <w:tblInd w:w="4410" w:type="dxa"/>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040"/>
      </w:tblGrid>
      <w:tr w:rsidR="00C816C4" w14:paraId="44960663" w14:textId="77777777">
        <w:tc>
          <w:tcPr>
            <w:tcW w:w="5040" w:type="dxa"/>
            <w:tcMar>
              <w:left w:w="108" w:type="dxa"/>
              <w:right w:w="108" w:type="dxa"/>
            </w:tcMar>
          </w:tcPr>
          <w:p w14:paraId="5B64C993" w14:textId="77777777" w:rsidR="00DD5BF1" w:rsidRDefault="00DD5BF1">
            <w:pPr>
              <w:pStyle w:val="TableText"/>
              <w:adjustRightInd/>
              <w:spacing w:after="240"/>
              <w:rPr>
                <w:rFonts w:cs="Times New Roman"/>
                <w:szCs w:val="24"/>
              </w:rPr>
            </w:pPr>
            <w:r>
              <w:rPr>
                <w:rFonts w:cs="Times New Roman"/>
                <w:szCs w:val="24"/>
              </w:rPr>
              <w:lastRenderedPageBreak/>
              <w:t>LANDLORD:</w:t>
            </w:r>
          </w:p>
        </w:tc>
      </w:tr>
      <w:tr w:rsidR="00C816C4" w14:paraId="7CF791CB" w14:textId="77777777">
        <w:tc>
          <w:tcPr>
            <w:tcW w:w="5040" w:type="dxa"/>
            <w:tcMar>
              <w:left w:w="108" w:type="dxa"/>
              <w:right w:w="108" w:type="dxa"/>
            </w:tcMar>
          </w:tcPr>
          <w:p w14:paraId="4A7FD2B7" w14:textId="77777777" w:rsidR="00DD5BF1" w:rsidRDefault="00DD5BF1">
            <w:pPr>
              <w:pStyle w:val="TableText"/>
              <w:tabs>
                <w:tab w:val="right" w:pos="3600"/>
              </w:tabs>
              <w:adjustRightInd/>
              <w:rPr>
                <w:rFonts w:cs="Times New Roman"/>
                <w:szCs w:val="24"/>
              </w:rPr>
            </w:pPr>
            <w:r>
              <w:rPr>
                <w:rFonts w:cs="Times New Roman"/>
                <w:b/>
                <w:szCs w:val="24"/>
                <w:u w:val="single"/>
              </w:rPr>
              <w:tab/>
            </w:r>
            <w:r>
              <w:rPr>
                <w:rFonts w:cs="Times New Roman"/>
                <w:szCs w:val="24"/>
              </w:rPr>
              <w:t>,</w:t>
            </w:r>
          </w:p>
          <w:p w14:paraId="24C38CA6" w14:textId="77777777" w:rsidR="00DD5BF1" w:rsidRDefault="00DD5BF1">
            <w:pPr>
              <w:pStyle w:val="TableText"/>
              <w:tabs>
                <w:tab w:val="right" w:pos="3600"/>
              </w:tabs>
              <w:adjustRightInd/>
              <w:spacing w:after="480"/>
              <w:rPr>
                <w:rFonts w:cs="Times New Roman"/>
                <w:szCs w:val="24"/>
              </w:rPr>
            </w:pPr>
            <w:r>
              <w:rPr>
                <w:rFonts w:cs="Times New Roman"/>
                <w:szCs w:val="24"/>
              </w:rPr>
              <w:t xml:space="preserve">a </w:t>
            </w:r>
            <w:r>
              <w:rPr>
                <w:rFonts w:cs="Times New Roman"/>
                <w:szCs w:val="24"/>
                <w:u w:val="single"/>
              </w:rPr>
              <w:tab/>
            </w:r>
          </w:p>
        </w:tc>
      </w:tr>
      <w:tr w:rsidR="00C816C4" w14:paraId="7184E68F" w14:textId="77777777">
        <w:tc>
          <w:tcPr>
            <w:tcW w:w="5040" w:type="dxa"/>
            <w:tcMar>
              <w:left w:w="108" w:type="dxa"/>
              <w:right w:w="108" w:type="dxa"/>
            </w:tcMar>
          </w:tcPr>
          <w:p w14:paraId="40A1229D" w14:textId="77777777" w:rsidR="00DD5BF1" w:rsidRDefault="00DD5BF1">
            <w:pPr>
              <w:pStyle w:val="TableText"/>
              <w:tabs>
                <w:tab w:val="left" w:pos="612"/>
                <w:tab w:val="right" w:pos="3583"/>
              </w:tabs>
              <w:adjustRightInd/>
              <w:spacing w:after="240"/>
              <w:rPr>
                <w:rFonts w:cs="Times New Roman"/>
                <w:szCs w:val="24"/>
              </w:rPr>
            </w:pPr>
            <w:r>
              <w:rPr>
                <w:rFonts w:cs="Times New Roman"/>
                <w:szCs w:val="24"/>
              </w:rPr>
              <w:t>By:</w:t>
            </w:r>
            <w:r>
              <w:rPr>
                <w:rFonts w:cs="Times New Roman"/>
                <w:szCs w:val="24"/>
              </w:rPr>
              <w:tab/>
            </w:r>
            <w:r>
              <w:rPr>
                <w:rFonts w:cs="Times New Roman"/>
                <w:szCs w:val="24"/>
                <w:u w:val="single"/>
              </w:rPr>
              <w:tab/>
            </w:r>
            <w:r>
              <w:rPr>
                <w:rFonts w:cs="Times New Roman"/>
                <w:szCs w:val="24"/>
                <w:u w:val="single"/>
              </w:rPr>
              <w:br/>
            </w:r>
            <w:r>
              <w:rPr>
                <w:rFonts w:cs="Times New Roman"/>
                <w:szCs w:val="24"/>
              </w:rPr>
              <w:t>Its:</w:t>
            </w:r>
            <w:r>
              <w:rPr>
                <w:rFonts w:cs="Times New Roman"/>
                <w:szCs w:val="24"/>
              </w:rPr>
              <w:tab/>
            </w:r>
            <w:r>
              <w:rPr>
                <w:rFonts w:cs="Times New Roman"/>
                <w:szCs w:val="24"/>
                <w:u w:val="single"/>
              </w:rPr>
              <w:tab/>
            </w:r>
          </w:p>
          <w:p w14:paraId="00B9C345" w14:textId="77777777" w:rsidR="00DD5BF1" w:rsidRDefault="00DD5BF1">
            <w:pPr>
              <w:pStyle w:val="TableText"/>
              <w:tabs>
                <w:tab w:val="left" w:pos="612"/>
              </w:tabs>
              <w:adjustRightInd/>
              <w:rPr>
                <w:rFonts w:cs="Times New Roman"/>
                <w:szCs w:val="24"/>
              </w:rPr>
            </w:pPr>
          </w:p>
        </w:tc>
      </w:tr>
    </w:tbl>
    <w:p w14:paraId="128DFA82" w14:textId="77777777" w:rsidR="00DD5BF1" w:rsidRDefault="00DD5BF1">
      <w:pPr>
        <w:pStyle w:val="Caption2"/>
        <w:adjustRightInd/>
        <w:rPr>
          <w:rFonts w:cs="Times New Roman"/>
          <w:szCs w:val="24"/>
        </w:rPr>
      </w:pPr>
      <w:r>
        <w:rPr>
          <w:rFonts w:cs="Times New Roman"/>
          <w:szCs w:val="24"/>
        </w:rPr>
        <w:t xml:space="preserve">STATE OF </w:t>
      </w:r>
      <w:r>
        <w:rPr>
          <w:rFonts w:cs="Times New Roman"/>
          <w:szCs w:val="24"/>
          <w:u w:val="single"/>
        </w:rPr>
        <w:tab/>
      </w:r>
      <w:r>
        <w:rPr>
          <w:rFonts w:cs="Times New Roman"/>
          <w:szCs w:val="24"/>
        </w:rPr>
        <w:tab/>
        <w:t>)</w:t>
      </w:r>
      <w:r>
        <w:rPr>
          <w:rFonts w:cs="Times New Roman"/>
          <w:szCs w:val="24"/>
        </w:rPr>
        <w:br/>
      </w:r>
      <w:r>
        <w:rPr>
          <w:rFonts w:cs="Times New Roman"/>
          <w:szCs w:val="24"/>
        </w:rPr>
        <w:tab/>
      </w:r>
      <w:r>
        <w:rPr>
          <w:rFonts w:cs="Times New Roman"/>
          <w:szCs w:val="24"/>
        </w:rPr>
        <w:tab/>
        <w:t>)</w:t>
      </w:r>
      <w:r>
        <w:rPr>
          <w:rFonts w:cs="Times New Roman"/>
          <w:szCs w:val="24"/>
        </w:rPr>
        <w:tab/>
        <w:t>ss:</w:t>
      </w:r>
      <w:r>
        <w:rPr>
          <w:rFonts w:cs="Times New Roman"/>
          <w:szCs w:val="24"/>
        </w:rPr>
        <w:br/>
        <w:t>COUNTY OF</w:t>
      </w:r>
      <w:r>
        <w:rPr>
          <w:rFonts w:cs="Times New Roman"/>
          <w:szCs w:val="24"/>
          <w:u w:val="single"/>
        </w:rPr>
        <w:tab/>
      </w:r>
      <w:r>
        <w:rPr>
          <w:rFonts w:cs="Times New Roman"/>
          <w:szCs w:val="24"/>
        </w:rPr>
        <w:tab/>
        <w:t>)</w:t>
      </w:r>
    </w:p>
    <w:p w14:paraId="6BD0044C" w14:textId="77777777" w:rsidR="00DD5BF1" w:rsidRDefault="00DD5BF1">
      <w:pPr>
        <w:pStyle w:val="Body"/>
        <w:adjustRightInd/>
        <w:rPr>
          <w:rFonts w:cs="Times New Roman"/>
          <w:szCs w:val="24"/>
        </w:rPr>
      </w:pPr>
      <w:r>
        <w:rPr>
          <w:rFonts w:cs="Times New Roman"/>
          <w:szCs w:val="24"/>
        </w:rPr>
        <w:t>On ________________, before me, ___________________, Notary Public, personally appeared ___________________ proved to me on the basis of satisfactory evidence to be the person(s) whose name(s) is/are subscribed to the within instrument and acknowledged to me that he/she/they executed the same in his/her/their authorized capacity(</w:t>
      </w:r>
      <w:proofErr w:type="spellStart"/>
      <w:r>
        <w:rPr>
          <w:rFonts w:cs="Times New Roman"/>
          <w:szCs w:val="24"/>
        </w:rPr>
        <w:t>ies</w:t>
      </w:r>
      <w:proofErr w:type="spellEnd"/>
      <w:r>
        <w:rPr>
          <w:rFonts w:cs="Times New Roman"/>
          <w:szCs w:val="24"/>
        </w:rPr>
        <w:t>), and that by his/her/their signature(s) on the instrument the person(s), or the entity upon behalf of which the person(s) acted, executed the instrument.</w:t>
      </w:r>
    </w:p>
    <w:p w14:paraId="2641C4DB" w14:textId="77777777" w:rsidR="00DD5BF1" w:rsidRDefault="00DD5BF1">
      <w:pPr>
        <w:pStyle w:val="Body"/>
        <w:adjustRightInd/>
        <w:rPr>
          <w:rFonts w:cs="Times New Roman"/>
          <w:szCs w:val="24"/>
        </w:rPr>
      </w:pPr>
      <w:r>
        <w:rPr>
          <w:rFonts w:cs="Times New Roman"/>
          <w:szCs w:val="24"/>
        </w:rPr>
        <w:t>I certify under PENALTY OF PERJURY under the laws of the State of _______________ that the foregoing paragraph is true and correct.</w:t>
      </w:r>
    </w:p>
    <w:tbl>
      <w:tblPr>
        <w:tblStyle w:val="TableGrid"/>
        <w:tblW w:w="0" w:type="auto"/>
        <w:tblBorders>
          <w:top w:val="none" w:sz="0" w:space="0" w:color="auto"/>
          <w:left w:val="none" w:sz="0" w:space="0" w:color="auto"/>
          <w:bottom w:val="none" w:sz="0" w:space="0" w:color="auto"/>
          <w:right w:val="none" w:sz="0" w:space="0" w:color="auto"/>
        </w:tblBorders>
        <w:tblCellMar>
          <w:top w:w="0" w:type="dxa"/>
          <w:bottom w:w="0" w:type="dxa"/>
        </w:tblCellMar>
        <w:tblLook w:val="00A0" w:firstRow="1" w:lastRow="0" w:firstColumn="1" w:lastColumn="0" w:noHBand="0" w:noVBand="0"/>
      </w:tblPr>
      <w:tblGrid>
        <w:gridCol w:w="5580"/>
      </w:tblGrid>
      <w:tr w:rsidR="00C816C4" w14:paraId="147AA898" w14:textId="77777777">
        <w:tc>
          <w:tcPr>
            <w:tcW w:w="5580" w:type="dxa"/>
            <w:tcMar>
              <w:left w:w="108" w:type="dxa"/>
              <w:right w:w="108" w:type="dxa"/>
            </w:tcMar>
          </w:tcPr>
          <w:p w14:paraId="4429D91B" w14:textId="77777777" w:rsidR="00DD5BF1" w:rsidRDefault="00DD5BF1">
            <w:pPr>
              <w:pStyle w:val="TableText"/>
              <w:adjustRightInd/>
              <w:spacing w:after="240"/>
              <w:rPr>
                <w:rFonts w:cs="Times New Roman"/>
                <w:szCs w:val="24"/>
              </w:rPr>
            </w:pPr>
            <w:r>
              <w:rPr>
                <w:rFonts w:cs="Times New Roman"/>
                <w:szCs w:val="24"/>
              </w:rPr>
              <w:t>WITNESS my hand and official seal.</w:t>
            </w:r>
          </w:p>
        </w:tc>
      </w:tr>
      <w:tr w:rsidR="00C816C4" w14:paraId="358DF790" w14:textId="77777777">
        <w:tc>
          <w:tcPr>
            <w:tcW w:w="5580" w:type="dxa"/>
            <w:tcMar>
              <w:left w:w="108" w:type="dxa"/>
              <w:right w:w="108" w:type="dxa"/>
            </w:tcMar>
          </w:tcPr>
          <w:p w14:paraId="40A28325" w14:textId="77777777" w:rsidR="00DD5BF1" w:rsidRDefault="00DD5BF1">
            <w:pPr>
              <w:pStyle w:val="TableText"/>
              <w:tabs>
                <w:tab w:val="left" w:pos="1422"/>
                <w:tab w:val="right" w:pos="5364"/>
              </w:tabs>
              <w:adjustRightInd/>
              <w:spacing w:after="240"/>
              <w:rPr>
                <w:rFonts w:cs="Times New Roman"/>
                <w:szCs w:val="24"/>
              </w:rPr>
            </w:pPr>
            <w:r>
              <w:rPr>
                <w:rFonts w:cs="Times New Roman"/>
                <w:szCs w:val="24"/>
                <w:u w:val="single"/>
              </w:rPr>
              <w:tab/>
            </w:r>
            <w:r>
              <w:rPr>
                <w:rFonts w:cs="Times New Roman"/>
                <w:szCs w:val="24"/>
                <w:u w:val="single"/>
              </w:rPr>
              <w:tab/>
            </w:r>
            <w:r>
              <w:rPr>
                <w:rFonts w:cs="Times New Roman"/>
                <w:szCs w:val="24"/>
              </w:rPr>
              <w:t xml:space="preserve"> (SEAL)</w:t>
            </w:r>
            <w:r>
              <w:rPr>
                <w:rFonts w:cs="Times New Roman"/>
                <w:szCs w:val="24"/>
              </w:rPr>
              <w:br/>
            </w:r>
            <w:r>
              <w:rPr>
                <w:rFonts w:cs="Times New Roman"/>
                <w:szCs w:val="24"/>
              </w:rPr>
              <w:tab/>
              <w:t>Notary Public Signature</w:t>
            </w:r>
          </w:p>
        </w:tc>
      </w:tr>
    </w:tbl>
    <w:p w14:paraId="225F0FFA" w14:textId="77777777" w:rsidR="00DD5BF1" w:rsidRDefault="00DD5BF1">
      <w:pPr>
        <w:adjustRightInd/>
        <w:rPr>
          <w:rFonts w:cs="Times New Roman"/>
          <w:szCs w:val="24"/>
        </w:rPr>
      </w:pPr>
    </w:p>
    <w:p w14:paraId="33F4BA4B" w14:textId="77777777" w:rsidR="00DD5BF1" w:rsidRDefault="00DD5BF1">
      <w:pPr>
        <w:adjustRightInd/>
        <w:rPr>
          <w:rFonts w:cs="Times New Roman"/>
          <w:szCs w:val="24"/>
        </w:rPr>
      </w:pPr>
      <w:r>
        <w:rPr>
          <w:rFonts w:cs="Times New Roman"/>
          <w:szCs w:val="24"/>
        </w:rPr>
        <w:br w:type="page"/>
      </w:r>
    </w:p>
    <w:p w14:paraId="4E9BAC3B" w14:textId="77777777" w:rsidR="00DD5BF1" w:rsidRDefault="00DD5BF1">
      <w:pPr>
        <w:pStyle w:val="CenterBoldUnderline"/>
        <w:adjustRightInd/>
        <w:rPr>
          <w:rFonts w:cs="Times New Roman"/>
          <w:bCs w:val="0"/>
          <w:szCs w:val="24"/>
        </w:rPr>
      </w:pPr>
      <w:r>
        <w:rPr>
          <w:rFonts w:cs="Times New Roman"/>
          <w:bCs w:val="0"/>
          <w:szCs w:val="24"/>
        </w:rPr>
        <w:lastRenderedPageBreak/>
        <w:t>EXHIBIT A</w:t>
      </w:r>
    </w:p>
    <w:p w14:paraId="452B3D3B" w14:textId="77777777" w:rsidR="00DD5BF1" w:rsidRDefault="00DD5BF1">
      <w:pPr>
        <w:pStyle w:val="CenterBold"/>
        <w:adjustRightInd/>
        <w:rPr>
          <w:rFonts w:cs="Times New Roman"/>
          <w:bCs w:val="0"/>
          <w:szCs w:val="24"/>
        </w:rPr>
      </w:pPr>
      <w:r>
        <w:rPr>
          <w:rFonts w:cs="Times New Roman"/>
          <w:bCs w:val="0"/>
          <w:szCs w:val="24"/>
        </w:rPr>
        <w:t>To Memorandum of Lease</w:t>
      </w:r>
    </w:p>
    <w:p w14:paraId="26D8EC8F" w14:textId="77777777" w:rsidR="00DD5BF1" w:rsidRDefault="00DD5BF1">
      <w:pPr>
        <w:pStyle w:val="Center"/>
        <w:adjustRightInd/>
        <w:rPr>
          <w:rFonts w:cs="Times New Roman"/>
          <w:szCs w:val="24"/>
        </w:rPr>
      </w:pPr>
      <w:r>
        <w:rPr>
          <w:rFonts w:cs="Times New Roman"/>
          <w:szCs w:val="24"/>
        </w:rPr>
        <w:t>Legal Description</w:t>
      </w:r>
    </w:p>
    <w:p w14:paraId="6AF7E18B" w14:textId="77777777" w:rsidR="00DD5BF1" w:rsidRDefault="00DD5BF1">
      <w:pPr>
        <w:adjustRightInd/>
        <w:rPr>
          <w:rFonts w:cs="Times New Roman"/>
          <w:szCs w:val="24"/>
        </w:rPr>
        <w:sectPr w:rsidR="00DD5BF1" w:rsidSect="00D81CFB">
          <w:headerReference w:type="even" r:id="rId101"/>
          <w:headerReference w:type="default" r:id="rId102"/>
          <w:footerReference w:type="even" r:id="rId103"/>
          <w:footerReference w:type="default" r:id="rId104"/>
          <w:headerReference w:type="first" r:id="rId105"/>
          <w:pgSz w:w="12240" w:h="15840"/>
          <w:pgMar w:top="1440" w:right="1440" w:bottom="1440" w:left="1440" w:header="720" w:footer="720" w:gutter="0"/>
          <w:pgNumType w:start="1"/>
          <w:cols w:space="720"/>
          <w:noEndnote/>
          <w:docGrid w:linePitch="299"/>
        </w:sectPr>
      </w:pPr>
    </w:p>
    <w:p w14:paraId="42948928" w14:textId="77777777" w:rsidR="00DD5BF1" w:rsidRDefault="00DD5BF1">
      <w:pPr>
        <w:pStyle w:val="Heading80"/>
        <w:adjustRightInd/>
        <w:rPr>
          <w:rFonts w:cs="Times New Roman"/>
          <w:b/>
          <w:szCs w:val="24"/>
        </w:rPr>
      </w:pPr>
      <w:bookmarkStart w:id="300" w:name="_Ref9433739"/>
      <w:r>
        <w:rPr>
          <w:rFonts w:cs="Times New Roman"/>
          <w:b/>
          <w:szCs w:val="24"/>
        </w:rPr>
        <w:lastRenderedPageBreak/>
        <w:t>EXHIBIT J</w:t>
      </w:r>
      <w:bookmarkEnd w:id="300"/>
    </w:p>
    <w:p w14:paraId="575EA084" w14:textId="71BE9F44" w:rsidR="00DD5BF1" w:rsidRDefault="00DD5BF1">
      <w:pPr>
        <w:adjustRightInd/>
        <w:jc w:val="center"/>
        <w:rPr>
          <w:rFonts w:cs="Times New Roman"/>
          <w:szCs w:val="24"/>
        </w:rPr>
        <w:sectPr w:rsidR="00DD5BF1" w:rsidSect="00D81CFB">
          <w:headerReference w:type="even" r:id="rId106"/>
          <w:headerReference w:type="default" r:id="rId107"/>
          <w:footerReference w:type="even" r:id="rId108"/>
          <w:footerReference w:type="default" r:id="rId109"/>
          <w:headerReference w:type="first" r:id="rId110"/>
          <w:pgSz w:w="12240" w:h="15840"/>
          <w:pgMar w:top="1440" w:right="1440" w:bottom="1440" w:left="1440" w:header="720" w:footer="720" w:gutter="0"/>
          <w:pgNumType w:start="1"/>
          <w:cols w:space="720"/>
          <w:noEndnote/>
          <w:docGrid w:linePitch="299"/>
        </w:sectPr>
      </w:pPr>
      <w:bookmarkStart w:id="303" w:name="_Ref15300765"/>
      <w:r>
        <w:rPr>
          <w:rFonts w:cs="Times New Roman"/>
          <w:b/>
          <w:szCs w:val="24"/>
        </w:rPr>
        <w:t>Intentionally Omitted</w:t>
      </w:r>
      <w:bookmarkEnd w:id="303"/>
      <w:r>
        <w:rPr>
          <w:rFonts w:cs="Times New Roman"/>
          <w:szCs w:val="24"/>
        </w:rPr>
        <w:t xml:space="preserve"> </w:t>
      </w:r>
      <w:bookmarkStart w:id="304" w:name="_Hlk103672277"/>
      <w:bookmarkStart w:id="305" w:name="_Hlk99025834"/>
    </w:p>
    <w:p w14:paraId="6440D1C0" w14:textId="77777777" w:rsidR="00DD5BF1" w:rsidRDefault="00DD5BF1">
      <w:pPr>
        <w:pStyle w:val="Heading80"/>
        <w:adjustRightInd/>
        <w:rPr>
          <w:rFonts w:cs="Times New Roman"/>
          <w:b/>
          <w:szCs w:val="24"/>
        </w:rPr>
      </w:pPr>
      <w:r>
        <w:rPr>
          <w:rFonts w:cs="Times New Roman"/>
          <w:b/>
          <w:szCs w:val="24"/>
        </w:rPr>
        <w:lastRenderedPageBreak/>
        <w:t>EXHIBIT K</w:t>
      </w:r>
    </w:p>
    <w:p w14:paraId="25BB9EE0" w14:textId="77777777" w:rsidR="00DD5BF1" w:rsidRDefault="00DD5BF1">
      <w:pPr>
        <w:widowControl w:val="0"/>
        <w:adjustRightInd/>
        <w:jc w:val="center"/>
        <w:rPr>
          <w:rFonts w:ascii="Arial" w:hAnsi="Arial" w:cs="Times New Roman"/>
          <w:b/>
          <w:color w:val="000000"/>
          <w:szCs w:val="24"/>
        </w:rPr>
      </w:pPr>
      <w:r>
        <w:rPr>
          <w:rFonts w:ascii="Arial" w:hAnsi="Arial" w:cs="Times New Roman"/>
          <w:b/>
          <w:color w:val="000000"/>
          <w:szCs w:val="24"/>
        </w:rPr>
        <w:t>Tenant’s Vendor Form</w:t>
      </w:r>
    </w:p>
    <w:p w14:paraId="29CAAEF9" w14:textId="77777777" w:rsidR="00DD5BF1" w:rsidRDefault="00DD5BF1">
      <w:pPr>
        <w:widowControl w:val="0"/>
        <w:adjustRightInd/>
        <w:jc w:val="center"/>
        <w:rPr>
          <w:rFonts w:ascii="Arial" w:hAnsi="Arial" w:cs="Times New Roman"/>
          <w:b/>
          <w:color w:val="000000"/>
          <w:szCs w:val="24"/>
        </w:rPr>
      </w:pPr>
      <w:r>
        <w:rPr>
          <w:rFonts w:ascii="Arial" w:hAnsi="Arial" w:cs="Times New Roman"/>
          <w:b/>
          <w:noProof/>
          <w:color w:val="000000"/>
          <w:szCs w:val="24"/>
        </w:rPr>
        <w:drawing>
          <wp:inline distT="0" distB="0" distL="0" distR="0" wp14:anchorId="65EDC792" wp14:editId="6E0E17DC">
            <wp:extent cx="5667375" cy="711517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67375" cy="7115175"/>
                    </a:xfrm>
                    <a:prstGeom prst="rect">
                      <a:avLst/>
                    </a:prstGeom>
                    <a:noFill/>
                    <a:ln>
                      <a:noFill/>
                    </a:ln>
                  </pic:spPr>
                </pic:pic>
              </a:graphicData>
            </a:graphic>
          </wp:inline>
        </w:drawing>
      </w:r>
    </w:p>
    <w:p w14:paraId="5FA757C1" w14:textId="77777777" w:rsidR="00DD5BF1" w:rsidRDefault="00DD5BF1">
      <w:pPr>
        <w:adjustRightInd/>
        <w:rPr>
          <w:rFonts w:ascii="Arial" w:hAnsi="Arial" w:cs="Times New Roman"/>
          <w:b/>
          <w:color w:val="000000"/>
          <w:szCs w:val="24"/>
        </w:rPr>
      </w:pPr>
      <w:r>
        <w:rPr>
          <w:rFonts w:ascii="Arial" w:hAnsi="Arial" w:cs="Times New Roman"/>
          <w:b/>
          <w:color w:val="000000"/>
          <w:szCs w:val="24"/>
        </w:rPr>
        <w:br w:type="page"/>
      </w:r>
      <w:r>
        <w:rPr>
          <w:rFonts w:ascii="Arial" w:hAnsi="Arial" w:cs="Times New Roman"/>
          <w:b/>
          <w:noProof/>
          <w:color w:val="000000"/>
          <w:szCs w:val="24"/>
        </w:rPr>
        <w:lastRenderedPageBreak/>
        <w:drawing>
          <wp:inline distT="0" distB="0" distL="0" distR="0" wp14:anchorId="2DB63B60" wp14:editId="43108D71">
            <wp:extent cx="5124450" cy="722947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124450" cy="7229475"/>
                    </a:xfrm>
                    <a:prstGeom prst="rect">
                      <a:avLst/>
                    </a:prstGeom>
                    <a:noFill/>
                    <a:ln>
                      <a:noFill/>
                    </a:ln>
                  </pic:spPr>
                </pic:pic>
              </a:graphicData>
            </a:graphic>
          </wp:inline>
        </w:drawing>
      </w:r>
    </w:p>
    <w:p w14:paraId="31DE6407" w14:textId="77777777" w:rsidR="00DD5BF1" w:rsidRDefault="00DD5BF1">
      <w:pPr>
        <w:adjustRightInd/>
        <w:rPr>
          <w:rFonts w:ascii="Arial" w:hAnsi="Arial" w:cs="Times New Roman"/>
          <w:b/>
          <w:color w:val="000000"/>
          <w:szCs w:val="24"/>
        </w:rPr>
      </w:pPr>
      <w:r>
        <w:rPr>
          <w:rFonts w:ascii="Arial" w:hAnsi="Arial" w:cs="Times New Roman"/>
          <w:b/>
          <w:color w:val="000000"/>
          <w:szCs w:val="24"/>
        </w:rPr>
        <w:br w:type="page"/>
      </w:r>
    </w:p>
    <w:p w14:paraId="3BB01D03" w14:textId="77777777" w:rsidR="00DD5BF1" w:rsidRDefault="00DD5BF1">
      <w:pPr>
        <w:adjustRightInd/>
        <w:rPr>
          <w:rFonts w:ascii="Arial" w:hAnsi="Arial" w:cs="Times New Roman"/>
          <w:b/>
          <w:color w:val="000000"/>
          <w:szCs w:val="24"/>
        </w:rPr>
      </w:pPr>
      <w:r>
        <w:rPr>
          <w:rFonts w:ascii="Arial" w:hAnsi="Arial" w:cs="Times New Roman"/>
          <w:b/>
          <w:noProof/>
          <w:color w:val="000000"/>
          <w:szCs w:val="24"/>
        </w:rPr>
        <w:lastRenderedPageBreak/>
        <w:drawing>
          <wp:inline distT="0" distB="0" distL="0" distR="0" wp14:anchorId="6D0F1166" wp14:editId="761B5EBA">
            <wp:extent cx="5819775" cy="697230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819775" cy="6972300"/>
                    </a:xfrm>
                    <a:prstGeom prst="rect">
                      <a:avLst/>
                    </a:prstGeom>
                    <a:noFill/>
                    <a:ln>
                      <a:noFill/>
                    </a:ln>
                  </pic:spPr>
                </pic:pic>
              </a:graphicData>
            </a:graphic>
          </wp:inline>
        </w:drawing>
      </w:r>
    </w:p>
    <w:p w14:paraId="6E55C5F7" w14:textId="77777777" w:rsidR="00DD5BF1" w:rsidRDefault="00DD5BF1">
      <w:pPr>
        <w:widowControl w:val="0"/>
        <w:adjustRightInd/>
        <w:jc w:val="center"/>
        <w:rPr>
          <w:rFonts w:ascii="Arial" w:hAnsi="Arial" w:cs="Times New Roman"/>
          <w:b/>
          <w:color w:val="000000"/>
          <w:szCs w:val="24"/>
        </w:rPr>
      </w:pPr>
      <w:r>
        <w:rPr>
          <w:rFonts w:ascii="Arial" w:hAnsi="Arial" w:cs="Times New Roman"/>
          <w:b/>
          <w:color w:val="000000"/>
          <w:szCs w:val="24"/>
        </w:rPr>
        <w:br w:type="page"/>
      </w:r>
    </w:p>
    <w:p w14:paraId="6B9898AD" w14:textId="77777777" w:rsidR="00DD5BF1" w:rsidRDefault="00DD5BF1">
      <w:pPr>
        <w:widowControl w:val="0"/>
        <w:adjustRightInd/>
        <w:jc w:val="center"/>
        <w:rPr>
          <w:rFonts w:ascii="Arial" w:hAnsi="Arial" w:cs="Times New Roman"/>
          <w:b/>
          <w:color w:val="000000"/>
          <w:szCs w:val="24"/>
        </w:rPr>
      </w:pPr>
      <w:r>
        <w:rPr>
          <w:rFonts w:ascii="Arial" w:hAnsi="Arial" w:cs="Times New Roman"/>
          <w:b/>
          <w:noProof/>
          <w:color w:val="000000"/>
          <w:szCs w:val="24"/>
        </w:rPr>
        <w:lastRenderedPageBreak/>
        <w:drawing>
          <wp:inline distT="0" distB="0" distL="0" distR="0" wp14:anchorId="130DFC56" wp14:editId="1A961EF9">
            <wp:extent cx="5610225" cy="758190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0225" cy="7581900"/>
                    </a:xfrm>
                    <a:prstGeom prst="rect">
                      <a:avLst/>
                    </a:prstGeom>
                    <a:noFill/>
                    <a:ln>
                      <a:noFill/>
                    </a:ln>
                  </pic:spPr>
                </pic:pic>
              </a:graphicData>
            </a:graphic>
          </wp:inline>
        </w:drawing>
      </w:r>
    </w:p>
    <w:p w14:paraId="5826201B" w14:textId="77777777" w:rsidR="00DD5BF1" w:rsidRDefault="00DD5BF1">
      <w:pPr>
        <w:widowControl w:val="0"/>
        <w:adjustRightInd/>
        <w:jc w:val="center"/>
        <w:rPr>
          <w:rFonts w:ascii="Arial" w:hAnsi="Arial" w:cs="Times New Roman"/>
          <w:b/>
          <w:color w:val="000000"/>
          <w:szCs w:val="24"/>
        </w:rPr>
      </w:pPr>
      <w:r>
        <w:rPr>
          <w:rFonts w:ascii="Arial" w:hAnsi="Arial" w:cs="Times New Roman"/>
          <w:b/>
          <w:color w:val="000000"/>
          <w:szCs w:val="24"/>
        </w:rPr>
        <w:br w:type="page"/>
      </w:r>
    </w:p>
    <w:p w14:paraId="49AA7E01" w14:textId="77777777" w:rsidR="00DD5BF1" w:rsidRDefault="00DD5BF1">
      <w:pPr>
        <w:widowControl w:val="0"/>
        <w:adjustRightInd/>
        <w:jc w:val="center"/>
        <w:rPr>
          <w:rFonts w:ascii="Arial" w:hAnsi="Arial" w:cs="Times New Roman"/>
          <w:b/>
          <w:color w:val="000000"/>
          <w:szCs w:val="24"/>
        </w:rPr>
      </w:pPr>
      <w:r>
        <w:rPr>
          <w:rFonts w:ascii="Arial" w:hAnsi="Arial" w:cs="Times New Roman"/>
          <w:b/>
          <w:noProof/>
          <w:color w:val="000000"/>
          <w:szCs w:val="24"/>
        </w:rPr>
        <w:lastRenderedPageBreak/>
        <w:drawing>
          <wp:inline distT="0" distB="0" distL="0" distR="0" wp14:anchorId="0C2F04FC" wp14:editId="02DEF8D0">
            <wp:extent cx="5381625" cy="695325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81625" cy="6953250"/>
                    </a:xfrm>
                    <a:prstGeom prst="rect">
                      <a:avLst/>
                    </a:prstGeom>
                    <a:noFill/>
                    <a:ln>
                      <a:noFill/>
                    </a:ln>
                  </pic:spPr>
                </pic:pic>
              </a:graphicData>
            </a:graphic>
          </wp:inline>
        </w:drawing>
      </w:r>
    </w:p>
    <w:p w14:paraId="2CB0D02B" w14:textId="77777777" w:rsidR="00DD5BF1" w:rsidRDefault="00DD5BF1">
      <w:pPr>
        <w:widowControl w:val="0"/>
        <w:adjustRightInd/>
        <w:jc w:val="center"/>
        <w:rPr>
          <w:rFonts w:ascii="Arial" w:hAnsi="Arial" w:cs="Times New Roman"/>
          <w:b/>
          <w:color w:val="000000"/>
          <w:szCs w:val="24"/>
        </w:rPr>
      </w:pPr>
      <w:r>
        <w:rPr>
          <w:rFonts w:ascii="Arial" w:hAnsi="Arial" w:cs="Times New Roman"/>
          <w:b/>
          <w:color w:val="000000"/>
          <w:szCs w:val="24"/>
        </w:rPr>
        <w:br w:type="page"/>
      </w:r>
    </w:p>
    <w:p w14:paraId="162ED95D" w14:textId="77777777" w:rsidR="00DD5BF1" w:rsidRDefault="00DD5BF1">
      <w:pPr>
        <w:widowControl w:val="0"/>
        <w:adjustRightInd/>
        <w:jc w:val="center"/>
        <w:rPr>
          <w:rFonts w:ascii="Arial" w:hAnsi="Arial" w:cs="Times New Roman"/>
          <w:b/>
          <w:color w:val="000000"/>
          <w:szCs w:val="24"/>
        </w:rPr>
      </w:pPr>
      <w:r>
        <w:rPr>
          <w:rFonts w:ascii="Arial" w:hAnsi="Arial" w:cs="Times New Roman"/>
          <w:b/>
          <w:noProof/>
          <w:color w:val="000000"/>
          <w:szCs w:val="24"/>
        </w:rPr>
        <w:lastRenderedPageBreak/>
        <w:drawing>
          <wp:inline distT="0" distB="0" distL="0" distR="0" wp14:anchorId="3EFBFF0E" wp14:editId="64749E78">
            <wp:extent cx="5895975" cy="7458075"/>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895975" cy="7458075"/>
                    </a:xfrm>
                    <a:prstGeom prst="rect">
                      <a:avLst/>
                    </a:prstGeom>
                    <a:noFill/>
                    <a:ln>
                      <a:noFill/>
                    </a:ln>
                  </pic:spPr>
                </pic:pic>
              </a:graphicData>
            </a:graphic>
          </wp:inline>
        </w:drawing>
      </w:r>
    </w:p>
    <w:bookmarkEnd w:id="304"/>
    <w:bookmarkEnd w:id="305"/>
    <w:p w14:paraId="1E55932A" w14:textId="77777777" w:rsidR="00DD5BF1" w:rsidRDefault="00DD5BF1">
      <w:pPr>
        <w:adjustRightInd/>
        <w:rPr>
          <w:rFonts w:ascii="Arial" w:hAnsi="Arial" w:cs="Times New Roman"/>
          <w:b/>
          <w:color w:val="000000"/>
          <w:szCs w:val="24"/>
          <w:shd w:val="clear" w:color="auto" w:fill="FFFFFF"/>
        </w:rPr>
      </w:pPr>
    </w:p>
    <w:p w14:paraId="6E74EF3A" w14:textId="77777777" w:rsidR="00DD5BF1" w:rsidRDefault="00DD5BF1">
      <w:pPr>
        <w:adjustRightInd/>
        <w:rPr>
          <w:rFonts w:ascii="Arial" w:hAnsi="Arial" w:cs="Times New Roman"/>
          <w:b/>
          <w:color w:val="000000"/>
          <w:szCs w:val="24"/>
        </w:rPr>
      </w:pPr>
    </w:p>
    <w:sectPr w:rsidR="00DD5BF1" w:rsidSect="00D81CFB">
      <w:headerReference w:type="even" r:id="rId117"/>
      <w:headerReference w:type="default" r:id="rId118"/>
      <w:footerReference w:type="even" r:id="rId119"/>
      <w:footerReference w:type="default" r:id="rId120"/>
      <w:headerReference w:type="first" r:id="rId121"/>
      <w:pgSz w:w="12240" w:h="15840"/>
      <w:pgMar w:top="1440" w:right="1440" w:bottom="1440" w:left="1440" w:header="720" w:footer="720" w:gutter="0"/>
      <w:pgNumType w:start="1"/>
      <w:cols w:space="720"/>
      <w:noEndnote/>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17E339" w16cex:dateUtc="2024-09-18T14:13:00Z"/>
  <w16cex:commentExtensible w16cex:durableId="0381D8D2" w16cex:dateUtc="2024-09-16T17:0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4C4DCE" w14:textId="77777777" w:rsidR="00187C0F" w:rsidRDefault="00187C0F">
      <w:pPr>
        <w:spacing w:after="0"/>
      </w:pPr>
      <w:r>
        <w:separator/>
      </w:r>
    </w:p>
  </w:endnote>
  <w:endnote w:type="continuationSeparator" w:id="0">
    <w:p w14:paraId="03EFC703" w14:textId="77777777" w:rsidR="00187C0F" w:rsidRDefault="00187C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71B63" w14:textId="77777777" w:rsidR="00C026D9" w:rsidRPr="00F8025A"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0" w:name="_iDocIDField9a4c1b67-8c32-41fb-b803-5c8c"/>
  <w:p w14:paraId="10425692"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1D66E"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90C0EED" w14:textId="77777777" w:rsidR="00C026D9"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p w14:paraId="0EA5998E" w14:textId="77777777" w:rsidR="00C026D9" w:rsidRPr="00FD3A7E" w:rsidRDefault="00C026D9" w:rsidP="004F4219">
    <w:pPr>
      <w:pStyle w:val="Footer"/>
      <w:tabs>
        <w:tab w:val="clear" w:pos="8640"/>
        <w:tab w:val="left" w:pos="540"/>
        <w:tab w:val="right" w:pos="9360"/>
      </w:tabs>
      <w:adjustRightInd/>
      <w:rPr>
        <w:rFonts w:cs="Times New Roman"/>
        <w:szCs w:val="24"/>
      </w:rPr>
    </w:pPr>
    <w:r>
      <w:rPr>
        <w:rFonts w:cs="Times New Roman"/>
        <w:szCs w:val="24"/>
      </w:rPr>
      <w:tab/>
      <w:t xml:space="preserve"> </w:t>
    </w:r>
    <w:r>
      <w:rPr>
        <w:rFonts w:cs="Times New Roman"/>
        <w:szCs w:val="24"/>
      </w:rPr>
      <w:tab/>
    </w:r>
  </w:p>
  <w:bookmarkStart w:id="1" w:name="_iDocIDFieldeca7208a-bcaf-4af3-9908-2033"/>
  <w:p w14:paraId="02008EF1"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EA360" w14:textId="77777777" w:rsidR="00C026D9" w:rsidRPr="002F6E1E"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 w:name="_iDocIDField378724bc-5f85-4e1c-beb0-7115"/>
  <w:p w14:paraId="387E5AB0"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D7081" w14:textId="77777777" w:rsidR="00C026D9" w:rsidRPr="007F750D"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3" w:name="_iDocIDField6c9ae7d1-8f07-4d65-ac9e-fbcd"/>
  <w:p w14:paraId="4921BD5C"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E6ED1" w14:textId="77777777" w:rsidR="00C026D9" w:rsidRDefault="00C026D9" w:rsidP="004F4219">
    <w:pPr>
      <w:pStyle w:val="Footer"/>
      <w:tabs>
        <w:tab w:val="clear" w:pos="8640"/>
        <w:tab w:val="left" w:pos="540"/>
        <w:tab w:val="right" w:pos="9360"/>
      </w:tabs>
      <w:adjustRightInd/>
      <w:spacing w:before="120"/>
      <w:jc w:val="center"/>
      <w:rPr>
        <w:rStyle w:val="PageNumber"/>
        <w:rFonts w:cs="Times New Roman"/>
        <w:sz w:val="22"/>
        <w:szCs w:val="24"/>
      </w:rPr>
    </w:pP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i</w:t>
    </w:r>
    <w:r>
      <w:rPr>
        <w:rStyle w:val="PageNumber"/>
        <w:rFonts w:cs="Times New Roman"/>
        <w:sz w:val="22"/>
        <w:szCs w:val="24"/>
      </w:rPr>
      <w:fldChar w:fldCharType="end"/>
    </w:r>
  </w:p>
  <w:p w14:paraId="12DE33AD"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71712EF7" w14:textId="77777777" w:rsidR="00C026D9" w:rsidRPr="00356BE7"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4" w:name="_iDocIDFieldce0d1597-24bf-4ce7-a8fe-fa35"/>
  <w:p w14:paraId="1E239FA3"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C8C3D" w14:textId="77777777" w:rsidR="00C026D9" w:rsidRPr="003C201A"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192" w:name="_iDocIDField59115950-c4f9-4f85-bda1-0222"/>
  <w:p w14:paraId="0E8D01B7"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92"/>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2010F"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65AF6248"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145A4916" w14:textId="77777777" w:rsidR="00C026D9" w:rsidRPr="0033334F" w:rsidRDefault="00C026D9" w:rsidP="004F4219">
    <w:pPr>
      <w:pStyle w:val="Footer"/>
      <w:tabs>
        <w:tab w:val="clear" w:pos="8640"/>
        <w:tab w:val="left" w:pos="540"/>
        <w:tab w:val="right" w:pos="9360"/>
      </w:tabs>
      <w:adjustRightInd/>
      <w:rPr>
        <w:rFonts w:cs="Times New Roman"/>
        <w:b/>
        <w:bCs/>
        <w:szCs w:val="24"/>
      </w:rPr>
    </w:pPr>
    <w:r>
      <w:rPr>
        <w:rFonts w:cs="Times New Roman"/>
        <w:szCs w:val="24"/>
      </w:rPr>
      <w:t xml:space="preserve">Johns Creek, GA </w:t>
    </w:r>
  </w:p>
  <w:bookmarkStart w:id="193" w:name="_iDocIDFieldaed4b48b-d003-4848-bbea-232a"/>
  <w:p w14:paraId="66B29E2B"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93"/>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22A7D" w14:textId="77777777" w:rsidR="00C026D9" w:rsidRPr="00447C00"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195" w:name="_iDocIDFielddb95b42e-2da9-4f13-b351-f254"/>
  <w:p w14:paraId="7744E854"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95"/>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A6B7" w14:textId="77777777" w:rsidR="00C026D9" w:rsidRDefault="00C026D9" w:rsidP="004F4219">
    <w:pPr>
      <w:pStyle w:val="Footer"/>
      <w:tabs>
        <w:tab w:val="clear" w:pos="8640"/>
        <w:tab w:val="left" w:pos="540"/>
        <w:tab w:val="right" w:pos="9360"/>
      </w:tabs>
      <w:adjustRightInd/>
      <w:jc w:val="center"/>
      <w:rPr>
        <w:rFonts w:cs="Times New Roman"/>
        <w:sz w:val="22"/>
        <w:szCs w:val="24"/>
      </w:rPr>
    </w:pPr>
    <w:r>
      <w:rPr>
        <w:rFonts w:cs="Times New Roman"/>
        <w:sz w:val="22"/>
        <w:szCs w:val="24"/>
      </w:rPr>
      <w:t>Signature Page</w:t>
    </w:r>
  </w:p>
  <w:p w14:paraId="1588A4BB"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36246324" w14:textId="77777777" w:rsidR="00C026D9" w:rsidRPr="00D71475"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196" w:name="_iDocIDField39e54a7b-dad1-45fe-b775-82f1"/>
  <w:p w14:paraId="2CFC2150"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96"/>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C5D94" w14:textId="77777777" w:rsidR="00C026D9" w:rsidRPr="003D136F"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199" w:name="_iDocIDField7db735f5-ac62-4385-ba15-4587"/>
  <w:p w14:paraId="094EF3C0"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199"/>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06E37"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A-</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3AC12F9D"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204C68C9" w14:textId="77777777" w:rsidR="00C026D9" w:rsidRPr="00C15878"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00" w:name="_iDocIDFielddab1b198-7feb-4224-8f9b-75b5"/>
  <w:p w14:paraId="2E5CBD30"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00"/>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70720" w14:textId="77777777" w:rsidR="00C026D9" w:rsidRPr="002363D1"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03" w:name="_iDocIDFieldd0ffe060-3b57-4d70-83a1-2bfc"/>
  <w:p w14:paraId="09F91C63"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03"/>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4860"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A-1-</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38638BF9"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5DFDA074" w14:textId="77777777" w:rsidR="00C026D9" w:rsidRPr="005F228A"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04" w:name="_iDocIDFielddcc36635-6e6d-4d3d-afc4-e0d9"/>
  <w:p w14:paraId="6601698A"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04"/>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6937C" w14:textId="77777777" w:rsidR="00C026D9" w:rsidRPr="00CC0B89"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07" w:name="_iDocIDField69beb182-db8e-4d63-9ba9-4e3c"/>
  <w:p w14:paraId="30A4DD88"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07"/>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E6E9B"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A-2-</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64162D36"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41D168F4" w14:textId="77777777" w:rsidR="00C026D9" w:rsidRPr="00DD50B0"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08" w:name="_iDocIDFielde15a7eec-fc3c-4323-94a3-8873"/>
  <w:p w14:paraId="19B4278B"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08"/>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B40BD" w14:textId="77777777" w:rsidR="00C026D9" w:rsidRPr="00660E86"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12" w:name="_iDocIDFieldf720d77e-d445-46c5-ab20-a306"/>
  <w:p w14:paraId="274F739F"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12"/>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FD31B"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B-</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653296EA"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0D47343" w14:textId="77777777" w:rsidR="00C026D9" w:rsidRPr="00F13AD4"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13" w:name="_iDocIDField158a8000-3a7b-435c-a62f-5556"/>
  <w:p w14:paraId="5156AC87"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13"/>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54907" w14:textId="77777777" w:rsidR="00C026D9" w:rsidRPr="00FA2F7B" w:rsidRDefault="00C026D9" w:rsidP="004F4219">
    <w:pPr>
      <w:pStyle w:val="Footer"/>
      <w:tabs>
        <w:tab w:val="clear" w:pos="8640"/>
        <w:tab w:val="right" w:pos="9360"/>
      </w:tabs>
      <w:adjustRightInd/>
      <w:rPr>
        <w:del w:id="218" w:author="SHEILA SPICA" w:date="2023-10-17T08:15:00Z"/>
        <w:rFonts w:cs="Times New Roman"/>
        <w:szCs w:val="24"/>
      </w:rPr>
    </w:pPr>
    <w:del w:id="219" w:author="SHEILA SPICA" w:date="2023-10-17T08:15:00Z">
      <w:r>
        <w:rPr>
          <w:rFonts w:cs="Times New Roman"/>
          <w:szCs w:val="24"/>
        </w:rPr>
        <w:fldChar w:fldCharType="begin"/>
      </w:r>
      <w:r>
        <w:rPr>
          <w:rFonts w:cs="Times New Roman"/>
          <w:szCs w:val="24"/>
        </w:rPr>
        <w:delInstrText>DOCPROPERTY DOCXDOCID DMS=InterwovenIManage Format=&lt;&lt;NUM&gt;&gt;.v&lt;&lt;VER&gt;&gt; PRESERVELOCATION \* MERGEFORMAT</w:delInstrText>
      </w:r>
      <w:r>
        <w:rPr>
          <w:rFonts w:cs="Times New Roman"/>
          <w:szCs w:val="24"/>
        </w:rPr>
        <w:fldChar w:fldCharType="separate"/>
      </w:r>
      <w:r>
        <w:rPr>
          <w:rFonts w:cs="Times New Roman"/>
          <w:szCs w:val="24"/>
        </w:rPr>
        <w:delText>1629248.v12</w:delText>
      </w:r>
      <w:r>
        <w:rPr>
          <w:rFonts w:cs="Times New Roman"/>
          <w:szCs w:val="24"/>
        </w:rPr>
        <w:fldChar w:fldCharType="end"/>
      </w:r>
    </w:del>
  </w:p>
  <w:bookmarkStart w:id="220" w:name="_iDocIDFieldca04491b-e2e9-46e2-a678-d07d"/>
  <w:p w14:paraId="7B7F6C21"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20"/>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84D1F"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bookmarkStart w:id="221" w:name="_cp_textHF_106_51"/>
    <w:r>
      <w:rPr>
        <w:rFonts w:cs="Times New Roman"/>
        <w:sz w:val="22"/>
        <w:szCs w:val="24"/>
      </w:rPr>
      <w:t>C-</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bookmarkEnd w:id="221"/>
  <w:p w14:paraId="3A3389B6"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636D0E0" w14:textId="77777777" w:rsidR="00C026D9" w:rsidRPr="00EE01FD"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22" w:name="_iDocIDField66867218-7b45-4bfc-a7cd-9aec"/>
  <w:p w14:paraId="5FF7FF55"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22"/>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A5C55" w14:textId="77777777" w:rsidR="00C026D9" w:rsidRPr="00211AFB" w:rsidRDefault="00C026D9" w:rsidP="004F4219">
    <w:pPr>
      <w:pStyle w:val="Footer"/>
      <w:tabs>
        <w:tab w:val="clear" w:pos="8640"/>
        <w:tab w:val="right" w:pos="9360"/>
      </w:tabs>
      <w:adjustRightInd/>
      <w:rPr>
        <w:del w:id="225" w:author="SHEILA SPICA" w:date="2023-10-17T08:15:00Z"/>
        <w:rFonts w:cs="Times New Roman"/>
        <w:szCs w:val="24"/>
      </w:rPr>
    </w:pPr>
    <w:del w:id="226" w:author="SHEILA SPICA" w:date="2023-10-17T08:15:00Z">
      <w:r>
        <w:rPr>
          <w:rFonts w:cs="Times New Roman"/>
          <w:szCs w:val="24"/>
        </w:rPr>
        <w:fldChar w:fldCharType="begin"/>
      </w:r>
      <w:r>
        <w:rPr>
          <w:rFonts w:cs="Times New Roman"/>
          <w:szCs w:val="24"/>
        </w:rPr>
        <w:delInstrText>DOCPROPERTY DOCXDOCID DMS=InterwovenIManage Format=&lt;&lt;NUM&gt;&gt;.v&lt;&lt;VER&gt;&gt; PRESERVELOCATION \* MERGEFORMAT</w:delInstrText>
      </w:r>
      <w:r>
        <w:rPr>
          <w:rFonts w:cs="Times New Roman"/>
          <w:szCs w:val="24"/>
        </w:rPr>
        <w:fldChar w:fldCharType="separate"/>
      </w:r>
      <w:r>
        <w:rPr>
          <w:rFonts w:cs="Times New Roman"/>
          <w:szCs w:val="24"/>
        </w:rPr>
        <w:delText>1629248.v12</w:delText>
      </w:r>
      <w:r>
        <w:rPr>
          <w:rFonts w:cs="Times New Roman"/>
          <w:szCs w:val="24"/>
        </w:rPr>
        <w:fldChar w:fldCharType="end"/>
      </w:r>
    </w:del>
  </w:p>
  <w:bookmarkStart w:id="227" w:name="_iDocIDFielddab613ed-89f3-4364-a184-997f"/>
  <w:p w14:paraId="7F84FEAB"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27"/>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B03FF" w14:textId="77777777" w:rsidR="00C026D9" w:rsidRPr="007F49C8"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39" w:name="_iDocIDFielded4aa898-1db5-46bd-9ccb-7798"/>
  <w:p w14:paraId="69352048"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39"/>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FFD00" w14:textId="77777777" w:rsidR="00C026D9" w:rsidRDefault="00C026D9" w:rsidP="004F4219">
    <w:pPr>
      <w:pStyle w:val="Footer"/>
      <w:tabs>
        <w:tab w:val="clear" w:pos="8640"/>
        <w:tab w:val="left" w:pos="540"/>
        <w:tab w:val="right" w:pos="9360"/>
      </w:tabs>
      <w:adjustRightInd/>
      <w:spacing w:before="120"/>
      <w:jc w:val="center"/>
      <w:rPr>
        <w:rStyle w:val="PageNumber"/>
        <w:rFonts w:cs="Times New Roman"/>
        <w:sz w:val="22"/>
        <w:szCs w:val="24"/>
      </w:rPr>
    </w:pPr>
    <w:r>
      <w:rPr>
        <w:rFonts w:cs="Times New Roman"/>
        <w:sz w:val="22"/>
        <w:szCs w:val="24"/>
      </w:rPr>
      <w:t>D-</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23D9A2EC"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F4BFADE" w14:textId="77777777" w:rsidR="00C026D9" w:rsidRPr="00E0315B"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40" w:name="_iDocIDField1d40293f-7193-4d41-8495-7cfd"/>
  <w:p w14:paraId="50E40D42"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40"/>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3CB9C3" w14:textId="77777777" w:rsidR="00C026D9" w:rsidRDefault="00C026D9" w:rsidP="004F4219">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47" w:name="_iDocIDFieldfd24d00b-a818-498e-98d0-f563"/>
  <w:p w14:paraId="2BAF5432"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47"/>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E19AD0" w14:textId="77777777" w:rsidR="00C026D9" w:rsidRPr="00B77897"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64" w:name="_iDocIDField71e63613-6e6a-4457-b5d1-0198"/>
  <w:p w14:paraId="67FCD682"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64"/>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C98D5" w14:textId="77777777" w:rsidR="00C026D9" w:rsidRDefault="00C026D9" w:rsidP="004F4219">
    <w:pPr>
      <w:pStyle w:val="Footer"/>
      <w:tabs>
        <w:tab w:val="clear" w:pos="8640"/>
        <w:tab w:val="left" w:pos="540"/>
        <w:tab w:val="right" w:pos="9360"/>
      </w:tabs>
      <w:adjustRightInd/>
      <w:spacing w:before="120"/>
      <w:jc w:val="center"/>
      <w:rPr>
        <w:rStyle w:val="PageNumber"/>
        <w:rFonts w:cs="Times New Roman"/>
        <w:sz w:val="22"/>
        <w:szCs w:val="24"/>
      </w:rPr>
    </w:pPr>
    <w:r>
      <w:rPr>
        <w:rFonts w:cs="Times New Roman"/>
        <w:sz w:val="22"/>
        <w:szCs w:val="24"/>
      </w:rPr>
      <w:t>E-</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2B8FD3EF"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47C24646" w14:textId="77777777" w:rsidR="00C026D9" w:rsidRPr="004323D9"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65" w:name="_iDocIDFieldccdb747e-b864-4485-8c3e-45ab"/>
  <w:p w14:paraId="030ECC17"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65"/>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9D4B5" w14:textId="77777777" w:rsidR="00C026D9" w:rsidRPr="00F02B4C"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68" w:name="_iDocIDField28b6d47d-b55d-4fdf-9777-ce98"/>
  <w:p w14:paraId="4AE202D6"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68"/>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76449E" w14:textId="77777777" w:rsidR="00C026D9" w:rsidRDefault="00C026D9" w:rsidP="004F4219">
    <w:pPr>
      <w:pStyle w:val="Footer"/>
      <w:tabs>
        <w:tab w:val="clear" w:pos="8640"/>
        <w:tab w:val="left" w:pos="540"/>
        <w:tab w:val="right" w:pos="9360"/>
      </w:tabs>
      <w:adjustRightInd/>
      <w:spacing w:before="120"/>
      <w:jc w:val="center"/>
      <w:rPr>
        <w:rStyle w:val="PageNumber"/>
        <w:rFonts w:cs="Times New Roman"/>
        <w:sz w:val="22"/>
        <w:szCs w:val="24"/>
      </w:rPr>
    </w:pPr>
    <w:r>
      <w:rPr>
        <w:rFonts w:cs="Times New Roman"/>
        <w:sz w:val="22"/>
        <w:szCs w:val="24"/>
      </w:rPr>
      <w:t>E-1-</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77334F04"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066B42C5" w14:textId="77777777" w:rsidR="00C026D9" w:rsidRPr="006E0DB6"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69" w:name="_iDocIDFieldd782364e-569f-47b1-8556-7fcf"/>
  <w:p w14:paraId="5BED2BD9"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69"/>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B9D548" w14:textId="77777777" w:rsidR="00C026D9" w:rsidRPr="004F4DDC"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72" w:name="_iDocIDFieldccc43ef7-ba38-448e-8035-3929"/>
  <w:p w14:paraId="4B3810FC"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72"/>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D0057" w14:textId="77777777" w:rsidR="00C026D9" w:rsidRDefault="00C026D9" w:rsidP="004F4219">
    <w:pPr>
      <w:pStyle w:val="Footer"/>
      <w:tabs>
        <w:tab w:val="clear" w:pos="8640"/>
        <w:tab w:val="left" w:pos="540"/>
        <w:tab w:val="right" w:pos="9360"/>
      </w:tabs>
      <w:adjustRightInd/>
      <w:spacing w:before="120"/>
      <w:jc w:val="center"/>
      <w:rPr>
        <w:rStyle w:val="PageNumber"/>
        <w:rFonts w:cs="Times New Roman"/>
        <w:sz w:val="22"/>
        <w:szCs w:val="24"/>
      </w:rPr>
    </w:pPr>
    <w:r>
      <w:rPr>
        <w:rFonts w:cs="Times New Roman"/>
        <w:sz w:val="22"/>
        <w:szCs w:val="24"/>
      </w:rPr>
      <w:t>F-</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1C82F79A"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7619B4C" w14:textId="77777777" w:rsidR="00C026D9" w:rsidRPr="00613FD7"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73" w:name="_iDocIDField8e0e8bbb-d3fe-4ab6-bb80-397e"/>
  <w:p w14:paraId="268F8FF9"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73"/>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7B9C5" w14:textId="77777777" w:rsidR="00C026D9" w:rsidRPr="00346438"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76" w:name="_iDocIDField08c7bdf1-01d3-4eb8-bc86-2d4b"/>
  <w:p w14:paraId="6D6E9634"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76"/>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80FE2"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G-</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571618BB"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05BFB0A7" w14:textId="77777777" w:rsidR="00C026D9" w:rsidRPr="00522E95"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77" w:name="_iDocIDFieldf8a57297-9957-4d53-b36b-4f00"/>
  <w:p w14:paraId="25E8ADAB"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77"/>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56A37" w14:textId="77777777" w:rsidR="00C026D9" w:rsidRPr="00762DED"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86" w:name="_iDocIDField5d620932-f40c-453d-b986-4af5"/>
  <w:p w14:paraId="43888B22"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86"/>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4D916"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H-</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1919235F"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746EA915" w14:textId="77777777" w:rsidR="00C026D9" w:rsidRPr="00B839C9"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87" w:name="_iDocIDFieldbeaa7eaf-ef5a-4823-b190-f619"/>
  <w:p w14:paraId="545985F6"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87"/>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F21859" w14:textId="77777777" w:rsidR="00C026D9" w:rsidRPr="008A7984"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93" w:name="_iDocIDField2e5eb936-2343-486a-acfb-c891"/>
  <w:p w14:paraId="529CEB3E"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93"/>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D319C"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H-1-</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6374E44B"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1666FB0C" w14:textId="77777777" w:rsidR="00C026D9" w:rsidRPr="00F033DE"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94" w:name="_iDocIDField7cc46240-6cd1-46a4-a100-966e"/>
  <w:p w14:paraId="07B9C11F"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94"/>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ACC60" w14:textId="77777777" w:rsidR="00C026D9" w:rsidRPr="0032052B"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298" w:name="_iDocIDFieldcad7e650-d7b8-44b0-a94b-135f"/>
  <w:p w14:paraId="353F57F7"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98"/>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92A1A"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I-</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2841137E"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3959FC3" w14:textId="77777777" w:rsidR="00C026D9" w:rsidRPr="00372A07"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299" w:name="_iDocIDFielda0d2908d-5369-4a07-91e1-31ff"/>
  <w:p w14:paraId="7E1EF79E"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299"/>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BC2E0C" w14:textId="77777777" w:rsidR="00C026D9" w:rsidRPr="00DD6478"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301" w:name="_iDocIDFielda46368ca-3dd1-4e1e-a597-6b5f"/>
  <w:p w14:paraId="253F4DD0"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301"/>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90BB6"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J-</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03730AA8"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F6C71B8" w14:textId="77777777" w:rsidR="00C026D9" w:rsidRPr="007F1BB3"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302" w:name="_iDocIDFieldc8fd5d4e-658a-4386-afac-2e01"/>
  <w:p w14:paraId="2E53A3DE"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302"/>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D69DA" w14:textId="77777777" w:rsidR="00C026D9" w:rsidRPr="00CB5AF8" w:rsidRDefault="00C026D9" w:rsidP="004F4219">
    <w:pPr>
      <w:pStyle w:val="Footer"/>
      <w:tabs>
        <w:tab w:val="clear" w:pos="8640"/>
        <w:tab w:val="right" w:pos="9360"/>
      </w:tabs>
      <w:adjustRightInd/>
      <w:rPr>
        <w:rFonts w:cs="Times New Roman"/>
        <w:szCs w:val="24"/>
      </w:rPr>
    </w:pPr>
    <w:r>
      <w:rPr>
        <w:rFonts w:cs="Times New Roman"/>
        <w:szCs w:val="24"/>
      </w:rPr>
      <w:fldChar w:fldCharType="begin"/>
    </w:r>
    <w:r>
      <w:rPr>
        <w:rFonts w:cs="Times New Roman"/>
        <w:szCs w:val="24"/>
      </w:rPr>
      <w:instrText>DOCPROPERTY DOCXDOCID DMS=InterwovenIManage Format=&lt;&lt;NUM&gt;&gt;.v&lt;&lt;VER&gt;&gt; PRESERVELOCATION \* MERGEFORMAT</w:instrText>
    </w:r>
    <w:r>
      <w:rPr>
        <w:rFonts w:cs="Times New Roman"/>
        <w:szCs w:val="24"/>
      </w:rPr>
      <w:fldChar w:fldCharType="separate"/>
    </w:r>
    <w:r>
      <w:rPr>
        <w:rFonts w:cs="Times New Roman"/>
        <w:szCs w:val="24"/>
      </w:rPr>
      <w:t>1629248.v12</w:t>
    </w:r>
    <w:r>
      <w:rPr>
        <w:rFonts w:cs="Times New Roman"/>
        <w:szCs w:val="24"/>
      </w:rPr>
      <w:fldChar w:fldCharType="end"/>
    </w:r>
  </w:p>
  <w:bookmarkStart w:id="306" w:name="_iDocIDField16a28966-1f65-4105-bca5-ad72"/>
  <w:p w14:paraId="1B32D499"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306"/>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83FC0" w14:textId="77777777" w:rsidR="00C026D9" w:rsidRDefault="00C026D9" w:rsidP="004F4219">
    <w:pPr>
      <w:pStyle w:val="Footer"/>
      <w:tabs>
        <w:tab w:val="clear" w:pos="8640"/>
        <w:tab w:val="left" w:pos="540"/>
        <w:tab w:val="right" w:pos="9360"/>
      </w:tabs>
      <w:adjustRightInd/>
      <w:spacing w:before="120"/>
      <w:jc w:val="center"/>
      <w:rPr>
        <w:rFonts w:cs="Times New Roman"/>
        <w:sz w:val="22"/>
        <w:szCs w:val="24"/>
      </w:rPr>
    </w:pPr>
    <w:r>
      <w:rPr>
        <w:rFonts w:cs="Times New Roman"/>
        <w:sz w:val="22"/>
        <w:szCs w:val="24"/>
      </w:rPr>
      <w:t>K-</w:t>
    </w:r>
    <w:r>
      <w:rPr>
        <w:rStyle w:val="PageNumber"/>
        <w:rFonts w:cs="Times New Roman"/>
        <w:sz w:val="22"/>
        <w:szCs w:val="24"/>
      </w:rPr>
      <w:fldChar w:fldCharType="begin"/>
    </w:r>
    <w:r>
      <w:rPr>
        <w:rStyle w:val="PageNumber"/>
        <w:rFonts w:cs="Times New Roman"/>
        <w:sz w:val="22"/>
        <w:szCs w:val="24"/>
      </w:rPr>
      <w:instrText xml:space="preserve">PAGE </w:instrText>
    </w:r>
    <w:r>
      <w:rPr>
        <w:rStyle w:val="PageNumber"/>
        <w:rFonts w:cs="Times New Roman"/>
        <w:sz w:val="22"/>
        <w:szCs w:val="24"/>
      </w:rPr>
      <w:fldChar w:fldCharType="separate"/>
    </w:r>
    <w:r>
      <w:rPr>
        <w:rStyle w:val="PageNumber"/>
        <w:rFonts w:cs="Times New Roman"/>
        <w:sz w:val="22"/>
      </w:rPr>
      <w:t>1</w:t>
    </w:r>
    <w:r>
      <w:rPr>
        <w:rStyle w:val="PageNumber"/>
        <w:rFonts w:cs="Times New Roman"/>
        <w:sz w:val="22"/>
        <w:szCs w:val="24"/>
      </w:rPr>
      <w:fldChar w:fldCharType="end"/>
    </w:r>
  </w:p>
  <w:p w14:paraId="45B29339" w14:textId="77777777" w:rsidR="00C026D9" w:rsidRDefault="00C026D9" w:rsidP="004F4219">
    <w:pPr>
      <w:pStyle w:val="Footer"/>
      <w:tabs>
        <w:tab w:val="clear" w:pos="8640"/>
        <w:tab w:val="left" w:pos="540"/>
        <w:tab w:val="right" w:pos="9360"/>
      </w:tabs>
      <w:adjustRightInd/>
      <w:rPr>
        <w:rFonts w:cs="Times New Roman"/>
        <w:sz w:val="22"/>
        <w:szCs w:val="24"/>
      </w:rPr>
    </w:pPr>
    <w:r>
      <w:rPr>
        <w:rFonts w:cs="Times New Roman"/>
        <w:szCs w:val="24"/>
      </w:rPr>
      <w:t>Medley, Store 2466</w:t>
    </w:r>
  </w:p>
  <w:p w14:paraId="6EC6CFD0" w14:textId="77777777" w:rsidR="00C026D9" w:rsidRPr="00114310" w:rsidRDefault="00C026D9" w:rsidP="004F4219">
    <w:pPr>
      <w:pStyle w:val="Footer"/>
      <w:tabs>
        <w:tab w:val="clear" w:pos="8640"/>
        <w:tab w:val="left" w:pos="540"/>
        <w:tab w:val="right" w:pos="9360"/>
      </w:tabs>
      <w:adjustRightInd/>
      <w:rPr>
        <w:rFonts w:cs="Times New Roman"/>
        <w:szCs w:val="24"/>
      </w:rPr>
    </w:pPr>
    <w:r>
      <w:rPr>
        <w:rFonts w:cs="Times New Roman"/>
        <w:szCs w:val="24"/>
      </w:rPr>
      <w:t xml:space="preserve">Johns Creek, GA </w:t>
    </w:r>
  </w:p>
  <w:bookmarkStart w:id="307" w:name="_iDocIDFielde6aed1a5-0c8c-40c8-91d4-6721"/>
  <w:p w14:paraId="5C1F6429" w14:textId="77777777" w:rsidR="00C026D9" w:rsidRDefault="00C026D9">
    <w:pPr>
      <w:pStyle w:val="DocID"/>
    </w:pPr>
    <w:r>
      <w:fldChar w:fldCharType="begin"/>
    </w:r>
    <w:r>
      <w:instrText xml:space="preserve">  DOCPROPERTY "CUS_DocIDChunk0" </w:instrText>
    </w:r>
    <w:r>
      <w:fldChar w:fldCharType="separate"/>
    </w:r>
    <w:r>
      <w:rPr>
        <w:noProof/>
      </w:rPr>
      <w:t>4707126-4 7170.011930</w:t>
    </w:r>
    <w:r>
      <w:fldChar w:fldCharType="end"/>
    </w:r>
    <w:bookmarkEnd w:id="30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51710" w14:textId="77777777" w:rsidR="00187C0F" w:rsidRDefault="00187C0F">
      <w:pPr>
        <w:spacing w:after="0"/>
      </w:pPr>
      <w:r>
        <w:separator/>
      </w:r>
    </w:p>
  </w:footnote>
  <w:footnote w:type="continuationSeparator" w:id="0">
    <w:p w14:paraId="32060EA0" w14:textId="77777777" w:rsidR="00187C0F" w:rsidRDefault="00187C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F9A2F" w14:textId="77777777" w:rsidR="00C026D9" w:rsidRDefault="00C026D9">
    <w:pPr>
      <w:widowControl w:val="0"/>
      <w:autoSpaceDE w:val="0"/>
      <w:autoSpaceDN w:val="0"/>
      <w:spacing w:after="0"/>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8468E" w14:textId="144E25BF" w:rsidR="00C026D9" w:rsidRDefault="00C026D9">
    <w:pPr>
      <w:pStyle w:val="Header"/>
      <w:tabs>
        <w:tab w:val="clear" w:pos="8640"/>
        <w:tab w:val="right" w:pos="9360"/>
      </w:tabs>
      <w:adjustRightInd/>
      <w:ind w:left="-432" w:right="-432"/>
      <w:jc w:val="center"/>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CCD2B" w14:textId="77777777" w:rsidR="00C026D9" w:rsidRDefault="00C026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1E32F" w14:textId="77777777" w:rsidR="00C026D9" w:rsidRDefault="00C026D9">
    <w:pPr>
      <w:pStyle w:val="Header"/>
      <w:tabs>
        <w:tab w:val="clear" w:pos="8640"/>
        <w:tab w:val="right" w:pos="9360"/>
      </w:tabs>
      <w:adjustRightInd/>
      <w:rPr>
        <w:rFonts w:cs="Times New Roman"/>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560AB" w14:textId="52750F23"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D9861" w14:textId="77777777" w:rsidR="00C026D9" w:rsidRDefault="00C026D9">
    <w:pPr>
      <w:pStyle w:val="Header"/>
      <w:tabs>
        <w:tab w:val="clear" w:pos="8640"/>
        <w:tab w:val="right" w:pos="9360"/>
      </w:tabs>
      <w:adjustRightInd/>
      <w:rPr>
        <w:rFonts w:cs="Times New Roman"/>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3858E" w14:textId="77777777" w:rsidR="00C026D9" w:rsidRDefault="00C026D9">
    <w:pPr>
      <w:pStyle w:val="Header"/>
      <w:tabs>
        <w:tab w:val="clear" w:pos="8640"/>
        <w:tab w:val="right" w:pos="9360"/>
      </w:tabs>
      <w:adjustRightInd/>
      <w:rPr>
        <w:rFonts w:cs="Times New Roman"/>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EACC5A" w14:textId="3B811ED5" w:rsidR="00C026D9" w:rsidRPr="006F6AF9" w:rsidRDefault="00C026D9" w:rsidP="006F6AF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A53DA" w14:textId="77777777" w:rsidR="00C026D9" w:rsidRDefault="00C026D9">
    <w:pPr>
      <w:pStyle w:val="Header"/>
      <w:tabs>
        <w:tab w:val="clear" w:pos="8640"/>
        <w:tab w:val="right" w:pos="9360"/>
      </w:tabs>
      <w:adjustRightInd/>
      <w:rPr>
        <w:rFonts w:cs="Times New Roman"/>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8A5527" w14:textId="77777777" w:rsidR="00C026D9" w:rsidRDefault="00C026D9">
    <w:pPr>
      <w:pStyle w:val="Header"/>
      <w:tabs>
        <w:tab w:val="clear" w:pos="8640"/>
        <w:tab w:val="right" w:pos="9360"/>
      </w:tabs>
      <w:adjustRightInd/>
      <w:rPr>
        <w:rFonts w:cs="Times New Roman"/>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23DD8" w14:textId="77777777" w:rsidR="00C026D9" w:rsidRDefault="00C026D9">
    <w:pPr>
      <w:pStyle w:val="Header"/>
      <w:tabs>
        <w:tab w:val="clear" w:pos="8640"/>
        <w:tab w:val="right" w:pos="9360"/>
      </w:tabs>
      <w:adjustRightInd/>
      <w:rPr>
        <w:rFonts w:cs="Times New Roman"/>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7AC4B" w14:textId="77777777" w:rsidR="00C026D9" w:rsidRDefault="00C026D9">
    <w:pPr>
      <w:pStyle w:val="Header"/>
      <w:tabs>
        <w:tab w:val="clear" w:pos="8640"/>
        <w:tab w:val="right" w:pos="9360"/>
      </w:tabs>
      <w:adjustRightInd/>
      <w:rPr>
        <w:rFonts w:cs="Times New Roman"/>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85503" w14:textId="77777777" w:rsidR="00C026D9" w:rsidRDefault="00C026D9">
    <w:pPr>
      <w:pStyle w:val="Header"/>
      <w:tabs>
        <w:tab w:val="clear" w:pos="8640"/>
        <w:tab w:val="right" w:pos="9360"/>
      </w:tabs>
      <w:adjustRightInd/>
      <w:rPr>
        <w:rFonts w:cs="Times New Roman"/>
        <w:szCs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A33B7" w14:textId="503D076A"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05468" w14:textId="77777777" w:rsidR="00C026D9" w:rsidRDefault="00C026D9">
    <w:pPr>
      <w:pStyle w:val="Header"/>
      <w:tabs>
        <w:tab w:val="clear" w:pos="8640"/>
        <w:tab w:val="right" w:pos="9360"/>
      </w:tabs>
      <w:adjustRightInd/>
      <w:rPr>
        <w:rFonts w:cs="Times New Roman"/>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C5D7C" w14:textId="77777777" w:rsidR="00C026D9" w:rsidRDefault="00C026D9">
    <w:pPr>
      <w:pStyle w:val="Header"/>
      <w:tabs>
        <w:tab w:val="clear" w:pos="8640"/>
        <w:tab w:val="right" w:pos="9360"/>
      </w:tabs>
      <w:adjustRightInd/>
      <w:rPr>
        <w:rFonts w:cs="Times New Roman"/>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5CF41" w14:textId="7B6BD73B"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E8D4B" w14:textId="77777777" w:rsidR="00C026D9" w:rsidRDefault="00C026D9">
    <w:pPr>
      <w:pStyle w:val="Header"/>
      <w:tabs>
        <w:tab w:val="clear" w:pos="8640"/>
        <w:tab w:val="right" w:pos="9360"/>
      </w:tabs>
      <w:adjustRightInd/>
      <w:rPr>
        <w:rFonts w:cs="Times New Roman"/>
        <w:szCs w:val="2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04EC5" w14:textId="77777777" w:rsidR="00C026D9" w:rsidRDefault="00C026D9">
    <w:pPr>
      <w:pStyle w:val="Header"/>
      <w:tabs>
        <w:tab w:val="clear" w:pos="8640"/>
        <w:tab w:val="right" w:pos="9360"/>
      </w:tabs>
      <w:adjustRightInd/>
      <w:rPr>
        <w:rFonts w:cs="Times New Roman"/>
        <w:szCs w:val="2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CC81F" w14:textId="42440544"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498F0" w14:textId="77777777" w:rsidR="00C026D9" w:rsidRDefault="00C026D9">
    <w:pPr>
      <w:pStyle w:val="Header"/>
      <w:tabs>
        <w:tab w:val="clear" w:pos="8640"/>
        <w:tab w:val="right" w:pos="9360"/>
      </w:tabs>
      <w:adjustRightInd/>
      <w:rPr>
        <w:rFonts w:cs="Times New Roman"/>
        <w:szCs w:val="24"/>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AA53D8" w14:textId="77777777" w:rsidR="00C026D9" w:rsidRDefault="00C026D9">
    <w:pPr>
      <w:pStyle w:val="Header"/>
      <w:tabs>
        <w:tab w:val="clear" w:pos="8640"/>
        <w:tab w:val="right" w:pos="9360"/>
      </w:tabs>
      <w:adjustRightInd/>
      <w:rPr>
        <w:rFonts w:cs="Times New Roman"/>
        <w:szCs w:val="24"/>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6147F" w14:textId="2CA5359D"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8CF49" w14:textId="77777777" w:rsidR="00C026D9" w:rsidRDefault="00C026D9">
    <w:pPr>
      <w:pStyle w:val="Header"/>
      <w:tabs>
        <w:tab w:val="clear" w:pos="8640"/>
        <w:tab w:val="right" w:pos="9360"/>
      </w:tabs>
      <w:adjustRightInd/>
      <w:rPr>
        <w:rFonts w:cs="Times New Roman"/>
        <w:szCs w:val="24"/>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6533E" w14:textId="77777777" w:rsidR="00C026D9" w:rsidRDefault="00C026D9">
    <w:pPr>
      <w:pStyle w:val="Header"/>
      <w:tabs>
        <w:tab w:val="clear" w:pos="8640"/>
        <w:tab w:val="right" w:pos="9360"/>
      </w:tabs>
      <w:adjustRightInd/>
      <w:rPr>
        <w:del w:id="216" w:author="SHEILA SPICA" w:date="2023-10-17T08:15:00Z"/>
        <w:rFonts w:cs="Times New Roman"/>
        <w:szCs w:val="24"/>
      </w:rPr>
    </w:pPr>
    <w:bookmarkStart w:id="217" w:name="_cp_textHF_106_52"/>
    <w:bookmarkEnd w:id="217"/>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B77DA" w14:textId="187FFD89"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CACE9" w14:textId="77777777" w:rsidR="00C026D9" w:rsidRDefault="00C026D9">
    <w:pPr>
      <w:pStyle w:val="Header"/>
      <w:tabs>
        <w:tab w:val="clear" w:pos="8640"/>
        <w:tab w:val="right" w:pos="9360"/>
      </w:tabs>
      <w:adjustRightInd/>
      <w:rPr>
        <w:del w:id="223" w:author="SHEILA SPICA" w:date="2023-10-17T08:15:00Z"/>
        <w:rFonts w:cs="Times New Roman"/>
        <w:szCs w:val="24"/>
      </w:rPr>
    </w:pPr>
    <w:bookmarkStart w:id="224" w:name="_cp_textHF_106_49"/>
    <w:bookmarkEnd w:id="224"/>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826F2" w14:textId="77777777" w:rsidR="00C026D9" w:rsidRDefault="00C026D9">
    <w:pPr>
      <w:pStyle w:val="Header"/>
      <w:tabs>
        <w:tab w:val="clear" w:pos="8640"/>
        <w:tab w:val="right" w:pos="9360"/>
      </w:tabs>
      <w:adjustRightInd/>
      <w:rPr>
        <w:rFonts w:cs="Times New Roman"/>
        <w:szCs w:val="24"/>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40B24" w14:textId="10E7FF22"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AA9852" w14:textId="77777777" w:rsidR="00C026D9" w:rsidRDefault="00C026D9">
    <w:pPr>
      <w:pStyle w:val="Header"/>
      <w:tabs>
        <w:tab w:val="clear" w:pos="8640"/>
        <w:tab w:val="right" w:pos="9360"/>
      </w:tabs>
      <w:adjustRightInd/>
      <w:rPr>
        <w:rFonts w:cs="Times New Roman"/>
        <w:szCs w:val="24"/>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01BF4" w14:textId="77777777" w:rsidR="00C026D9" w:rsidRDefault="00C026D9">
    <w:pPr>
      <w:pStyle w:val="Header"/>
      <w:tabs>
        <w:tab w:val="clear" w:pos="8640"/>
        <w:tab w:val="right" w:pos="9360"/>
      </w:tabs>
      <w:adjustRightInd/>
      <w:rPr>
        <w:rFonts w:cs="Times New Roman"/>
        <w:szCs w:val="24"/>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71B8E" w14:textId="087C51F3"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46E82" w14:textId="77777777" w:rsidR="00C026D9" w:rsidRDefault="00C026D9">
    <w:pPr>
      <w:pStyle w:val="Header"/>
      <w:tabs>
        <w:tab w:val="clear" w:pos="8640"/>
        <w:tab w:val="right" w:pos="9360"/>
      </w:tabs>
      <w:adjustRightInd/>
      <w:rPr>
        <w:rFonts w:cs="Times New Roman"/>
        <w:szCs w:val="24"/>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75FA3" w14:textId="77777777" w:rsidR="00C026D9" w:rsidRDefault="00C026D9">
    <w:pPr>
      <w:pStyle w:val="Header"/>
      <w:tabs>
        <w:tab w:val="clear" w:pos="8640"/>
        <w:tab w:val="right" w:pos="9360"/>
      </w:tabs>
      <w:adjustRightInd/>
      <w:rPr>
        <w:rFonts w:cs="Times New Roman"/>
        <w:szCs w:val="24"/>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6B464" w14:textId="61B4F208"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8C895" w14:textId="77777777" w:rsidR="00C026D9" w:rsidRDefault="00C026D9">
    <w:pPr>
      <w:pStyle w:val="Header"/>
      <w:tabs>
        <w:tab w:val="clear" w:pos="8640"/>
        <w:tab w:val="right" w:pos="9360"/>
      </w:tabs>
      <w:adjustRightInd/>
      <w:rPr>
        <w:rFonts w:cs="Times New Roman"/>
        <w:szCs w:val="24"/>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6C483" w14:textId="77777777" w:rsidR="00C026D9" w:rsidRDefault="00C026D9">
    <w:pPr>
      <w:pStyle w:val="Header"/>
      <w:tabs>
        <w:tab w:val="clear" w:pos="8640"/>
        <w:tab w:val="right" w:pos="9360"/>
      </w:tabs>
      <w:adjustRightInd/>
      <w:rPr>
        <w:rFonts w:cs="Times New Roman"/>
        <w:szCs w:val="24"/>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E71A7" w14:textId="084C1329"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0E3A0" w14:textId="77777777" w:rsidR="00C026D9" w:rsidRDefault="00C026D9">
    <w:pPr>
      <w:pStyle w:val="Header"/>
      <w:tabs>
        <w:tab w:val="clear" w:pos="8640"/>
        <w:tab w:val="right" w:pos="9360"/>
      </w:tabs>
      <w:adjustRightInd/>
      <w:rPr>
        <w:rFonts w:cs="Times New Roman"/>
        <w:szCs w:val="24"/>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4A5D1" w14:textId="77777777" w:rsidR="00C026D9" w:rsidRDefault="00C026D9">
    <w:pPr>
      <w:pStyle w:val="Header"/>
      <w:tabs>
        <w:tab w:val="clear" w:pos="8640"/>
        <w:tab w:val="right" w:pos="9360"/>
      </w:tabs>
      <w:adjustRightInd/>
      <w:rPr>
        <w:rFonts w:cs="Times New Roman"/>
        <w:szCs w:val="24"/>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C4600" w14:textId="635904B1"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D0A34B" w14:textId="77777777" w:rsidR="00C026D9" w:rsidRDefault="00C026D9">
    <w:pPr>
      <w:pStyle w:val="Header"/>
      <w:tabs>
        <w:tab w:val="clear" w:pos="8640"/>
        <w:tab w:val="right" w:pos="9360"/>
      </w:tabs>
      <w:adjustRightInd/>
      <w:rPr>
        <w:rFonts w:cs="Times New Roman"/>
        <w:szCs w:val="24"/>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390B1" w14:textId="77777777" w:rsidR="00C026D9" w:rsidRDefault="00C026D9">
    <w:pPr>
      <w:pStyle w:val="Header"/>
      <w:tabs>
        <w:tab w:val="clear" w:pos="8640"/>
        <w:tab w:val="right" w:pos="9360"/>
      </w:tabs>
      <w:adjustRightInd/>
      <w:rPr>
        <w:rFonts w:cs="Times New Roman"/>
        <w:szCs w:val="24"/>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90690" w14:textId="4B1403A9"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48E59" w14:textId="77777777" w:rsidR="00C026D9" w:rsidRDefault="00C026D9">
    <w:pPr>
      <w:pStyle w:val="Header"/>
      <w:tabs>
        <w:tab w:val="clear" w:pos="8640"/>
        <w:tab w:val="right" w:pos="9360"/>
      </w:tabs>
      <w:adjustRightInd/>
      <w:rPr>
        <w:rFonts w:cs="Times New Roman"/>
        <w:szCs w:val="24"/>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B96D3" w14:textId="77777777" w:rsidR="00C026D9" w:rsidRDefault="00C026D9">
    <w:pPr>
      <w:pStyle w:val="Header"/>
      <w:tabs>
        <w:tab w:val="clear" w:pos="8640"/>
        <w:tab w:val="right" w:pos="9360"/>
      </w:tabs>
      <w:adjustRightInd/>
      <w:rPr>
        <w:rFonts w:cs="Times New Roman"/>
        <w:szCs w:val="24"/>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8F998" w14:textId="75A3A91C"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0D748" w14:textId="77777777" w:rsidR="00C026D9" w:rsidRDefault="00C026D9">
    <w:pPr>
      <w:pStyle w:val="Header"/>
      <w:tabs>
        <w:tab w:val="clear" w:pos="8640"/>
        <w:tab w:val="right" w:pos="9360"/>
      </w:tabs>
      <w:adjustRightInd/>
      <w:rPr>
        <w:rFonts w:cs="Times New Roman"/>
        <w:szCs w:val="24"/>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B0405" w14:textId="77777777" w:rsidR="00C026D9" w:rsidRDefault="00C026D9">
    <w:pPr>
      <w:pStyle w:val="Header"/>
      <w:tabs>
        <w:tab w:val="clear" w:pos="8640"/>
        <w:tab w:val="right" w:pos="9360"/>
      </w:tabs>
      <w:adjustRightInd/>
      <w:rPr>
        <w:rFonts w:cs="Times New Roman"/>
        <w:szCs w:val="24"/>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AA0E3" w14:textId="24217D70"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C6D76" w14:textId="77777777" w:rsidR="00C026D9" w:rsidRDefault="00C026D9">
    <w:pPr>
      <w:pStyle w:val="Header"/>
      <w:tabs>
        <w:tab w:val="clear" w:pos="8640"/>
        <w:tab w:val="right" w:pos="9360"/>
      </w:tabs>
      <w:adjustRightInd/>
      <w:rPr>
        <w:rFonts w:cs="Times New Roman"/>
        <w:szCs w:val="24"/>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30A6B" w14:textId="77777777" w:rsidR="00C026D9" w:rsidRDefault="00C026D9">
    <w:pPr>
      <w:pStyle w:val="Header"/>
      <w:tabs>
        <w:tab w:val="clear" w:pos="8640"/>
        <w:tab w:val="right" w:pos="9360"/>
      </w:tabs>
      <w:adjustRightInd/>
      <w:rPr>
        <w:rFonts w:cs="Times New Roman"/>
        <w:szCs w:val="24"/>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E0026C" w14:textId="5E7F166F" w:rsidR="00C026D9" w:rsidRDefault="00C026D9">
    <w:pPr>
      <w:pStyle w:val="Header"/>
      <w:tabs>
        <w:tab w:val="clear" w:pos="8640"/>
        <w:tab w:val="right" w:pos="9360"/>
      </w:tabs>
      <w:adjustRightInd/>
      <w:spacing w:after="360"/>
      <w:ind w:left="-432" w:right="-432"/>
      <w:jc w:val="center"/>
      <w:rPr>
        <w:rFonts w:cs="Times New Roman"/>
        <w:szCs w:val="24"/>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36915" w14:textId="77777777" w:rsidR="00C026D9" w:rsidRDefault="00C026D9">
    <w:pPr>
      <w:pStyle w:val="Header"/>
      <w:tabs>
        <w:tab w:val="clear" w:pos="8640"/>
        <w:tab w:val="right" w:pos="9360"/>
      </w:tabs>
      <w:adjustRightInd/>
      <w:rPr>
        <w:rFonts w:cs="Times New Roman"/>
        <w:szCs w:val="24"/>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A1A2C" w14:textId="77777777" w:rsidR="00C026D9" w:rsidRDefault="00C026D9">
    <w:pPr>
      <w:pStyle w:val="Header"/>
      <w:tabs>
        <w:tab w:val="clear" w:pos="8640"/>
        <w:tab w:val="right" w:pos="9360"/>
      </w:tabs>
      <w:adjustRightInd/>
      <w:rPr>
        <w:rFonts w:cs="Times New Roman"/>
        <w:szCs w:val="24"/>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C8D8BA" w14:textId="77777777" w:rsidR="00C026D9" w:rsidRDefault="00C026D9">
    <w:pPr>
      <w:pStyle w:val="Header"/>
      <w:tabs>
        <w:tab w:val="clear" w:pos="8640"/>
        <w:tab w:val="right" w:pos="9360"/>
      </w:tabs>
      <w:adjustRightInd/>
      <w:rPr>
        <w:rFonts w:cs="Times New Roman"/>
        <w:szCs w:val="24"/>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B058C" w14:textId="77777777" w:rsidR="00C026D9" w:rsidRDefault="00C026D9">
    <w:pPr>
      <w:pStyle w:val="Header"/>
      <w:tabs>
        <w:tab w:val="clear" w:pos="8640"/>
        <w:tab w:val="right" w:pos="9360"/>
      </w:tabs>
      <w:adjustRightInd/>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lvlText w:val="%1."/>
      <w:lvlJc w:val="left"/>
      <w:pPr>
        <w:tabs>
          <w:tab w:val="left" w:pos="360"/>
        </w:tabs>
      </w:pPr>
      <w:rPr>
        <w:rFonts w:ascii="Garamond" w:hAnsi="Garamond"/>
        <w:b/>
        <w:i w:val="0"/>
        <w:sz w:val="24"/>
      </w:rPr>
    </w:lvl>
    <w:lvl w:ilvl="1">
      <w:start w:val="1"/>
      <w:numFmt w:val="decimal"/>
      <w:lvlText w:val="%1.%2."/>
      <w:lvlJc w:val="left"/>
      <w:pPr>
        <w:tabs>
          <w:tab w:val="left" w:pos="360"/>
        </w:tabs>
      </w:pPr>
      <w:rPr>
        <w:rFonts w:ascii="Garamond" w:hAnsi="Garamond"/>
        <w:b/>
        <w:i w:val="0"/>
        <w:sz w:val="24"/>
      </w:rPr>
    </w:lvl>
    <w:lvl w:ilvl="2">
      <w:start w:val="1"/>
      <w:numFmt w:val="decimal"/>
      <w:lvlText w:val="%1.%2.%3."/>
      <w:lvlJc w:val="left"/>
      <w:pPr>
        <w:tabs>
          <w:tab w:val="left" w:pos="360"/>
        </w:tabs>
        <w:ind w:hanging="360"/>
      </w:pPr>
      <w:rPr>
        <w:rFonts w:ascii="Garamond" w:hAnsi="Garamond"/>
        <w:b/>
        <w:i w:val="0"/>
        <w:sz w:val="24"/>
      </w:rPr>
    </w:lvl>
    <w:lvl w:ilvl="3">
      <w:start w:val="1"/>
      <w:numFmt w:val="lowerLetter"/>
      <w:lvlText w:val="(%4)"/>
      <w:lvlJc w:val="left"/>
      <w:pPr>
        <w:tabs>
          <w:tab w:val="left" w:pos="2160"/>
        </w:tabs>
        <w:ind w:firstLine="2880"/>
      </w:pPr>
      <w:rPr>
        <w:rFonts w:ascii="Garamond" w:hAnsi="Garamond"/>
        <w:b w:val="0"/>
        <w:i w:val="0"/>
        <w:sz w:val="24"/>
      </w:rPr>
    </w:lvl>
    <w:lvl w:ilvl="4">
      <w:start w:val="1"/>
      <w:numFmt w:val="lowerRoman"/>
      <w:lvlText w:val="(%5)"/>
      <w:lvlJc w:val="left"/>
      <w:pPr>
        <w:tabs>
          <w:tab w:val="left" w:pos="720"/>
        </w:tabs>
      </w:pPr>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8FB488D"/>
    <w:multiLevelType w:val="multilevel"/>
    <w:tmpl w:val="FFFFFFFF"/>
    <w:name w:val="Exhibit D"/>
    <w:lvl w:ilvl="0">
      <w:start w:val="1"/>
      <w:numFmt w:val="decimal"/>
      <w:lvlRestart w:val="0"/>
      <w:pStyle w:val="ExhibitD1"/>
      <w:lvlText w:val="%1."/>
      <w:lvlJc w:val="left"/>
      <w:pPr>
        <w:ind w:firstLine="720"/>
      </w:pPr>
      <w:rPr>
        <w:rFonts w:ascii="Arial Narrow" w:hAnsi="Arial Narrow"/>
        <w:b w:val="0"/>
        <w:i w:val="0"/>
        <w:caps w:val="0"/>
        <w:strike w:val="0"/>
        <w:dstrike w:val="0"/>
        <w:color w:val="auto"/>
        <w:sz w:val="22"/>
      </w:rPr>
    </w:lvl>
    <w:lvl w:ilvl="1">
      <w:start w:val="1"/>
      <w:numFmt w:val="lowerLetter"/>
      <w:pStyle w:val="ExhibitD2"/>
      <w:lvlText w:val="(%2)"/>
      <w:lvlJc w:val="left"/>
      <w:pPr>
        <w:ind w:firstLine="1440"/>
      </w:pPr>
      <w:rPr>
        <w:rFonts w:ascii="Arial Narrow" w:hAnsi="Arial Narrow"/>
        <w:b w:val="0"/>
        <w:i w:val="0"/>
        <w:caps w:val="0"/>
        <w:strike w:val="0"/>
        <w:dstrike w:val="0"/>
        <w:color w:val="auto"/>
        <w:sz w:val="22"/>
      </w:rPr>
    </w:lvl>
    <w:lvl w:ilvl="2">
      <w:start w:val="1"/>
      <w:numFmt w:val="upperRoman"/>
      <w:pStyle w:val="ExhibitD3"/>
      <w:lvlText w:val="%3."/>
      <w:lvlJc w:val="left"/>
      <w:rPr>
        <w:b w:val="0"/>
        <w:i w:val="0"/>
        <w:caps w:val="0"/>
        <w:strike w:val="0"/>
        <w:dstrike w:val="0"/>
        <w:color w:val="auto"/>
        <w:sz w:val="22"/>
      </w:rPr>
    </w:lvl>
    <w:lvl w:ilvl="3">
      <w:start w:val="1"/>
      <w:numFmt w:val="upperRoman"/>
      <w:pStyle w:val="ExhibitD4"/>
      <w:lvlText w:val="%4."/>
      <w:lvlJc w:val="left"/>
      <w:rPr>
        <w:b w:val="0"/>
        <w:i w:val="0"/>
        <w:caps w:val="0"/>
        <w:strike w:val="0"/>
        <w:dstrike w:val="0"/>
        <w:color w:val="auto"/>
        <w:sz w:val="22"/>
      </w:rPr>
    </w:lvl>
    <w:lvl w:ilvl="4">
      <w:start w:val="1"/>
      <w:numFmt w:val="upperRoman"/>
      <w:pStyle w:val="ExhibitD5"/>
      <w:lvlText w:val="%5."/>
      <w:lvlJc w:val="left"/>
      <w:rPr>
        <w:b w:val="0"/>
        <w:i w:val="0"/>
        <w:caps w:val="0"/>
        <w:strike w:val="0"/>
        <w:dstrike w:val="0"/>
        <w:color w:val="auto"/>
        <w:sz w:val="22"/>
      </w:rPr>
    </w:lvl>
    <w:lvl w:ilvl="5">
      <w:start w:val="1"/>
      <w:numFmt w:val="upperRoman"/>
      <w:pStyle w:val="ExhibitD6"/>
      <w:lvlText w:val="%6."/>
      <w:lvlJc w:val="left"/>
      <w:rPr>
        <w:b w:val="0"/>
        <w:i w:val="0"/>
        <w:caps w:val="0"/>
        <w:strike w:val="0"/>
        <w:dstrike w:val="0"/>
        <w:color w:val="auto"/>
        <w:sz w:val="22"/>
      </w:rPr>
    </w:lvl>
    <w:lvl w:ilvl="6">
      <w:start w:val="1"/>
      <w:numFmt w:val="upperRoman"/>
      <w:pStyle w:val="ExhibitD7"/>
      <w:lvlText w:val="%7."/>
      <w:lvlJc w:val="left"/>
      <w:rPr>
        <w:b w:val="0"/>
        <w:i w:val="0"/>
        <w:caps w:val="0"/>
        <w:strike w:val="0"/>
        <w:dstrike w:val="0"/>
        <w:color w:val="auto"/>
        <w:sz w:val="22"/>
      </w:rPr>
    </w:lvl>
    <w:lvl w:ilvl="7">
      <w:start w:val="1"/>
      <w:numFmt w:val="upperRoman"/>
      <w:pStyle w:val="ExhibitD8"/>
      <w:lvlText w:val="%8."/>
      <w:lvlJc w:val="left"/>
      <w:rPr>
        <w:b w:val="0"/>
        <w:i w:val="0"/>
        <w:caps w:val="0"/>
        <w:strike w:val="0"/>
        <w:dstrike w:val="0"/>
        <w:color w:val="auto"/>
        <w:sz w:val="22"/>
      </w:rPr>
    </w:lvl>
    <w:lvl w:ilvl="8">
      <w:start w:val="1"/>
      <w:numFmt w:val="upperRoman"/>
      <w:pStyle w:val="ExhibitD9"/>
      <w:lvlText w:val="%9."/>
      <w:lvlJc w:val="left"/>
      <w:rPr>
        <w:b w:val="0"/>
        <w:i w:val="0"/>
        <w:caps w:val="0"/>
        <w:strike w:val="0"/>
        <w:dstrike w:val="0"/>
        <w:color w:val="auto"/>
        <w:sz w:val="22"/>
      </w:rPr>
    </w:lvl>
  </w:abstractNum>
  <w:abstractNum w:abstractNumId="2" w15:restartNumberingAfterBreak="0">
    <w:nsid w:val="0BF31642"/>
    <w:multiLevelType w:val="multilevel"/>
    <w:tmpl w:val="FFFFFFFF"/>
    <w:lvl w:ilvl="0">
      <w:start w:val="1"/>
      <w:numFmt w:val="decimal"/>
      <w:lvlRestart w:val="0"/>
      <w:pStyle w:val="Heading1"/>
      <w:suff w:val="nothing"/>
      <w:lvlText w:val="ARTICLE %1:"/>
      <w:lvlJc w:val="left"/>
      <w:pPr>
        <w:ind w:left="3960"/>
      </w:pPr>
      <w:rPr>
        <w:rFonts w:ascii="Arial Narrow" w:hAnsi="Arial Narrow"/>
        <w:b/>
        <w:i w:val="0"/>
        <w:caps/>
        <w:smallCaps w:val="0"/>
        <w:strike w:val="0"/>
        <w:dstrike w:val="0"/>
        <w:color w:val="auto"/>
        <w:sz w:val="22"/>
      </w:rPr>
    </w:lvl>
    <w:lvl w:ilvl="1">
      <w:start w:val="1"/>
      <w:numFmt w:val="decimal"/>
      <w:pStyle w:val="Heading2"/>
      <w:lvlText w:val="%1.%2"/>
      <w:lvlJc w:val="left"/>
      <w:pPr>
        <w:ind w:left="720" w:hanging="720"/>
      </w:pPr>
      <w:rPr>
        <w:rFonts w:ascii="Arial Narrow" w:hAnsi="Arial Narrow"/>
        <w:b/>
        <w:i w:val="0"/>
        <w:caps w:val="0"/>
        <w:strike w:val="0"/>
        <w:dstrike w:val="0"/>
        <w:color w:val="auto"/>
        <w:sz w:val="22"/>
      </w:rPr>
    </w:lvl>
    <w:lvl w:ilvl="2">
      <w:start w:val="1"/>
      <w:numFmt w:val="upperLetter"/>
      <w:pStyle w:val="Heading3"/>
      <w:lvlText w:val="(%3)"/>
      <w:lvlJc w:val="left"/>
      <w:pPr>
        <w:ind w:firstLine="720"/>
      </w:pPr>
      <w:rPr>
        <w:rFonts w:ascii="Arial Narrow" w:hAnsi="Arial Narrow"/>
        <w:b w:val="0"/>
        <w:i w:val="0"/>
        <w:caps w:val="0"/>
        <w:strike w:val="0"/>
        <w:dstrike w:val="0"/>
        <w:color w:val="auto"/>
        <w:sz w:val="22"/>
      </w:rPr>
    </w:lvl>
    <w:lvl w:ilvl="3">
      <w:start w:val="1"/>
      <w:numFmt w:val="decimal"/>
      <w:pStyle w:val="Heading4"/>
      <w:lvlText w:val="(%4)"/>
      <w:lvlJc w:val="left"/>
      <w:pPr>
        <w:ind w:left="-90" w:firstLine="1440"/>
      </w:pPr>
      <w:rPr>
        <w:rFonts w:ascii="Arial Narrow" w:hAnsi="Arial Narrow"/>
        <w:b w:val="0"/>
        <w:i w:val="0"/>
        <w:caps w:val="0"/>
        <w:strike w:val="0"/>
        <w:dstrike w:val="0"/>
        <w:color w:val="auto"/>
        <w:sz w:val="22"/>
      </w:rPr>
    </w:lvl>
    <w:lvl w:ilvl="4">
      <w:start w:val="1"/>
      <w:numFmt w:val="upperRoman"/>
      <w:pStyle w:val="Heading5"/>
      <w:lvlText w:val="%5."/>
      <w:lvlJc w:val="left"/>
      <w:rPr>
        <w:b w:val="0"/>
        <w:i w:val="0"/>
        <w:caps w:val="0"/>
        <w:strike w:val="0"/>
        <w:dstrike w:val="0"/>
        <w:color w:val="auto"/>
        <w:sz w:val="22"/>
      </w:rPr>
    </w:lvl>
    <w:lvl w:ilvl="5">
      <w:start w:val="1"/>
      <w:numFmt w:val="upperRoman"/>
      <w:pStyle w:val="Heading6"/>
      <w:lvlText w:val="%6."/>
      <w:lvlJc w:val="left"/>
      <w:rPr>
        <w:b w:val="0"/>
        <w:i w:val="0"/>
        <w:caps w:val="0"/>
        <w:strike w:val="0"/>
        <w:dstrike w:val="0"/>
        <w:color w:val="auto"/>
        <w:sz w:val="22"/>
      </w:rPr>
    </w:lvl>
    <w:lvl w:ilvl="6">
      <w:start w:val="1"/>
      <w:numFmt w:val="upperRoman"/>
      <w:pStyle w:val="Heading7"/>
      <w:lvlText w:val="%7."/>
      <w:lvlJc w:val="left"/>
      <w:rPr>
        <w:b w:val="0"/>
        <w:i w:val="0"/>
        <w:caps w:val="0"/>
        <w:strike w:val="0"/>
        <w:dstrike w:val="0"/>
        <w:color w:val="auto"/>
        <w:sz w:val="22"/>
      </w:rPr>
    </w:lvl>
    <w:lvl w:ilvl="7">
      <w:start w:val="1"/>
      <w:numFmt w:val="none"/>
      <w:pStyle w:val="Heading8"/>
      <w:suff w:val="nothing"/>
      <w:lvlText w:val="%8"/>
      <w:lvlJc w:val="left"/>
      <w:rPr>
        <w:rFonts w:ascii="Arial Narrow" w:hAnsi="Arial Narrow"/>
        <w:b w:val="0"/>
        <w:i w:val="0"/>
        <w:caps w:val="0"/>
        <w:strike w:val="0"/>
        <w:dstrike w:val="0"/>
        <w:color w:val="auto"/>
        <w:sz w:val="22"/>
      </w:rPr>
    </w:lvl>
    <w:lvl w:ilvl="8">
      <w:start w:val="1"/>
      <w:numFmt w:val="upperRoman"/>
      <w:lvlText w:val="%9."/>
      <w:lvlJc w:val="left"/>
      <w:rPr>
        <w:b w:val="0"/>
        <w:i w:val="0"/>
        <w:caps w:val="0"/>
        <w:strike w:val="0"/>
        <w:dstrike w:val="0"/>
        <w:color w:val="auto"/>
        <w:sz w:val="22"/>
      </w:rPr>
    </w:lvl>
  </w:abstractNum>
  <w:abstractNum w:abstractNumId="3" w15:restartNumberingAfterBreak="0">
    <w:nsid w:val="13E140D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rPr>
        <w:b w:val="0"/>
      </w:rPr>
    </w:lvl>
    <w:lvl w:ilvl="2" w:tplc="FFFFFFFF">
      <w:start w:val="1"/>
      <w:numFmt w:val="lowerRoman"/>
      <w:lvlText w:val="%3."/>
      <w:lvlJc w:val="right"/>
      <w:pPr>
        <w:ind w:left="2160" w:hanging="180"/>
      </w:pPr>
      <w:rPr>
        <w:b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E7D591C"/>
    <w:multiLevelType w:val="hybridMultilevel"/>
    <w:tmpl w:val="FFFFFFFF"/>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46571C"/>
    <w:multiLevelType w:val="hybridMultilevel"/>
    <w:tmpl w:val="FFFFFFFF"/>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rPr>
    </w:lvl>
  </w:abstractNum>
  <w:abstractNum w:abstractNumId="8" w15:restartNumberingAfterBreak="0">
    <w:nsid w:val="4BCD2D4D"/>
    <w:multiLevelType w:val="multilevel"/>
    <w:tmpl w:val="34260C40"/>
    <w:name w:val="zzmpTabbed||Tabbed|2|3|1|1|12|12||1|10|0||1|10|0||1|10|1||1|12|0||1|12|0||1|12|0||1|12|0||1|12|0||"/>
    <w:lvl w:ilvl="0">
      <w:start w:val="1"/>
      <w:numFmt w:val="decimal"/>
      <w:pStyle w:val="TabbedL1"/>
      <w:lvlText w:val="%1."/>
      <w:lvlJc w:val="left"/>
      <w:pPr>
        <w:tabs>
          <w:tab w:val="num" w:pos="1440"/>
        </w:tabs>
        <w:ind w:left="0" w:firstLine="720"/>
      </w:pPr>
      <w:rPr>
        <w:rFonts w:ascii="Times New Roman" w:hAnsi="Times New Roman" w:cs="Times New Roman"/>
        <w:b w:val="0"/>
        <w:i w:val="0"/>
        <w:caps w:val="0"/>
        <w:sz w:val="24"/>
        <w:u w:val="none"/>
      </w:rPr>
    </w:lvl>
    <w:lvl w:ilvl="1">
      <w:start w:val="1"/>
      <w:numFmt w:val="lowerLetter"/>
      <w:pStyle w:val="Tabbe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TabbedL3"/>
      <w:lvlText w:val="(%3)"/>
      <w:lvlJc w:val="left"/>
      <w:pPr>
        <w:tabs>
          <w:tab w:val="num" w:pos="2880"/>
        </w:tabs>
        <w:ind w:left="0" w:firstLine="2160"/>
      </w:pPr>
      <w:rPr>
        <w:rFonts w:ascii="Times New Roman" w:hAnsi="Times New Roman" w:cs="Times New Roman"/>
        <w:b w:val="0"/>
        <w:i w:val="0"/>
        <w:caps w:val="0"/>
        <w:sz w:val="24"/>
        <w:u w:val="none"/>
      </w:rPr>
    </w:lvl>
    <w:lvl w:ilvl="3">
      <w:start w:val="1"/>
      <w:numFmt w:val="upperLetter"/>
      <w:pStyle w:val="TabbedL4"/>
      <w:lvlText w:val="(%4)"/>
      <w:lvlJc w:val="left"/>
      <w:pPr>
        <w:tabs>
          <w:tab w:val="num" w:pos="3600"/>
        </w:tabs>
        <w:ind w:left="0" w:firstLine="2880"/>
      </w:pPr>
      <w:rPr>
        <w:rFonts w:ascii="Times New Roman" w:hAnsi="Times New Roman" w:cs="Times New Roman"/>
        <w:b w:val="0"/>
        <w:i w:val="0"/>
        <w:caps w:val="0"/>
        <w:sz w:val="24"/>
        <w:u w:val="none"/>
      </w:rPr>
    </w:lvl>
    <w:lvl w:ilvl="4">
      <w:start w:val="1"/>
      <w:numFmt w:val="lowerLetter"/>
      <w:pStyle w:val="TabbedL5"/>
      <w:lvlText w:val="%5."/>
      <w:lvlJc w:val="left"/>
      <w:pPr>
        <w:tabs>
          <w:tab w:val="num" w:pos="4320"/>
        </w:tabs>
        <w:ind w:left="0" w:firstLine="3600"/>
      </w:pPr>
      <w:rPr>
        <w:b w:val="0"/>
        <w:i w:val="0"/>
        <w:caps w:val="0"/>
        <w:u w:val="none"/>
      </w:rPr>
    </w:lvl>
    <w:lvl w:ilvl="5">
      <w:start w:val="1"/>
      <w:numFmt w:val="lowerRoman"/>
      <w:pStyle w:val="TabbedL6"/>
      <w:lvlText w:val="%6."/>
      <w:lvlJc w:val="left"/>
      <w:pPr>
        <w:tabs>
          <w:tab w:val="num" w:pos="5040"/>
        </w:tabs>
        <w:ind w:left="0" w:firstLine="4320"/>
      </w:pPr>
      <w:rPr>
        <w:b w:val="0"/>
        <w:i w:val="0"/>
        <w:caps w:val="0"/>
        <w:u w:val="none"/>
      </w:rPr>
    </w:lvl>
    <w:lvl w:ilvl="6">
      <w:start w:val="1"/>
      <w:numFmt w:val="decimal"/>
      <w:pStyle w:val="TabbedL7"/>
      <w:lvlText w:val="%7)"/>
      <w:lvlJc w:val="left"/>
      <w:pPr>
        <w:tabs>
          <w:tab w:val="num" w:pos="5760"/>
        </w:tabs>
        <w:ind w:left="0" w:firstLine="5040"/>
      </w:pPr>
      <w:rPr>
        <w:b w:val="0"/>
        <w:i w:val="0"/>
        <w:caps w:val="0"/>
        <w:u w:val="none"/>
      </w:rPr>
    </w:lvl>
    <w:lvl w:ilvl="7">
      <w:start w:val="1"/>
      <w:numFmt w:val="lowerLetter"/>
      <w:pStyle w:val="TabbedL8"/>
      <w:lvlText w:val="%8)"/>
      <w:lvlJc w:val="left"/>
      <w:pPr>
        <w:tabs>
          <w:tab w:val="num" w:pos="6480"/>
        </w:tabs>
        <w:ind w:left="0" w:firstLine="5760"/>
      </w:pPr>
      <w:rPr>
        <w:b w:val="0"/>
        <w:i w:val="0"/>
        <w:caps w:val="0"/>
        <w:u w:val="none"/>
      </w:rPr>
    </w:lvl>
    <w:lvl w:ilvl="8">
      <w:start w:val="1"/>
      <w:numFmt w:val="lowerRoman"/>
      <w:pStyle w:val="TabbedL9"/>
      <w:lvlText w:val="%9)"/>
      <w:lvlJc w:val="left"/>
      <w:pPr>
        <w:tabs>
          <w:tab w:val="num" w:pos="7200"/>
        </w:tabs>
        <w:ind w:left="0" w:firstLine="6480"/>
      </w:pPr>
      <w:rPr>
        <w:b w:val="0"/>
        <w:i w:val="0"/>
        <w:caps w:val="0"/>
        <w:u w:val="none"/>
      </w:rPr>
    </w:lvl>
  </w:abstractNum>
  <w:abstractNum w:abstractNumId="9" w15:restartNumberingAfterBreak="0">
    <w:nsid w:val="4CCB5B29"/>
    <w:multiLevelType w:val="hybridMultilevel"/>
    <w:tmpl w:val="FFFFFFFF"/>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F5113A5"/>
    <w:multiLevelType w:val="multilevel"/>
    <w:tmpl w:val="FFFFFFFF"/>
    <w:styleLink w:val="NumberingFLP"/>
    <w:lvl w:ilvl="0">
      <w:start w:val="1"/>
      <w:numFmt w:val="upperLetter"/>
      <w:pStyle w:val="FLP1"/>
      <w:lvlText w:val="%1."/>
      <w:lvlJc w:val="left"/>
      <w:pPr>
        <w:ind w:left="720" w:hanging="720"/>
      </w:pPr>
      <w:rPr>
        <w:rFonts w:ascii="Arial Narrow" w:hAnsi="Arial Narrow"/>
        <w:b/>
        <w:i w:val="0"/>
        <w:sz w:val="22"/>
      </w:rPr>
    </w:lvl>
    <w:lvl w:ilvl="1">
      <w:start w:val="1"/>
      <w:numFmt w:val="decimal"/>
      <w:pStyle w:val="FLP2"/>
      <w:lvlText w:val="%2."/>
      <w:lvlJc w:val="left"/>
      <w:pPr>
        <w:ind w:firstLine="720"/>
      </w:pPr>
      <w:rPr>
        <w:rFonts w:ascii="Arial Narrow" w:hAnsi="Arial Narrow"/>
        <w:b/>
        <w:i w:val="0"/>
        <w:sz w:val="22"/>
      </w:rPr>
    </w:lvl>
    <w:lvl w:ilvl="2">
      <w:start w:val="1"/>
      <w:numFmt w:val="decimal"/>
      <w:lvlText w:val="%3."/>
      <w:lvlJc w:val="left"/>
      <w:pPr>
        <w:ind w:left="2160" w:hanging="180"/>
      </w:pPr>
      <w:rPr>
        <w:rFonts w:ascii="Arial Narrow" w:hAnsi="Arial Narrow"/>
        <w:b/>
        <w:i w:val="0"/>
        <w:sz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84B79D8"/>
    <w:multiLevelType w:val="hybridMultilevel"/>
    <w:tmpl w:val="FFFFFFFF"/>
    <w:lvl w:ilvl="0" w:tplc="FFFFFFFF">
      <w:start w:val="1"/>
      <w:numFmt w:val="lowerLetter"/>
      <w:lvlText w:val="(%1)"/>
      <w:lvlJc w:val="left"/>
      <w:pPr>
        <w:ind w:left="2520" w:hanging="360"/>
      </w:pPr>
      <w:rPr>
        <w:b/>
        <w:strike w:val="0"/>
        <w:color w:val="auto"/>
      </w:rPr>
    </w:lvl>
    <w:lvl w:ilvl="1" w:tplc="FFFFFFFF">
      <w:start w:val="1"/>
      <w:numFmt w:val="lowerLetter"/>
      <w:lvlText w:val="%2."/>
      <w:lvlJc w:val="left"/>
      <w:pPr>
        <w:ind w:left="3240" w:hanging="360"/>
      </w:pPr>
      <w:rPr>
        <w:color w:val="auto"/>
      </w:r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start w:val="1"/>
      <w:numFmt w:val="lowerLetter"/>
      <w:lvlText w:val="%5."/>
      <w:lvlJc w:val="left"/>
      <w:pPr>
        <w:ind w:left="5400" w:hanging="360"/>
      </w:pPr>
    </w:lvl>
    <w:lvl w:ilvl="5" w:tplc="FFFFFFFF">
      <w:start w:val="1"/>
      <w:numFmt w:val="lowerRoman"/>
      <w:lvlText w:val="%6."/>
      <w:lvlJc w:val="right"/>
      <w:pPr>
        <w:ind w:left="6120" w:hanging="180"/>
      </w:pPr>
    </w:lvl>
    <w:lvl w:ilvl="6" w:tplc="FFFFFFFF">
      <w:start w:val="1"/>
      <w:numFmt w:val="decimal"/>
      <w:lvlText w:val="%7."/>
      <w:lvlJc w:val="left"/>
      <w:pPr>
        <w:ind w:left="6840" w:hanging="360"/>
      </w:pPr>
    </w:lvl>
    <w:lvl w:ilvl="7" w:tplc="FFFFFFFF">
      <w:start w:val="1"/>
      <w:numFmt w:val="lowerLetter"/>
      <w:lvlText w:val="%8."/>
      <w:lvlJc w:val="left"/>
      <w:pPr>
        <w:ind w:left="7560" w:hanging="360"/>
      </w:pPr>
    </w:lvl>
    <w:lvl w:ilvl="8" w:tplc="FFFFFFFF">
      <w:start w:val="1"/>
      <w:numFmt w:val="lowerRoman"/>
      <w:lvlText w:val="%9."/>
      <w:lvlJc w:val="right"/>
      <w:pPr>
        <w:ind w:left="8280" w:hanging="180"/>
      </w:pPr>
    </w:lvl>
  </w:abstractNum>
  <w:abstractNum w:abstractNumId="12" w15:restartNumberingAfterBreak="0">
    <w:nsid w:val="60F43990"/>
    <w:multiLevelType w:val="hybridMultilevel"/>
    <w:tmpl w:val="FFFFFFFF"/>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657C023B"/>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FA4408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7A10103A"/>
    <w:multiLevelType w:val="hybridMultilevel"/>
    <w:tmpl w:val="FFFFFFFF"/>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6" w15:restartNumberingAfterBreak="0">
    <w:nsid w:val="7BD20078"/>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2"/>
  </w:num>
  <w:num w:numId="2">
    <w:abstractNumId w:val="1"/>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6"/>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2"/>
    </w:lvlOverride>
  </w:num>
  <w:num w:numId="10">
    <w:abstractNumId w:val="10"/>
  </w:num>
  <w:num w:numId="11">
    <w:abstractNumId w:val="14"/>
  </w:num>
  <w:num w:numId="12">
    <w:abstractNumId w:val="1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3"/>
  </w:num>
  <w:num w:numId="18">
    <w:abstractNumId w:val="6"/>
  </w:num>
  <w:num w:numId="19">
    <w:abstractNumId w:val="9"/>
  </w:num>
  <w:num w:numId="20">
    <w:abstractNumId w:val="4"/>
  </w:num>
  <w:num w:numId="21">
    <w:abstractNumId w:val="2"/>
    <w:lvlOverride w:ilvl="0">
      <w:lvl w:ilvl="0">
        <w:start w:val="1"/>
        <w:numFmt w:val="decimal"/>
        <w:lvlRestart w:val="0"/>
        <w:pStyle w:val="Heading1"/>
        <w:suff w:val="nothing"/>
        <w:lvlText w:val="ARTICLE %1:"/>
        <w:lvlJc w:val="left"/>
        <w:pPr>
          <w:ind w:left="3960"/>
        </w:pPr>
        <w:rPr>
          <w:rFonts w:ascii="Arial Narrow" w:hAnsi="Arial Narrow"/>
          <w:b/>
          <w:i w:val="0"/>
          <w:caps/>
          <w:smallCaps w:val="0"/>
          <w:strike w:val="0"/>
          <w:dstrike w:val="0"/>
          <w:color w:val="auto"/>
          <w:sz w:val="22"/>
        </w:rPr>
      </w:lvl>
    </w:lvlOverride>
    <w:lvlOverride w:ilvl="1">
      <w:lvl w:ilvl="1">
        <w:start w:val="1"/>
        <w:numFmt w:val="decimal"/>
        <w:pStyle w:val="Heading2"/>
        <w:lvlText w:val="%1.%2"/>
        <w:lvlJc w:val="left"/>
        <w:pPr>
          <w:ind w:left="720" w:hanging="720"/>
        </w:pPr>
        <w:rPr>
          <w:rFonts w:ascii="Arial Narrow" w:hAnsi="Arial Narrow"/>
          <w:b/>
          <w:i w:val="0"/>
          <w:caps w:val="0"/>
          <w:strike w:val="0"/>
          <w:dstrike w:val="0"/>
          <w:color w:val="auto"/>
          <w:sz w:val="22"/>
        </w:rPr>
      </w:lvl>
    </w:lvlOverride>
    <w:lvlOverride w:ilvl="2">
      <w:lvl w:ilvl="2">
        <w:start w:val="1"/>
        <w:numFmt w:val="upperLetter"/>
        <w:pStyle w:val="Heading3"/>
        <w:lvlText w:val="(%3)"/>
        <w:lvlJc w:val="left"/>
        <w:pPr>
          <w:ind w:firstLine="720"/>
        </w:pPr>
        <w:rPr>
          <w:rFonts w:ascii="Arial Narrow" w:hAnsi="Arial Narrow"/>
          <w:b w:val="0"/>
          <w:i w:val="0"/>
          <w:caps w:val="0"/>
          <w:strike w:val="0"/>
          <w:dstrike w:val="0"/>
          <w:color w:val="auto"/>
          <w:sz w:val="22"/>
        </w:rPr>
      </w:lvl>
    </w:lvlOverride>
    <w:lvlOverride w:ilvl="3">
      <w:lvl w:ilvl="3">
        <w:start w:val="1"/>
        <w:numFmt w:val="decimal"/>
        <w:pStyle w:val="Heading4"/>
        <w:lvlText w:val="(%4)"/>
        <w:lvlJc w:val="left"/>
        <w:pPr>
          <w:ind w:left="360" w:firstLine="1440"/>
        </w:pPr>
        <w:rPr>
          <w:rFonts w:ascii="Arial Narrow" w:hAnsi="Arial Narrow"/>
          <w:b w:val="0"/>
          <w:i w:val="0"/>
          <w:caps w:val="0"/>
          <w:strike w:val="0"/>
          <w:dstrike w:val="0"/>
          <w:color w:val="auto"/>
          <w:sz w:val="22"/>
        </w:rPr>
      </w:lvl>
    </w:lvlOverride>
    <w:lvlOverride w:ilvl="4">
      <w:lvl w:ilvl="4">
        <w:start w:val="1"/>
        <w:numFmt w:val="upperRoman"/>
        <w:pStyle w:val="Heading5"/>
        <w:lvlText w:val="%5."/>
        <w:lvlJc w:val="left"/>
        <w:rPr>
          <w:b w:val="0"/>
          <w:i w:val="0"/>
          <w:caps w:val="0"/>
          <w:strike w:val="0"/>
          <w:dstrike w:val="0"/>
          <w:color w:val="auto"/>
          <w:sz w:val="22"/>
        </w:rPr>
      </w:lvl>
    </w:lvlOverride>
    <w:lvlOverride w:ilvl="5">
      <w:lvl w:ilvl="5">
        <w:start w:val="1"/>
        <w:numFmt w:val="upperRoman"/>
        <w:pStyle w:val="Heading6"/>
        <w:lvlText w:val="%6."/>
        <w:lvlJc w:val="left"/>
        <w:rPr>
          <w:b w:val="0"/>
          <w:i w:val="0"/>
          <w:caps w:val="0"/>
          <w:strike w:val="0"/>
          <w:dstrike w:val="0"/>
          <w:color w:val="auto"/>
          <w:sz w:val="22"/>
        </w:rPr>
      </w:lvl>
    </w:lvlOverride>
    <w:lvlOverride w:ilvl="6">
      <w:lvl w:ilvl="6">
        <w:start w:val="1"/>
        <w:numFmt w:val="upperRoman"/>
        <w:pStyle w:val="Heading7"/>
        <w:lvlText w:val="%7."/>
        <w:lvlJc w:val="left"/>
        <w:rPr>
          <w:b w:val="0"/>
          <w:i w:val="0"/>
          <w:caps w:val="0"/>
          <w:strike w:val="0"/>
          <w:dstrike w:val="0"/>
          <w:color w:val="auto"/>
          <w:sz w:val="22"/>
        </w:rPr>
      </w:lvl>
    </w:lvlOverride>
    <w:lvlOverride w:ilvl="7">
      <w:lvl w:ilvl="7">
        <w:start w:val="1"/>
        <w:numFmt w:val="none"/>
        <w:pStyle w:val="Heading8"/>
        <w:suff w:val="nothing"/>
        <w:lvlText w:val="%8"/>
        <w:lvlJc w:val="left"/>
        <w:rPr>
          <w:rFonts w:ascii="Arial Narrow" w:hAnsi="Arial Narrow"/>
          <w:b w:val="0"/>
          <w:i w:val="0"/>
          <w:caps w:val="0"/>
          <w:strike w:val="0"/>
          <w:dstrike w:val="0"/>
          <w:color w:val="auto"/>
          <w:sz w:val="22"/>
        </w:rPr>
      </w:lvl>
    </w:lvlOverride>
    <w:lvlOverride w:ilvl="8">
      <w:lvl w:ilvl="8">
        <w:start w:val="1"/>
        <w:numFmt w:val="upperRoman"/>
        <w:lvlText w:val="%9."/>
        <w:lvlJc w:val="left"/>
        <w:rPr>
          <w:b w:val="0"/>
          <w:i w:val="0"/>
          <w:caps w:val="0"/>
          <w:strike w:val="0"/>
          <w:dstrike w:val="0"/>
          <w:color w:val="auto"/>
          <w:sz w:val="22"/>
        </w:rPr>
      </w:lvl>
    </w:lvlOverride>
  </w:num>
  <w:num w:numId="22">
    <w:abstractNumId w:val="2"/>
  </w:num>
  <w:num w:numId="23">
    <w:abstractNumId w:val="7"/>
  </w:num>
  <w:num w:numId="24">
    <w:abstractNumId w:val="5"/>
  </w:num>
  <w:num w:numId="25">
    <w:abstractNumId w:val="8"/>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7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_REDLINE" w:val="CP_REDLINE"/>
    <w:docVar w:name="D3_TOC_c_1" w:val="&lt;TOC Type=&quot;0&quot;&gt;&lt;Name&gt;XXX&lt;/Name&gt;&lt;UseHyperlink&gt;False&lt;/UseHyperlink&gt;&lt;PageAlignment&gt;True&lt;/PageAlignment&gt;&lt;KeepDirectFormatting&gt;True&lt;/KeepDirectFormatting&gt;&lt;KeepTabChars&gt;False&lt;/KeepTabChars&gt;&lt;KeepNewlineChars&gt;False&lt;/KeepNewlineChars&gt;&lt;IncludeLabelAndNumber&gt;True&lt;/IndacludeLabelAndNumber&gt;&lt;IncludePageNumber&gt;True&lt;/IncludePageNumber&gt;&lt;Levels&gt;&lt;Level ID=&quot;1&quot; IncludePageNumber=&quot;TRUE&quot;&gt;&lt;Styles&gt;&lt;Style&gt;Heading_1&lt;/Style&gt;&lt;/Styles&gt;&lt;Format Value=&quot;&quot; /&gt;&lt;Type Value=&quot;Whole Paragraph&quot; /&gt;&lt;TabLeader&gt;Dots&lt;/TabLeader&gt;&lt;/Level&gt;&lt;Level ID=&quot;2&quot; IncldaudePageNumber=&quot;TRUE&quot;&gt;&lt;Styles&gt;&lt;Style&gt;Heading_2&lt;/Style&gt;&lt;/Styles&gt;&lt;Format Value=&quot;&quot; /&gt;&lt;Type Value=&quot;Whole Paragraph&quot; /&gt;&lt;TabLeader&gt;Dots&lt;/TabLeader&gt;&lt;/Level&gt;&lt;/Levels&gt;&lt;SectionProperties xmlns:xsd=&quot;http://www.w3.org/2001/XMLSchema&quot; xmlns:xsi=&quot;http://www.w3.org/2001/daXMLSchema-instance&quot;&gt;&lt;MarginTop&gt;72&lt;/MarginTop&gt;&lt;MarginLeft&gt;72&lt;/MarginLeft&gt;&lt;MarginRight&gt;72&lt;/MarginRight&gt;&lt;MarginBottom&gt;72&lt;/MarginBottom&gt;&lt;IncludeSection&gt;false&lt;/IncludeSection&gt;&lt;DifferentFirstPage&gt;true&lt;/DifferentFirstPage&gt;&lt;PageTitleText&gt;Table of Contents&lt;/PageTidatleText&gt;&lt;InheritSectionProperties&gt;false&lt;/InheritSectionProperties&gt;&lt;NumberTitleText&gt;Page&lt;/NumberTitleText&gt;&lt;SecondaryTitleText&gt;Table of Contents (continued)&lt;/SecondaryTitleText&gt;&lt;SecondaryNumberTitleText&gt;Page&lt;/SecondaryNumberTitleText&gt;&lt;ContinuePageNumberFromdaPrevious&gt;false&lt;/ContinuePageNumberFromPrevious&gt;&lt;TitleStyle&gt;Normal&lt;/TitleStyle&gt;&lt;PageNumberPrefix /&gt;&lt;PageNumberStyle&gt;roman&lt;/PageNumberStyle&gt;&lt;PageNumberSuffix /&gt;&lt;PageNumberAlignment&gt;wdAlignPageNumberCenter&lt;/PageNumberAlignment&gt;&lt;ColumnCount&gt;1&lt;/ColumnCount&gt;&lt;TadabLeader&gt;wdTabLeaderDots&lt;/TabLeader&gt;&lt;TabLeaderSelected&gt;false&lt;/TabLeaderSelected&gt;&lt;TabLeaderOverridenByLevels&gt;false&lt;/TabLeaderOverridenByLevels&gt;&lt;TurnOffSameAsPreviousForNextSection&gt;false&lt;/TurnOffSameAsPreviousForNextSection&gt;&lt;/SectionProperties&gt;&lt;/TOC&gt;"/>
    <w:docVar w:name="D3Numbering_Exhibit D_1" w:val="&lt;root&gt;&lt;type&gt;1&lt;/type&gt;&lt;chars&gt;&lt;/chars&gt;da&lt;D3Font xmlns:xsd=&quot;http://www.w3.org/2001/XMLSchema&quot; xmlns:xsi=&quot;http://www.w3.org/2001/XMLSchema-instance&quot;&gt;da  &lt;AllCaps&gt;false&lt;/AllCaps&gt;da  &lt;Bold&gt;true&lt;/Bold&gt;da  &lt;Color&gt;-16777216&lt;/Color&gt;da  &lt;DoubleStrikeThrough&gt;false&lt;/DodaubleStrikeThrough&gt;da  &lt;Hidden&gt;false&lt;/Hidden&gt;da  &lt;Italic&gt;false&lt;/Italic&gt;da  &lt;Kerning&gt;0&lt;/Kerning&gt;da  &lt;Name&gt;Arial Narrow&lt;/Name&gt;da  &lt;Size&gt;11&lt;/Size&gt;da  &lt;SmallCaps&gt;false&lt;/SmallCaps&gt;da  &lt;StrikeThrough&gt;false&lt;/StrikeThrough&gt;da  &lt;Subscript&gt;false&lt;/Subscript&gt;da  &lt;Supedarscript&gt;false&lt;/Superscript&gt;da  &lt;Underline&gt;1&lt;/Underline&gt;da  &lt;InheritAll&gt;false&lt;/InheritAll&gt;da&lt;/D3Font&gt;&lt;/root&gt;"/>
    <w:docVar w:name="textDeleteStyle" w:val="s"/>
    <w:docVar w:name="textInsertStyle" w:val="u"/>
    <w:docVar w:name="textMoveFromStyle" w:val="s"/>
    <w:docVar w:name="textMoveToStyle" w:val="d"/>
  </w:docVars>
  <w:rsids>
    <w:rsidRoot w:val="00DD5BF1"/>
    <w:rsid w:val="00010F5A"/>
    <w:rsid w:val="00011F41"/>
    <w:rsid w:val="00014290"/>
    <w:rsid w:val="00015633"/>
    <w:rsid w:val="00023F01"/>
    <w:rsid w:val="00030E39"/>
    <w:rsid w:val="00032B7F"/>
    <w:rsid w:val="00044B26"/>
    <w:rsid w:val="000455D7"/>
    <w:rsid w:val="00045D88"/>
    <w:rsid w:val="00045DBE"/>
    <w:rsid w:val="00046D79"/>
    <w:rsid w:val="0005571E"/>
    <w:rsid w:val="0006106E"/>
    <w:rsid w:val="00064E1A"/>
    <w:rsid w:val="00072B72"/>
    <w:rsid w:val="00073CA0"/>
    <w:rsid w:val="000763FD"/>
    <w:rsid w:val="00081F45"/>
    <w:rsid w:val="00083690"/>
    <w:rsid w:val="00090825"/>
    <w:rsid w:val="000937D1"/>
    <w:rsid w:val="00096606"/>
    <w:rsid w:val="000975F5"/>
    <w:rsid w:val="000A413A"/>
    <w:rsid w:val="000B0BB5"/>
    <w:rsid w:val="000C10B1"/>
    <w:rsid w:val="000C32AB"/>
    <w:rsid w:val="000C3B35"/>
    <w:rsid w:val="000C644F"/>
    <w:rsid w:val="000C6DAF"/>
    <w:rsid w:val="000C727E"/>
    <w:rsid w:val="000D1B4D"/>
    <w:rsid w:val="000D6920"/>
    <w:rsid w:val="000D69D6"/>
    <w:rsid w:val="000F1B83"/>
    <w:rsid w:val="00104EA5"/>
    <w:rsid w:val="00105D21"/>
    <w:rsid w:val="00107C5E"/>
    <w:rsid w:val="00122AF7"/>
    <w:rsid w:val="0012359E"/>
    <w:rsid w:val="0012783A"/>
    <w:rsid w:val="001325B3"/>
    <w:rsid w:val="00134EC0"/>
    <w:rsid w:val="00151E21"/>
    <w:rsid w:val="0015345B"/>
    <w:rsid w:val="00160BA0"/>
    <w:rsid w:val="0016192B"/>
    <w:rsid w:val="001655C0"/>
    <w:rsid w:val="00174C40"/>
    <w:rsid w:val="001756EA"/>
    <w:rsid w:val="001778C3"/>
    <w:rsid w:val="001823A3"/>
    <w:rsid w:val="00182A18"/>
    <w:rsid w:val="001831BD"/>
    <w:rsid w:val="0018322B"/>
    <w:rsid w:val="00187C0F"/>
    <w:rsid w:val="0019084C"/>
    <w:rsid w:val="00190874"/>
    <w:rsid w:val="001A0F79"/>
    <w:rsid w:val="001A1621"/>
    <w:rsid w:val="001B0A56"/>
    <w:rsid w:val="001C2951"/>
    <w:rsid w:val="001D1498"/>
    <w:rsid w:val="001D17DB"/>
    <w:rsid w:val="001D43EA"/>
    <w:rsid w:val="001D48E2"/>
    <w:rsid w:val="001D4DD0"/>
    <w:rsid w:val="001D5CB5"/>
    <w:rsid w:val="001E11CC"/>
    <w:rsid w:val="001E19AE"/>
    <w:rsid w:val="001E1CF8"/>
    <w:rsid w:val="001F1579"/>
    <w:rsid w:val="001F30F4"/>
    <w:rsid w:val="001F4017"/>
    <w:rsid w:val="0020440B"/>
    <w:rsid w:val="0021023E"/>
    <w:rsid w:val="00213E79"/>
    <w:rsid w:val="0022266E"/>
    <w:rsid w:val="00222ACE"/>
    <w:rsid w:val="00222B00"/>
    <w:rsid w:val="00230974"/>
    <w:rsid w:val="00230A7E"/>
    <w:rsid w:val="00231011"/>
    <w:rsid w:val="00231221"/>
    <w:rsid w:val="002370DB"/>
    <w:rsid w:val="00241AED"/>
    <w:rsid w:val="00250A94"/>
    <w:rsid w:val="002641EB"/>
    <w:rsid w:val="00272CEB"/>
    <w:rsid w:val="00276E0B"/>
    <w:rsid w:val="0029531E"/>
    <w:rsid w:val="00295577"/>
    <w:rsid w:val="00295849"/>
    <w:rsid w:val="00296A09"/>
    <w:rsid w:val="00296AF3"/>
    <w:rsid w:val="002A26F9"/>
    <w:rsid w:val="002A4F77"/>
    <w:rsid w:val="002B1401"/>
    <w:rsid w:val="002B5EC9"/>
    <w:rsid w:val="002B628E"/>
    <w:rsid w:val="002D001B"/>
    <w:rsid w:val="002D50C2"/>
    <w:rsid w:val="002D6A7A"/>
    <w:rsid w:val="002E10E1"/>
    <w:rsid w:val="002E1EE3"/>
    <w:rsid w:val="002E3E56"/>
    <w:rsid w:val="002E426F"/>
    <w:rsid w:val="002E48CF"/>
    <w:rsid w:val="00301CB6"/>
    <w:rsid w:val="00306070"/>
    <w:rsid w:val="00326121"/>
    <w:rsid w:val="00326243"/>
    <w:rsid w:val="00331086"/>
    <w:rsid w:val="00342D7A"/>
    <w:rsid w:val="0034396C"/>
    <w:rsid w:val="00343C29"/>
    <w:rsid w:val="00347C8B"/>
    <w:rsid w:val="00351CA3"/>
    <w:rsid w:val="00355F16"/>
    <w:rsid w:val="003608E7"/>
    <w:rsid w:val="003658CD"/>
    <w:rsid w:val="00367895"/>
    <w:rsid w:val="003678C5"/>
    <w:rsid w:val="00371669"/>
    <w:rsid w:val="003717EF"/>
    <w:rsid w:val="00373391"/>
    <w:rsid w:val="00373DB5"/>
    <w:rsid w:val="00376C2B"/>
    <w:rsid w:val="003A2EE9"/>
    <w:rsid w:val="003A5532"/>
    <w:rsid w:val="003A6173"/>
    <w:rsid w:val="003A64E4"/>
    <w:rsid w:val="003A7000"/>
    <w:rsid w:val="003B5B04"/>
    <w:rsid w:val="003C0E65"/>
    <w:rsid w:val="003C10D7"/>
    <w:rsid w:val="003C1A17"/>
    <w:rsid w:val="003C5B93"/>
    <w:rsid w:val="003D6E89"/>
    <w:rsid w:val="003D7C65"/>
    <w:rsid w:val="003E7BE2"/>
    <w:rsid w:val="003F31EF"/>
    <w:rsid w:val="003F41A1"/>
    <w:rsid w:val="00405561"/>
    <w:rsid w:val="00410210"/>
    <w:rsid w:val="0041126B"/>
    <w:rsid w:val="004114CA"/>
    <w:rsid w:val="00425AB1"/>
    <w:rsid w:val="00427325"/>
    <w:rsid w:val="00440902"/>
    <w:rsid w:val="004423EB"/>
    <w:rsid w:val="00442F6B"/>
    <w:rsid w:val="0044372E"/>
    <w:rsid w:val="00461866"/>
    <w:rsid w:val="00463CD5"/>
    <w:rsid w:val="00477319"/>
    <w:rsid w:val="00485CC8"/>
    <w:rsid w:val="004906D4"/>
    <w:rsid w:val="00492296"/>
    <w:rsid w:val="004A58A4"/>
    <w:rsid w:val="004B011F"/>
    <w:rsid w:val="004B42B6"/>
    <w:rsid w:val="004B5181"/>
    <w:rsid w:val="004C231D"/>
    <w:rsid w:val="004C4DA8"/>
    <w:rsid w:val="004D1387"/>
    <w:rsid w:val="004D6932"/>
    <w:rsid w:val="004E23E1"/>
    <w:rsid w:val="004E4AA0"/>
    <w:rsid w:val="004F052D"/>
    <w:rsid w:val="004F3CF7"/>
    <w:rsid w:val="004F4219"/>
    <w:rsid w:val="00503B01"/>
    <w:rsid w:val="00510320"/>
    <w:rsid w:val="005157E4"/>
    <w:rsid w:val="00517CFE"/>
    <w:rsid w:val="00520D1F"/>
    <w:rsid w:val="0052227B"/>
    <w:rsid w:val="005231EE"/>
    <w:rsid w:val="0053078D"/>
    <w:rsid w:val="0053303F"/>
    <w:rsid w:val="00543E8F"/>
    <w:rsid w:val="00545219"/>
    <w:rsid w:val="0054532B"/>
    <w:rsid w:val="00545522"/>
    <w:rsid w:val="00560533"/>
    <w:rsid w:val="00567B50"/>
    <w:rsid w:val="00570A8F"/>
    <w:rsid w:val="00570D8B"/>
    <w:rsid w:val="00572219"/>
    <w:rsid w:val="005740EE"/>
    <w:rsid w:val="0057601E"/>
    <w:rsid w:val="005832CD"/>
    <w:rsid w:val="00583516"/>
    <w:rsid w:val="0058450D"/>
    <w:rsid w:val="00585610"/>
    <w:rsid w:val="00585BD8"/>
    <w:rsid w:val="005904C2"/>
    <w:rsid w:val="0059142B"/>
    <w:rsid w:val="0059641D"/>
    <w:rsid w:val="005A0C86"/>
    <w:rsid w:val="005A69E5"/>
    <w:rsid w:val="005B75E2"/>
    <w:rsid w:val="005C4EB6"/>
    <w:rsid w:val="005C51CF"/>
    <w:rsid w:val="005C6232"/>
    <w:rsid w:val="005D6D53"/>
    <w:rsid w:val="005E60C2"/>
    <w:rsid w:val="005E6993"/>
    <w:rsid w:val="005F0B90"/>
    <w:rsid w:val="005F4375"/>
    <w:rsid w:val="006008AA"/>
    <w:rsid w:val="006048F9"/>
    <w:rsid w:val="00610708"/>
    <w:rsid w:val="00611866"/>
    <w:rsid w:val="00614D73"/>
    <w:rsid w:val="0061541F"/>
    <w:rsid w:val="006165EA"/>
    <w:rsid w:val="00616ABD"/>
    <w:rsid w:val="00621C3D"/>
    <w:rsid w:val="006309D7"/>
    <w:rsid w:val="00633324"/>
    <w:rsid w:val="006379AF"/>
    <w:rsid w:val="00640F85"/>
    <w:rsid w:val="00646AEA"/>
    <w:rsid w:val="0065403F"/>
    <w:rsid w:val="00656425"/>
    <w:rsid w:val="00670DF7"/>
    <w:rsid w:val="00675061"/>
    <w:rsid w:val="006812F1"/>
    <w:rsid w:val="006815A1"/>
    <w:rsid w:val="006858F5"/>
    <w:rsid w:val="00686C90"/>
    <w:rsid w:val="006A46E6"/>
    <w:rsid w:val="006B1BA1"/>
    <w:rsid w:val="006B34C2"/>
    <w:rsid w:val="006B7468"/>
    <w:rsid w:val="006C21EB"/>
    <w:rsid w:val="006D6F03"/>
    <w:rsid w:val="006E4F5E"/>
    <w:rsid w:val="006E5389"/>
    <w:rsid w:val="006E5C2A"/>
    <w:rsid w:val="006F2EC5"/>
    <w:rsid w:val="006F2FD7"/>
    <w:rsid w:val="006F3C15"/>
    <w:rsid w:val="006F6AF9"/>
    <w:rsid w:val="00704EB5"/>
    <w:rsid w:val="00726209"/>
    <w:rsid w:val="00727ACC"/>
    <w:rsid w:val="00734249"/>
    <w:rsid w:val="00736889"/>
    <w:rsid w:val="00737790"/>
    <w:rsid w:val="00745B48"/>
    <w:rsid w:val="00747256"/>
    <w:rsid w:val="007476F6"/>
    <w:rsid w:val="007528B2"/>
    <w:rsid w:val="00752F8B"/>
    <w:rsid w:val="00753937"/>
    <w:rsid w:val="00760407"/>
    <w:rsid w:val="00775CAB"/>
    <w:rsid w:val="00776EF9"/>
    <w:rsid w:val="00777033"/>
    <w:rsid w:val="007846AD"/>
    <w:rsid w:val="007902A8"/>
    <w:rsid w:val="007A079E"/>
    <w:rsid w:val="007A6ECF"/>
    <w:rsid w:val="007B0D6A"/>
    <w:rsid w:val="007B3638"/>
    <w:rsid w:val="007B51E3"/>
    <w:rsid w:val="007B6C87"/>
    <w:rsid w:val="007C2E84"/>
    <w:rsid w:val="007C5F02"/>
    <w:rsid w:val="007C6F24"/>
    <w:rsid w:val="007D3BC1"/>
    <w:rsid w:val="007E15BA"/>
    <w:rsid w:val="007E1D1D"/>
    <w:rsid w:val="007F38B7"/>
    <w:rsid w:val="007F728A"/>
    <w:rsid w:val="008008F5"/>
    <w:rsid w:val="008012E5"/>
    <w:rsid w:val="00814633"/>
    <w:rsid w:val="00820A40"/>
    <w:rsid w:val="008210E2"/>
    <w:rsid w:val="0083113C"/>
    <w:rsid w:val="00831ABB"/>
    <w:rsid w:val="00834568"/>
    <w:rsid w:val="00834A2E"/>
    <w:rsid w:val="00836C24"/>
    <w:rsid w:val="008448FE"/>
    <w:rsid w:val="00844BF9"/>
    <w:rsid w:val="00850219"/>
    <w:rsid w:val="00855486"/>
    <w:rsid w:val="00862157"/>
    <w:rsid w:val="008645A2"/>
    <w:rsid w:val="00880AAD"/>
    <w:rsid w:val="00881049"/>
    <w:rsid w:val="0088457E"/>
    <w:rsid w:val="00894530"/>
    <w:rsid w:val="00894F26"/>
    <w:rsid w:val="00897253"/>
    <w:rsid w:val="008A4579"/>
    <w:rsid w:val="008A4AC6"/>
    <w:rsid w:val="008A4C3B"/>
    <w:rsid w:val="008A79C1"/>
    <w:rsid w:val="008B6E12"/>
    <w:rsid w:val="008B7F8C"/>
    <w:rsid w:val="008C0F00"/>
    <w:rsid w:val="008C4D39"/>
    <w:rsid w:val="008D2B13"/>
    <w:rsid w:val="008E2D6C"/>
    <w:rsid w:val="008E4B6A"/>
    <w:rsid w:val="008F0C8A"/>
    <w:rsid w:val="008F19F5"/>
    <w:rsid w:val="008F3513"/>
    <w:rsid w:val="00901DC3"/>
    <w:rsid w:val="00915A51"/>
    <w:rsid w:val="00916F55"/>
    <w:rsid w:val="0092306E"/>
    <w:rsid w:val="009269AF"/>
    <w:rsid w:val="00930C59"/>
    <w:rsid w:val="009368FC"/>
    <w:rsid w:val="00936B4D"/>
    <w:rsid w:val="0094033D"/>
    <w:rsid w:val="00945B1B"/>
    <w:rsid w:val="00947508"/>
    <w:rsid w:val="00952800"/>
    <w:rsid w:val="00955305"/>
    <w:rsid w:val="00964DFA"/>
    <w:rsid w:val="0097514F"/>
    <w:rsid w:val="009751E4"/>
    <w:rsid w:val="0097626C"/>
    <w:rsid w:val="0097679C"/>
    <w:rsid w:val="00984664"/>
    <w:rsid w:val="00985323"/>
    <w:rsid w:val="00986A0D"/>
    <w:rsid w:val="0099018B"/>
    <w:rsid w:val="009935EC"/>
    <w:rsid w:val="009939A3"/>
    <w:rsid w:val="00994540"/>
    <w:rsid w:val="00994D3E"/>
    <w:rsid w:val="0099696D"/>
    <w:rsid w:val="009A074E"/>
    <w:rsid w:val="009A1DE8"/>
    <w:rsid w:val="009A3A44"/>
    <w:rsid w:val="009A4C3D"/>
    <w:rsid w:val="009A73C9"/>
    <w:rsid w:val="009A7756"/>
    <w:rsid w:val="009B2318"/>
    <w:rsid w:val="009B2A95"/>
    <w:rsid w:val="009D4485"/>
    <w:rsid w:val="009E55F6"/>
    <w:rsid w:val="009E7370"/>
    <w:rsid w:val="009F3465"/>
    <w:rsid w:val="009F3A35"/>
    <w:rsid w:val="009F7310"/>
    <w:rsid w:val="00A06E8A"/>
    <w:rsid w:val="00A12116"/>
    <w:rsid w:val="00A220C6"/>
    <w:rsid w:val="00A243EA"/>
    <w:rsid w:val="00A315DB"/>
    <w:rsid w:val="00A361BC"/>
    <w:rsid w:val="00A42906"/>
    <w:rsid w:val="00A4649F"/>
    <w:rsid w:val="00A501CE"/>
    <w:rsid w:val="00A53D1B"/>
    <w:rsid w:val="00A56A12"/>
    <w:rsid w:val="00A65991"/>
    <w:rsid w:val="00A66610"/>
    <w:rsid w:val="00A70C83"/>
    <w:rsid w:val="00A729C8"/>
    <w:rsid w:val="00A73D23"/>
    <w:rsid w:val="00A76BCE"/>
    <w:rsid w:val="00A83CC0"/>
    <w:rsid w:val="00A850E4"/>
    <w:rsid w:val="00A85CD2"/>
    <w:rsid w:val="00A86616"/>
    <w:rsid w:val="00A90E01"/>
    <w:rsid w:val="00A90FC8"/>
    <w:rsid w:val="00A9274D"/>
    <w:rsid w:val="00AA58DC"/>
    <w:rsid w:val="00AA6A5A"/>
    <w:rsid w:val="00AC12A6"/>
    <w:rsid w:val="00AC77A3"/>
    <w:rsid w:val="00AD11B1"/>
    <w:rsid w:val="00AD21BC"/>
    <w:rsid w:val="00AD3323"/>
    <w:rsid w:val="00AD6B28"/>
    <w:rsid w:val="00AE09A7"/>
    <w:rsid w:val="00AE3D1B"/>
    <w:rsid w:val="00AE50F5"/>
    <w:rsid w:val="00AE62D5"/>
    <w:rsid w:val="00B00E02"/>
    <w:rsid w:val="00B076BF"/>
    <w:rsid w:val="00B11704"/>
    <w:rsid w:val="00B12B40"/>
    <w:rsid w:val="00B13E23"/>
    <w:rsid w:val="00B1489C"/>
    <w:rsid w:val="00B153F7"/>
    <w:rsid w:val="00B16732"/>
    <w:rsid w:val="00B2072C"/>
    <w:rsid w:val="00B218FB"/>
    <w:rsid w:val="00B26E68"/>
    <w:rsid w:val="00B30860"/>
    <w:rsid w:val="00B374A3"/>
    <w:rsid w:val="00B43D3A"/>
    <w:rsid w:val="00B457D1"/>
    <w:rsid w:val="00B50B0F"/>
    <w:rsid w:val="00B53F2C"/>
    <w:rsid w:val="00B64704"/>
    <w:rsid w:val="00B6496E"/>
    <w:rsid w:val="00B660A3"/>
    <w:rsid w:val="00B67F00"/>
    <w:rsid w:val="00B77EE7"/>
    <w:rsid w:val="00B80105"/>
    <w:rsid w:val="00B92CA7"/>
    <w:rsid w:val="00B94A94"/>
    <w:rsid w:val="00BC150A"/>
    <w:rsid w:val="00BC2D13"/>
    <w:rsid w:val="00BC3FB4"/>
    <w:rsid w:val="00BC51DF"/>
    <w:rsid w:val="00BD08F5"/>
    <w:rsid w:val="00BD406A"/>
    <w:rsid w:val="00BD6C50"/>
    <w:rsid w:val="00BD7D3F"/>
    <w:rsid w:val="00BE262D"/>
    <w:rsid w:val="00BE3CE0"/>
    <w:rsid w:val="00BE6947"/>
    <w:rsid w:val="00BF11FC"/>
    <w:rsid w:val="00BF194A"/>
    <w:rsid w:val="00C026D9"/>
    <w:rsid w:val="00C05112"/>
    <w:rsid w:val="00C0769B"/>
    <w:rsid w:val="00C13FC9"/>
    <w:rsid w:val="00C21143"/>
    <w:rsid w:val="00C32C27"/>
    <w:rsid w:val="00C34D8E"/>
    <w:rsid w:val="00C3585F"/>
    <w:rsid w:val="00C4015C"/>
    <w:rsid w:val="00C42D8A"/>
    <w:rsid w:val="00C4502E"/>
    <w:rsid w:val="00C4550D"/>
    <w:rsid w:val="00C458B7"/>
    <w:rsid w:val="00C46960"/>
    <w:rsid w:val="00C46EC6"/>
    <w:rsid w:val="00C5282E"/>
    <w:rsid w:val="00C53064"/>
    <w:rsid w:val="00C56EB6"/>
    <w:rsid w:val="00C57A7D"/>
    <w:rsid w:val="00C60C3B"/>
    <w:rsid w:val="00C8141A"/>
    <w:rsid w:val="00C816C4"/>
    <w:rsid w:val="00C831B0"/>
    <w:rsid w:val="00C83F5E"/>
    <w:rsid w:val="00C85C59"/>
    <w:rsid w:val="00C86E31"/>
    <w:rsid w:val="00C87C58"/>
    <w:rsid w:val="00C973FA"/>
    <w:rsid w:val="00CA0D1E"/>
    <w:rsid w:val="00CA798C"/>
    <w:rsid w:val="00CB0178"/>
    <w:rsid w:val="00CB2BCE"/>
    <w:rsid w:val="00CB332F"/>
    <w:rsid w:val="00CB3874"/>
    <w:rsid w:val="00CB6751"/>
    <w:rsid w:val="00CC4920"/>
    <w:rsid w:val="00CC69CF"/>
    <w:rsid w:val="00CD54E2"/>
    <w:rsid w:val="00CD59B9"/>
    <w:rsid w:val="00CE38A2"/>
    <w:rsid w:val="00CE456A"/>
    <w:rsid w:val="00CE4E14"/>
    <w:rsid w:val="00CF7D9A"/>
    <w:rsid w:val="00D00E5F"/>
    <w:rsid w:val="00D01935"/>
    <w:rsid w:val="00D03858"/>
    <w:rsid w:val="00D05C05"/>
    <w:rsid w:val="00D10866"/>
    <w:rsid w:val="00D128D3"/>
    <w:rsid w:val="00D16096"/>
    <w:rsid w:val="00D21BE9"/>
    <w:rsid w:val="00D246E8"/>
    <w:rsid w:val="00D34E03"/>
    <w:rsid w:val="00D463DA"/>
    <w:rsid w:val="00D46D2C"/>
    <w:rsid w:val="00D52A56"/>
    <w:rsid w:val="00D558EA"/>
    <w:rsid w:val="00D57F98"/>
    <w:rsid w:val="00D60B4B"/>
    <w:rsid w:val="00D614A0"/>
    <w:rsid w:val="00D632C1"/>
    <w:rsid w:val="00D637E3"/>
    <w:rsid w:val="00D64410"/>
    <w:rsid w:val="00D65ADF"/>
    <w:rsid w:val="00D76363"/>
    <w:rsid w:val="00D81CFB"/>
    <w:rsid w:val="00D918BB"/>
    <w:rsid w:val="00D94194"/>
    <w:rsid w:val="00D9643A"/>
    <w:rsid w:val="00D977ED"/>
    <w:rsid w:val="00DA513C"/>
    <w:rsid w:val="00DB214F"/>
    <w:rsid w:val="00DB6BF9"/>
    <w:rsid w:val="00DC082F"/>
    <w:rsid w:val="00DC45D2"/>
    <w:rsid w:val="00DD456B"/>
    <w:rsid w:val="00DD4855"/>
    <w:rsid w:val="00DD557B"/>
    <w:rsid w:val="00DD5BF1"/>
    <w:rsid w:val="00DE1025"/>
    <w:rsid w:val="00DE2BC4"/>
    <w:rsid w:val="00DE3CBE"/>
    <w:rsid w:val="00DF3A14"/>
    <w:rsid w:val="00DF5A21"/>
    <w:rsid w:val="00E07979"/>
    <w:rsid w:val="00E1016A"/>
    <w:rsid w:val="00E22B63"/>
    <w:rsid w:val="00E22DEC"/>
    <w:rsid w:val="00E265B8"/>
    <w:rsid w:val="00E305A9"/>
    <w:rsid w:val="00E37846"/>
    <w:rsid w:val="00E45A53"/>
    <w:rsid w:val="00E54417"/>
    <w:rsid w:val="00E64F91"/>
    <w:rsid w:val="00E6693B"/>
    <w:rsid w:val="00E70E06"/>
    <w:rsid w:val="00E7183D"/>
    <w:rsid w:val="00E763C2"/>
    <w:rsid w:val="00E779F6"/>
    <w:rsid w:val="00E806CC"/>
    <w:rsid w:val="00E81936"/>
    <w:rsid w:val="00E9160A"/>
    <w:rsid w:val="00EA1F19"/>
    <w:rsid w:val="00EA28B9"/>
    <w:rsid w:val="00EA39E4"/>
    <w:rsid w:val="00EA4290"/>
    <w:rsid w:val="00EA6081"/>
    <w:rsid w:val="00EB0EAF"/>
    <w:rsid w:val="00EB3BDB"/>
    <w:rsid w:val="00EB506C"/>
    <w:rsid w:val="00EB674A"/>
    <w:rsid w:val="00EB7654"/>
    <w:rsid w:val="00EC2473"/>
    <w:rsid w:val="00ED0119"/>
    <w:rsid w:val="00ED0A13"/>
    <w:rsid w:val="00ED2E4B"/>
    <w:rsid w:val="00EE015E"/>
    <w:rsid w:val="00EE0B17"/>
    <w:rsid w:val="00EE10A0"/>
    <w:rsid w:val="00EE2291"/>
    <w:rsid w:val="00EF12F2"/>
    <w:rsid w:val="00EF4E23"/>
    <w:rsid w:val="00EF5888"/>
    <w:rsid w:val="00F05B06"/>
    <w:rsid w:val="00F10C24"/>
    <w:rsid w:val="00F10E20"/>
    <w:rsid w:val="00F12E9B"/>
    <w:rsid w:val="00F17EE9"/>
    <w:rsid w:val="00F21B07"/>
    <w:rsid w:val="00F24E71"/>
    <w:rsid w:val="00F26192"/>
    <w:rsid w:val="00F315E6"/>
    <w:rsid w:val="00F36217"/>
    <w:rsid w:val="00F37E0B"/>
    <w:rsid w:val="00F413AB"/>
    <w:rsid w:val="00F4741E"/>
    <w:rsid w:val="00F535AF"/>
    <w:rsid w:val="00F55B87"/>
    <w:rsid w:val="00F6243A"/>
    <w:rsid w:val="00F627DC"/>
    <w:rsid w:val="00F63E2B"/>
    <w:rsid w:val="00F661BE"/>
    <w:rsid w:val="00F73B72"/>
    <w:rsid w:val="00F76CDE"/>
    <w:rsid w:val="00F93C7F"/>
    <w:rsid w:val="00F9783A"/>
    <w:rsid w:val="00FA1022"/>
    <w:rsid w:val="00FB6B7C"/>
    <w:rsid w:val="00FC3EDA"/>
    <w:rsid w:val="00FE6DAE"/>
    <w:rsid w:val="00FE7344"/>
    <w:rsid w:val="00FF08C2"/>
    <w:rsid w:val="00FF2289"/>
    <w:rsid w:val="00FF28E1"/>
    <w:rsid w:val="00FF44EB"/>
    <w:rsid w:val="00FF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209D1E"/>
  <w14:defaultImageDpi w14:val="96"/>
  <w15:docId w15:val="{E740C104-5DA8-43C9-89EC-6BF8D36D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sz w:val="22"/>
        <w:szCs w:val="22"/>
        <w:lang w:val="en-US" w:eastAsia="en-US" w:bidi="ar-SA"/>
      </w:rPr>
    </w:rPrDefault>
    <w:pPrDefault>
      <w:pPr>
        <w:spacing w:after="240"/>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adjustRightInd w:val="0"/>
    </w:pPr>
    <w:rPr>
      <w:rFonts w:ascii="Arial Narrow" w:hAnsi="Arial Narrow" w:cs="Arial Narrow"/>
    </w:rPr>
  </w:style>
  <w:style w:type="paragraph" w:styleId="Heading10">
    <w:name w:val="heading 1"/>
    <w:basedOn w:val="Normal"/>
    <w:next w:val="Normal"/>
    <w:link w:val="Heading1Char"/>
    <w:autoRedefine/>
    <w:uiPriority w:val="9"/>
    <w:qFormat/>
    <w:pPr>
      <w:keepNext/>
      <w:keepLines/>
      <w:tabs>
        <w:tab w:val="left" w:pos="360"/>
      </w:tabs>
      <w:overflowPunct w:val="0"/>
      <w:autoSpaceDE w:val="0"/>
      <w:autoSpaceDN w:val="0"/>
      <w:spacing w:before="120"/>
      <w:jc w:val="center"/>
      <w:outlineLvl w:val="0"/>
    </w:pPr>
    <w:rPr>
      <w:rFonts w:ascii="Garamond" w:hAnsi="Garamond" w:cs="Garamond"/>
      <w:b/>
      <w:bCs/>
      <w:caps/>
      <w:sz w:val="24"/>
      <w:szCs w:val="24"/>
    </w:rPr>
  </w:style>
  <w:style w:type="paragraph" w:styleId="Heading20">
    <w:name w:val="heading 2"/>
    <w:aliases w:val="p2"/>
    <w:basedOn w:val="Normal"/>
    <w:next w:val="Normal"/>
    <w:link w:val="Heading2Char"/>
    <w:uiPriority w:val="9"/>
    <w:qFormat/>
    <w:pPr>
      <w:keepNext/>
      <w:keepLines/>
      <w:spacing w:before="40" w:after="0"/>
      <w:outlineLvl w:val="1"/>
    </w:pPr>
    <w:rPr>
      <w:rFonts w:ascii="Cambria" w:hAnsi="Cambria" w:cs="Cambria"/>
      <w:color w:val="365F91"/>
      <w:sz w:val="26"/>
      <w:szCs w:val="26"/>
    </w:rPr>
  </w:style>
  <w:style w:type="paragraph" w:styleId="Heading30">
    <w:name w:val="heading 3"/>
    <w:basedOn w:val="Normal"/>
    <w:next w:val="Normal"/>
    <w:link w:val="Heading3Char"/>
    <w:uiPriority w:val="9"/>
    <w:qFormat/>
    <w:pPr>
      <w:keepNext/>
      <w:keepLines/>
      <w:spacing w:before="40" w:after="0"/>
      <w:outlineLvl w:val="2"/>
    </w:pPr>
    <w:rPr>
      <w:rFonts w:ascii="Cambria" w:hAnsi="Cambria" w:cs="Cambria"/>
      <w:color w:val="243F60"/>
      <w:sz w:val="24"/>
      <w:szCs w:val="24"/>
    </w:rPr>
  </w:style>
  <w:style w:type="paragraph" w:styleId="Heading40">
    <w:name w:val="heading 4"/>
    <w:basedOn w:val="Normal"/>
    <w:next w:val="Normal"/>
    <w:link w:val="Heading4Char"/>
    <w:uiPriority w:val="9"/>
    <w:qFormat/>
    <w:pPr>
      <w:tabs>
        <w:tab w:val="left" w:pos="2520"/>
      </w:tabs>
      <w:overflowPunct w:val="0"/>
      <w:autoSpaceDE w:val="0"/>
      <w:autoSpaceDN w:val="0"/>
      <w:ind w:firstLine="1800"/>
      <w:jc w:val="both"/>
      <w:outlineLvl w:val="3"/>
    </w:pPr>
    <w:rPr>
      <w:rFonts w:ascii="Garamond" w:hAnsi="Garamond" w:cs="Garamond"/>
      <w:spacing w:val="-3"/>
      <w:sz w:val="24"/>
      <w:szCs w:val="24"/>
    </w:rPr>
  </w:style>
  <w:style w:type="paragraph" w:styleId="Heading50">
    <w:name w:val="heading 5"/>
    <w:basedOn w:val="Normal"/>
    <w:next w:val="Normal"/>
    <w:link w:val="Heading5Char"/>
    <w:uiPriority w:val="9"/>
    <w:qFormat/>
    <w:pPr>
      <w:tabs>
        <w:tab w:val="left" w:pos="3240"/>
      </w:tabs>
      <w:overflowPunct w:val="0"/>
      <w:autoSpaceDE w:val="0"/>
      <w:autoSpaceDN w:val="0"/>
      <w:ind w:firstLine="2520"/>
      <w:jc w:val="both"/>
      <w:outlineLvl w:val="4"/>
    </w:pPr>
    <w:rPr>
      <w:rFonts w:ascii="Garamond" w:hAnsi="Garamond" w:cs="Garamond"/>
      <w:spacing w:val="-3"/>
      <w:sz w:val="24"/>
      <w:szCs w:val="24"/>
    </w:rPr>
  </w:style>
  <w:style w:type="paragraph" w:styleId="Heading80">
    <w:name w:val="heading 8"/>
    <w:basedOn w:val="Normal"/>
    <w:next w:val="Normal"/>
    <w:link w:val="Heading8Char"/>
    <w:uiPriority w:val="9"/>
    <w:qFormat/>
    <w:pPr>
      <w:jc w:val="center"/>
      <w:outlineLvl w:val="7"/>
    </w:pPr>
    <w:rPr>
      <w:u w:val="single"/>
    </w:rPr>
  </w:style>
  <w:style w:type="paragraph" w:styleId="Heading9">
    <w:name w:val="heading 9"/>
    <w:basedOn w:val="Normal"/>
    <w:next w:val="Normal"/>
    <w:link w:val="Heading9Char"/>
    <w:uiPriority w:val="9"/>
    <w:qFormat/>
    <w:pPr>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Pr>
      <w:rFonts w:ascii="Garamond" w:hAnsi="Garamond" w:cs="Garamond"/>
      <w:b/>
      <w:bCs/>
      <w:caps/>
      <w:sz w:val="20"/>
      <w:szCs w:val="20"/>
    </w:rPr>
  </w:style>
  <w:style w:type="character" w:customStyle="1" w:styleId="Heading2Char">
    <w:name w:val="Heading 2 Char"/>
    <w:aliases w:val="p2 Char"/>
    <w:basedOn w:val="DefaultParagraphFont"/>
    <w:link w:val="Heading20"/>
    <w:uiPriority w:val="9"/>
    <w:semiHidden/>
    <w:rPr>
      <w:color w:val="365F91"/>
      <w:sz w:val="26"/>
      <w:szCs w:val="26"/>
    </w:rPr>
  </w:style>
  <w:style w:type="character" w:customStyle="1" w:styleId="Heading3Char">
    <w:name w:val="Heading 3 Char"/>
    <w:basedOn w:val="DefaultParagraphFont"/>
    <w:link w:val="Heading30"/>
    <w:uiPriority w:val="9"/>
    <w:rPr>
      <w:color w:val="243F60"/>
    </w:rPr>
  </w:style>
  <w:style w:type="character" w:customStyle="1" w:styleId="Heading4Char">
    <w:name w:val="Heading 4 Char"/>
    <w:basedOn w:val="DefaultParagraphFont"/>
    <w:link w:val="Heading40"/>
    <w:uiPriority w:val="9"/>
    <w:rPr>
      <w:rFonts w:ascii="Garamond" w:hAnsi="Garamond" w:cs="Garamond"/>
      <w:spacing w:val="-3"/>
      <w:sz w:val="20"/>
      <w:szCs w:val="20"/>
    </w:rPr>
  </w:style>
  <w:style w:type="character" w:customStyle="1" w:styleId="Heading5Char">
    <w:name w:val="Heading 5 Char"/>
    <w:basedOn w:val="DefaultParagraphFont"/>
    <w:link w:val="Heading50"/>
    <w:uiPriority w:val="9"/>
    <w:rPr>
      <w:rFonts w:ascii="Garamond" w:hAnsi="Garamond" w:cs="Garamond"/>
      <w:spacing w:val="-3"/>
      <w:sz w:val="20"/>
      <w:szCs w:val="20"/>
    </w:rPr>
  </w:style>
  <w:style w:type="character" w:customStyle="1" w:styleId="Heading8Char">
    <w:name w:val="Heading 8 Char"/>
    <w:basedOn w:val="DefaultParagraphFont"/>
    <w:link w:val="Heading80"/>
    <w:uiPriority w:val="9"/>
    <w:rPr>
      <w:rFonts w:ascii="Arial Narrow" w:hAnsi="Arial Narrow" w:cs="Arial Narrow"/>
      <w:sz w:val="21"/>
      <w:szCs w:val="21"/>
      <w:u w:val="single"/>
    </w:rPr>
  </w:style>
  <w:style w:type="character" w:customStyle="1" w:styleId="Heading9Char">
    <w:name w:val="Heading 9 Char"/>
    <w:basedOn w:val="DefaultParagraphFont"/>
    <w:link w:val="Heading9"/>
    <w:uiPriority w:val="9"/>
    <w:rPr>
      <w:rFonts w:ascii="Arial Narrow" w:hAnsi="Arial Narrow" w:cs="Arial Narrow"/>
      <w:sz w:val="21"/>
      <w:szCs w:val="21"/>
    </w:rPr>
  </w:style>
  <w:style w:type="paragraph" w:styleId="Header">
    <w:name w:val="header"/>
    <w:basedOn w:val="Normal"/>
    <w:link w:val="HeaderChar"/>
    <w:uiPriority w:val="99"/>
    <w:pPr>
      <w:tabs>
        <w:tab w:val="center" w:pos="4680"/>
        <w:tab w:val="right" w:pos="864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qFormat/>
    <w:pPr>
      <w:tabs>
        <w:tab w:val="center" w:pos="4680"/>
        <w:tab w:val="right" w:pos="8640"/>
      </w:tabs>
      <w:spacing w:after="0"/>
    </w:pPr>
    <w:rPr>
      <w:sz w:val="16"/>
      <w:szCs w:val="16"/>
    </w:rPr>
  </w:style>
  <w:style w:type="character" w:customStyle="1" w:styleId="FooterChar">
    <w:name w:val="Footer Char"/>
    <w:basedOn w:val="DefaultParagraphFont"/>
    <w:link w:val="Footer"/>
    <w:uiPriority w:val="99"/>
    <w:rPr>
      <w:sz w:val="16"/>
      <w:szCs w:val="16"/>
    </w:rPr>
  </w:style>
  <w:style w:type="paragraph" w:customStyle="1" w:styleId="CenterBold">
    <w:name w:val="Center Bold"/>
    <w:basedOn w:val="Normal"/>
    <w:link w:val="CenterBoldChar"/>
    <w:qFormat/>
    <w:pPr>
      <w:keepNext/>
      <w:jc w:val="center"/>
    </w:pPr>
    <w:rPr>
      <w:b/>
      <w:bCs/>
    </w:rPr>
  </w:style>
  <w:style w:type="paragraph" w:styleId="FootnoteText">
    <w:name w:val="footnote text"/>
    <w:basedOn w:val="Normal"/>
    <w:link w:val="FootnoteTextChar"/>
    <w:uiPriority w:val="99"/>
    <w:pPr>
      <w:spacing w:after="0"/>
      <w:ind w:left="288" w:hanging="288"/>
    </w:pPr>
    <w:rPr>
      <w:sz w:val="20"/>
      <w:szCs w:val="20"/>
    </w:rPr>
  </w:style>
  <w:style w:type="character" w:customStyle="1" w:styleId="FootnoteTextChar">
    <w:name w:val="Footnote Text Char"/>
    <w:basedOn w:val="DefaultParagraphFont"/>
    <w:link w:val="FootnoteText"/>
    <w:uiPriority w:val="99"/>
    <w:rPr>
      <w:rFonts w:ascii="Arial Narrow" w:hAnsi="Arial Narrow" w:cs="Arial Narrow"/>
      <w:sz w:val="20"/>
      <w:szCs w:val="20"/>
    </w:rPr>
  </w:style>
  <w:style w:type="character" w:styleId="FootnoteReference">
    <w:name w:val="footnote reference"/>
    <w:basedOn w:val="DefaultParagraphFont"/>
    <w:uiPriority w:val="99"/>
    <w:semiHidden/>
    <w:rPr>
      <w:vertAlign w:val="superscript"/>
    </w:rPr>
  </w:style>
  <w:style w:type="paragraph" w:customStyle="1" w:styleId="Center">
    <w:name w:val="Center"/>
    <w:basedOn w:val="Normal"/>
    <w:qFormat/>
    <w:pPr>
      <w:keepNext/>
      <w:jc w:val="center"/>
    </w:pPr>
  </w:style>
  <w:style w:type="paragraph" w:styleId="BodyText">
    <w:name w:val="Body Text"/>
    <w:basedOn w:val="Normal"/>
    <w:link w:val="BodyTextChar"/>
    <w:uiPriority w:val="99"/>
  </w:style>
  <w:style w:type="character" w:customStyle="1" w:styleId="BodyTextChar">
    <w:name w:val="Body Text Char"/>
    <w:basedOn w:val="DefaultParagraphFont"/>
    <w:link w:val="BodyText"/>
    <w:uiPriority w:val="99"/>
    <w:rPr>
      <w:rFonts w:ascii="Arial Narrow" w:hAnsi="Arial Narrow" w:cs="Arial Narrow"/>
    </w:rPr>
  </w:style>
  <w:style w:type="paragraph" w:customStyle="1" w:styleId="Body">
    <w:name w:val="Body"/>
    <w:aliases w:val="b"/>
    <w:basedOn w:val="Normal"/>
    <w:qFormat/>
    <w:pPr>
      <w:ind w:firstLine="720"/>
      <w:jc w:val="both"/>
    </w:pPr>
  </w:style>
  <w:style w:type="paragraph" w:customStyle="1" w:styleId="Heading90">
    <w:name w:val="Heading_9"/>
    <w:basedOn w:val="Normal"/>
    <w:next w:val="Normal"/>
    <w:link w:val="Heading9Char0"/>
    <w:qFormat/>
    <w:pPr>
      <w:jc w:val="center"/>
      <w:outlineLvl w:val="8"/>
    </w:pPr>
    <w:rPr>
      <w:b/>
      <w:bCs/>
    </w:rPr>
  </w:style>
  <w:style w:type="character" w:customStyle="1" w:styleId="Heading9Char0">
    <w:name w:val="Heading_9 Char"/>
    <w:basedOn w:val="DefaultParagraphFont"/>
    <w:link w:val="Heading90"/>
    <w:rPr>
      <w:rFonts w:ascii="Arial Narrow" w:hAnsi="Arial Narrow" w:cs="Arial Narrow"/>
      <w:b/>
      <w:bCs/>
    </w:rPr>
  </w:style>
  <w:style w:type="paragraph" w:customStyle="1" w:styleId="Heading8">
    <w:name w:val="Heading_8"/>
    <w:basedOn w:val="Normal"/>
    <w:next w:val="Normal"/>
    <w:link w:val="Heading8Char0"/>
    <w:qFormat/>
    <w:pPr>
      <w:numPr>
        <w:ilvl w:val="7"/>
        <w:numId w:val="1"/>
      </w:numPr>
      <w:outlineLvl w:val="7"/>
    </w:pPr>
  </w:style>
  <w:style w:type="character" w:customStyle="1" w:styleId="Heading8Char0">
    <w:name w:val="Heading_8 Char"/>
    <w:basedOn w:val="DefaultParagraphFont"/>
    <w:link w:val="Heading8"/>
    <w:rPr>
      <w:rFonts w:ascii="Arial Narrow" w:hAnsi="Arial Narrow" w:cs="Arial Narrow"/>
    </w:rPr>
  </w:style>
  <w:style w:type="paragraph" w:customStyle="1" w:styleId="Heading7">
    <w:name w:val="Heading_7"/>
    <w:basedOn w:val="Normal"/>
    <w:next w:val="Normal"/>
    <w:link w:val="Heading7Char"/>
    <w:qFormat/>
    <w:pPr>
      <w:numPr>
        <w:ilvl w:val="6"/>
        <w:numId w:val="1"/>
      </w:numPr>
      <w:outlineLvl w:val="6"/>
    </w:pPr>
  </w:style>
  <w:style w:type="character" w:customStyle="1" w:styleId="Heading7Char">
    <w:name w:val="Heading_7 Char"/>
    <w:basedOn w:val="DefaultParagraphFont"/>
    <w:link w:val="Heading7"/>
    <w:rPr>
      <w:rFonts w:ascii="Arial Narrow" w:hAnsi="Arial Narrow" w:cs="Arial Narrow"/>
    </w:rPr>
  </w:style>
  <w:style w:type="paragraph" w:customStyle="1" w:styleId="Heading6">
    <w:name w:val="Heading_6"/>
    <w:basedOn w:val="Normal"/>
    <w:next w:val="Normal"/>
    <w:link w:val="Heading6Char"/>
    <w:qFormat/>
    <w:pPr>
      <w:numPr>
        <w:ilvl w:val="5"/>
        <w:numId w:val="1"/>
      </w:numPr>
      <w:outlineLvl w:val="5"/>
    </w:pPr>
  </w:style>
  <w:style w:type="character" w:customStyle="1" w:styleId="Heading6Char">
    <w:name w:val="Heading_6 Char"/>
    <w:basedOn w:val="DefaultParagraphFont"/>
    <w:link w:val="Heading6"/>
    <w:rPr>
      <w:rFonts w:ascii="Arial Narrow" w:hAnsi="Arial Narrow" w:cs="Arial Narrow"/>
    </w:rPr>
  </w:style>
  <w:style w:type="paragraph" w:customStyle="1" w:styleId="Heading5">
    <w:name w:val="Heading_5"/>
    <w:basedOn w:val="Normal"/>
    <w:next w:val="Normal"/>
    <w:link w:val="Heading5Char0"/>
    <w:qFormat/>
    <w:pPr>
      <w:numPr>
        <w:ilvl w:val="4"/>
        <w:numId w:val="1"/>
      </w:numPr>
      <w:outlineLvl w:val="4"/>
    </w:pPr>
  </w:style>
  <w:style w:type="character" w:customStyle="1" w:styleId="Heading5Char0">
    <w:name w:val="Heading_5 Char"/>
    <w:basedOn w:val="DefaultParagraphFont"/>
    <w:link w:val="Heading5"/>
    <w:rPr>
      <w:rFonts w:ascii="Arial Narrow" w:hAnsi="Arial Narrow" w:cs="Arial Narrow"/>
    </w:rPr>
  </w:style>
  <w:style w:type="paragraph" w:customStyle="1" w:styleId="Heading4">
    <w:name w:val="Heading_4"/>
    <w:basedOn w:val="Normal"/>
    <w:next w:val="Normal"/>
    <w:link w:val="Heading4Char0"/>
    <w:qFormat/>
    <w:pPr>
      <w:numPr>
        <w:ilvl w:val="3"/>
        <w:numId w:val="1"/>
      </w:numPr>
      <w:ind w:left="360"/>
      <w:jc w:val="both"/>
      <w:outlineLvl w:val="3"/>
    </w:pPr>
  </w:style>
  <w:style w:type="character" w:customStyle="1" w:styleId="Heading4Char0">
    <w:name w:val="Heading_4 Char"/>
    <w:basedOn w:val="DefaultParagraphFont"/>
    <w:link w:val="Heading4"/>
    <w:rPr>
      <w:rFonts w:ascii="Arial Narrow" w:hAnsi="Arial Narrow" w:cs="Arial Narrow"/>
    </w:rPr>
  </w:style>
  <w:style w:type="paragraph" w:customStyle="1" w:styleId="Heading3">
    <w:name w:val="Heading_3"/>
    <w:basedOn w:val="Normal"/>
    <w:next w:val="Normal"/>
    <w:link w:val="Heading3Char0"/>
    <w:qFormat/>
    <w:pPr>
      <w:numPr>
        <w:ilvl w:val="2"/>
        <w:numId w:val="1"/>
      </w:numPr>
      <w:jc w:val="both"/>
      <w:outlineLvl w:val="2"/>
    </w:pPr>
  </w:style>
  <w:style w:type="character" w:customStyle="1" w:styleId="Heading3Char0">
    <w:name w:val="Heading_3 Char"/>
    <w:basedOn w:val="DefaultParagraphFont"/>
    <w:link w:val="Heading3"/>
    <w:rPr>
      <w:rFonts w:ascii="Arial Narrow" w:hAnsi="Arial Narrow" w:cs="Arial Narrow"/>
    </w:rPr>
  </w:style>
  <w:style w:type="paragraph" w:customStyle="1" w:styleId="Heading2">
    <w:name w:val="Heading_2"/>
    <w:basedOn w:val="Normal"/>
    <w:next w:val="Normal"/>
    <w:link w:val="Heading2Char0"/>
    <w:qFormat/>
    <w:pPr>
      <w:keepNext/>
      <w:numPr>
        <w:ilvl w:val="1"/>
        <w:numId w:val="1"/>
      </w:numPr>
      <w:outlineLvl w:val="1"/>
    </w:pPr>
    <w:rPr>
      <w:b/>
      <w:bCs/>
    </w:rPr>
  </w:style>
  <w:style w:type="character" w:customStyle="1" w:styleId="Heading2Char0">
    <w:name w:val="Heading_2 Char"/>
    <w:basedOn w:val="DefaultParagraphFont"/>
    <w:link w:val="Heading2"/>
    <w:rPr>
      <w:rFonts w:ascii="Arial Narrow" w:hAnsi="Arial Narrow" w:cs="Arial Narrow"/>
      <w:b/>
      <w:bCs/>
    </w:rPr>
  </w:style>
  <w:style w:type="paragraph" w:customStyle="1" w:styleId="Heading1">
    <w:name w:val="Heading_1"/>
    <w:basedOn w:val="Normal"/>
    <w:next w:val="Normal"/>
    <w:link w:val="Heading1Char0"/>
    <w:qFormat/>
    <w:pPr>
      <w:keepNext/>
      <w:numPr>
        <w:numId w:val="1"/>
      </w:numPr>
      <w:ind w:left="1170"/>
      <w:jc w:val="center"/>
      <w:outlineLvl w:val="0"/>
    </w:pPr>
    <w:rPr>
      <w:b/>
      <w:bCs/>
    </w:rPr>
  </w:style>
  <w:style w:type="character" w:customStyle="1" w:styleId="Heading1Char0">
    <w:name w:val="Heading_1 Char"/>
    <w:basedOn w:val="DefaultParagraphFont"/>
    <w:link w:val="Heading1"/>
    <w:rPr>
      <w:rFonts w:ascii="Arial Narrow" w:hAnsi="Arial Narrow" w:cs="Arial Narrow"/>
      <w:b/>
      <w:bCs/>
    </w:rPr>
  </w:style>
  <w:style w:type="paragraph" w:customStyle="1" w:styleId="CenterUnderline">
    <w:name w:val="Center Underline"/>
    <w:basedOn w:val="Normal"/>
    <w:qFormat/>
    <w:pPr>
      <w:keepNext/>
      <w:jc w:val="center"/>
    </w:pPr>
    <w:rPr>
      <w:u w:val="single"/>
    </w:rPr>
  </w:style>
  <w:style w:type="paragraph" w:customStyle="1" w:styleId="TableText">
    <w:name w:val="Table Text"/>
    <w:basedOn w:val="Normal"/>
    <w:qFormat/>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semiHidden/>
    <w:rPr>
      <w:color w:val="605E5C"/>
    </w:rPr>
  </w:style>
  <w:style w:type="paragraph" w:customStyle="1" w:styleId="CenterUnderlineItalic">
    <w:name w:val="Center Underline Italic"/>
    <w:basedOn w:val="Normal"/>
    <w:qFormat/>
    <w:pPr>
      <w:keepNext/>
      <w:jc w:val="center"/>
    </w:pPr>
    <w:rPr>
      <w:i/>
      <w:iCs/>
      <w:u w:val="single"/>
    </w:rPr>
  </w:style>
  <w:style w:type="paragraph" w:customStyle="1" w:styleId="Block">
    <w:name w:val="Block"/>
    <w:basedOn w:val="Normal"/>
    <w:qFormat/>
    <w:pPr>
      <w:ind w:left="720" w:right="720"/>
    </w:pPr>
  </w:style>
  <w:style w:type="paragraph" w:customStyle="1" w:styleId="CenterItalic">
    <w:name w:val="Center Italic"/>
    <w:basedOn w:val="Normal"/>
    <w:qFormat/>
    <w:pPr>
      <w:keepNext/>
      <w:jc w:val="center"/>
    </w:pPr>
    <w:rPr>
      <w:i/>
      <w:iCs/>
    </w:rPr>
  </w:style>
  <w:style w:type="paragraph" w:customStyle="1" w:styleId="CenterUnderlineItalicBold">
    <w:name w:val="Center Underline Italic Bold"/>
    <w:basedOn w:val="Normal"/>
    <w:qFormat/>
    <w:pPr>
      <w:jc w:val="center"/>
    </w:pPr>
    <w:rPr>
      <w:b/>
      <w:bCs/>
      <w:i/>
      <w:iCs/>
      <w:u w:val="single"/>
    </w:rPr>
  </w:style>
  <w:style w:type="paragraph" w:customStyle="1" w:styleId="ExhibitD9">
    <w:name w:val="Exhibit D_9"/>
    <w:basedOn w:val="Normal"/>
    <w:next w:val="Normal"/>
    <w:link w:val="ExhibitD9Char"/>
    <w:qFormat/>
    <w:pPr>
      <w:numPr>
        <w:ilvl w:val="8"/>
        <w:numId w:val="3"/>
      </w:numPr>
      <w:outlineLvl w:val="8"/>
    </w:pPr>
  </w:style>
  <w:style w:type="character" w:customStyle="1" w:styleId="ExhibitD9Char">
    <w:name w:val="Exhibit D_9 Char"/>
    <w:basedOn w:val="DefaultParagraphFont"/>
    <w:link w:val="ExhibitD9"/>
    <w:rPr>
      <w:rFonts w:ascii="Arial Narrow" w:hAnsi="Arial Narrow" w:cs="Arial Narrow"/>
    </w:rPr>
  </w:style>
  <w:style w:type="paragraph" w:customStyle="1" w:styleId="ExhibitD8">
    <w:name w:val="Exhibit D_8"/>
    <w:basedOn w:val="Normal"/>
    <w:next w:val="Normal"/>
    <w:link w:val="ExhibitD8Char"/>
    <w:qFormat/>
    <w:pPr>
      <w:numPr>
        <w:ilvl w:val="7"/>
        <w:numId w:val="3"/>
      </w:numPr>
      <w:outlineLvl w:val="7"/>
    </w:pPr>
  </w:style>
  <w:style w:type="character" w:customStyle="1" w:styleId="ExhibitD8Char">
    <w:name w:val="Exhibit D_8 Char"/>
    <w:basedOn w:val="DefaultParagraphFont"/>
    <w:link w:val="ExhibitD8"/>
    <w:rPr>
      <w:rFonts w:ascii="Arial Narrow" w:hAnsi="Arial Narrow" w:cs="Arial Narrow"/>
    </w:rPr>
  </w:style>
  <w:style w:type="paragraph" w:customStyle="1" w:styleId="ExhibitD7">
    <w:name w:val="Exhibit D_7"/>
    <w:basedOn w:val="Normal"/>
    <w:next w:val="Normal"/>
    <w:link w:val="ExhibitD7Char"/>
    <w:qFormat/>
    <w:pPr>
      <w:numPr>
        <w:ilvl w:val="6"/>
        <w:numId w:val="3"/>
      </w:numPr>
      <w:outlineLvl w:val="6"/>
    </w:pPr>
  </w:style>
  <w:style w:type="character" w:customStyle="1" w:styleId="ExhibitD7Char">
    <w:name w:val="Exhibit D_7 Char"/>
    <w:basedOn w:val="DefaultParagraphFont"/>
    <w:link w:val="ExhibitD7"/>
    <w:rPr>
      <w:rFonts w:ascii="Arial Narrow" w:hAnsi="Arial Narrow" w:cs="Arial Narrow"/>
    </w:rPr>
  </w:style>
  <w:style w:type="paragraph" w:customStyle="1" w:styleId="ExhibitD6">
    <w:name w:val="Exhibit D_6"/>
    <w:basedOn w:val="Normal"/>
    <w:next w:val="Normal"/>
    <w:link w:val="ExhibitD6Char"/>
    <w:qFormat/>
    <w:pPr>
      <w:numPr>
        <w:ilvl w:val="5"/>
        <w:numId w:val="3"/>
      </w:numPr>
      <w:outlineLvl w:val="5"/>
    </w:pPr>
  </w:style>
  <w:style w:type="character" w:customStyle="1" w:styleId="ExhibitD6Char">
    <w:name w:val="Exhibit D_6 Char"/>
    <w:basedOn w:val="DefaultParagraphFont"/>
    <w:link w:val="ExhibitD6"/>
    <w:rPr>
      <w:rFonts w:ascii="Arial Narrow" w:hAnsi="Arial Narrow" w:cs="Arial Narrow"/>
    </w:rPr>
  </w:style>
  <w:style w:type="paragraph" w:customStyle="1" w:styleId="ExhibitD5">
    <w:name w:val="Exhibit D_5"/>
    <w:basedOn w:val="Normal"/>
    <w:next w:val="Normal"/>
    <w:link w:val="ExhibitD5Char"/>
    <w:qFormat/>
    <w:pPr>
      <w:numPr>
        <w:ilvl w:val="4"/>
        <w:numId w:val="3"/>
      </w:numPr>
      <w:outlineLvl w:val="4"/>
    </w:pPr>
  </w:style>
  <w:style w:type="character" w:customStyle="1" w:styleId="ExhibitD5Char">
    <w:name w:val="Exhibit D_5 Char"/>
    <w:basedOn w:val="DefaultParagraphFont"/>
    <w:link w:val="ExhibitD5"/>
    <w:rPr>
      <w:rFonts w:ascii="Arial Narrow" w:hAnsi="Arial Narrow" w:cs="Arial Narrow"/>
    </w:rPr>
  </w:style>
  <w:style w:type="paragraph" w:customStyle="1" w:styleId="ExhibitD4">
    <w:name w:val="Exhibit D_4"/>
    <w:basedOn w:val="Normal"/>
    <w:next w:val="Normal"/>
    <w:link w:val="ExhibitD4Char"/>
    <w:qFormat/>
    <w:pPr>
      <w:numPr>
        <w:ilvl w:val="3"/>
        <w:numId w:val="3"/>
      </w:numPr>
      <w:outlineLvl w:val="3"/>
    </w:pPr>
  </w:style>
  <w:style w:type="character" w:customStyle="1" w:styleId="ExhibitD4Char">
    <w:name w:val="Exhibit D_4 Char"/>
    <w:basedOn w:val="DefaultParagraphFont"/>
    <w:link w:val="ExhibitD4"/>
    <w:rPr>
      <w:rFonts w:ascii="Arial Narrow" w:hAnsi="Arial Narrow" w:cs="Arial Narrow"/>
    </w:rPr>
  </w:style>
  <w:style w:type="paragraph" w:customStyle="1" w:styleId="ExhibitD3">
    <w:name w:val="Exhibit D_3"/>
    <w:basedOn w:val="Normal"/>
    <w:next w:val="Normal"/>
    <w:link w:val="ExhibitD3Char"/>
    <w:qFormat/>
    <w:pPr>
      <w:numPr>
        <w:ilvl w:val="2"/>
        <w:numId w:val="3"/>
      </w:numPr>
      <w:outlineLvl w:val="2"/>
    </w:pPr>
  </w:style>
  <w:style w:type="character" w:customStyle="1" w:styleId="ExhibitD3Char">
    <w:name w:val="Exhibit D_3 Char"/>
    <w:basedOn w:val="DefaultParagraphFont"/>
    <w:link w:val="ExhibitD3"/>
    <w:rPr>
      <w:rFonts w:ascii="Arial Narrow" w:hAnsi="Arial Narrow" w:cs="Arial Narrow"/>
    </w:rPr>
  </w:style>
  <w:style w:type="paragraph" w:customStyle="1" w:styleId="ExhibitD2">
    <w:name w:val="Exhibit D_2"/>
    <w:basedOn w:val="Normal"/>
    <w:next w:val="Normal"/>
    <w:link w:val="ExhibitD2Char"/>
    <w:qFormat/>
    <w:pPr>
      <w:numPr>
        <w:ilvl w:val="1"/>
        <w:numId w:val="3"/>
      </w:numPr>
      <w:jc w:val="both"/>
      <w:outlineLvl w:val="1"/>
    </w:pPr>
  </w:style>
  <w:style w:type="character" w:customStyle="1" w:styleId="ExhibitD2Char">
    <w:name w:val="Exhibit D_2 Char"/>
    <w:basedOn w:val="DefaultParagraphFont"/>
    <w:link w:val="ExhibitD2"/>
    <w:rPr>
      <w:rFonts w:ascii="Arial Narrow" w:hAnsi="Arial Narrow" w:cs="Arial Narrow"/>
    </w:rPr>
  </w:style>
  <w:style w:type="paragraph" w:customStyle="1" w:styleId="ExhibitD1">
    <w:name w:val="Exhibit D_1"/>
    <w:basedOn w:val="Normal"/>
    <w:next w:val="Normal"/>
    <w:link w:val="ExhibitD1Char"/>
    <w:qFormat/>
    <w:pPr>
      <w:numPr>
        <w:numId w:val="2"/>
      </w:numPr>
      <w:jc w:val="both"/>
      <w:outlineLvl w:val="0"/>
    </w:pPr>
  </w:style>
  <w:style w:type="character" w:customStyle="1" w:styleId="ExhibitD1Char">
    <w:name w:val="Exhibit D_1 Char"/>
    <w:basedOn w:val="DefaultParagraphFont"/>
    <w:link w:val="ExhibitD1"/>
    <w:rPr>
      <w:rFonts w:ascii="Arial Narrow" w:hAnsi="Arial Narrow" w:cs="Arial Narrow"/>
    </w:rPr>
  </w:style>
  <w:style w:type="paragraph" w:customStyle="1" w:styleId="ExhibitD1RunIn">
    <w:name w:val="Exhibit D_1_RunIn"/>
    <w:basedOn w:val="ExhibitD1"/>
    <w:link w:val="ExhibitD1RunInChar"/>
    <w:autoRedefine/>
    <w:rPr>
      <w:b/>
      <w:bCs/>
      <w:u w:val="single"/>
    </w:rPr>
  </w:style>
  <w:style w:type="character" w:customStyle="1" w:styleId="ExhibitD1RunInChar">
    <w:name w:val="Exhibit D_1_RunIn Char"/>
    <w:basedOn w:val="ExhibitD1Char"/>
    <w:link w:val="ExhibitD1RunIn"/>
    <w:rPr>
      <w:rFonts w:ascii="Arial Narrow" w:hAnsi="Arial Narrow" w:cs="Arial Narrow"/>
      <w:b/>
      <w:bCs/>
      <w:u w:val="single"/>
    </w:rPr>
  </w:style>
  <w:style w:type="paragraph" w:styleId="BodyText2">
    <w:name w:val="Body Text 2"/>
    <w:basedOn w:val="Normal"/>
    <w:link w:val="BodyText2Char"/>
    <w:uiPriority w:val="99"/>
    <w:semiHidden/>
    <w:pPr>
      <w:spacing w:after="120" w:line="480" w:lineRule="auto"/>
    </w:pPr>
  </w:style>
  <w:style w:type="character" w:customStyle="1" w:styleId="BodyText2Char">
    <w:name w:val="Body Text 2 Char"/>
    <w:basedOn w:val="DefaultParagraphFont"/>
    <w:link w:val="BodyText2"/>
    <w:uiPriority w:val="99"/>
    <w:semiHidden/>
    <w:rPr>
      <w:rFonts w:ascii="Arial Narrow" w:hAnsi="Arial Narrow" w:cs="Arial Narrow"/>
    </w:rPr>
  </w:style>
  <w:style w:type="paragraph" w:customStyle="1" w:styleId="Caption2">
    <w:name w:val="Caption2"/>
    <w:basedOn w:val="Normal"/>
    <w:qFormat/>
    <w:pPr>
      <w:tabs>
        <w:tab w:val="right" w:pos="2160"/>
        <w:tab w:val="left" w:pos="2347"/>
        <w:tab w:val="left" w:pos="2707"/>
      </w:tabs>
    </w:pPr>
  </w:style>
  <w:style w:type="paragraph" w:customStyle="1" w:styleId="CenterBoldUnderline">
    <w:name w:val="Center Bold Underline"/>
    <w:basedOn w:val="Normal"/>
    <w:qFormat/>
    <w:pPr>
      <w:keepNext/>
      <w:jc w:val="center"/>
    </w:pPr>
    <w:rPr>
      <w:b/>
      <w:bCs/>
      <w:caps/>
      <w:u w:val="single"/>
    </w:rPr>
  </w:style>
  <w:style w:type="character" w:styleId="PageNumber">
    <w:name w:val="page number"/>
    <w:basedOn w:val="DefaultParagraphFont"/>
    <w:rPr>
      <w:sz w:val="20"/>
      <w:szCs w:val="20"/>
    </w:rPr>
  </w:style>
  <w:style w:type="paragraph" w:styleId="TOC1">
    <w:name w:val="toc 1"/>
    <w:basedOn w:val="Normal"/>
    <w:next w:val="Normal"/>
    <w:autoRedefine/>
    <w:uiPriority w:val="39"/>
    <w:pPr>
      <w:keepNext/>
      <w:spacing w:before="120" w:after="120"/>
    </w:pPr>
  </w:style>
  <w:style w:type="paragraph" w:styleId="TOC2">
    <w:name w:val="toc 2"/>
    <w:basedOn w:val="Normal"/>
    <w:next w:val="Normal"/>
    <w:autoRedefine/>
    <w:uiPriority w:val="39"/>
    <w:pPr>
      <w:tabs>
        <w:tab w:val="left" w:pos="900"/>
        <w:tab w:val="right" w:leader="dot" w:pos="8640"/>
      </w:tabs>
      <w:spacing w:after="0"/>
      <w:ind w:left="216"/>
    </w:pPr>
  </w:style>
  <w:style w:type="paragraph" w:styleId="TOC3">
    <w:name w:val="toc 3"/>
    <w:basedOn w:val="Normal"/>
    <w:next w:val="Normal"/>
    <w:autoRedefine/>
    <w:uiPriority w:val="39"/>
    <w:pPr>
      <w:spacing w:after="100"/>
      <w:ind w:left="440"/>
    </w:pPr>
  </w:style>
  <w:style w:type="paragraph" w:styleId="TOC4">
    <w:name w:val="toc 4"/>
    <w:basedOn w:val="Normal"/>
    <w:next w:val="Normal"/>
    <w:autoRedefine/>
    <w:uiPriority w:val="39"/>
    <w:pPr>
      <w:spacing w:after="100"/>
      <w:ind w:left="660"/>
    </w:pPr>
  </w:style>
  <w:style w:type="paragraph" w:styleId="TOC5">
    <w:name w:val="toc 5"/>
    <w:basedOn w:val="Normal"/>
    <w:next w:val="Normal"/>
    <w:autoRedefine/>
    <w:uiPriority w:val="39"/>
    <w:pPr>
      <w:spacing w:after="100"/>
      <w:ind w:left="880"/>
    </w:pPr>
  </w:style>
  <w:style w:type="paragraph" w:styleId="TOC6">
    <w:name w:val="toc 6"/>
    <w:basedOn w:val="Normal"/>
    <w:next w:val="Normal"/>
    <w:autoRedefine/>
    <w:uiPriority w:val="39"/>
    <w:pPr>
      <w:spacing w:after="100"/>
      <w:ind w:left="1100"/>
    </w:pPr>
  </w:style>
  <w:style w:type="paragraph" w:styleId="TOC7">
    <w:name w:val="toc 7"/>
    <w:basedOn w:val="Normal"/>
    <w:next w:val="Normal"/>
    <w:autoRedefine/>
    <w:uiPriority w:val="39"/>
    <w:pPr>
      <w:spacing w:after="100"/>
      <w:ind w:left="1320"/>
    </w:pPr>
  </w:style>
  <w:style w:type="paragraph" w:styleId="TOC8">
    <w:name w:val="toc 8"/>
    <w:basedOn w:val="Normal"/>
    <w:next w:val="Normal"/>
    <w:autoRedefine/>
    <w:uiPriority w:val="39"/>
    <w:pPr>
      <w:spacing w:after="100"/>
      <w:ind w:left="1540"/>
    </w:pPr>
  </w:style>
  <w:style w:type="paragraph" w:styleId="TOC9">
    <w:name w:val="toc 9"/>
    <w:basedOn w:val="Normal"/>
    <w:next w:val="Normal"/>
    <w:autoRedefine/>
    <w:uiPriority w:val="39"/>
    <w:pPr>
      <w:spacing w:after="100"/>
      <w:ind w:left="1760"/>
    </w:pPr>
  </w:style>
  <w:style w:type="paragraph" w:styleId="ListParagraph">
    <w:name w:val="List Paragraph"/>
    <w:basedOn w:val="Normal"/>
    <w:uiPriority w:val="34"/>
    <w:qFormat/>
    <w:pPr>
      <w:spacing w:after="0"/>
      <w:ind w:left="720"/>
      <w:jc w:val="both"/>
    </w:pPr>
    <w:rPr>
      <w:rFonts w:ascii="Times New Roman" w:hAnsi="Times New Roman" w:cs="Times New Roman"/>
    </w:rPr>
  </w:style>
  <w:style w:type="character" w:styleId="UnresolvedMention">
    <w:name w:val="Unresolved Mention"/>
    <w:basedOn w:val="DefaultParagraphFont"/>
    <w:uiPriority w:val="99"/>
    <w:semiHidden/>
    <w:rPr>
      <w:color w:val="605E5C"/>
    </w:rPr>
  </w:style>
  <w:style w:type="paragraph" w:customStyle="1" w:styleId="FLP1">
    <w:name w:val="FLP 1"/>
    <w:basedOn w:val="Normal"/>
    <w:qFormat/>
    <w:pPr>
      <w:numPr>
        <w:numId w:val="10"/>
      </w:numPr>
      <w:jc w:val="both"/>
      <w:outlineLvl w:val="0"/>
    </w:pPr>
  </w:style>
  <w:style w:type="paragraph" w:customStyle="1" w:styleId="FLP2">
    <w:name w:val="FLP 2"/>
    <w:basedOn w:val="Normal"/>
    <w:qFormat/>
    <w:pPr>
      <w:numPr>
        <w:ilvl w:val="1"/>
        <w:numId w:val="10"/>
      </w:numPr>
      <w:jc w:val="both"/>
      <w:outlineLvl w:val="1"/>
    </w:pPr>
  </w:style>
  <w:style w:type="paragraph" w:styleId="BalloonText">
    <w:name w:val="Balloon Text"/>
    <w:basedOn w:val="Normal"/>
    <w:link w:val="BalloonTextChar"/>
    <w:uiPriority w:val="99"/>
    <w:semiHidden/>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sz w:val="18"/>
      <w:szCs w:val="18"/>
    </w:rPr>
  </w:style>
  <w:style w:type="paragraph" w:styleId="Revision">
    <w:name w:val="Revision"/>
    <w:hidden/>
    <w:uiPriority w:val="99"/>
    <w:semiHidden/>
    <w:pPr>
      <w:adjustRightInd w:val="0"/>
      <w:spacing w:after="0"/>
    </w:pPr>
    <w:rPr>
      <w:rFonts w:ascii="Arial Narrow" w:hAnsi="Arial Narrow" w:cs="Arial Narrow"/>
    </w:rPr>
  </w:style>
  <w:style w:type="table" w:styleId="TableGrid">
    <w:name w:val="Table Grid"/>
    <w:basedOn w:val="TableNormal"/>
    <w:uiPriority w:val="99"/>
    <w:pPr>
      <w:adjustRightInd w:val="0"/>
      <w:spacing w:after="0"/>
    </w:pPr>
    <w:rPr>
      <w:rFonts w:cs="Times New Roman"/>
    </w:r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numbering" w:customStyle="1" w:styleId="NumberingFLP">
    <w:name w:val="Numbering FLP"/>
    <w:pPr>
      <w:numPr>
        <w:numId w:val="10"/>
      </w:numPr>
    </w:pPr>
  </w:style>
  <w:style w:type="paragraph" w:customStyle="1" w:styleId="DocID">
    <w:name w:val="DocID"/>
    <w:basedOn w:val="Footer"/>
    <w:next w:val="Footer"/>
    <w:link w:val="DocIDChar"/>
    <w:rsid w:val="007F38B7"/>
    <w:pPr>
      <w:tabs>
        <w:tab w:val="clear" w:pos="4680"/>
        <w:tab w:val="clear" w:pos="8640"/>
      </w:tabs>
      <w:adjustRightInd/>
    </w:pPr>
    <w:rPr>
      <w:rFonts w:ascii="Times New Roman" w:hAnsi="Times New Roman" w:cs="Times New Roman"/>
      <w:sz w:val="14"/>
      <w:szCs w:val="20"/>
    </w:rPr>
  </w:style>
  <w:style w:type="character" w:customStyle="1" w:styleId="CenterBoldChar">
    <w:name w:val="Center Bold Char"/>
    <w:basedOn w:val="DefaultParagraphFont"/>
    <w:link w:val="CenterBold"/>
    <w:rsid w:val="007F38B7"/>
    <w:rPr>
      <w:rFonts w:ascii="Arial Narrow" w:hAnsi="Arial Narrow" w:cs="Arial Narrow"/>
      <w:b/>
      <w:bCs/>
    </w:rPr>
  </w:style>
  <w:style w:type="character" w:customStyle="1" w:styleId="DocIDChar">
    <w:name w:val="DocID Char"/>
    <w:basedOn w:val="CenterBoldChar"/>
    <w:link w:val="DocID"/>
    <w:rsid w:val="007F38B7"/>
    <w:rPr>
      <w:rFonts w:ascii="Times New Roman" w:hAnsi="Times New Roman" w:cs="Times New Roman"/>
      <w:b w:val="0"/>
      <w:bCs w:val="0"/>
      <w:sz w:val="14"/>
      <w:szCs w:val="20"/>
      <w:lang w:val="en-US" w:eastAsia="en-US"/>
    </w:rPr>
  </w:style>
  <w:style w:type="character" w:styleId="CommentReference">
    <w:name w:val="annotation reference"/>
    <w:basedOn w:val="DefaultParagraphFont"/>
    <w:uiPriority w:val="99"/>
    <w:semiHidden/>
    <w:unhideWhenUsed/>
    <w:rsid w:val="00C86E31"/>
    <w:rPr>
      <w:sz w:val="16"/>
      <w:szCs w:val="16"/>
    </w:rPr>
  </w:style>
  <w:style w:type="paragraph" w:styleId="CommentText">
    <w:name w:val="annotation text"/>
    <w:basedOn w:val="Normal"/>
    <w:link w:val="CommentTextChar"/>
    <w:uiPriority w:val="99"/>
    <w:unhideWhenUsed/>
    <w:rsid w:val="00C86E31"/>
    <w:rPr>
      <w:sz w:val="20"/>
      <w:szCs w:val="20"/>
    </w:rPr>
  </w:style>
  <w:style w:type="character" w:customStyle="1" w:styleId="CommentTextChar">
    <w:name w:val="Comment Text Char"/>
    <w:basedOn w:val="DefaultParagraphFont"/>
    <w:link w:val="CommentText"/>
    <w:uiPriority w:val="99"/>
    <w:rsid w:val="00C86E31"/>
    <w:rPr>
      <w:rFonts w:ascii="Arial Narrow" w:hAnsi="Arial Narrow" w:cs="Arial Narrow"/>
      <w:sz w:val="20"/>
      <w:szCs w:val="20"/>
    </w:rPr>
  </w:style>
  <w:style w:type="paragraph" w:styleId="CommentSubject">
    <w:name w:val="annotation subject"/>
    <w:basedOn w:val="CommentText"/>
    <w:next w:val="CommentText"/>
    <w:link w:val="CommentSubjectChar"/>
    <w:uiPriority w:val="99"/>
    <w:semiHidden/>
    <w:unhideWhenUsed/>
    <w:rsid w:val="00C86E31"/>
    <w:rPr>
      <w:b/>
      <w:bCs/>
    </w:rPr>
  </w:style>
  <w:style w:type="character" w:customStyle="1" w:styleId="CommentSubjectChar">
    <w:name w:val="Comment Subject Char"/>
    <w:basedOn w:val="CommentTextChar"/>
    <w:link w:val="CommentSubject"/>
    <w:uiPriority w:val="99"/>
    <w:semiHidden/>
    <w:rsid w:val="00C86E31"/>
    <w:rPr>
      <w:rFonts w:ascii="Arial Narrow" w:hAnsi="Arial Narrow" w:cs="Arial Narrow"/>
      <w:b/>
      <w:bCs/>
      <w:sz w:val="20"/>
      <w:szCs w:val="20"/>
    </w:rPr>
  </w:style>
  <w:style w:type="paragraph" w:customStyle="1" w:styleId="ArticleL3">
    <w:name w:val="Article_L3"/>
    <w:basedOn w:val="ArticleL2"/>
    <w:next w:val="BodyText"/>
    <w:uiPriority w:val="99"/>
    <w:rsid w:val="00044B26"/>
    <w:pPr>
      <w:numPr>
        <w:ilvl w:val="3"/>
      </w:numPr>
      <w:outlineLvl w:val="2"/>
    </w:pPr>
  </w:style>
  <w:style w:type="paragraph" w:customStyle="1" w:styleId="ArticleL2">
    <w:name w:val="Article_L2"/>
    <w:basedOn w:val="ArticleL1"/>
    <w:next w:val="BodyText"/>
    <w:uiPriority w:val="99"/>
    <w:rsid w:val="00044B26"/>
    <w:pPr>
      <w:keepNext w:val="0"/>
      <w:keepLines w:val="0"/>
      <w:numPr>
        <w:ilvl w:val="2"/>
      </w:numPr>
      <w:jc w:val="both"/>
      <w:outlineLvl w:val="1"/>
    </w:pPr>
    <w:rPr>
      <w:b w:val="0"/>
      <w:caps w:val="0"/>
    </w:rPr>
  </w:style>
  <w:style w:type="paragraph" w:customStyle="1" w:styleId="ArticleL1">
    <w:name w:val="Article_L1"/>
    <w:basedOn w:val="Normal"/>
    <w:next w:val="BodyText"/>
    <w:uiPriority w:val="99"/>
    <w:rsid w:val="00044B26"/>
    <w:pPr>
      <w:keepNext/>
      <w:keepLines/>
      <w:numPr>
        <w:numId w:val="23"/>
      </w:numPr>
      <w:adjustRightInd/>
      <w:jc w:val="center"/>
      <w:outlineLvl w:val="0"/>
    </w:pPr>
    <w:rPr>
      <w:rFonts w:ascii="Times New Roman" w:hAnsi="Times New Roman" w:cs="Times New Roman"/>
      <w:b/>
      <w:caps/>
      <w:sz w:val="24"/>
      <w:szCs w:val="20"/>
    </w:rPr>
  </w:style>
  <w:style w:type="paragraph" w:customStyle="1" w:styleId="ArticleL4">
    <w:name w:val="Article_L4"/>
    <w:basedOn w:val="ArticleL3"/>
    <w:next w:val="BodyText"/>
    <w:uiPriority w:val="99"/>
    <w:rsid w:val="00044B26"/>
    <w:pPr>
      <w:numPr>
        <w:ilvl w:val="4"/>
      </w:numPr>
      <w:outlineLvl w:val="3"/>
    </w:pPr>
  </w:style>
  <w:style w:type="paragraph" w:customStyle="1" w:styleId="ArticleL5">
    <w:name w:val="Article_L5"/>
    <w:basedOn w:val="ArticleL4"/>
    <w:next w:val="BodyText"/>
    <w:uiPriority w:val="99"/>
    <w:rsid w:val="00044B26"/>
    <w:pPr>
      <w:numPr>
        <w:ilvl w:val="5"/>
      </w:numPr>
      <w:outlineLvl w:val="4"/>
    </w:pPr>
  </w:style>
  <w:style w:type="paragraph" w:styleId="NoSpacing">
    <w:name w:val="No Spacing"/>
    <w:uiPriority w:val="1"/>
    <w:qFormat/>
    <w:rsid w:val="00222ACE"/>
    <w:pPr>
      <w:spacing w:after="0"/>
    </w:pPr>
    <w:rPr>
      <w:rFonts w:ascii="Times New Roman" w:eastAsia="Calibri" w:hAnsi="Times New Roman" w:cs="Times New Roman"/>
    </w:rPr>
  </w:style>
  <w:style w:type="paragraph" w:customStyle="1" w:styleId="TabbedL1">
    <w:name w:val="Tabbed_L1"/>
    <w:basedOn w:val="Normal"/>
    <w:next w:val="BodyText"/>
    <w:rsid w:val="00222ACE"/>
    <w:pPr>
      <w:keepNext/>
      <w:numPr>
        <w:numId w:val="25"/>
      </w:numPr>
      <w:adjustRightInd/>
      <w:outlineLvl w:val="0"/>
    </w:pPr>
    <w:rPr>
      <w:rFonts w:ascii="Times New Roman" w:hAnsi="Times New Roman" w:cs="Times New Roman"/>
      <w:sz w:val="24"/>
      <w:szCs w:val="20"/>
    </w:rPr>
  </w:style>
  <w:style w:type="paragraph" w:customStyle="1" w:styleId="TabbedL2">
    <w:name w:val="Tabbed_L2"/>
    <w:basedOn w:val="TabbedL1"/>
    <w:next w:val="BodyText"/>
    <w:rsid w:val="00222ACE"/>
    <w:pPr>
      <w:keepNext w:val="0"/>
      <w:numPr>
        <w:ilvl w:val="1"/>
      </w:numPr>
      <w:jc w:val="both"/>
      <w:outlineLvl w:val="1"/>
    </w:pPr>
  </w:style>
  <w:style w:type="paragraph" w:customStyle="1" w:styleId="TabbedL3">
    <w:name w:val="Tabbed_L3"/>
    <w:basedOn w:val="TabbedL2"/>
    <w:next w:val="BodyText"/>
    <w:link w:val="TabbedL3Char"/>
    <w:rsid w:val="00222ACE"/>
    <w:pPr>
      <w:numPr>
        <w:ilvl w:val="2"/>
      </w:numPr>
      <w:outlineLvl w:val="2"/>
    </w:pPr>
  </w:style>
  <w:style w:type="character" w:customStyle="1" w:styleId="TabbedL3Char">
    <w:name w:val="Tabbed_L3 Char"/>
    <w:basedOn w:val="DefaultParagraphFont"/>
    <w:link w:val="TabbedL3"/>
    <w:rsid w:val="00222ACE"/>
    <w:rPr>
      <w:rFonts w:ascii="Times New Roman" w:hAnsi="Times New Roman" w:cs="Times New Roman"/>
      <w:sz w:val="24"/>
      <w:szCs w:val="20"/>
    </w:rPr>
  </w:style>
  <w:style w:type="paragraph" w:customStyle="1" w:styleId="TabbedL4">
    <w:name w:val="Tabbed_L4"/>
    <w:basedOn w:val="TabbedL3"/>
    <w:next w:val="BodyText"/>
    <w:rsid w:val="00222ACE"/>
    <w:pPr>
      <w:numPr>
        <w:ilvl w:val="3"/>
      </w:numPr>
      <w:tabs>
        <w:tab w:val="clear" w:pos="3600"/>
        <w:tab w:val="num" w:pos="360"/>
        <w:tab w:val="num" w:pos="1728"/>
      </w:tabs>
      <w:ind w:left="3600" w:hanging="360"/>
      <w:outlineLvl w:val="3"/>
    </w:pPr>
  </w:style>
  <w:style w:type="paragraph" w:customStyle="1" w:styleId="TabbedL5">
    <w:name w:val="Tabbed_L5"/>
    <w:basedOn w:val="TabbedL4"/>
    <w:next w:val="BodyText"/>
    <w:rsid w:val="00222ACE"/>
    <w:pPr>
      <w:numPr>
        <w:ilvl w:val="4"/>
      </w:numPr>
      <w:tabs>
        <w:tab w:val="clear" w:pos="4320"/>
        <w:tab w:val="num" w:pos="360"/>
        <w:tab w:val="num" w:pos="1728"/>
        <w:tab w:val="num" w:pos="2232"/>
      </w:tabs>
      <w:ind w:left="4320" w:hanging="360"/>
      <w:jc w:val="left"/>
      <w:outlineLvl w:val="4"/>
    </w:pPr>
  </w:style>
  <w:style w:type="paragraph" w:customStyle="1" w:styleId="TabbedL6">
    <w:name w:val="Tabbed_L6"/>
    <w:basedOn w:val="TabbedL5"/>
    <w:next w:val="BodyText"/>
    <w:rsid w:val="00222ACE"/>
    <w:pPr>
      <w:numPr>
        <w:ilvl w:val="5"/>
      </w:numPr>
      <w:tabs>
        <w:tab w:val="clear" w:pos="5040"/>
        <w:tab w:val="num" w:pos="360"/>
        <w:tab w:val="num" w:pos="1728"/>
        <w:tab w:val="num" w:pos="2736"/>
      </w:tabs>
      <w:ind w:left="5040" w:hanging="180"/>
      <w:outlineLvl w:val="5"/>
    </w:pPr>
  </w:style>
  <w:style w:type="paragraph" w:customStyle="1" w:styleId="TabbedL7">
    <w:name w:val="Tabbed_L7"/>
    <w:basedOn w:val="TabbedL6"/>
    <w:next w:val="BodyText"/>
    <w:rsid w:val="00222ACE"/>
    <w:pPr>
      <w:numPr>
        <w:ilvl w:val="6"/>
      </w:numPr>
      <w:tabs>
        <w:tab w:val="clear" w:pos="5760"/>
        <w:tab w:val="num" w:pos="360"/>
        <w:tab w:val="num" w:pos="1728"/>
        <w:tab w:val="num" w:pos="4590"/>
      </w:tabs>
      <w:ind w:left="5760" w:hanging="360"/>
      <w:outlineLvl w:val="6"/>
    </w:pPr>
  </w:style>
  <w:style w:type="paragraph" w:customStyle="1" w:styleId="TabbedL8">
    <w:name w:val="Tabbed_L8"/>
    <w:basedOn w:val="TabbedL7"/>
    <w:next w:val="BodyText"/>
    <w:rsid w:val="00222ACE"/>
    <w:pPr>
      <w:numPr>
        <w:ilvl w:val="7"/>
      </w:numPr>
      <w:tabs>
        <w:tab w:val="clear" w:pos="6480"/>
        <w:tab w:val="num" w:pos="360"/>
        <w:tab w:val="num" w:pos="1728"/>
        <w:tab w:val="num" w:pos="3744"/>
      </w:tabs>
      <w:ind w:left="6480" w:hanging="360"/>
      <w:outlineLvl w:val="7"/>
    </w:pPr>
  </w:style>
  <w:style w:type="paragraph" w:customStyle="1" w:styleId="TabbedL9">
    <w:name w:val="Tabbed_L9"/>
    <w:basedOn w:val="TabbedL8"/>
    <w:next w:val="BodyText"/>
    <w:rsid w:val="00222ACE"/>
    <w:pPr>
      <w:numPr>
        <w:ilvl w:val="8"/>
      </w:numPr>
      <w:tabs>
        <w:tab w:val="clear" w:pos="7200"/>
        <w:tab w:val="num" w:pos="360"/>
        <w:tab w:val="num" w:pos="1728"/>
        <w:tab w:val="num" w:pos="4320"/>
      </w:tabs>
      <w:ind w:left="7200" w:hanging="180"/>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30368">
      <w:bodyDiv w:val="1"/>
      <w:marLeft w:val="0"/>
      <w:marRight w:val="0"/>
      <w:marTop w:val="0"/>
      <w:marBottom w:val="0"/>
      <w:divBdr>
        <w:top w:val="none" w:sz="0" w:space="0" w:color="auto"/>
        <w:left w:val="none" w:sz="0" w:space="0" w:color="auto"/>
        <w:bottom w:val="none" w:sz="0" w:space="0" w:color="auto"/>
        <w:right w:val="none" w:sz="0" w:space="0" w:color="auto"/>
      </w:divBdr>
    </w:div>
    <w:div w:id="75178773">
      <w:bodyDiv w:val="1"/>
      <w:marLeft w:val="0"/>
      <w:marRight w:val="0"/>
      <w:marTop w:val="0"/>
      <w:marBottom w:val="0"/>
      <w:divBdr>
        <w:top w:val="none" w:sz="0" w:space="0" w:color="auto"/>
        <w:left w:val="none" w:sz="0" w:space="0" w:color="auto"/>
        <w:bottom w:val="none" w:sz="0" w:space="0" w:color="auto"/>
        <w:right w:val="none" w:sz="0" w:space="0" w:color="auto"/>
      </w:divBdr>
    </w:div>
    <w:div w:id="401678430">
      <w:marLeft w:val="0"/>
      <w:marRight w:val="0"/>
      <w:marTop w:val="0"/>
      <w:marBottom w:val="0"/>
      <w:divBdr>
        <w:top w:val="none" w:sz="0" w:space="0" w:color="auto"/>
        <w:left w:val="none" w:sz="0" w:space="0" w:color="auto"/>
        <w:bottom w:val="none" w:sz="0" w:space="0" w:color="auto"/>
        <w:right w:val="none" w:sz="0" w:space="0" w:color="auto"/>
      </w:divBdr>
    </w:div>
    <w:div w:id="401678431">
      <w:marLeft w:val="0"/>
      <w:marRight w:val="0"/>
      <w:marTop w:val="0"/>
      <w:marBottom w:val="0"/>
      <w:divBdr>
        <w:top w:val="none" w:sz="0" w:space="0" w:color="auto"/>
        <w:left w:val="none" w:sz="0" w:space="0" w:color="auto"/>
        <w:bottom w:val="none" w:sz="0" w:space="0" w:color="auto"/>
        <w:right w:val="none" w:sz="0" w:space="0" w:color="auto"/>
      </w:divBdr>
    </w:div>
    <w:div w:id="401678432">
      <w:marLeft w:val="0"/>
      <w:marRight w:val="0"/>
      <w:marTop w:val="0"/>
      <w:marBottom w:val="0"/>
      <w:divBdr>
        <w:top w:val="none" w:sz="0" w:space="0" w:color="auto"/>
        <w:left w:val="none" w:sz="0" w:space="0" w:color="auto"/>
        <w:bottom w:val="none" w:sz="0" w:space="0" w:color="auto"/>
        <w:right w:val="none" w:sz="0" w:space="0" w:color="auto"/>
      </w:divBdr>
    </w:div>
    <w:div w:id="401678433">
      <w:marLeft w:val="0"/>
      <w:marRight w:val="0"/>
      <w:marTop w:val="0"/>
      <w:marBottom w:val="0"/>
      <w:divBdr>
        <w:top w:val="none" w:sz="0" w:space="0" w:color="auto"/>
        <w:left w:val="none" w:sz="0" w:space="0" w:color="auto"/>
        <w:bottom w:val="none" w:sz="0" w:space="0" w:color="auto"/>
        <w:right w:val="none" w:sz="0" w:space="0" w:color="auto"/>
      </w:divBdr>
    </w:div>
    <w:div w:id="401678434">
      <w:marLeft w:val="0"/>
      <w:marRight w:val="0"/>
      <w:marTop w:val="0"/>
      <w:marBottom w:val="0"/>
      <w:divBdr>
        <w:top w:val="none" w:sz="0" w:space="0" w:color="auto"/>
        <w:left w:val="none" w:sz="0" w:space="0" w:color="auto"/>
        <w:bottom w:val="none" w:sz="0" w:space="0" w:color="auto"/>
        <w:right w:val="none" w:sz="0" w:space="0" w:color="auto"/>
      </w:divBdr>
    </w:div>
    <w:div w:id="401678435">
      <w:marLeft w:val="0"/>
      <w:marRight w:val="0"/>
      <w:marTop w:val="0"/>
      <w:marBottom w:val="0"/>
      <w:divBdr>
        <w:top w:val="none" w:sz="0" w:space="0" w:color="auto"/>
        <w:left w:val="none" w:sz="0" w:space="0" w:color="auto"/>
        <w:bottom w:val="none" w:sz="0" w:space="0" w:color="auto"/>
        <w:right w:val="none" w:sz="0" w:space="0" w:color="auto"/>
      </w:divBdr>
    </w:div>
    <w:div w:id="401678436">
      <w:marLeft w:val="0"/>
      <w:marRight w:val="0"/>
      <w:marTop w:val="0"/>
      <w:marBottom w:val="0"/>
      <w:divBdr>
        <w:top w:val="none" w:sz="0" w:space="0" w:color="auto"/>
        <w:left w:val="none" w:sz="0" w:space="0" w:color="auto"/>
        <w:bottom w:val="none" w:sz="0" w:space="0" w:color="auto"/>
        <w:right w:val="none" w:sz="0" w:space="0" w:color="auto"/>
      </w:divBdr>
    </w:div>
    <w:div w:id="401678437">
      <w:marLeft w:val="0"/>
      <w:marRight w:val="0"/>
      <w:marTop w:val="0"/>
      <w:marBottom w:val="0"/>
      <w:divBdr>
        <w:top w:val="none" w:sz="0" w:space="0" w:color="auto"/>
        <w:left w:val="none" w:sz="0" w:space="0" w:color="auto"/>
        <w:bottom w:val="none" w:sz="0" w:space="0" w:color="auto"/>
        <w:right w:val="none" w:sz="0" w:space="0" w:color="auto"/>
      </w:divBdr>
    </w:div>
    <w:div w:id="522599680">
      <w:bodyDiv w:val="1"/>
      <w:marLeft w:val="0"/>
      <w:marRight w:val="0"/>
      <w:marTop w:val="0"/>
      <w:marBottom w:val="0"/>
      <w:divBdr>
        <w:top w:val="none" w:sz="0" w:space="0" w:color="auto"/>
        <w:left w:val="none" w:sz="0" w:space="0" w:color="auto"/>
        <w:bottom w:val="none" w:sz="0" w:space="0" w:color="auto"/>
        <w:right w:val="none" w:sz="0" w:space="0" w:color="auto"/>
      </w:divBdr>
    </w:div>
    <w:div w:id="883326479">
      <w:bodyDiv w:val="1"/>
      <w:marLeft w:val="0"/>
      <w:marRight w:val="0"/>
      <w:marTop w:val="0"/>
      <w:marBottom w:val="0"/>
      <w:divBdr>
        <w:top w:val="none" w:sz="0" w:space="0" w:color="auto"/>
        <w:left w:val="none" w:sz="0" w:space="0" w:color="auto"/>
        <w:bottom w:val="none" w:sz="0" w:space="0" w:color="auto"/>
        <w:right w:val="none" w:sz="0" w:space="0" w:color="auto"/>
      </w:divBdr>
    </w:div>
    <w:div w:id="1292129149">
      <w:bodyDiv w:val="1"/>
      <w:marLeft w:val="0"/>
      <w:marRight w:val="0"/>
      <w:marTop w:val="0"/>
      <w:marBottom w:val="0"/>
      <w:divBdr>
        <w:top w:val="none" w:sz="0" w:space="0" w:color="auto"/>
        <w:left w:val="none" w:sz="0" w:space="0" w:color="auto"/>
        <w:bottom w:val="none" w:sz="0" w:space="0" w:color="auto"/>
        <w:right w:val="none" w:sz="0" w:space="0" w:color="auto"/>
      </w:divBdr>
    </w:div>
    <w:div w:id="132273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9.xml" Id="rId26" /><Relationship Type="http://schemas.openxmlformats.org/officeDocument/2006/relationships/header" Target="header55.xml" Id="rId117" /><Relationship Type="http://schemas.openxmlformats.org/officeDocument/2006/relationships/hyperlink" Target="mailto:sephora_lease@accruent.com" TargetMode="External" Id="rId21" /><Relationship Type="http://schemas.openxmlformats.org/officeDocument/2006/relationships/header" Target="header18.xml" Id="rId42" /><Relationship Type="http://schemas.openxmlformats.org/officeDocument/2006/relationships/footer" Target="footer15.xml" Id="rId47" /><Relationship Type="http://schemas.openxmlformats.org/officeDocument/2006/relationships/footer" Target="footer21.xml" Id="rId63" /><Relationship Type="http://schemas.openxmlformats.org/officeDocument/2006/relationships/header" Target="header32.xml" Id="rId68" /><Relationship Type="http://schemas.openxmlformats.org/officeDocument/2006/relationships/footer" Target="footer30.xml" Id="rId84" /><Relationship Type="http://schemas.openxmlformats.org/officeDocument/2006/relationships/header" Target="header43.xml" Id="rId89" /><Relationship Type="http://schemas.openxmlformats.org/officeDocument/2006/relationships/image" Target="media/image7.png" Id="rId112" /><Relationship Type="http://schemas.openxmlformats.org/officeDocument/2006/relationships/footer" Target="footer4.xml" Id="rId16" /><Relationship Type="http://schemas.openxmlformats.org/officeDocument/2006/relationships/header" Target="header53.xml" Id="rId107" /><Relationship Type="http://schemas.openxmlformats.org/officeDocument/2006/relationships/footer" Target="footer2.xml" Id="rId11" /><Relationship Type="http://schemas.openxmlformats.org/officeDocument/2006/relationships/header" Target="header13.xml" Id="rId32" /><Relationship Type="http://schemas.openxmlformats.org/officeDocument/2006/relationships/image" Target="media/image1.png" Id="rId37" /><Relationship Type="http://schemas.openxmlformats.org/officeDocument/2006/relationships/header" Target="header24.xml" Id="rId53" /><Relationship Type="http://schemas.openxmlformats.org/officeDocument/2006/relationships/header" Target="header27.xml" Id="rId58" /><Relationship Type="http://schemas.openxmlformats.org/officeDocument/2006/relationships/footer" Target="footer26.xml" Id="rId74" /><Relationship Type="http://schemas.openxmlformats.org/officeDocument/2006/relationships/footer" Target="footer28.xml" Id="rId79" /><Relationship Type="http://schemas.openxmlformats.org/officeDocument/2006/relationships/header" Target="header50.xml" Id="rId102" /><Relationship Type="http://schemas.openxmlformats.org/officeDocument/2006/relationships/theme" Target="theme/theme1.xml" Id="rId123" /><Relationship Type="http://schemas.openxmlformats.org/officeDocument/2006/relationships/webSettings" Target="webSettings.xml" Id="rId5" /><Relationship Type="http://schemas.openxmlformats.org/officeDocument/2006/relationships/header" Target="header44.xml" Id="rId90" /><Relationship Type="http://schemas.openxmlformats.org/officeDocument/2006/relationships/image" Target="media/image5.wmf" Id="rId95" /><Relationship Type="http://schemas.openxmlformats.org/officeDocument/2006/relationships/header" Target="header7.xml" Id="rId22" /><Relationship Type="http://schemas.openxmlformats.org/officeDocument/2006/relationships/header" Target="header10.xml" Id="rId27" /><Relationship Type="http://schemas.openxmlformats.org/officeDocument/2006/relationships/image" Target="media/image2.png" Id="rId43" /><Relationship Type="http://schemas.openxmlformats.org/officeDocument/2006/relationships/header" Target="header21.xml" Id="rId48" /><Relationship Type="http://schemas.openxmlformats.org/officeDocument/2006/relationships/footer" Target="footer22.xml" Id="rId64" /><Relationship Type="http://schemas.openxmlformats.org/officeDocument/2006/relationships/footer" Target="footer24.xml" Id="rId69" /><Relationship Type="http://schemas.openxmlformats.org/officeDocument/2006/relationships/image" Target="media/image8.png" Id="rId113" /><Relationship Type="http://schemas.openxmlformats.org/officeDocument/2006/relationships/header" Target="header56.xml" Id="rId118" /><Relationship Type="http://schemas.openxmlformats.org/officeDocument/2006/relationships/footer" Target="footer29.xml" Id="rId80" /><Relationship Type="http://schemas.openxmlformats.org/officeDocument/2006/relationships/footer" Target="footer31.xml" Id="rId85"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header" Target="header14.xml" Id="rId33" /><Relationship Type="http://schemas.openxmlformats.org/officeDocument/2006/relationships/header" Target="header16.xml" Id="rId38" /><Relationship Type="http://schemas.openxmlformats.org/officeDocument/2006/relationships/footer" Target="footer20.xml" Id="rId59" /><Relationship Type="http://schemas.openxmlformats.org/officeDocument/2006/relationships/footer" Target="footer36.xml" Id="rId103" /><Relationship Type="http://schemas.openxmlformats.org/officeDocument/2006/relationships/footer" Target="footer38.xml" Id="rId108" /><Relationship Type="http://schemas.openxmlformats.org/officeDocument/2006/relationships/header" Target="header25.xml" Id="rId54" /><Relationship Type="http://schemas.openxmlformats.org/officeDocument/2006/relationships/footer" Target="footer25.xml" Id="rId70" /><Relationship Type="http://schemas.openxmlformats.org/officeDocument/2006/relationships/footer" Target="footer27.xml" Id="rId75" /><Relationship Type="http://schemas.openxmlformats.org/officeDocument/2006/relationships/footer" Target="footer32.xml" Id="rId91" /><Relationship Type="http://schemas.openxmlformats.org/officeDocument/2006/relationships/header" Target="header46.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8.xml" Id="rId23" /><Relationship Type="http://schemas.openxmlformats.org/officeDocument/2006/relationships/header" Target="header11.xml" Id="rId28" /><Relationship Type="http://schemas.openxmlformats.org/officeDocument/2006/relationships/header" Target="header22.xml" Id="rId49" /><Relationship Type="http://schemas.openxmlformats.org/officeDocument/2006/relationships/image" Target="media/image9.png" Id="rId114" /><Relationship Type="http://schemas.openxmlformats.org/officeDocument/2006/relationships/footer" Target="footer40.xml" Id="rId119" /><Relationship Type="http://schemas.openxmlformats.org/officeDocument/2006/relationships/header" Target="header19.xml" Id="rId44" /><Relationship Type="http://schemas.openxmlformats.org/officeDocument/2006/relationships/image" Target="media/image3.png" Id="rId60" /><Relationship Type="http://schemas.openxmlformats.org/officeDocument/2006/relationships/header" Target="header30.xml" Id="rId65" /><Relationship Type="http://schemas.openxmlformats.org/officeDocument/2006/relationships/header" Target="header39.xml" Id="rId81" /><Relationship Type="http://schemas.openxmlformats.org/officeDocument/2006/relationships/header" Target="header42.xml" Id="rId86"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header" Target="header17.xml" Id="rId39" /><Relationship Type="http://schemas.openxmlformats.org/officeDocument/2006/relationships/footer" Target="footer39.xml" Id="rId109" /><Relationship Type="http://schemas.openxmlformats.org/officeDocument/2006/relationships/footer" Target="footer10.xml" Id="rId34" /><Relationship Type="http://schemas.openxmlformats.org/officeDocument/2006/relationships/header" Target="header23.xml" Id="rId50" /><Relationship Type="http://schemas.openxmlformats.org/officeDocument/2006/relationships/header" Target="header26.xml" Id="rId55" /><Relationship Type="http://schemas.openxmlformats.org/officeDocument/2006/relationships/header" Target="header36.xml" Id="rId76" /><Relationship Type="http://schemas.openxmlformats.org/officeDocument/2006/relationships/header" Target="header47.xml" Id="rId97" /><Relationship Type="http://schemas.openxmlformats.org/officeDocument/2006/relationships/footer" Target="footer37.xml" Id="rId104" /><Relationship Type="http://schemas.openxmlformats.org/officeDocument/2006/relationships/footer" Target="footer41.xml" Id="rId120" /><Relationship Type="http://schemas.openxmlformats.org/officeDocument/2006/relationships/endnotes" Target="endnotes.xml" Id="rId7" /><Relationship Type="http://schemas.openxmlformats.org/officeDocument/2006/relationships/header" Target="header33.xml" Id="rId71" /><Relationship Type="http://schemas.openxmlformats.org/officeDocument/2006/relationships/footer" Target="footer33.xml" Id="rId92" /><Relationship Type="http://schemas.openxmlformats.org/officeDocument/2006/relationships/numbering" Target="numbering.xml" Id="rId2" /><Relationship Type="http://schemas.openxmlformats.org/officeDocument/2006/relationships/footer" Target="footer8.xml" Id="rId29" /><Relationship Type="http://schemas.openxmlformats.org/officeDocument/2006/relationships/footer" Target="footer6.xml" Id="rId24" /><Relationship Type="http://schemas.openxmlformats.org/officeDocument/2006/relationships/footer" Target="footer12.xml" Id="rId40" /><Relationship Type="http://schemas.openxmlformats.org/officeDocument/2006/relationships/header" Target="header20.xml" Id="rId45" /><Relationship Type="http://schemas.openxmlformats.org/officeDocument/2006/relationships/footer" Target="footer23.xml" Id="rId66" /><Relationship Type="http://schemas.openxmlformats.org/officeDocument/2006/relationships/hyperlink" Target="mailto:Lease_Compliance@Sephora.com" TargetMode="External" Id="rId87" /><Relationship Type="http://schemas.openxmlformats.org/officeDocument/2006/relationships/header" Target="header54.xml" Id="rId110" /><Relationship Type="http://schemas.openxmlformats.org/officeDocument/2006/relationships/image" Target="media/image10.png" Id="rId115" /><Relationship Type="http://schemas.openxmlformats.org/officeDocument/2006/relationships/header" Target="header28.xml" Id="rId61" /><Relationship Type="http://schemas.openxmlformats.org/officeDocument/2006/relationships/header" Target="header40.xml" Id="rId82" /><Relationship Type="http://schemas.openxmlformats.org/officeDocument/2006/relationships/hyperlink" Target="mailto:Lease_Compliance@Sephora.com" TargetMode="External" Id="rId19" /><Relationship Type="http://schemas.openxmlformats.org/officeDocument/2006/relationships/header" Target="header4.xml" Id="rId14" /><Relationship Type="http://schemas.openxmlformats.org/officeDocument/2006/relationships/footer" Target="footer9.xml" Id="rId30" /><Relationship Type="http://schemas.openxmlformats.org/officeDocument/2006/relationships/footer" Target="footer11.xml" Id="rId35" /><Relationship Type="http://schemas.openxmlformats.org/officeDocument/2006/relationships/footer" Target="footer18.xml" Id="rId56" /><Relationship Type="http://schemas.openxmlformats.org/officeDocument/2006/relationships/header" Target="header37.xml" Id="rId77" /><Relationship Type="http://schemas.openxmlformats.org/officeDocument/2006/relationships/header" Target="header48.xml" Id="rId100" /><Relationship Type="http://schemas.openxmlformats.org/officeDocument/2006/relationships/header" Target="header51.xml" Id="rId105" /><Relationship Type="http://schemas.microsoft.com/office/2018/08/relationships/commentsExtensible" Target="commentsExtensible.xml" Id="rId126" /><Relationship Type="http://schemas.openxmlformats.org/officeDocument/2006/relationships/header" Target="header1.xml" Id="rId8" /><Relationship Type="http://schemas.openxmlformats.org/officeDocument/2006/relationships/footer" Target="footer16.xml" Id="rId51" /><Relationship Type="http://schemas.openxmlformats.org/officeDocument/2006/relationships/header" Target="header34.xml" Id="rId72" /><Relationship Type="http://schemas.openxmlformats.org/officeDocument/2006/relationships/header" Target="header45.xml" Id="rId93" /><Relationship Type="http://schemas.openxmlformats.org/officeDocument/2006/relationships/footer" Target="footer34.xml" Id="rId98" /><Relationship Type="http://schemas.openxmlformats.org/officeDocument/2006/relationships/header" Target="header57.xml" Id="rId121" /><Relationship Type="http://schemas.openxmlformats.org/officeDocument/2006/relationships/styles" Target="styles.xml" Id="rId3" /><Relationship Type="http://schemas.openxmlformats.org/officeDocument/2006/relationships/footer" Target="footer7.xml" Id="rId25" /><Relationship Type="http://schemas.openxmlformats.org/officeDocument/2006/relationships/footer" Target="footer14.xml" Id="rId46" /><Relationship Type="http://schemas.openxmlformats.org/officeDocument/2006/relationships/header" Target="header31.xml" Id="rId67" /><Relationship Type="http://schemas.openxmlformats.org/officeDocument/2006/relationships/image" Target="media/image11.png" Id="rId116" /><Relationship Type="http://schemas.openxmlformats.org/officeDocument/2006/relationships/hyperlink" Target="mailto:Lease_Compliance@Sephora.com" TargetMode="External" Id="rId20" /><Relationship Type="http://schemas.openxmlformats.org/officeDocument/2006/relationships/footer" Target="footer13.xml" Id="rId41" /><Relationship Type="http://schemas.openxmlformats.org/officeDocument/2006/relationships/header" Target="header29.xml" Id="rId62" /><Relationship Type="http://schemas.openxmlformats.org/officeDocument/2006/relationships/header" Target="header41.xml" Id="rId83" /><Relationship Type="http://schemas.openxmlformats.org/officeDocument/2006/relationships/image" Target="media/image4.wmf" Id="rId88" /><Relationship Type="http://schemas.openxmlformats.org/officeDocument/2006/relationships/image" Target="media/image6.png" Id="rId111" /><Relationship Type="http://schemas.openxmlformats.org/officeDocument/2006/relationships/header" Target="header5.xml" Id="rId15" /><Relationship Type="http://schemas.openxmlformats.org/officeDocument/2006/relationships/header" Target="header15.xml" Id="rId36" /><Relationship Type="http://schemas.openxmlformats.org/officeDocument/2006/relationships/footer" Target="footer19.xml" Id="rId57" /><Relationship Type="http://schemas.openxmlformats.org/officeDocument/2006/relationships/header" Target="header52.xml" Id="rId106" /><Relationship Type="http://schemas.openxmlformats.org/officeDocument/2006/relationships/footer" Target="footer1.xml" Id="rId10" /><Relationship Type="http://schemas.openxmlformats.org/officeDocument/2006/relationships/header" Target="header12.xml" Id="rId31" /><Relationship Type="http://schemas.openxmlformats.org/officeDocument/2006/relationships/footer" Target="footer17.xml" Id="rId52" /><Relationship Type="http://schemas.openxmlformats.org/officeDocument/2006/relationships/header" Target="header35.xml" Id="rId73" /><Relationship Type="http://schemas.openxmlformats.org/officeDocument/2006/relationships/header" Target="header38.xml" Id="rId78" /><Relationship Type="http://schemas.openxmlformats.org/officeDocument/2006/relationships/hyperlink" Target="mailto:LeaseCompliance@Sephora.com" TargetMode="External" Id="rId94" /><Relationship Type="http://schemas.openxmlformats.org/officeDocument/2006/relationships/footer" Target="footer35.xml" Id="rId99" /><Relationship Type="http://schemas.openxmlformats.org/officeDocument/2006/relationships/header" Target="header49.xml" Id="rId101" /><Relationship Type="http://schemas.openxmlformats.org/officeDocument/2006/relationships/fontTable" Target="fontTable.xml" Id="rId122"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ATLANTA!4758312.1</documentid>
  <senderid>PCLELAND</senderid>
  <senderemail>PAMELA.CLELAND@HARTMANSIMONS.COM</senderemail>
  <lastmodified>2024-11-26T10:44:00.0000000-05:00</lastmodified>
  <database>ATLANTA</database>
</properties>
</file>

<file path=customXML/itemProps2.xml><?xml version="1.0" encoding="utf-8"?>
<ds:datastoreItem xmlns:ds="http://schemas.openxmlformats.org/officeDocument/2006/customXml" ds:itemID="{1602EB22-B4BF-47C8-BD70-1B231451E53D}">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9D20-D41C-4B9E-8C66-5BF53B2C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118</Pages>
  <Words>50264</Words>
  <Characters>286510</Characters>
  <Application>Microsoft Office Word</Application>
  <DocSecurity>0</DocSecurity>
  <Lines>2387</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SPICA</dc:creator>
  <cp:keywords/>
  <dc:description/>
  <cp:lastModifiedBy>Cormie, James</cp:lastModifiedBy>
  <cp:revision>5</cp:revision>
  <cp:lastPrinted>2021-02-24T21:07:00Z</cp:lastPrinted>
  <dcterms:created xsi:type="dcterms:W3CDTF">2024-11-26T15:43:00Z</dcterms:created>
  <dcterms:modified xsi:type="dcterms:W3CDTF">2024-11-26T15:44:00Z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1629248.v12</vt:lpwstr>
  </property>
  <property fmtid="{D5CDD505-2E9C-101B-9397-08002B2CF9AE}" pid="3" name="DocXLocation">
    <vt:lpwstr>Every Page</vt:lpwstr>
  </property>
  <property fmtid="{D5CDD505-2E9C-101B-9397-08002B2CF9AE}" pid="4" name="DocXFormat">
    <vt:lpwstr>iManage</vt:lpwstr>
  </property>
  <property fmtid="{D5CDD505-2E9C-101B-9397-08002B2CF9AE}" pid="5" name="DocXRemovePrint">
    <vt:lpwstr>False</vt:lpwstr>
  </property>
  <property fmtid="{D5CDD505-2E9C-101B-9397-08002B2CF9AE}" pid="6" name="CUS_DocIDString">
    <vt:lpwstr>4707126-4 7170.011930</vt:lpwstr>
  </property>
  <property fmtid="{D5CDD505-2E9C-101B-9397-08002B2CF9AE}" pid="7" name="CUS_DocIDChunk0">
    <vt:lpwstr>4707126-4 7170.011930</vt:lpwstr>
  </property>
  <property fmtid="{D5CDD505-2E9C-101B-9397-08002B2CF9AE}" pid="8" name="CUS_DocIDActiveBits">
    <vt:lpwstr>491520</vt:lpwstr>
  </property>
  <property fmtid="{D5CDD505-2E9C-101B-9397-08002B2CF9AE}" pid="9" name="CUS_DocIDLocation">
    <vt:lpwstr>EVERY_PAGE</vt:lpwstr>
  </property>
  <property fmtid="{D5CDD505-2E9C-101B-9397-08002B2CF9AE}" pid="10" name="CUS_DocIDReference">
    <vt:lpwstr>everyPage</vt:lpwstr>
  </property>
</Properties>
</file>